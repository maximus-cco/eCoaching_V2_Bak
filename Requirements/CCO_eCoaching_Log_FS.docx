
<file path=[Content_Types].xml><?xml version="1.0" encoding="utf-8"?>
<Types xmlns="http://schemas.openxmlformats.org/package/2006/content-types">
  <Default Extension="png" ContentType="image/png"/>
  <Default Extension="BCEC1770"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BB94E7" w14:textId="23163168" w:rsidR="008747B8" w:rsidRDefault="00FB5A11" w:rsidP="00BD7399">
      <w:pPr>
        <w:ind w:left="2160" w:right="-270"/>
        <w:rPr>
          <w:rFonts w:ascii="Century Schoolbook" w:hAnsi="Century Schoolbook"/>
        </w:rPr>
      </w:pPr>
      <w:r>
        <w:rPr>
          <w:noProof/>
        </w:rPr>
        <w:drawing>
          <wp:inline distT="0" distB="0" distL="0" distR="0" wp14:anchorId="25722612" wp14:editId="2BF0DB24">
            <wp:extent cx="3139440" cy="5638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39440" cy="563880"/>
                    </a:xfrm>
                    <a:prstGeom prst="rect">
                      <a:avLst/>
                    </a:prstGeom>
                    <a:noFill/>
                    <a:ln>
                      <a:noFill/>
                    </a:ln>
                  </pic:spPr>
                </pic:pic>
              </a:graphicData>
            </a:graphic>
          </wp:inline>
        </w:drawing>
      </w:r>
      <w:r w:rsidR="00BD7399">
        <w:rPr>
          <w:rFonts w:ascii="Garamond" w:eastAsia="Times New Roman" w:hAnsi="Garamond" w:cs="Times New Roman"/>
          <w:b/>
          <w:sz w:val="72"/>
          <w:szCs w:val="20"/>
        </w:rPr>
        <w:t xml:space="preserve"> </w:t>
      </w:r>
    </w:p>
    <w:p w14:paraId="03E87C9D" w14:textId="77777777" w:rsidR="008747B8" w:rsidRPr="00415CBB" w:rsidRDefault="008747B8" w:rsidP="008747B8">
      <w:pPr>
        <w:pStyle w:val="BodyText"/>
        <w:spacing w:before="240" w:after="60"/>
        <w:jc w:val="center"/>
        <w:rPr>
          <w:rFonts w:ascii="Arial" w:hAnsi="Arial"/>
          <w:b/>
          <w:color w:val="000000" w:themeColor="text1"/>
          <w:sz w:val="28"/>
        </w:rPr>
      </w:pPr>
      <w:r w:rsidRPr="00415CBB">
        <w:rPr>
          <w:rFonts w:ascii="Arial" w:hAnsi="Arial"/>
          <w:b/>
          <w:color w:val="000000" w:themeColor="text1"/>
          <w:sz w:val="28"/>
        </w:rPr>
        <w:t>Title:</w:t>
      </w:r>
      <w:r w:rsidRPr="00415CBB">
        <w:rPr>
          <w:rFonts w:ascii="Arial Black" w:hAnsi="Arial Black" w:cs="Arial"/>
          <w:b/>
          <w:color w:val="000000" w:themeColor="text1"/>
          <w:sz w:val="28"/>
        </w:rPr>
        <w:t xml:space="preserve"> </w:t>
      </w:r>
      <w:r w:rsidR="002C6A1E" w:rsidRPr="00415CBB">
        <w:rPr>
          <w:rFonts w:ascii="Arial Black" w:hAnsi="Arial Black" w:cs="Arial"/>
          <w:b/>
          <w:color w:val="000000" w:themeColor="text1"/>
          <w:sz w:val="28"/>
        </w:rPr>
        <w:t>eCoaching Log</w:t>
      </w:r>
    </w:p>
    <w:p w14:paraId="090145D7" w14:textId="77777777" w:rsidR="008747B8" w:rsidRPr="00FC3DEC" w:rsidRDefault="008747B8" w:rsidP="008747B8">
      <w:pPr>
        <w:pStyle w:val="BodyText"/>
        <w:spacing w:before="240" w:after="60"/>
        <w:jc w:val="center"/>
        <w:rPr>
          <w:rFonts w:ascii="Arial" w:hAnsi="Arial"/>
          <w:b/>
          <w:sz w:val="28"/>
        </w:rPr>
      </w:pPr>
      <w:r w:rsidRPr="00FC3DEC">
        <w:rPr>
          <w:rFonts w:ascii="Arial" w:hAnsi="Arial"/>
          <w:b/>
          <w:sz w:val="28"/>
        </w:rPr>
        <w:t>Technical Requirements</w:t>
      </w:r>
    </w:p>
    <w:p w14:paraId="2326E7B7" w14:textId="1A6F98C6" w:rsidR="008747B8" w:rsidRPr="00415CBB" w:rsidRDefault="008747B8" w:rsidP="00EF6B4B">
      <w:pPr>
        <w:pStyle w:val="BodyText"/>
        <w:spacing w:before="240" w:after="60"/>
        <w:jc w:val="center"/>
        <w:rPr>
          <w:color w:val="000000" w:themeColor="text1"/>
          <w:sz w:val="28"/>
        </w:rPr>
      </w:pP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3960"/>
      </w:tblGrid>
      <w:tr w:rsidR="008747B8" w:rsidRPr="00415CBB" w14:paraId="14C04ED9" w14:textId="77777777" w:rsidTr="00E0640E">
        <w:trPr>
          <w:cantSplit/>
          <w:trHeight w:val="282"/>
        </w:trPr>
        <w:tc>
          <w:tcPr>
            <w:tcW w:w="1530" w:type="dxa"/>
            <w:tcBorders>
              <w:top w:val="single" w:sz="6" w:space="0" w:color="auto"/>
              <w:left w:val="single" w:sz="6" w:space="0" w:color="auto"/>
              <w:right w:val="single" w:sz="6" w:space="0" w:color="auto"/>
            </w:tcBorders>
            <w:vAlign w:val="center"/>
          </w:tcPr>
          <w:p w14:paraId="1BF60254"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Last Revision</w:t>
            </w:r>
          </w:p>
        </w:tc>
        <w:tc>
          <w:tcPr>
            <w:tcW w:w="1620" w:type="dxa"/>
            <w:tcBorders>
              <w:top w:val="single" w:sz="6" w:space="0" w:color="auto"/>
              <w:left w:val="single" w:sz="6" w:space="0" w:color="auto"/>
              <w:right w:val="single" w:sz="6" w:space="0" w:color="auto"/>
            </w:tcBorders>
            <w:vAlign w:val="center"/>
          </w:tcPr>
          <w:p w14:paraId="47C41620"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Last Review</w:t>
            </w:r>
          </w:p>
        </w:tc>
        <w:tc>
          <w:tcPr>
            <w:tcW w:w="3960" w:type="dxa"/>
            <w:tcBorders>
              <w:top w:val="single" w:sz="6" w:space="0" w:color="auto"/>
              <w:right w:val="single" w:sz="6" w:space="0" w:color="auto"/>
            </w:tcBorders>
            <w:vAlign w:val="center"/>
          </w:tcPr>
          <w:p w14:paraId="489199A6"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Description</w:t>
            </w:r>
          </w:p>
        </w:tc>
      </w:tr>
      <w:tr w:rsidR="00167A2E" w:rsidRPr="00415CBB" w14:paraId="367DC798" w14:textId="77777777" w:rsidTr="00E0640E">
        <w:trPr>
          <w:cantSplit/>
          <w:trHeight w:val="348"/>
        </w:trPr>
        <w:tc>
          <w:tcPr>
            <w:tcW w:w="1530" w:type="dxa"/>
            <w:tcBorders>
              <w:top w:val="single" w:sz="12" w:space="0" w:color="auto"/>
              <w:left w:val="single" w:sz="6" w:space="0" w:color="auto"/>
              <w:bottom w:val="single" w:sz="12" w:space="0" w:color="auto"/>
              <w:right w:val="single" w:sz="6" w:space="0" w:color="auto"/>
            </w:tcBorders>
          </w:tcPr>
          <w:p w14:paraId="7C8E28D3" w14:textId="6E0703BB" w:rsidR="00167A2E" w:rsidRDefault="008304A2" w:rsidP="00D5180F">
            <w:pPr>
              <w:spacing w:line="240" w:lineRule="auto"/>
              <w:ind w:right="-270"/>
              <w:rPr>
                <w:rFonts w:ascii="Times New Roman (PCL6)" w:hAnsi="Times New Roman (PCL6)"/>
                <w:color w:val="000000" w:themeColor="text1"/>
                <w:sz w:val="20"/>
              </w:rPr>
            </w:pPr>
            <w:r>
              <w:rPr>
                <w:rFonts w:ascii="Times New Roman (PCL6)" w:hAnsi="Times New Roman (PCL6)"/>
                <w:color w:val="000000" w:themeColor="text1"/>
                <w:sz w:val="20"/>
              </w:rPr>
              <w:t>12/1</w:t>
            </w:r>
            <w:ins w:id="0" w:author="Stein, Lisa D" w:date="2015-12-15T06:56:00Z">
              <w:r w:rsidR="00983503">
                <w:rPr>
                  <w:rFonts w:ascii="Times New Roman (PCL6)" w:hAnsi="Times New Roman (PCL6)"/>
                  <w:color w:val="000000" w:themeColor="text1"/>
                  <w:sz w:val="20"/>
                </w:rPr>
                <w:t>5</w:t>
              </w:r>
            </w:ins>
            <w:del w:id="1" w:author="Stein, Lisa D" w:date="2015-12-15T06:56:00Z">
              <w:r w:rsidDel="00983503">
                <w:rPr>
                  <w:rFonts w:ascii="Times New Roman (PCL6)" w:hAnsi="Times New Roman (PCL6)"/>
                  <w:color w:val="000000" w:themeColor="text1"/>
                  <w:sz w:val="20"/>
                </w:rPr>
                <w:delText>0</w:delText>
              </w:r>
            </w:del>
            <w:r>
              <w:rPr>
                <w:rFonts w:ascii="Times New Roman (PCL6)" w:hAnsi="Times New Roman (PCL6)"/>
                <w:color w:val="000000" w:themeColor="text1"/>
                <w:sz w:val="20"/>
              </w:rPr>
              <w:t>/2015</w:t>
            </w:r>
          </w:p>
        </w:tc>
        <w:tc>
          <w:tcPr>
            <w:tcW w:w="1620" w:type="dxa"/>
            <w:tcBorders>
              <w:top w:val="single" w:sz="12" w:space="0" w:color="auto"/>
              <w:left w:val="single" w:sz="6" w:space="0" w:color="auto"/>
              <w:bottom w:val="single" w:sz="12" w:space="0" w:color="auto"/>
              <w:right w:val="single" w:sz="6" w:space="0" w:color="auto"/>
            </w:tcBorders>
          </w:tcPr>
          <w:p w14:paraId="74C11279" w14:textId="77777777" w:rsidR="00167A2E" w:rsidRPr="00415CBB" w:rsidRDefault="00167A2E" w:rsidP="00A525FE">
            <w:pPr>
              <w:spacing w:line="240" w:lineRule="auto"/>
              <w:ind w:left="-12" w:right="-270"/>
              <w:jc w:val="center"/>
              <w:rPr>
                <w:rFonts w:ascii="Times New Roman (PCL6)" w:hAnsi="Times New Roman (PCL6)"/>
                <w:color w:val="000000" w:themeColor="text1"/>
                <w:sz w:val="20"/>
              </w:rPr>
            </w:pPr>
          </w:p>
        </w:tc>
        <w:tc>
          <w:tcPr>
            <w:tcW w:w="3960" w:type="dxa"/>
            <w:tcBorders>
              <w:top w:val="single" w:sz="12" w:space="0" w:color="auto"/>
              <w:bottom w:val="single" w:sz="12" w:space="0" w:color="auto"/>
              <w:right w:val="single" w:sz="6" w:space="0" w:color="auto"/>
            </w:tcBorders>
          </w:tcPr>
          <w:p w14:paraId="2DEEA006" w14:textId="727FF552" w:rsidR="007F195A" w:rsidRPr="004856F7" w:rsidRDefault="008304A2" w:rsidP="00FF4EFB">
            <w:pPr>
              <w:pStyle w:val="hdr1"/>
              <w:spacing w:before="0"/>
              <w:ind w:left="0"/>
              <w:jc w:val="left"/>
              <w:rPr>
                <w:sz w:val="20"/>
              </w:rPr>
            </w:pPr>
            <w:del w:id="2" w:author="Stein, Lisa D" w:date="2015-12-15T06:56:00Z">
              <w:r w:rsidRPr="008304A2" w:rsidDel="00983503">
                <w:rPr>
                  <w:sz w:val="20"/>
                </w:rPr>
                <w:delText>1410: eCoaching - Update "My Team's Warning eCoaching Logs" Section</w:delText>
              </w:r>
            </w:del>
            <w:ins w:id="3" w:author="Stein, Lisa D" w:date="2015-12-15T06:56:00Z">
              <w:r w:rsidR="00983503">
                <w:rPr>
                  <w:sz w:val="20"/>
                </w:rPr>
                <w:t>CR 1423: eCoaching – Add job code WHHR70 for HR users</w:t>
              </w:r>
            </w:ins>
          </w:p>
        </w:tc>
      </w:tr>
    </w:tbl>
    <w:p w14:paraId="3ECE7BFD" w14:textId="13C8C122" w:rsidR="008747B8" w:rsidRPr="00A525FE" w:rsidRDefault="0097604E" w:rsidP="008747B8">
      <w:pPr>
        <w:pStyle w:val="hd1"/>
        <w:tabs>
          <w:tab w:val="clear" w:pos="4320"/>
          <w:tab w:val="clear" w:pos="8640"/>
          <w:tab w:val="left" w:pos="1980"/>
          <w:tab w:val="left" w:pos="6750"/>
        </w:tabs>
        <w:ind w:right="-270"/>
        <w:rPr>
          <w:rFonts w:ascii="Times New Roman (PCL6)" w:hAnsi="Times New Roman (PCL6)"/>
          <w:b w:val="0"/>
          <w:color w:val="000000" w:themeColor="text1"/>
          <w:sz w:val="22"/>
        </w:rPr>
      </w:pPr>
      <w:r>
        <w:rPr>
          <w:rFonts w:ascii="Times New Roman (PCL6)" w:hAnsi="Times New Roman (PCL6)"/>
          <w:b w:val="0"/>
          <w:noProof/>
          <w:color w:val="000000" w:themeColor="text1"/>
          <w:sz w:val="22"/>
        </w:rPr>
        <w:pict w14:anchorId="05FCEE3E">
          <v:line id="_x0000_s1124" style="position:absolute;left:0;text-align:left;z-index:251832320;mso-position-horizontal-relative:text;mso-position-vertical-relative:text" from="367.2pt,33.3pt" to="439.25pt,33.35pt" o:allowincell="f">
            <v:stroke startarrowwidth="narrow" startarrowlength="short" endarrowwidth="narrow" endarrowlength="short"/>
          </v:line>
        </w:pict>
      </w:r>
      <w:r>
        <w:rPr>
          <w:rFonts w:ascii="Times New Roman (PCL6)" w:hAnsi="Times New Roman (PCL6)"/>
          <w:b w:val="0"/>
          <w:noProof/>
          <w:color w:val="000000" w:themeColor="text1"/>
          <w:sz w:val="22"/>
        </w:rPr>
        <w:pict w14:anchorId="534C7D4A">
          <v:line id="_x0000_s1122" style="position:absolute;left:0;text-align:left;z-index:251830272;mso-position-horizontal-relative:text;mso-position-vertical-relative:text" from="1in,33.3pt" to="266.45pt,33.35pt" o:allowincell="f">
            <v:stroke startarrowwidth="narrow" startarrowlength="short" endarrowwidth="narrow" endarrowlength="short"/>
          </v:line>
        </w:pict>
      </w:r>
      <w:r w:rsidR="008747B8" w:rsidRPr="00A43661">
        <w:rPr>
          <w:rFonts w:ascii="Times New Roman (PCL6)" w:hAnsi="Times New Roman (PCL6)"/>
          <w:b w:val="0"/>
          <w:color w:val="000000" w:themeColor="text1"/>
          <w:sz w:val="22"/>
        </w:rPr>
        <w:t>Prepared by:</w:t>
      </w:r>
      <w:r w:rsidR="008747B8" w:rsidRPr="00A43661">
        <w:rPr>
          <w:rFonts w:ascii="Times New Roman (PCL6)" w:hAnsi="Times New Roman (PCL6)"/>
          <w:b w:val="0"/>
          <w:color w:val="000000" w:themeColor="text1"/>
          <w:sz w:val="20"/>
        </w:rPr>
        <w:tab/>
        <w:t>Brian Coughlin</w:t>
      </w:r>
      <w:r w:rsidR="008747B8" w:rsidRPr="00A43661">
        <w:rPr>
          <w:rFonts w:ascii="Times New Roman (PCL6)" w:hAnsi="Times New Roman (PCL6)"/>
          <w:b w:val="0"/>
          <w:color w:val="000000" w:themeColor="text1"/>
          <w:sz w:val="20"/>
        </w:rPr>
        <w:tab/>
      </w:r>
      <w:r w:rsidR="008747B8" w:rsidRPr="00A43661">
        <w:rPr>
          <w:rFonts w:ascii="Times New Roman (PCL6)" w:hAnsi="Times New Roman (PCL6)"/>
          <w:b w:val="0"/>
          <w:color w:val="000000" w:themeColor="text1"/>
          <w:sz w:val="20"/>
        </w:rPr>
        <w:tab/>
      </w:r>
      <w:r w:rsidR="008747B8" w:rsidRPr="00A43661">
        <w:rPr>
          <w:rFonts w:ascii="Times New Roman (PCL6)" w:hAnsi="Times New Roman (PCL6)"/>
          <w:b w:val="0"/>
          <w:color w:val="000000" w:themeColor="text1"/>
          <w:sz w:val="22"/>
        </w:rPr>
        <w:t>Date:</w:t>
      </w:r>
      <w:r w:rsidR="008747B8" w:rsidRPr="00A43661">
        <w:rPr>
          <w:rFonts w:ascii="Times New Roman (PCL6)" w:hAnsi="Times New Roman (PCL6)"/>
          <w:b w:val="0"/>
          <w:color w:val="000000" w:themeColor="text1"/>
          <w:sz w:val="22"/>
        </w:rPr>
        <w:tab/>
      </w:r>
      <w:r w:rsidR="00F927F4">
        <w:rPr>
          <w:rFonts w:ascii="Times New Roman (PCL6)" w:hAnsi="Times New Roman (PCL6)"/>
          <w:b w:val="0"/>
          <w:color w:val="000000" w:themeColor="text1"/>
          <w:sz w:val="22"/>
        </w:rPr>
        <w:t>01</w:t>
      </w:r>
      <w:r w:rsidR="00A525FE">
        <w:rPr>
          <w:rFonts w:ascii="Times New Roman (PCL6)" w:hAnsi="Times New Roman (PCL6)"/>
          <w:b w:val="0"/>
          <w:color w:val="000000" w:themeColor="text1"/>
          <w:sz w:val="22"/>
        </w:rPr>
        <w:t>/</w:t>
      </w:r>
      <w:r w:rsidR="003646E8">
        <w:rPr>
          <w:rFonts w:ascii="Times New Roman (PCL6)" w:hAnsi="Times New Roman (PCL6)"/>
          <w:b w:val="0"/>
          <w:color w:val="000000" w:themeColor="text1"/>
          <w:sz w:val="22"/>
        </w:rPr>
        <w:t>23</w:t>
      </w:r>
      <w:r w:rsidR="00F927F4">
        <w:rPr>
          <w:rFonts w:ascii="Times New Roman (PCL6)" w:hAnsi="Times New Roman (PCL6)"/>
          <w:b w:val="0"/>
          <w:color w:val="000000" w:themeColor="text1"/>
          <w:sz w:val="22"/>
        </w:rPr>
        <w:t>/2014</w:t>
      </w:r>
    </w:p>
    <w:p w14:paraId="0AB0CA7A" w14:textId="4DCF1AB8" w:rsidR="008747B8" w:rsidRPr="00A43661" w:rsidRDefault="008747B8" w:rsidP="008747B8">
      <w:pPr>
        <w:pStyle w:val="BodyText"/>
        <w:rPr>
          <w:rFonts w:ascii="Times New Roman (PCL6)" w:hAnsi="Times New Roman (PCL6)"/>
          <w:color w:val="000000" w:themeColor="text1"/>
        </w:rPr>
      </w:pPr>
      <w:r w:rsidRPr="00A43661">
        <w:rPr>
          <w:rFonts w:ascii="Times New Roman (PCL6)" w:hAnsi="Times New Roman (PCL6)"/>
          <w:color w:val="000000" w:themeColor="text1"/>
        </w:rPr>
        <w:t xml:space="preserve">Department, Location: </w:t>
      </w:r>
      <w:r w:rsidRPr="00A43661">
        <w:rPr>
          <w:rFonts w:ascii="Times New Roman (PCL6)" w:hAnsi="Times New Roman (PCL6)"/>
          <w:color w:val="000000" w:themeColor="text1"/>
        </w:rPr>
        <w:tab/>
      </w:r>
      <w:r w:rsidRPr="00A43661">
        <w:rPr>
          <w:rFonts w:ascii="Times New Roman (PCL6)" w:hAnsi="Times New Roman (PCL6)"/>
          <w:color w:val="000000" w:themeColor="text1"/>
        </w:rPr>
        <w:tab/>
        <w:t>R&amp;T – Oakdale</w:t>
      </w:r>
    </w:p>
    <w:p w14:paraId="2B09599F" w14:textId="52BB2D93" w:rsidR="008747B8" w:rsidRPr="00A43661" w:rsidRDefault="0097604E" w:rsidP="000C5DC1">
      <w:pPr>
        <w:tabs>
          <w:tab w:val="left" w:pos="1980"/>
          <w:tab w:val="left" w:pos="6750"/>
        </w:tabs>
        <w:ind w:right="-270"/>
        <w:rPr>
          <w:rFonts w:ascii="Times New Roman (PCL6)" w:hAnsi="Times New Roman (PCL6)"/>
          <w:color w:val="000000" w:themeColor="text1"/>
        </w:rPr>
      </w:pPr>
      <w:r>
        <w:rPr>
          <w:rFonts w:ascii="Times New Roman (PCL6)" w:hAnsi="Times New Roman (PCL6)"/>
          <w:noProof/>
          <w:color w:val="000000" w:themeColor="text1"/>
        </w:rPr>
        <w:pict w14:anchorId="386F65A3">
          <v:line id="_x0000_s1126" style="position:absolute;z-index:251834368" from="115.2pt,.6pt" to="309.6pt,.6pt" o:allowincell="f">
            <v:stroke startarrowwidth="narrow" startarrowlength="short" endarrowwidth="narrow" endarrowlength="short"/>
          </v:line>
        </w:pict>
      </w:r>
      <w:r>
        <w:rPr>
          <w:rFonts w:ascii="Palatino (PCL6)" w:hAnsi="Palatino (PCL6)"/>
          <w:noProof/>
          <w:color w:val="000000" w:themeColor="text1"/>
        </w:rPr>
        <w:pict w14:anchorId="249AEB51">
          <v:line id="_x0000_s1125" style="position:absolute;z-index:251833344" from="374.4pt,34.75pt" to="446.45pt,34.8pt" o:allowincell="f">
            <v:stroke startarrowwidth="narrow" startarrowlength="short" endarrowwidth="narrow" endarrowlength="short"/>
          </v:line>
        </w:pict>
      </w:r>
      <w:r>
        <w:rPr>
          <w:rFonts w:ascii="Times New Roman (PCL6)" w:hAnsi="Times New Roman (PCL6)"/>
          <w:noProof/>
          <w:color w:val="000000" w:themeColor="text1"/>
        </w:rPr>
        <w:pict w14:anchorId="664258BE">
          <v:line id="_x0000_s1123" style="position:absolute;z-index:251831296" from="1in,32.75pt" to="266.45pt,32.8pt" o:allowincell="f">
            <v:stroke startarrowwidth="narrow" startarrowlength="short" endarrowwidth="narrow" endarrowlength="short"/>
          </v:line>
        </w:pict>
      </w:r>
      <w:r w:rsidR="008747B8" w:rsidRPr="00A43661">
        <w:rPr>
          <w:rFonts w:ascii="Times New Roman (PCL6)" w:hAnsi="Times New Roman (PCL6)"/>
          <w:color w:val="000000" w:themeColor="text1"/>
        </w:rPr>
        <w:t>Approved by:</w:t>
      </w:r>
      <w:r w:rsidR="008747B8" w:rsidRPr="00A43661">
        <w:rPr>
          <w:rFonts w:ascii="Times New Roman (PCL6)" w:hAnsi="Times New Roman (PCL6)"/>
          <w:color w:val="000000" w:themeColor="text1"/>
          <w:sz w:val="20"/>
        </w:rPr>
        <w:tab/>
      </w:r>
      <w:r w:rsidR="008747B8" w:rsidRPr="00A43661">
        <w:rPr>
          <w:rFonts w:ascii="Times New Roman (PCL6)" w:hAnsi="Times New Roman (PCL6)"/>
          <w:color w:val="000000" w:themeColor="text1"/>
          <w:sz w:val="20"/>
        </w:rPr>
        <w:tab/>
      </w:r>
      <w:r w:rsidR="008747B8" w:rsidRPr="00A43661">
        <w:rPr>
          <w:rFonts w:ascii="Times New Roman (PCL6)" w:hAnsi="Times New Roman (PCL6)"/>
          <w:color w:val="000000" w:themeColor="text1"/>
        </w:rPr>
        <w:t xml:space="preserve">Date: </w:t>
      </w:r>
    </w:p>
    <w:tbl>
      <w:tblPr>
        <w:tblpPr w:leftFromText="180" w:rightFromText="180" w:vertAnchor="text" w:horzAnchor="margin" w:tblpY="-532"/>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7038"/>
        <w:gridCol w:w="1530"/>
      </w:tblGrid>
      <w:tr w:rsidR="00701970" w:rsidRPr="00A43661" w14:paraId="6DB9EE91" w14:textId="77777777" w:rsidTr="0096352D">
        <w:trPr>
          <w:tblHeader/>
        </w:trPr>
        <w:tc>
          <w:tcPr>
            <w:tcW w:w="1440" w:type="dxa"/>
            <w:shd w:val="solid" w:color="auto" w:fill="000000"/>
          </w:tcPr>
          <w:p w14:paraId="64B73D74" w14:textId="77777777" w:rsidR="00701970" w:rsidRPr="00A43661" w:rsidRDefault="00701970" w:rsidP="008B1B25">
            <w:pPr>
              <w:pStyle w:val="hdr1"/>
              <w:spacing w:before="0"/>
              <w:ind w:left="0"/>
              <w:jc w:val="center"/>
              <w:rPr>
                <w:rFonts w:ascii="Arial" w:hAnsi="Arial"/>
                <w:b/>
                <w:color w:val="000000" w:themeColor="text1"/>
                <w:sz w:val="20"/>
              </w:rPr>
            </w:pPr>
            <w:r w:rsidRPr="00A43661">
              <w:rPr>
                <w:rFonts w:ascii="Arial" w:hAnsi="Arial"/>
                <w:b/>
                <w:color w:val="000000" w:themeColor="text1"/>
                <w:sz w:val="20"/>
              </w:rPr>
              <w:lastRenderedPageBreak/>
              <w:t>Date</w:t>
            </w:r>
          </w:p>
        </w:tc>
        <w:tc>
          <w:tcPr>
            <w:tcW w:w="7038" w:type="dxa"/>
            <w:shd w:val="solid" w:color="auto" w:fill="000000"/>
          </w:tcPr>
          <w:p w14:paraId="64BD7191" w14:textId="77777777" w:rsidR="00701970" w:rsidRPr="00701970" w:rsidRDefault="00701970" w:rsidP="008B1B25">
            <w:pPr>
              <w:pStyle w:val="hdr1"/>
              <w:spacing w:before="0"/>
              <w:ind w:left="0" w:right="-270"/>
              <w:jc w:val="center"/>
              <w:rPr>
                <w:rFonts w:ascii="Arial" w:hAnsi="Arial"/>
                <w:b/>
                <w:color w:val="FFFFFF" w:themeColor="background1"/>
                <w:sz w:val="28"/>
              </w:rPr>
            </w:pPr>
            <w:r w:rsidRPr="00701970">
              <w:rPr>
                <w:rFonts w:ascii="Arial" w:hAnsi="Arial"/>
                <w:b/>
                <w:color w:val="FFFFFF" w:themeColor="background1"/>
                <w:sz w:val="28"/>
              </w:rPr>
              <w:t>Change History Log</w:t>
            </w:r>
          </w:p>
          <w:p w14:paraId="52BAAD21" w14:textId="77777777" w:rsidR="00701970" w:rsidRPr="00A43661" w:rsidRDefault="00701970" w:rsidP="008B1B25">
            <w:pPr>
              <w:pStyle w:val="hdr1"/>
              <w:spacing w:before="0"/>
              <w:ind w:left="0"/>
              <w:jc w:val="center"/>
              <w:rPr>
                <w:rFonts w:ascii="Arial" w:hAnsi="Arial"/>
                <w:b/>
                <w:color w:val="000000" w:themeColor="text1"/>
                <w:sz w:val="20"/>
              </w:rPr>
            </w:pPr>
            <w:r w:rsidRPr="00A43661">
              <w:rPr>
                <w:rFonts w:ascii="Arial" w:hAnsi="Arial"/>
                <w:b/>
                <w:color w:val="000000" w:themeColor="text1"/>
                <w:sz w:val="20"/>
              </w:rPr>
              <w:t>Change Description</w:t>
            </w:r>
          </w:p>
        </w:tc>
        <w:tc>
          <w:tcPr>
            <w:tcW w:w="1530" w:type="dxa"/>
            <w:shd w:val="solid" w:color="auto" w:fill="000000"/>
          </w:tcPr>
          <w:p w14:paraId="5E90A294" w14:textId="77777777" w:rsidR="00701970" w:rsidRPr="00A43661" w:rsidRDefault="00701970" w:rsidP="008B1B25">
            <w:pPr>
              <w:pStyle w:val="hdr1"/>
              <w:spacing w:before="0"/>
              <w:ind w:left="0"/>
              <w:jc w:val="center"/>
              <w:rPr>
                <w:rFonts w:ascii="Arial" w:hAnsi="Arial"/>
                <w:b/>
                <w:color w:val="000000" w:themeColor="text1"/>
                <w:sz w:val="20"/>
              </w:rPr>
            </w:pPr>
            <w:r w:rsidRPr="00A43661">
              <w:rPr>
                <w:rFonts w:ascii="Arial" w:hAnsi="Arial"/>
                <w:b/>
                <w:color w:val="000000" w:themeColor="text1"/>
                <w:sz w:val="20"/>
              </w:rPr>
              <w:t>Author</w:t>
            </w:r>
          </w:p>
        </w:tc>
      </w:tr>
      <w:tr w:rsidR="00701970" w:rsidRPr="00A43661" w14:paraId="70B2CFF7" w14:textId="77777777" w:rsidTr="0096352D">
        <w:trPr>
          <w:trHeight w:val="341"/>
        </w:trPr>
        <w:tc>
          <w:tcPr>
            <w:tcW w:w="1440" w:type="dxa"/>
          </w:tcPr>
          <w:p w14:paraId="1102129C" w14:textId="1D8120E0" w:rsidR="00701970" w:rsidRPr="00A43661" w:rsidRDefault="003646E8" w:rsidP="008B1B25">
            <w:pPr>
              <w:pStyle w:val="hdr1"/>
              <w:spacing w:before="0"/>
              <w:ind w:left="0"/>
              <w:jc w:val="left"/>
              <w:rPr>
                <w:color w:val="000000" w:themeColor="text1"/>
              </w:rPr>
            </w:pPr>
            <w:r>
              <w:rPr>
                <w:color w:val="000000" w:themeColor="text1"/>
              </w:rPr>
              <w:t>01/2</w:t>
            </w:r>
            <w:r w:rsidR="00701970" w:rsidRPr="00A43661">
              <w:rPr>
                <w:color w:val="000000" w:themeColor="text1"/>
              </w:rPr>
              <w:t>3/201</w:t>
            </w:r>
            <w:r>
              <w:rPr>
                <w:color w:val="000000" w:themeColor="text1"/>
              </w:rPr>
              <w:t>4</w:t>
            </w:r>
          </w:p>
        </w:tc>
        <w:tc>
          <w:tcPr>
            <w:tcW w:w="7038" w:type="dxa"/>
          </w:tcPr>
          <w:p w14:paraId="1790ADBC" w14:textId="77777777" w:rsidR="00701970" w:rsidRPr="00A43661" w:rsidRDefault="00701970" w:rsidP="008B1B25">
            <w:pPr>
              <w:pStyle w:val="hdr1"/>
              <w:spacing w:before="0"/>
              <w:ind w:left="0"/>
              <w:jc w:val="left"/>
              <w:rPr>
                <w:color w:val="000000" w:themeColor="text1"/>
              </w:rPr>
            </w:pPr>
            <w:r w:rsidRPr="00A43661">
              <w:rPr>
                <w:color w:val="000000" w:themeColor="text1"/>
              </w:rPr>
              <w:t>Initial Draft</w:t>
            </w:r>
          </w:p>
        </w:tc>
        <w:tc>
          <w:tcPr>
            <w:tcW w:w="1530" w:type="dxa"/>
          </w:tcPr>
          <w:p w14:paraId="2465CE94" w14:textId="77777777" w:rsidR="00701970" w:rsidRPr="00A43661" w:rsidRDefault="00701970" w:rsidP="008B1B25">
            <w:pPr>
              <w:pStyle w:val="hdr1"/>
              <w:spacing w:before="0"/>
              <w:ind w:left="0"/>
              <w:jc w:val="left"/>
              <w:rPr>
                <w:color w:val="000000" w:themeColor="text1"/>
              </w:rPr>
            </w:pPr>
            <w:r w:rsidRPr="00A43661">
              <w:rPr>
                <w:color w:val="000000" w:themeColor="text1"/>
              </w:rPr>
              <w:t>Brian Coughlin</w:t>
            </w:r>
          </w:p>
        </w:tc>
      </w:tr>
      <w:tr w:rsidR="00012889" w:rsidRPr="00A43661" w14:paraId="3D430EC5" w14:textId="77777777" w:rsidTr="0096352D">
        <w:trPr>
          <w:trHeight w:val="341"/>
        </w:trPr>
        <w:tc>
          <w:tcPr>
            <w:tcW w:w="1440" w:type="dxa"/>
          </w:tcPr>
          <w:p w14:paraId="289AB802" w14:textId="509A68E4" w:rsidR="00012889" w:rsidRDefault="00012889" w:rsidP="008B1B25">
            <w:pPr>
              <w:pStyle w:val="hdr1"/>
              <w:spacing w:before="0"/>
              <w:ind w:left="0"/>
              <w:jc w:val="left"/>
              <w:rPr>
                <w:color w:val="000000" w:themeColor="text1"/>
              </w:rPr>
            </w:pPr>
            <w:r>
              <w:rPr>
                <w:color w:val="000000" w:themeColor="text1"/>
              </w:rPr>
              <w:t>2/28/2014</w:t>
            </w:r>
          </w:p>
        </w:tc>
        <w:tc>
          <w:tcPr>
            <w:tcW w:w="7038" w:type="dxa"/>
          </w:tcPr>
          <w:p w14:paraId="5291DFB2" w14:textId="062C2460" w:rsidR="00012889" w:rsidRPr="00A43661" w:rsidRDefault="00012889" w:rsidP="008B1B25">
            <w:pPr>
              <w:pStyle w:val="hdr1"/>
              <w:spacing w:before="0"/>
              <w:ind w:left="0"/>
              <w:jc w:val="left"/>
              <w:rPr>
                <w:color w:val="000000" w:themeColor="text1"/>
              </w:rPr>
            </w:pPr>
            <w:r>
              <w:rPr>
                <w:color w:val="000000" w:themeColor="text1"/>
              </w:rPr>
              <w:t xml:space="preserve">Removed </w:t>
            </w:r>
            <w:proofErr w:type="spellStart"/>
            <w:r>
              <w:rPr>
                <w:color w:val="000000" w:themeColor="text1"/>
              </w:rPr>
              <w:t>GetDate</w:t>
            </w:r>
            <w:proofErr w:type="spellEnd"/>
            <w:r>
              <w:rPr>
                <w:color w:val="000000" w:themeColor="text1"/>
              </w:rPr>
              <w:t xml:space="preserve">(+7) in </w:t>
            </w:r>
            <w:proofErr w:type="spellStart"/>
            <w:r>
              <w:rPr>
                <w:color w:val="000000" w:themeColor="text1"/>
              </w:rPr>
              <w:t>inactivations</w:t>
            </w:r>
            <w:proofErr w:type="spellEnd"/>
            <w:r>
              <w:rPr>
                <w:color w:val="000000" w:themeColor="text1"/>
              </w:rPr>
              <w:t xml:space="preserve"> SCR 12330 Section VI</w:t>
            </w:r>
          </w:p>
        </w:tc>
        <w:tc>
          <w:tcPr>
            <w:tcW w:w="1530" w:type="dxa"/>
          </w:tcPr>
          <w:p w14:paraId="413F87A1" w14:textId="12DA74C6" w:rsidR="00012889" w:rsidRPr="00A43661" w:rsidRDefault="00012889" w:rsidP="008B1B25">
            <w:pPr>
              <w:pStyle w:val="hdr1"/>
              <w:spacing w:before="0"/>
              <w:ind w:left="0"/>
              <w:jc w:val="left"/>
              <w:rPr>
                <w:color w:val="000000" w:themeColor="text1"/>
              </w:rPr>
            </w:pPr>
            <w:r>
              <w:rPr>
                <w:color w:val="000000" w:themeColor="text1"/>
              </w:rPr>
              <w:t>Brian Coughlin</w:t>
            </w:r>
          </w:p>
        </w:tc>
      </w:tr>
      <w:tr w:rsidR="00F260EB" w:rsidRPr="00A43661" w14:paraId="280E2B09" w14:textId="77777777" w:rsidTr="0096352D">
        <w:trPr>
          <w:trHeight w:val="341"/>
        </w:trPr>
        <w:tc>
          <w:tcPr>
            <w:tcW w:w="1440" w:type="dxa"/>
          </w:tcPr>
          <w:p w14:paraId="72180CE8" w14:textId="4295B9AF" w:rsidR="00F260EB" w:rsidRDefault="00F260EB" w:rsidP="008B1B25">
            <w:pPr>
              <w:pStyle w:val="hdr1"/>
              <w:spacing w:before="0"/>
              <w:ind w:left="0"/>
              <w:jc w:val="left"/>
              <w:rPr>
                <w:color w:val="000000" w:themeColor="text1"/>
              </w:rPr>
            </w:pPr>
            <w:r>
              <w:rPr>
                <w:color w:val="000000" w:themeColor="text1"/>
              </w:rPr>
              <w:t>3/12/2014</w:t>
            </w:r>
          </w:p>
        </w:tc>
        <w:tc>
          <w:tcPr>
            <w:tcW w:w="7038" w:type="dxa"/>
          </w:tcPr>
          <w:p w14:paraId="1FB40F67" w14:textId="44DBD944" w:rsidR="00F260EB" w:rsidRDefault="00F260EB" w:rsidP="008B1B25">
            <w:pPr>
              <w:pStyle w:val="hdr1"/>
              <w:spacing w:before="0"/>
              <w:ind w:left="0"/>
              <w:jc w:val="left"/>
              <w:rPr>
                <w:color w:val="000000" w:themeColor="text1"/>
              </w:rPr>
            </w:pPr>
            <w:r>
              <w:rPr>
                <w:color w:val="000000" w:themeColor="text1"/>
              </w:rPr>
              <w:t xml:space="preserve">Updated Active and </w:t>
            </w:r>
            <w:proofErr w:type="spellStart"/>
            <w:r>
              <w:rPr>
                <w:color w:val="000000" w:themeColor="text1"/>
              </w:rPr>
              <w:t>End_Date</w:t>
            </w:r>
            <w:proofErr w:type="spellEnd"/>
            <w:r>
              <w:rPr>
                <w:color w:val="000000" w:themeColor="text1"/>
              </w:rPr>
              <w:t xml:space="preserve"> for rehired employees </w:t>
            </w:r>
            <w:proofErr w:type="spellStart"/>
            <w:r>
              <w:rPr>
                <w:color w:val="000000" w:themeColor="text1"/>
              </w:rPr>
              <w:t>per</w:t>
            </w:r>
            <w:proofErr w:type="spellEnd"/>
            <w:r>
              <w:rPr>
                <w:color w:val="000000" w:themeColor="text1"/>
              </w:rPr>
              <w:t xml:space="preserve"> SCR 12265 Section II</w:t>
            </w:r>
          </w:p>
        </w:tc>
        <w:tc>
          <w:tcPr>
            <w:tcW w:w="1530" w:type="dxa"/>
          </w:tcPr>
          <w:p w14:paraId="59BFA447" w14:textId="7926140B" w:rsidR="00F260EB" w:rsidRDefault="00F260EB" w:rsidP="008B1B25">
            <w:pPr>
              <w:pStyle w:val="hdr1"/>
              <w:spacing w:before="0"/>
              <w:ind w:left="0"/>
              <w:jc w:val="left"/>
              <w:rPr>
                <w:color w:val="000000" w:themeColor="text1"/>
              </w:rPr>
            </w:pPr>
            <w:r>
              <w:rPr>
                <w:color w:val="000000" w:themeColor="text1"/>
              </w:rPr>
              <w:t>Brian Coughlin</w:t>
            </w:r>
          </w:p>
        </w:tc>
      </w:tr>
      <w:tr w:rsidR="00FD5E7D" w:rsidRPr="00A43661" w14:paraId="767F1CC7" w14:textId="77777777" w:rsidTr="0096352D">
        <w:trPr>
          <w:trHeight w:val="341"/>
        </w:trPr>
        <w:tc>
          <w:tcPr>
            <w:tcW w:w="1440" w:type="dxa"/>
          </w:tcPr>
          <w:p w14:paraId="77A17E3C" w14:textId="057FE95F" w:rsidR="00FD5E7D" w:rsidRDefault="00FD5E7D" w:rsidP="008B1B25">
            <w:pPr>
              <w:pStyle w:val="hdr1"/>
              <w:spacing w:before="0"/>
              <w:ind w:left="0"/>
              <w:jc w:val="left"/>
              <w:rPr>
                <w:color w:val="000000" w:themeColor="text1"/>
              </w:rPr>
            </w:pPr>
            <w:r>
              <w:rPr>
                <w:color w:val="000000" w:themeColor="text1"/>
              </w:rPr>
              <w:t>3/26/2014</w:t>
            </w:r>
          </w:p>
        </w:tc>
        <w:tc>
          <w:tcPr>
            <w:tcW w:w="7038" w:type="dxa"/>
          </w:tcPr>
          <w:p w14:paraId="0974B701" w14:textId="2FDD4E8F" w:rsidR="00FD5E7D" w:rsidRDefault="00FD5E7D" w:rsidP="008B1B25">
            <w:pPr>
              <w:pStyle w:val="hdr1"/>
              <w:spacing w:before="0"/>
              <w:ind w:left="0"/>
              <w:jc w:val="left"/>
              <w:rPr>
                <w:color w:val="000000" w:themeColor="text1"/>
              </w:rPr>
            </w:pPr>
            <w:r>
              <w:rPr>
                <w:color w:val="000000" w:themeColor="text1"/>
              </w:rPr>
              <w:t>Added suggestions from Dev review and WTTI* Job Code from SCR12467 Section IV</w:t>
            </w:r>
          </w:p>
        </w:tc>
        <w:tc>
          <w:tcPr>
            <w:tcW w:w="1530" w:type="dxa"/>
          </w:tcPr>
          <w:p w14:paraId="5D9D4C25" w14:textId="34655E3E" w:rsidR="00FD5E7D" w:rsidRDefault="00FD5E7D" w:rsidP="008B1B25">
            <w:pPr>
              <w:pStyle w:val="hdr1"/>
              <w:spacing w:before="0"/>
              <w:ind w:left="0"/>
              <w:jc w:val="left"/>
              <w:rPr>
                <w:color w:val="000000" w:themeColor="text1"/>
              </w:rPr>
            </w:pPr>
            <w:r>
              <w:rPr>
                <w:color w:val="000000" w:themeColor="text1"/>
              </w:rPr>
              <w:t>Brian Coughlin</w:t>
            </w:r>
          </w:p>
        </w:tc>
      </w:tr>
      <w:tr w:rsidR="00FD5E7D" w:rsidRPr="00A43661" w14:paraId="7668FAAB" w14:textId="77777777" w:rsidTr="0096352D">
        <w:trPr>
          <w:trHeight w:val="341"/>
        </w:trPr>
        <w:tc>
          <w:tcPr>
            <w:tcW w:w="1440" w:type="dxa"/>
          </w:tcPr>
          <w:p w14:paraId="2F4982AA" w14:textId="44BAE5B2" w:rsidR="00FD5E7D" w:rsidRDefault="00BD4F5A" w:rsidP="008B1B25">
            <w:pPr>
              <w:pStyle w:val="hdr1"/>
              <w:spacing w:before="0"/>
              <w:ind w:left="0"/>
              <w:jc w:val="left"/>
              <w:rPr>
                <w:color w:val="000000" w:themeColor="text1"/>
              </w:rPr>
            </w:pPr>
            <w:r>
              <w:rPr>
                <w:color w:val="000000" w:themeColor="text1"/>
              </w:rPr>
              <w:t>4/11/2014</w:t>
            </w:r>
          </w:p>
        </w:tc>
        <w:tc>
          <w:tcPr>
            <w:tcW w:w="7038" w:type="dxa"/>
          </w:tcPr>
          <w:p w14:paraId="3226843B" w14:textId="510AC151" w:rsidR="00FD5E7D" w:rsidRDefault="00BD4F5A" w:rsidP="008B1B25">
            <w:pPr>
              <w:pStyle w:val="hdr1"/>
              <w:spacing w:before="0"/>
              <w:ind w:left="0"/>
              <w:jc w:val="left"/>
              <w:rPr>
                <w:color w:val="000000" w:themeColor="text1"/>
              </w:rPr>
            </w:pPr>
            <w:r>
              <w:rPr>
                <w:color w:val="000000" w:themeColor="text1"/>
              </w:rPr>
              <w:t xml:space="preserve">Added </w:t>
            </w:r>
            <w:proofErr w:type="spellStart"/>
            <w:r>
              <w:rPr>
                <w:color w:val="000000" w:themeColor="text1"/>
              </w:rPr>
              <w:t>Emp_Program</w:t>
            </w:r>
            <w:proofErr w:type="spellEnd"/>
            <w:r>
              <w:rPr>
                <w:color w:val="000000" w:themeColor="text1"/>
              </w:rPr>
              <w:t xml:space="preserve"> and Start Date to the hierarchy table SCR 12407</w:t>
            </w:r>
          </w:p>
        </w:tc>
        <w:tc>
          <w:tcPr>
            <w:tcW w:w="1530" w:type="dxa"/>
          </w:tcPr>
          <w:p w14:paraId="0AABA86C" w14:textId="24A73098" w:rsidR="00FD5E7D" w:rsidRDefault="00BD4F5A" w:rsidP="008B1B25">
            <w:pPr>
              <w:pStyle w:val="hdr1"/>
              <w:spacing w:before="0"/>
              <w:ind w:left="0"/>
              <w:jc w:val="left"/>
              <w:rPr>
                <w:color w:val="000000" w:themeColor="text1"/>
              </w:rPr>
            </w:pPr>
            <w:r>
              <w:rPr>
                <w:color w:val="000000" w:themeColor="text1"/>
              </w:rPr>
              <w:t>Brian Coughlin</w:t>
            </w:r>
          </w:p>
        </w:tc>
      </w:tr>
      <w:tr w:rsidR="000C3DFF" w:rsidRPr="00A43661" w14:paraId="32F018A0" w14:textId="77777777" w:rsidTr="0096352D">
        <w:trPr>
          <w:trHeight w:val="341"/>
        </w:trPr>
        <w:tc>
          <w:tcPr>
            <w:tcW w:w="1440" w:type="dxa"/>
          </w:tcPr>
          <w:p w14:paraId="2C80AB6D" w14:textId="3FED87D8" w:rsidR="000C3DFF" w:rsidRDefault="000C3DFF" w:rsidP="008B1B25">
            <w:pPr>
              <w:pStyle w:val="hdr1"/>
              <w:spacing w:before="0"/>
              <w:ind w:left="0"/>
              <w:jc w:val="left"/>
              <w:rPr>
                <w:color w:val="000000" w:themeColor="text1"/>
              </w:rPr>
            </w:pPr>
            <w:r>
              <w:rPr>
                <w:color w:val="000000" w:themeColor="text1"/>
              </w:rPr>
              <w:t>4/24/2014</w:t>
            </w:r>
          </w:p>
        </w:tc>
        <w:tc>
          <w:tcPr>
            <w:tcW w:w="7038" w:type="dxa"/>
          </w:tcPr>
          <w:p w14:paraId="5F3D4FEF" w14:textId="573A51E2" w:rsidR="000C3DFF" w:rsidRDefault="000C3DFF" w:rsidP="008B1B25">
            <w:pPr>
              <w:pStyle w:val="hdr1"/>
              <w:spacing w:before="0"/>
              <w:ind w:left="0"/>
              <w:jc w:val="left"/>
              <w:rPr>
                <w:color w:val="000000" w:themeColor="text1"/>
              </w:rPr>
            </w:pPr>
            <w:r>
              <w:rPr>
                <w:color w:val="000000" w:themeColor="text1"/>
              </w:rPr>
              <w:t xml:space="preserve">Updated the Requirements for SCRs 12483 </w:t>
            </w:r>
            <w:r w:rsidR="00431153">
              <w:rPr>
                <w:color w:val="000000" w:themeColor="text1"/>
              </w:rPr>
              <w:t>(</w:t>
            </w:r>
            <w:r w:rsidR="00677BEF">
              <w:rPr>
                <w:color w:val="000000" w:themeColor="text1"/>
              </w:rPr>
              <w:t xml:space="preserve">II </w:t>
            </w:r>
            <w:r w:rsidR="00431153">
              <w:rPr>
                <w:color w:val="000000" w:themeColor="text1"/>
              </w:rPr>
              <w:t>#53,</w:t>
            </w:r>
            <w:r w:rsidR="002B7EB5">
              <w:rPr>
                <w:color w:val="000000" w:themeColor="text1"/>
              </w:rPr>
              <w:t xml:space="preserve"> #58,</w:t>
            </w:r>
            <w:r w:rsidR="000256EB">
              <w:rPr>
                <w:color w:val="000000" w:themeColor="text1"/>
              </w:rPr>
              <w:t xml:space="preserve"> VI,</w:t>
            </w:r>
            <w:r w:rsidR="002B7EB5">
              <w:rPr>
                <w:color w:val="000000" w:themeColor="text1"/>
              </w:rPr>
              <w:t xml:space="preserve"> </w:t>
            </w:r>
            <w:r w:rsidR="00677BEF">
              <w:rPr>
                <w:color w:val="000000" w:themeColor="text1"/>
              </w:rPr>
              <w:t>VII #13,#21</w:t>
            </w:r>
            <w:r w:rsidR="000256EB">
              <w:rPr>
                <w:color w:val="000000" w:themeColor="text1"/>
              </w:rPr>
              <w:t>)</w:t>
            </w:r>
            <w:r>
              <w:rPr>
                <w:color w:val="000000" w:themeColor="text1"/>
              </w:rPr>
              <w:t xml:space="preserve">&amp; </w:t>
            </w:r>
            <w:r w:rsidRPr="00A7693A">
              <w:rPr>
                <w:color w:val="000000" w:themeColor="text1"/>
                <w:szCs w:val="24"/>
              </w:rPr>
              <w:t>12495</w:t>
            </w:r>
            <w:r w:rsidR="00E93A31">
              <w:rPr>
                <w:color w:val="000000" w:themeColor="text1"/>
                <w:szCs w:val="24"/>
              </w:rPr>
              <w:t xml:space="preserve"> (III E.)</w:t>
            </w:r>
            <w:r w:rsidR="00A7693A">
              <w:rPr>
                <w:color w:val="000000" w:themeColor="text1"/>
                <w:szCs w:val="24"/>
              </w:rPr>
              <w:t xml:space="preserve"> </w:t>
            </w:r>
            <w:r w:rsidR="00A7693A" w:rsidRPr="00A7693A">
              <w:rPr>
                <w:color w:val="000000" w:themeColor="text1"/>
                <w:szCs w:val="24"/>
              </w:rPr>
              <w:t xml:space="preserve">update </w:t>
            </w:r>
            <w:proofErr w:type="spellStart"/>
            <w:r w:rsidR="00A7693A" w:rsidRPr="00A7693A">
              <w:rPr>
                <w:color w:val="000000" w:themeColor="text1"/>
                <w:szCs w:val="24"/>
              </w:rPr>
              <w:t>eCL</w:t>
            </w:r>
            <w:proofErr w:type="spellEnd"/>
            <w:r w:rsidR="00A7693A" w:rsidRPr="00A7693A">
              <w:rPr>
                <w:color w:val="000000" w:themeColor="text1"/>
                <w:szCs w:val="24"/>
              </w:rPr>
              <w:t xml:space="preserve"> record to reflect appended score and note field</w:t>
            </w:r>
            <w:r w:rsidR="000256EB">
              <w:rPr>
                <w:color w:val="000000" w:themeColor="text1"/>
                <w:szCs w:val="24"/>
              </w:rPr>
              <w:t xml:space="preserve"> &amp;</w:t>
            </w:r>
            <w:r w:rsidR="000256EB" w:rsidRPr="00A7693A">
              <w:rPr>
                <w:color w:val="000000" w:themeColor="text1"/>
                <w:szCs w:val="24"/>
              </w:rPr>
              <w:t xml:space="preserve"> move the eCoaching Log application from </w:t>
            </w:r>
            <w:r w:rsidR="0041714A">
              <w:rPr>
                <w:color w:val="000000" w:themeColor="text1"/>
                <w:szCs w:val="24"/>
              </w:rPr>
              <w:t>S</w:t>
            </w:r>
            <w:r w:rsidR="000256EB" w:rsidRPr="00A7693A">
              <w:rPr>
                <w:color w:val="000000" w:themeColor="text1"/>
                <w:szCs w:val="24"/>
              </w:rPr>
              <w:t>hare</w:t>
            </w:r>
            <w:r w:rsidR="0041714A">
              <w:rPr>
                <w:color w:val="000000" w:themeColor="text1"/>
                <w:szCs w:val="24"/>
              </w:rPr>
              <w:t>P</w:t>
            </w:r>
            <w:r w:rsidR="000256EB" w:rsidRPr="00A7693A">
              <w:rPr>
                <w:color w:val="000000" w:themeColor="text1"/>
                <w:szCs w:val="24"/>
              </w:rPr>
              <w:t xml:space="preserve">oint to </w:t>
            </w:r>
            <w:r w:rsidR="000256EB">
              <w:rPr>
                <w:color w:val="000000" w:themeColor="text1"/>
                <w:szCs w:val="24"/>
              </w:rPr>
              <w:t xml:space="preserve">the </w:t>
            </w:r>
            <w:r w:rsidR="000256EB" w:rsidRPr="00A7693A">
              <w:rPr>
                <w:color w:val="000000" w:themeColor="text1"/>
                <w:szCs w:val="24"/>
              </w:rPr>
              <w:t>desktop</w:t>
            </w:r>
            <w:r w:rsidR="000256EB">
              <w:rPr>
                <w:color w:val="000000" w:themeColor="text1"/>
                <w:szCs w:val="24"/>
              </w:rPr>
              <w:t xml:space="preserve"> </w:t>
            </w:r>
          </w:p>
        </w:tc>
        <w:tc>
          <w:tcPr>
            <w:tcW w:w="1530" w:type="dxa"/>
          </w:tcPr>
          <w:p w14:paraId="23A79E67" w14:textId="77777777" w:rsidR="000C3DFF" w:rsidRDefault="00A7693A" w:rsidP="008B1B25">
            <w:pPr>
              <w:pStyle w:val="hdr1"/>
              <w:spacing w:before="0"/>
              <w:ind w:left="0"/>
              <w:jc w:val="left"/>
              <w:rPr>
                <w:color w:val="000000" w:themeColor="text1"/>
              </w:rPr>
            </w:pPr>
            <w:r>
              <w:rPr>
                <w:color w:val="000000" w:themeColor="text1"/>
              </w:rPr>
              <w:t>Brian</w:t>
            </w:r>
          </w:p>
          <w:p w14:paraId="4E306DC6" w14:textId="443E2DA3" w:rsidR="00A7693A" w:rsidRDefault="00A7693A" w:rsidP="008B1B25">
            <w:pPr>
              <w:pStyle w:val="hdr1"/>
              <w:spacing w:before="0"/>
              <w:ind w:left="0"/>
              <w:jc w:val="left"/>
              <w:rPr>
                <w:color w:val="000000" w:themeColor="text1"/>
              </w:rPr>
            </w:pPr>
            <w:r>
              <w:rPr>
                <w:color w:val="000000" w:themeColor="text1"/>
              </w:rPr>
              <w:t>Coughlin</w:t>
            </w:r>
          </w:p>
        </w:tc>
      </w:tr>
      <w:tr w:rsidR="00A032FD" w:rsidRPr="00A43661" w14:paraId="7F2D2203" w14:textId="77777777" w:rsidTr="0096352D">
        <w:trPr>
          <w:trHeight w:val="341"/>
        </w:trPr>
        <w:tc>
          <w:tcPr>
            <w:tcW w:w="1440" w:type="dxa"/>
          </w:tcPr>
          <w:p w14:paraId="7C78405F" w14:textId="017ECA99" w:rsidR="00A032FD" w:rsidRDefault="00A032FD" w:rsidP="008B1B25">
            <w:pPr>
              <w:pStyle w:val="hdr1"/>
              <w:spacing w:before="0"/>
              <w:ind w:left="0"/>
              <w:jc w:val="left"/>
              <w:rPr>
                <w:color w:val="000000" w:themeColor="text1"/>
              </w:rPr>
            </w:pPr>
            <w:r>
              <w:rPr>
                <w:color w:val="000000" w:themeColor="text1"/>
              </w:rPr>
              <w:t>05/27/2014</w:t>
            </w:r>
          </w:p>
        </w:tc>
        <w:tc>
          <w:tcPr>
            <w:tcW w:w="7038" w:type="dxa"/>
          </w:tcPr>
          <w:p w14:paraId="1E660433" w14:textId="77777777" w:rsidR="00A032FD" w:rsidRDefault="00A032FD" w:rsidP="008B1B25">
            <w:pPr>
              <w:pStyle w:val="hdr1"/>
              <w:spacing w:before="0"/>
              <w:ind w:left="0"/>
              <w:jc w:val="left"/>
            </w:pPr>
            <w:r>
              <w:t xml:space="preserve">P11841 – </w:t>
            </w:r>
            <w:proofErr w:type="spellStart"/>
            <w:r>
              <w:t>eCL</w:t>
            </w:r>
            <w:proofErr w:type="spellEnd"/>
            <w:r>
              <w:t xml:space="preserve"> Database Redesign</w:t>
            </w:r>
          </w:p>
          <w:p w14:paraId="2C4A6FFA" w14:textId="4ABBC8EE" w:rsidR="00A032FD" w:rsidRDefault="00A032FD" w:rsidP="008B1B25">
            <w:pPr>
              <w:pStyle w:val="hdr1"/>
              <w:spacing w:before="0"/>
              <w:ind w:left="0"/>
              <w:jc w:val="left"/>
              <w:rPr>
                <w:color w:val="000000" w:themeColor="text1"/>
              </w:rPr>
            </w:pPr>
            <w:r>
              <w:t>Added Program to the Outlier data feed</w:t>
            </w:r>
          </w:p>
        </w:tc>
        <w:tc>
          <w:tcPr>
            <w:tcW w:w="1530" w:type="dxa"/>
          </w:tcPr>
          <w:p w14:paraId="3EB6A037" w14:textId="21183957" w:rsidR="00A032FD" w:rsidRDefault="00A032FD" w:rsidP="008B1B25">
            <w:pPr>
              <w:pStyle w:val="hdr1"/>
              <w:spacing w:before="0"/>
              <w:ind w:left="0"/>
              <w:jc w:val="left"/>
              <w:rPr>
                <w:color w:val="000000" w:themeColor="text1"/>
              </w:rPr>
            </w:pPr>
            <w:r>
              <w:rPr>
                <w:color w:val="000000" w:themeColor="text1"/>
              </w:rPr>
              <w:t>Doug Stearns</w:t>
            </w:r>
          </w:p>
        </w:tc>
      </w:tr>
      <w:tr w:rsidR="00EF0CF7" w:rsidRPr="00A43661" w14:paraId="53288BED" w14:textId="77777777" w:rsidTr="0096352D">
        <w:trPr>
          <w:trHeight w:val="341"/>
        </w:trPr>
        <w:tc>
          <w:tcPr>
            <w:tcW w:w="1440" w:type="dxa"/>
          </w:tcPr>
          <w:p w14:paraId="4668A061" w14:textId="558CEA20" w:rsidR="00EF0CF7" w:rsidRDefault="00EF0CF7" w:rsidP="008B1B25">
            <w:pPr>
              <w:pStyle w:val="hdr1"/>
              <w:spacing w:before="0"/>
              <w:ind w:left="0"/>
              <w:jc w:val="left"/>
              <w:rPr>
                <w:color w:val="000000" w:themeColor="text1"/>
              </w:rPr>
            </w:pPr>
            <w:r>
              <w:rPr>
                <w:color w:val="000000" w:themeColor="text1"/>
              </w:rPr>
              <w:t>06/03/2014</w:t>
            </w:r>
          </w:p>
        </w:tc>
        <w:tc>
          <w:tcPr>
            <w:tcW w:w="7038" w:type="dxa"/>
          </w:tcPr>
          <w:p w14:paraId="49CD4F94" w14:textId="77777777" w:rsidR="00EF0CF7" w:rsidRDefault="00EF0CF7" w:rsidP="008B1B25">
            <w:pPr>
              <w:pStyle w:val="hdr1"/>
              <w:spacing w:before="0"/>
              <w:ind w:left="0"/>
              <w:jc w:val="left"/>
            </w:pPr>
            <w:r>
              <w:t xml:space="preserve">P12483 – Update </w:t>
            </w:r>
            <w:proofErr w:type="spellStart"/>
            <w:r>
              <w:t>eCL</w:t>
            </w:r>
            <w:proofErr w:type="spellEnd"/>
            <w:r>
              <w:t xml:space="preserve"> record to reflect appended score and note field</w:t>
            </w:r>
          </w:p>
          <w:p w14:paraId="333F45E3" w14:textId="77777777" w:rsidR="00EF0CF7" w:rsidRDefault="00EF0CF7" w:rsidP="008B1B25">
            <w:pPr>
              <w:pStyle w:val="hdr1"/>
              <w:spacing w:before="0"/>
              <w:ind w:left="0"/>
              <w:jc w:val="left"/>
            </w:pPr>
            <w:r>
              <w:t>Changes based on feedback</w:t>
            </w:r>
          </w:p>
          <w:p w14:paraId="72FA762E" w14:textId="77777777" w:rsidR="00EF0CF7" w:rsidRDefault="00EF0CF7" w:rsidP="008B1B25">
            <w:pPr>
              <w:pStyle w:val="hdr1"/>
              <w:spacing w:before="0"/>
              <w:ind w:left="0"/>
              <w:jc w:val="left"/>
            </w:pPr>
            <w:r>
              <w:t>II #55 – added missing values</w:t>
            </w:r>
          </w:p>
          <w:p w14:paraId="36DD7105" w14:textId="65EDA3A5" w:rsidR="00EF0CF7" w:rsidRDefault="00EF0CF7" w:rsidP="008B1B25">
            <w:pPr>
              <w:pStyle w:val="hdr1"/>
              <w:spacing w:before="0"/>
              <w:ind w:left="0"/>
              <w:jc w:val="left"/>
            </w:pPr>
            <w:r>
              <w:t>II #58 – removed previous note for Quality Coaching Reason</w:t>
            </w:r>
          </w:p>
        </w:tc>
        <w:tc>
          <w:tcPr>
            <w:tcW w:w="1530" w:type="dxa"/>
          </w:tcPr>
          <w:p w14:paraId="6845A71A" w14:textId="60814989" w:rsidR="00EF0CF7" w:rsidRDefault="00EF0CF7" w:rsidP="008B1B25">
            <w:pPr>
              <w:pStyle w:val="hdr1"/>
              <w:spacing w:before="0"/>
              <w:ind w:left="0"/>
              <w:jc w:val="left"/>
              <w:rPr>
                <w:color w:val="000000" w:themeColor="text1"/>
              </w:rPr>
            </w:pPr>
            <w:r>
              <w:rPr>
                <w:color w:val="000000" w:themeColor="text1"/>
              </w:rPr>
              <w:t>Doug Stearns</w:t>
            </w:r>
          </w:p>
        </w:tc>
      </w:tr>
      <w:tr w:rsidR="004C5BA9" w:rsidRPr="00A43661" w14:paraId="1DB47B71" w14:textId="77777777" w:rsidTr="0096352D">
        <w:trPr>
          <w:trHeight w:val="341"/>
        </w:trPr>
        <w:tc>
          <w:tcPr>
            <w:tcW w:w="1440" w:type="dxa"/>
          </w:tcPr>
          <w:p w14:paraId="6CDCE496" w14:textId="2FF04F5B" w:rsidR="004C5BA9" w:rsidRDefault="004C5BA9" w:rsidP="008B1B25">
            <w:pPr>
              <w:pStyle w:val="hdr1"/>
              <w:spacing w:before="0"/>
              <w:ind w:left="0"/>
              <w:jc w:val="left"/>
              <w:rPr>
                <w:color w:val="000000" w:themeColor="text1"/>
              </w:rPr>
            </w:pPr>
            <w:r>
              <w:rPr>
                <w:color w:val="000000" w:themeColor="text1"/>
              </w:rPr>
              <w:t>06/20/2014</w:t>
            </w:r>
          </w:p>
        </w:tc>
        <w:tc>
          <w:tcPr>
            <w:tcW w:w="7038" w:type="dxa"/>
          </w:tcPr>
          <w:p w14:paraId="44162CE9" w14:textId="77777777" w:rsidR="004C5BA9" w:rsidRDefault="004C5BA9" w:rsidP="008B1B25">
            <w:pPr>
              <w:pStyle w:val="hdr1"/>
              <w:spacing w:before="0"/>
              <w:ind w:left="0"/>
              <w:jc w:val="left"/>
            </w:pPr>
            <w:r>
              <w:t xml:space="preserve">P12897 – </w:t>
            </w:r>
            <w:proofErr w:type="spellStart"/>
            <w:r>
              <w:t>eCL</w:t>
            </w:r>
            <w:proofErr w:type="spellEnd"/>
            <w:r>
              <w:t xml:space="preserve"> Coaching Source changes</w:t>
            </w:r>
          </w:p>
          <w:p w14:paraId="19DE39B7" w14:textId="373314C1" w:rsidR="004C5BA9" w:rsidRDefault="004C5BA9" w:rsidP="008B1B25">
            <w:pPr>
              <w:pStyle w:val="hdr1"/>
              <w:spacing w:before="0"/>
              <w:ind w:left="0"/>
              <w:jc w:val="left"/>
            </w:pPr>
            <w:r>
              <w:t xml:space="preserve">II # 57 and IV Layouts – </w:t>
            </w:r>
            <w:r w:rsidRPr="004C5BA9">
              <w:t>Change</w:t>
            </w:r>
            <w:r>
              <w:t xml:space="preserve">d </w:t>
            </w:r>
            <w:r w:rsidRPr="004C5BA9">
              <w:t xml:space="preserve">CMS Customer Call Listening to </w:t>
            </w:r>
            <w:r>
              <w:t>CMS Reported Item</w:t>
            </w:r>
          </w:p>
          <w:p w14:paraId="713A3152" w14:textId="21F7DDEC" w:rsidR="004C5BA9" w:rsidRDefault="004C5BA9" w:rsidP="008B1B25">
            <w:pPr>
              <w:pStyle w:val="hdr1"/>
              <w:spacing w:before="0"/>
              <w:ind w:left="0"/>
              <w:jc w:val="left"/>
            </w:pPr>
            <w:r>
              <w:t>II # 57 and IV Layouts – Added Internal CCO Reporting</w:t>
            </w:r>
          </w:p>
        </w:tc>
        <w:tc>
          <w:tcPr>
            <w:tcW w:w="1530" w:type="dxa"/>
          </w:tcPr>
          <w:p w14:paraId="6083071B" w14:textId="37E2FEB3" w:rsidR="004C5BA9" w:rsidRDefault="004C5BA9" w:rsidP="008B1B25">
            <w:pPr>
              <w:pStyle w:val="hdr1"/>
              <w:spacing w:before="0"/>
              <w:ind w:left="0"/>
              <w:jc w:val="left"/>
              <w:rPr>
                <w:color w:val="000000" w:themeColor="text1"/>
              </w:rPr>
            </w:pPr>
            <w:r>
              <w:rPr>
                <w:color w:val="000000" w:themeColor="text1"/>
              </w:rPr>
              <w:t>Doug Stearns</w:t>
            </w:r>
          </w:p>
        </w:tc>
      </w:tr>
      <w:tr w:rsidR="00CE074E" w:rsidRPr="00A43661" w14:paraId="0FABE81B" w14:textId="77777777" w:rsidTr="0096352D">
        <w:trPr>
          <w:trHeight w:val="341"/>
        </w:trPr>
        <w:tc>
          <w:tcPr>
            <w:tcW w:w="1440" w:type="dxa"/>
          </w:tcPr>
          <w:p w14:paraId="3C032B2A" w14:textId="50F41A77" w:rsidR="00CE074E" w:rsidRDefault="00CE074E" w:rsidP="008B1B25">
            <w:pPr>
              <w:pStyle w:val="hdr1"/>
              <w:spacing w:before="0"/>
              <w:ind w:left="0"/>
              <w:jc w:val="left"/>
              <w:rPr>
                <w:color w:val="000000" w:themeColor="text1"/>
              </w:rPr>
            </w:pPr>
            <w:r>
              <w:rPr>
                <w:color w:val="000000" w:themeColor="text1"/>
              </w:rPr>
              <w:t>06/26/2014</w:t>
            </w:r>
          </w:p>
        </w:tc>
        <w:tc>
          <w:tcPr>
            <w:tcW w:w="7038" w:type="dxa"/>
          </w:tcPr>
          <w:p w14:paraId="6BDD836C" w14:textId="77777777" w:rsidR="00CE074E" w:rsidRDefault="00CE074E" w:rsidP="008B1B25">
            <w:pPr>
              <w:pStyle w:val="hdr1"/>
              <w:spacing w:before="0"/>
              <w:ind w:left="0"/>
              <w:jc w:val="left"/>
            </w:pPr>
            <w:r>
              <w:t xml:space="preserve">P12930 – Display </w:t>
            </w:r>
            <w:proofErr w:type="spellStart"/>
            <w:r>
              <w:t>Verint</w:t>
            </w:r>
            <w:proofErr w:type="spellEnd"/>
            <w:r>
              <w:t xml:space="preserve"> scorecard name</w:t>
            </w:r>
          </w:p>
          <w:p w14:paraId="3A98A73F" w14:textId="77777777" w:rsidR="00F40399" w:rsidRDefault="00F40399" w:rsidP="008B1B25">
            <w:pPr>
              <w:pStyle w:val="hdr1"/>
              <w:spacing w:before="0"/>
              <w:ind w:left="0"/>
              <w:jc w:val="left"/>
            </w:pPr>
            <w:r>
              <w:t>Added new section IV.VII Review Page Informational Display page 42</w:t>
            </w:r>
          </w:p>
          <w:p w14:paraId="609BB33C" w14:textId="0D54EDC9" w:rsidR="00641F9A" w:rsidRDefault="00641F9A" w:rsidP="008B1B25">
            <w:pPr>
              <w:pStyle w:val="hdr1"/>
              <w:spacing w:before="0"/>
              <w:ind w:left="0"/>
              <w:jc w:val="left"/>
            </w:pPr>
            <w:r>
              <w:t>And corrections from review</w:t>
            </w:r>
          </w:p>
        </w:tc>
        <w:tc>
          <w:tcPr>
            <w:tcW w:w="1530" w:type="dxa"/>
          </w:tcPr>
          <w:p w14:paraId="503801DA" w14:textId="63403610" w:rsidR="00CE074E" w:rsidRDefault="00CE074E" w:rsidP="008B1B25">
            <w:pPr>
              <w:pStyle w:val="hdr1"/>
              <w:spacing w:before="0"/>
              <w:ind w:left="0"/>
              <w:jc w:val="left"/>
              <w:rPr>
                <w:color w:val="000000" w:themeColor="text1"/>
              </w:rPr>
            </w:pPr>
            <w:r>
              <w:rPr>
                <w:color w:val="000000" w:themeColor="text1"/>
              </w:rPr>
              <w:t>Doug Stearns</w:t>
            </w:r>
          </w:p>
        </w:tc>
      </w:tr>
      <w:tr w:rsidR="0073550B" w:rsidRPr="00A43661" w14:paraId="7D62BB9D" w14:textId="77777777" w:rsidTr="0096352D">
        <w:trPr>
          <w:trHeight w:val="341"/>
        </w:trPr>
        <w:tc>
          <w:tcPr>
            <w:tcW w:w="1440" w:type="dxa"/>
          </w:tcPr>
          <w:p w14:paraId="6319F5E4" w14:textId="4FC4745D" w:rsidR="0073550B" w:rsidRDefault="0073550B" w:rsidP="008B1B25">
            <w:pPr>
              <w:pStyle w:val="hdr1"/>
              <w:spacing w:before="0"/>
              <w:ind w:left="0"/>
              <w:jc w:val="left"/>
              <w:rPr>
                <w:color w:val="000000" w:themeColor="text1"/>
              </w:rPr>
            </w:pPr>
            <w:r>
              <w:rPr>
                <w:color w:val="000000" w:themeColor="text1"/>
              </w:rPr>
              <w:t>07/10/2014</w:t>
            </w:r>
          </w:p>
        </w:tc>
        <w:tc>
          <w:tcPr>
            <w:tcW w:w="7038" w:type="dxa"/>
          </w:tcPr>
          <w:p w14:paraId="535F98A7" w14:textId="77777777" w:rsidR="0073550B" w:rsidRDefault="0073550B" w:rsidP="008B1B25">
            <w:pPr>
              <w:pStyle w:val="hdr1"/>
              <w:spacing w:before="0"/>
              <w:ind w:left="0"/>
              <w:jc w:val="left"/>
              <w:rPr>
                <w:szCs w:val="24"/>
              </w:rPr>
            </w:pPr>
            <w:r>
              <w:rPr>
                <w:szCs w:val="24"/>
              </w:rPr>
              <w:t>P13054 – IQS/</w:t>
            </w:r>
            <w:proofErr w:type="spellStart"/>
            <w:r>
              <w:rPr>
                <w:szCs w:val="24"/>
              </w:rPr>
              <w:t>eCL</w:t>
            </w:r>
            <w:proofErr w:type="spellEnd"/>
            <w:r>
              <w:rPr>
                <w:szCs w:val="24"/>
              </w:rPr>
              <w:t xml:space="preserve"> Add Evaluation Form name to data feed</w:t>
            </w:r>
          </w:p>
          <w:p w14:paraId="75FB24E9" w14:textId="15702240" w:rsidR="0073550B" w:rsidRDefault="0073550B" w:rsidP="008B1B25">
            <w:pPr>
              <w:pStyle w:val="hdr1"/>
              <w:spacing w:before="0"/>
              <w:ind w:left="0"/>
              <w:jc w:val="left"/>
            </w:pPr>
            <w:r>
              <w:rPr>
                <w:szCs w:val="24"/>
              </w:rPr>
              <w:t>Added new field 23</w:t>
            </w:r>
          </w:p>
        </w:tc>
        <w:tc>
          <w:tcPr>
            <w:tcW w:w="1530" w:type="dxa"/>
          </w:tcPr>
          <w:p w14:paraId="3EC3ECDD" w14:textId="3FAF8ABB" w:rsidR="0073550B" w:rsidRDefault="0073550B" w:rsidP="008B1B25">
            <w:pPr>
              <w:pStyle w:val="hdr1"/>
              <w:spacing w:before="0"/>
              <w:ind w:left="0"/>
              <w:jc w:val="left"/>
              <w:rPr>
                <w:color w:val="000000" w:themeColor="text1"/>
              </w:rPr>
            </w:pPr>
            <w:r>
              <w:rPr>
                <w:color w:val="000000" w:themeColor="text1"/>
              </w:rPr>
              <w:t>Doug Stearns</w:t>
            </w:r>
          </w:p>
        </w:tc>
      </w:tr>
      <w:tr w:rsidR="00105B5C" w:rsidRPr="00A43661" w14:paraId="1F6F0CEA" w14:textId="77777777" w:rsidTr="0096352D">
        <w:trPr>
          <w:trHeight w:val="341"/>
        </w:trPr>
        <w:tc>
          <w:tcPr>
            <w:tcW w:w="1440" w:type="dxa"/>
          </w:tcPr>
          <w:p w14:paraId="5A1B5E81" w14:textId="024F3E4F" w:rsidR="00105B5C" w:rsidRDefault="00105B5C" w:rsidP="008B1B25">
            <w:pPr>
              <w:pStyle w:val="hdr1"/>
              <w:spacing w:before="0"/>
              <w:ind w:left="0"/>
              <w:jc w:val="left"/>
              <w:rPr>
                <w:color w:val="000000" w:themeColor="text1"/>
              </w:rPr>
            </w:pPr>
            <w:r>
              <w:rPr>
                <w:color w:val="000000" w:themeColor="text1"/>
              </w:rPr>
              <w:t>07/14/2014</w:t>
            </w:r>
          </w:p>
        </w:tc>
        <w:tc>
          <w:tcPr>
            <w:tcW w:w="7038" w:type="dxa"/>
          </w:tcPr>
          <w:p w14:paraId="34A29265" w14:textId="77777777" w:rsidR="00105B5C" w:rsidRDefault="00105B5C" w:rsidP="008B1B25">
            <w:pPr>
              <w:pStyle w:val="hdr1"/>
              <w:spacing w:before="0"/>
              <w:ind w:left="0"/>
              <w:jc w:val="left"/>
              <w:rPr>
                <w:szCs w:val="24"/>
              </w:rPr>
            </w:pPr>
            <w:r>
              <w:rPr>
                <w:szCs w:val="24"/>
              </w:rPr>
              <w:t xml:space="preserve">P13098 – </w:t>
            </w:r>
            <w:proofErr w:type="spellStart"/>
            <w:r>
              <w:rPr>
                <w:szCs w:val="24"/>
              </w:rPr>
              <w:t>eCL</w:t>
            </w:r>
            <w:proofErr w:type="spellEnd"/>
            <w:r>
              <w:rPr>
                <w:szCs w:val="24"/>
              </w:rPr>
              <w:t xml:space="preserve"> Source drop down menu</w:t>
            </w:r>
          </w:p>
          <w:p w14:paraId="670564A9" w14:textId="26541DAD" w:rsidR="00105B5C" w:rsidRDefault="00105B5C" w:rsidP="008B1B25">
            <w:pPr>
              <w:pStyle w:val="hdr1"/>
              <w:spacing w:before="0"/>
              <w:ind w:left="0"/>
              <w:jc w:val="left"/>
              <w:rPr>
                <w:szCs w:val="24"/>
              </w:rPr>
            </w:pPr>
            <w:r>
              <w:t xml:space="preserve">II # 57 and IV Layouts – </w:t>
            </w:r>
            <w:r>
              <w:rPr>
                <w:szCs w:val="24"/>
              </w:rPr>
              <w:t>Updated source values based on SCR</w:t>
            </w:r>
          </w:p>
        </w:tc>
        <w:tc>
          <w:tcPr>
            <w:tcW w:w="1530" w:type="dxa"/>
          </w:tcPr>
          <w:p w14:paraId="54F39384" w14:textId="27996A44" w:rsidR="00105B5C" w:rsidRDefault="00105B5C" w:rsidP="008B1B25">
            <w:pPr>
              <w:pStyle w:val="hdr1"/>
              <w:spacing w:before="0"/>
              <w:ind w:left="0"/>
              <w:jc w:val="left"/>
              <w:rPr>
                <w:color w:val="000000" w:themeColor="text1"/>
              </w:rPr>
            </w:pPr>
            <w:r>
              <w:rPr>
                <w:color w:val="000000" w:themeColor="text1"/>
              </w:rPr>
              <w:t>Doug Stearns</w:t>
            </w:r>
          </w:p>
        </w:tc>
      </w:tr>
      <w:tr w:rsidR="007D7615" w:rsidRPr="00A43661" w14:paraId="43B64F64" w14:textId="77777777" w:rsidTr="0096352D">
        <w:trPr>
          <w:trHeight w:val="341"/>
        </w:trPr>
        <w:tc>
          <w:tcPr>
            <w:tcW w:w="1440" w:type="dxa"/>
          </w:tcPr>
          <w:p w14:paraId="3910549C" w14:textId="441084E5" w:rsidR="007D7615" w:rsidRDefault="007D7615" w:rsidP="008B1B25">
            <w:pPr>
              <w:pStyle w:val="hdr1"/>
              <w:spacing w:before="0"/>
              <w:ind w:left="0"/>
              <w:jc w:val="left"/>
              <w:rPr>
                <w:color w:val="000000" w:themeColor="text1"/>
              </w:rPr>
            </w:pPr>
            <w:r>
              <w:rPr>
                <w:color w:val="000000" w:themeColor="text1"/>
              </w:rPr>
              <w:t>07/15/2014</w:t>
            </w:r>
          </w:p>
        </w:tc>
        <w:tc>
          <w:tcPr>
            <w:tcW w:w="7038" w:type="dxa"/>
          </w:tcPr>
          <w:p w14:paraId="2214A3C6" w14:textId="77777777" w:rsidR="007D7615" w:rsidRDefault="007D7615" w:rsidP="008B1B25">
            <w:pPr>
              <w:pStyle w:val="hdr1"/>
              <w:spacing w:before="0"/>
              <w:ind w:left="0"/>
              <w:jc w:val="left"/>
              <w:rPr>
                <w:szCs w:val="24"/>
              </w:rPr>
            </w:pPr>
            <w:r>
              <w:rPr>
                <w:szCs w:val="24"/>
              </w:rPr>
              <w:t>P13054 – IQS/</w:t>
            </w:r>
            <w:proofErr w:type="spellStart"/>
            <w:r>
              <w:rPr>
                <w:szCs w:val="24"/>
              </w:rPr>
              <w:t>eCL</w:t>
            </w:r>
            <w:proofErr w:type="spellEnd"/>
            <w:r>
              <w:rPr>
                <w:szCs w:val="24"/>
              </w:rPr>
              <w:t xml:space="preserve"> Add Evaluation Form name to data feed</w:t>
            </w:r>
          </w:p>
          <w:p w14:paraId="428AC7A7" w14:textId="560AB4AA" w:rsidR="007D7615" w:rsidRDefault="000065E9" w:rsidP="008B1B25">
            <w:pPr>
              <w:pStyle w:val="hdr1"/>
              <w:spacing w:before="0"/>
              <w:ind w:left="0"/>
              <w:jc w:val="left"/>
              <w:rPr>
                <w:szCs w:val="24"/>
              </w:rPr>
            </w:pPr>
            <w:r>
              <w:rPr>
                <w:szCs w:val="24"/>
              </w:rPr>
              <w:t xml:space="preserve">VII – </w:t>
            </w:r>
            <w:r w:rsidR="007D7615">
              <w:rPr>
                <w:szCs w:val="24"/>
              </w:rPr>
              <w:t xml:space="preserve">Modified field 23 for </w:t>
            </w:r>
            <w:proofErr w:type="spellStart"/>
            <w:r w:rsidR="007D7615">
              <w:rPr>
                <w:szCs w:val="24"/>
              </w:rPr>
              <w:t>eMail</w:t>
            </w:r>
            <w:proofErr w:type="spellEnd"/>
            <w:r w:rsidR="007D7615">
              <w:rPr>
                <w:szCs w:val="24"/>
              </w:rPr>
              <w:t xml:space="preserve"> and Written </w:t>
            </w:r>
            <w:proofErr w:type="spellStart"/>
            <w:r w:rsidR="007D7615">
              <w:rPr>
                <w:szCs w:val="24"/>
              </w:rPr>
              <w:t>Corr</w:t>
            </w:r>
            <w:proofErr w:type="spellEnd"/>
          </w:p>
        </w:tc>
        <w:tc>
          <w:tcPr>
            <w:tcW w:w="1530" w:type="dxa"/>
          </w:tcPr>
          <w:p w14:paraId="611A297B" w14:textId="3B72C5DD" w:rsidR="007D7615" w:rsidRDefault="007D7615" w:rsidP="008B1B25">
            <w:pPr>
              <w:pStyle w:val="hdr1"/>
              <w:spacing w:before="0"/>
              <w:ind w:left="0"/>
              <w:jc w:val="left"/>
              <w:rPr>
                <w:color w:val="000000" w:themeColor="text1"/>
              </w:rPr>
            </w:pPr>
            <w:r>
              <w:rPr>
                <w:color w:val="000000" w:themeColor="text1"/>
              </w:rPr>
              <w:t>Doug Stearns</w:t>
            </w:r>
          </w:p>
        </w:tc>
      </w:tr>
      <w:tr w:rsidR="00167A2E" w:rsidRPr="00A43661" w14:paraId="1DA84C23" w14:textId="77777777" w:rsidTr="0096352D">
        <w:trPr>
          <w:trHeight w:val="341"/>
        </w:trPr>
        <w:tc>
          <w:tcPr>
            <w:tcW w:w="1440" w:type="dxa"/>
          </w:tcPr>
          <w:p w14:paraId="664E4661" w14:textId="5C7D93E2" w:rsidR="00167A2E" w:rsidRDefault="00167A2E" w:rsidP="008B1B25">
            <w:pPr>
              <w:pStyle w:val="hdr1"/>
              <w:spacing w:before="0"/>
              <w:ind w:left="0"/>
              <w:jc w:val="left"/>
              <w:rPr>
                <w:color w:val="000000" w:themeColor="text1"/>
              </w:rPr>
            </w:pPr>
            <w:r>
              <w:rPr>
                <w:color w:val="000000" w:themeColor="text1"/>
              </w:rPr>
              <w:t>07/16/2014</w:t>
            </w:r>
          </w:p>
        </w:tc>
        <w:tc>
          <w:tcPr>
            <w:tcW w:w="7038" w:type="dxa"/>
          </w:tcPr>
          <w:p w14:paraId="22E08126" w14:textId="77777777" w:rsidR="00167A2E" w:rsidRDefault="00167A2E" w:rsidP="008B1B25">
            <w:pPr>
              <w:pStyle w:val="hdr1"/>
              <w:spacing w:before="0"/>
              <w:ind w:left="0"/>
              <w:jc w:val="left"/>
              <w:rPr>
                <w:szCs w:val="24"/>
              </w:rPr>
            </w:pPr>
            <w:r>
              <w:rPr>
                <w:szCs w:val="24"/>
              </w:rPr>
              <w:t xml:space="preserve">P13129 – </w:t>
            </w:r>
            <w:proofErr w:type="spellStart"/>
            <w:r>
              <w:rPr>
                <w:szCs w:val="24"/>
              </w:rPr>
              <w:t>eCL</w:t>
            </w:r>
            <w:proofErr w:type="spellEnd"/>
            <w:r>
              <w:rPr>
                <w:szCs w:val="24"/>
              </w:rPr>
              <w:t xml:space="preserve"> Add ETS to attendance </w:t>
            </w:r>
          </w:p>
          <w:p w14:paraId="6E7DE3B6" w14:textId="73641CEC" w:rsidR="00AC20AA" w:rsidRDefault="00AC20AA" w:rsidP="008B1B25">
            <w:pPr>
              <w:pStyle w:val="hdr1"/>
              <w:spacing w:before="0"/>
              <w:ind w:left="0"/>
              <w:jc w:val="left"/>
              <w:rPr>
                <w:szCs w:val="24"/>
              </w:rPr>
            </w:pPr>
            <w:r>
              <w:rPr>
                <w:szCs w:val="24"/>
              </w:rPr>
              <w:t>II Customer Requirements – Modified #58 – added policy; Modif</w:t>
            </w:r>
            <w:r w:rsidR="0041714A">
              <w:rPr>
                <w:szCs w:val="24"/>
              </w:rPr>
              <w:t>i</w:t>
            </w:r>
            <w:r>
              <w:rPr>
                <w:szCs w:val="24"/>
              </w:rPr>
              <w:t xml:space="preserve">ed #27 Attendance – added ETS for opportunity/reinforcement; </w:t>
            </w:r>
          </w:p>
          <w:p w14:paraId="63EEE3E2" w14:textId="62B6710F" w:rsidR="00AC20AA" w:rsidRDefault="00AC20AA" w:rsidP="008B1B25">
            <w:pPr>
              <w:pStyle w:val="hdr1"/>
              <w:spacing w:before="0"/>
              <w:ind w:left="0"/>
              <w:jc w:val="left"/>
              <w:rPr>
                <w:szCs w:val="24"/>
              </w:rPr>
            </w:pPr>
            <w:r>
              <w:rPr>
                <w:szCs w:val="24"/>
              </w:rPr>
              <w:t>IV Layouts – Modif</w:t>
            </w:r>
            <w:r w:rsidR="0041714A">
              <w:rPr>
                <w:szCs w:val="24"/>
              </w:rPr>
              <w:t>i</w:t>
            </w:r>
            <w:r>
              <w:rPr>
                <w:szCs w:val="24"/>
              </w:rPr>
              <w:t>ed Direct non-CS</w:t>
            </w:r>
            <w:r w:rsidR="00B1738C">
              <w:rPr>
                <w:szCs w:val="24"/>
              </w:rPr>
              <w:t>E</w:t>
            </w:r>
            <w:r>
              <w:rPr>
                <w:szCs w:val="24"/>
              </w:rPr>
              <w:t xml:space="preserve"> – added ETS for Attendance</w:t>
            </w:r>
          </w:p>
        </w:tc>
        <w:tc>
          <w:tcPr>
            <w:tcW w:w="1530" w:type="dxa"/>
          </w:tcPr>
          <w:p w14:paraId="5EA93D7A" w14:textId="2D3BC6C5" w:rsidR="00167A2E" w:rsidRDefault="00167A2E" w:rsidP="008B1B25">
            <w:pPr>
              <w:pStyle w:val="hdr1"/>
              <w:spacing w:before="0"/>
              <w:ind w:left="0"/>
              <w:jc w:val="left"/>
              <w:rPr>
                <w:color w:val="000000" w:themeColor="text1"/>
              </w:rPr>
            </w:pPr>
            <w:r>
              <w:rPr>
                <w:color w:val="000000" w:themeColor="text1"/>
              </w:rPr>
              <w:t>Doug Stearns</w:t>
            </w:r>
          </w:p>
        </w:tc>
      </w:tr>
      <w:tr w:rsidR="00CB7FEC" w:rsidRPr="00A43661" w14:paraId="03D05AAE" w14:textId="77777777" w:rsidTr="0096352D">
        <w:trPr>
          <w:trHeight w:val="341"/>
        </w:trPr>
        <w:tc>
          <w:tcPr>
            <w:tcW w:w="1440" w:type="dxa"/>
          </w:tcPr>
          <w:p w14:paraId="541E886B" w14:textId="6B33723E" w:rsidR="00CB7FEC" w:rsidRDefault="00CB7FEC" w:rsidP="008B1B25">
            <w:pPr>
              <w:pStyle w:val="hdr1"/>
              <w:spacing w:before="0"/>
              <w:ind w:left="0"/>
              <w:jc w:val="left"/>
              <w:rPr>
                <w:color w:val="000000" w:themeColor="text1"/>
              </w:rPr>
            </w:pPr>
            <w:r>
              <w:rPr>
                <w:color w:val="000000" w:themeColor="text1"/>
              </w:rPr>
              <w:t>07/23/2014</w:t>
            </w:r>
          </w:p>
        </w:tc>
        <w:tc>
          <w:tcPr>
            <w:tcW w:w="7038" w:type="dxa"/>
          </w:tcPr>
          <w:p w14:paraId="6D592136" w14:textId="77777777" w:rsidR="00CB7FEC" w:rsidRDefault="00CB7FEC" w:rsidP="008B1B25">
            <w:pPr>
              <w:pStyle w:val="hdr1"/>
              <w:spacing w:before="0"/>
              <w:ind w:left="0"/>
              <w:jc w:val="left"/>
              <w:rPr>
                <w:szCs w:val="24"/>
              </w:rPr>
            </w:pPr>
            <w:r>
              <w:rPr>
                <w:szCs w:val="24"/>
              </w:rPr>
              <w:t xml:space="preserve">P13213 – </w:t>
            </w:r>
            <w:proofErr w:type="spellStart"/>
            <w:r>
              <w:rPr>
                <w:szCs w:val="24"/>
              </w:rPr>
              <w:t>eCL</w:t>
            </w:r>
            <w:proofErr w:type="spellEnd"/>
            <w:r>
              <w:rPr>
                <w:szCs w:val="24"/>
              </w:rPr>
              <w:t xml:space="preserve"> Change coaching reason ID for OMR feed</w:t>
            </w:r>
          </w:p>
          <w:p w14:paraId="326462C3" w14:textId="0F5BFA00" w:rsidR="004E4432" w:rsidRDefault="004E4432" w:rsidP="008B1B25">
            <w:pPr>
              <w:pStyle w:val="hdr1"/>
              <w:spacing w:before="0"/>
              <w:ind w:left="0"/>
              <w:jc w:val="left"/>
              <w:rPr>
                <w:szCs w:val="24"/>
              </w:rPr>
            </w:pPr>
            <w:r>
              <w:rPr>
                <w:szCs w:val="24"/>
              </w:rPr>
              <w:t>Updated Outlier Reporting Matrix Coaching Reason column from Current Coaching Initiative to OMR / Exceptions rows 1 through 19</w:t>
            </w:r>
          </w:p>
        </w:tc>
        <w:tc>
          <w:tcPr>
            <w:tcW w:w="1530" w:type="dxa"/>
          </w:tcPr>
          <w:p w14:paraId="502DB046" w14:textId="4DEF35BB" w:rsidR="00CB7FEC" w:rsidRDefault="00CB7FEC" w:rsidP="008B1B25">
            <w:pPr>
              <w:pStyle w:val="hdr1"/>
              <w:spacing w:before="0"/>
              <w:ind w:left="0"/>
              <w:jc w:val="left"/>
              <w:rPr>
                <w:color w:val="000000" w:themeColor="text1"/>
              </w:rPr>
            </w:pPr>
            <w:r>
              <w:rPr>
                <w:color w:val="000000" w:themeColor="text1"/>
              </w:rPr>
              <w:t>Doug Stearns</w:t>
            </w:r>
          </w:p>
        </w:tc>
      </w:tr>
      <w:tr w:rsidR="00952E33" w:rsidRPr="00A43661" w14:paraId="555DE192" w14:textId="77777777" w:rsidTr="0096352D">
        <w:trPr>
          <w:trHeight w:val="341"/>
        </w:trPr>
        <w:tc>
          <w:tcPr>
            <w:tcW w:w="1440" w:type="dxa"/>
          </w:tcPr>
          <w:p w14:paraId="05681A67" w14:textId="0DA3763C" w:rsidR="00952E33" w:rsidRDefault="00952E33" w:rsidP="008B1B25">
            <w:pPr>
              <w:pStyle w:val="hdr1"/>
              <w:spacing w:before="0"/>
              <w:ind w:left="0"/>
              <w:jc w:val="left"/>
              <w:rPr>
                <w:color w:val="000000" w:themeColor="text1"/>
              </w:rPr>
            </w:pPr>
            <w:r>
              <w:rPr>
                <w:color w:val="000000" w:themeColor="text1"/>
              </w:rPr>
              <w:t>07/24/2014</w:t>
            </w:r>
          </w:p>
        </w:tc>
        <w:tc>
          <w:tcPr>
            <w:tcW w:w="7038" w:type="dxa"/>
          </w:tcPr>
          <w:p w14:paraId="6A0E3EC7" w14:textId="77777777" w:rsidR="00952E33" w:rsidRDefault="00952E33" w:rsidP="008B1B25">
            <w:pPr>
              <w:pStyle w:val="hdr1"/>
              <w:spacing w:before="0"/>
              <w:ind w:left="0"/>
              <w:jc w:val="left"/>
              <w:rPr>
                <w:szCs w:val="24"/>
              </w:rPr>
            </w:pPr>
            <w:r>
              <w:rPr>
                <w:szCs w:val="24"/>
              </w:rPr>
              <w:t xml:space="preserve">P13138 – </w:t>
            </w:r>
            <w:proofErr w:type="spellStart"/>
            <w:r>
              <w:rPr>
                <w:szCs w:val="24"/>
              </w:rPr>
              <w:t>eCL</w:t>
            </w:r>
            <w:proofErr w:type="spellEnd"/>
            <w:r>
              <w:rPr>
                <w:szCs w:val="24"/>
              </w:rPr>
              <w:t xml:space="preserve"> restrict notifications of failed scorecards</w:t>
            </w:r>
          </w:p>
          <w:p w14:paraId="3F8B4EFB" w14:textId="77777777" w:rsidR="000C18FA" w:rsidRDefault="000C18FA" w:rsidP="008B1B25">
            <w:pPr>
              <w:pStyle w:val="hdr1"/>
              <w:spacing w:before="0"/>
              <w:ind w:left="0"/>
              <w:jc w:val="left"/>
              <w:rPr>
                <w:szCs w:val="24"/>
              </w:rPr>
            </w:pPr>
            <w:r>
              <w:rPr>
                <w:szCs w:val="24"/>
              </w:rPr>
              <w:t>Updated the following</w:t>
            </w:r>
          </w:p>
          <w:p w14:paraId="0A5D4E52" w14:textId="77777777" w:rsidR="001C3C1E" w:rsidRDefault="001C3C1E" w:rsidP="008B1B25">
            <w:pPr>
              <w:pStyle w:val="hdr1"/>
              <w:spacing w:before="0"/>
              <w:ind w:left="0"/>
              <w:jc w:val="left"/>
              <w:rPr>
                <w:szCs w:val="24"/>
              </w:rPr>
            </w:pPr>
            <w:r>
              <w:rPr>
                <w:szCs w:val="24"/>
              </w:rPr>
              <w:t>V System Generated Emails</w:t>
            </w:r>
          </w:p>
          <w:p w14:paraId="5A5050C2" w14:textId="77777777" w:rsidR="000C18FA" w:rsidRDefault="000C18FA" w:rsidP="008B1B25">
            <w:pPr>
              <w:pStyle w:val="hdr1"/>
              <w:spacing w:before="0"/>
              <w:ind w:left="0"/>
              <w:jc w:val="left"/>
              <w:rPr>
                <w:szCs w:val="24"/>
              </w:rPr>
            </w:pPr>
            <w:r>
              <w:rPr>
                <w:szCs w:val="24"/>
              </w:rPr>
              <w:t xml:space="preserve">VII IQS (Data Feed\Form Entry </w:t>
            </w:r>
          </w:p>
          <w:p w14:paraId="05C99E90" w14:textId="28894A36" w:rsidR="000C18FA" w:rsidRDefault="000C18FA" w:rsidP="008B1B25">
            <w:pPr>
              <w:pStyle w:val="hdr1"/>
              <w:spacing w:before="0"/>
              <w:ind w:left="0"/>
              <w:jc w:val="left"/>
              <w:rPr>
                <w:szCs w:val="24"/>
              </w:rPr>
            </w:pPr>
            <w:r>
              <w:rPr>
                <w:szCs w:val="24"/>
              </w:rPr>
              <w:lastRenderedPageBreak/>
              <w:t>Included note that failed scorecards that match an existing record won’t send email notifications</w:t>
            </w:r>
          </w:p>
        </w:tc>
        <w:tc>
          <w:tcPr>
            <w:tcW w:w="1530" w:type="dxa"/>
          </w:tcPr>
          <w:p w14:paraId="22D4B62F" w14:textId="4B17F80A" w:rsidR="00952E33" w:rsidRDefault="00952E33" w:rsidP="008B1B25">
            <w:pPr>
              <w:pStyle w:val="hdr1"/>
              <w:spacing w:before="0"/>
              <w:ind w:left="0"/>
              <w:jc w:val="left"/>
              <w:rPr>
                <w:color w:val="000000" w:themeColor="text1"/>
              </w:rPr>
            </w:pPr>
            <w:r>
              <w:rPr>
                <w:color w:val="000000" w:themeColor="text1"/>
              </w:rPr>
              <w:lastRenderedPageBreak/>
              <w:t>Doug Stearns</w:t>
            </w:r>
          </w:p>
        </w:tc>
      </w:tr>
      <w:tr w:rsidR="00A4215F" w:rsidRPr="00A43661" w14:paraId="19E5D3EE" w14:textId="77777777" w:rsidTr="0096352D">
        <w:trPr>
          <w:trHeight w:val="341"/>
        </w:trPr>
        <w:tc>
          <w:tcPr>
            <w:tcW w:w="1440" w:type="dxa"/>
          </w:tcPr>
          <w:p w14:paraId="3537CC50" w14:textId="21001A98" w:rsidR="00A4215F" w:rsidRDefault="00A4215F" w:rsidP="008B1B25">
            <w:pPr>
              <w:pStyle w:val="hdr1"/>
              <w:spacing w:before="0"/>
              <w:ind w:left="0"/>
              <w:jc w:val="left"/>
              <w:rPr>
                <w:color w:val="000000" w:themeColor="text1"/>
              </w:rPr>
            </w:pPr>
            <w:r>
              <w:rPr>
                <w:color w:val="000000" w:themeColor="text1"/>
              </w:rPr>
              <w:lastRenderedPageBreak/>
              <w:t>07/28/2014</w:t>
            </w:r>
          </w:p>
        </w:tc>
        <w:tc>
          <w:tcPr>
            <w:tcW w:w="7038" w:type="dxa"/>
          </w:tcPr>
          <w:p w14:paraId="24E80847" w14:textId="77777777" w:rsidR="00A4215F" w:rsidRDefault="00A4215F" w:rsidP="008B1B25">
            <w:pPr>
              <w:pStyle w:val="hdr1"/>
              <w:spacing w:before="0"/>
              <w:ind w:left="0"/>
              <w:jc w:val="left"/>
              <w:rPr>
                <w:szCs w:val="24"/>
              </w:rPr>
            </w:pPr>
            <w:r w:rsidRPr="00A4215F">
              <w:rPr>
                <w:szCs w:val="24"/>
              </w:rPr>
              <w:t>P13218 – Display web server time zone</w:t>
            </w:r>
          </w:p>
          <w:p w14:paraId="74924F27" w14:textId="77777777" w:rsidR="00A4215F" w:rsidRDefault="00A4215F" w:rsidP="008B1B25">
            <w:pPr>
              <w:pStyle w:val="hdr1"/>
              <w:spacing w:before="0"/>
              <w:ind w:left="0"/>
              <w:jc w:val="left"/>
              <w:rPr>
                <w:szCs w:val="24"/>
              </w:rPr>
            </w:pPr>
            <w:r>
              <w:rPr>
                <w:szCs w:val="24"/>
              </w:rPr>
              <w:t>Updated the following</w:t>
            </w:r>
          </w:p>
          <w:p w14:paraId="7B8D8AAC" w14:textId="77777777" w:rsidR="00A4215F" w:rsidRDefault="00A4215F" w:rsidP="008B1B25">
            <w:pPr>
              <w:pStyle w:val="hdr1"/>
              <w:spacing w:before="0"/>
              <w:ind w:left="0"/>
              <w:jc w:val="left"/>
              <w:rPr>
                <w:szCs w:val="24"/>
              </w:rPr>
            </w:pPr>
            <w:r>
              <w:rPr>
                <w:szCs w:val="24"/>
              </w:rPr>
              <w:t>I CSR Dashboard</w:t>
            </w:r>
          </w:p>
          <w:p w14:paraId="000DE70B" w14:textId="77777777" w:rsidR="00A4215F" w:rsidRDefault="00A4215F" w:rsidP="008B1B25">
            <w:pPr>
              <w:pStyle w:val="hdr1"/>
              <w:spacing w:before="0"/>
              <w:ind w:left="0"/>
              <w:jc w:val="left"/>
              <w:rPr>
                <w:szCs w:val="24"/>
              </w:rPr>
            </w:pPr>
            <w:r>
              <w:rPr>
                <w:szCs w:val="24"/>
              </w:rPr>
              <w:t>II Supervisor Dashboard</w:t>
            </w:r>
          </w:p>
          <w:p w14:paraId="6303DA1A" w14:textId="77777777" w:rsidR="00A4215F" w:rsidRDefault="00A4215F" w:rsidP="008B1B25">
            <w:pPr>
              <w:pStyle w:val="hdr1"/>
              <w:spacing w:before="0"/>
              <w:ind w:left="0"/>
              <w:jc w:val="left"/>
              <w:rPr>
                <w:szCs w:val="24"/>
              </w:rPr>
            </w:pPr>
            <w:r>
              <w:rPr>
                <w:szCs w:val="24"/>
              </w:rPr>
              <w:t>III Manager Dashboard</w:t>
            </w:r>
          </w:p>
          <w:p w14:paraId="2CA3FF79" w14:textId="77777777" w:rsidR="00A4215F" w:rsidRDefault="00A4215F" w:rsidP="008B1B25">
            <w:pPr>
              <w:pStyle w:val="hdr1"/>
              <w:spacing w:before="0"/>
              <w:ind w:left="0"/>
              <w:jc w:val="left"/>
              <w:rPr>
                <w:szCs w:val="24"/>
              </w:rPr>
            </w:pPr>
            <w:r>
              <w:rPr>
                <w:szCs w:val="24"/>
              </w:rPr>
              <w:t>IV Quality\Training Supervisor Dashboard</w:t>
            </w:r>
          </w:p>
          <w:p w14:paraId="14161975" w14:textId="77777777" w:rsidR="00A4215F" w:rsidRDefault="00A4215F" w:rsidP="008B1B25">
            <w:pPr>
              <w:pStyle w:val="hdr1"/>
              <w:spacing w:before="0"/>
              <w:ind w:left="0"/>
              <w:jc w:val="left"/>
              <w:rPr>
                <w:szCs w:val="24"/>
              </w:rPr>
            </w:pPr>
            <w:r>
              <w:rPr>
                <w:szCs w:val="24"/>
              </w:rPr>
              <w:t>V Support Staff Dashboard</w:t>
            </w:r>
          </w:p>
          <w:p w14:paraId="38A5EA36" w14:textId="2EDB6211" w:rsidR="00A4215F" w:rsidRDefault="00A4215F" w:rsidP="008B1B25">
            <w:pPr>
              <w:pStyle w:val="hdr1"/>
              <w:spacing w:before="0"/>
              <w:ind w:left="0"/>
              <w:jc w:val="left"/>
              <w:rPr>
                <w:szCs w:val="24"/>
              </w:rPr>
            </w:pPr>
            <w:r>
              <w:rPr>
                <w:szCs w:val="24"/>
              </w:rPr>
              <w:t>VI Historical Reporting Dashboard</w:t>
            </w:r>
          </w:p>
        </w:tc>
        <w:tc>
          <w:tcPr>
            <w:tcW w:w="1530" w:type="dxa"/>
          </w:tcPr>
          <w:p w14:paraId="5016E897" w14:textId="314DE15F" w:rsidR="00A4215F" w:rsidRDefault="00A4215F" w:rsidP="008B1B25">
            <w:pPr>
              <w:pStyle w:val="hdr1"/>
              <w:spacing w:before="0"/>
              <w:ind w:left="0"/>
              <w:jc w:val="left"/>
              <w:rPr>
                <w:color w:val="000000" w:themeColor="text1"/>
              </w:rPr>
            </w:pPr>
            <w:r>
              <w:rPr>
                <w:color w:val="000000" w:themeColor="text1"/>
              </w:rPr>
              <w:t>Doug Stearns</w:t>
            </w:r>
          </w:p>
        </w:tc>
      </w:tr>
      <w:tr w:rsidR="00C1277D" w:rsidRPr="00A43661" w14:paraId="182D4538" w14:textId="77777777" w:rsidTr="0096352D">
        <w:trPr>
          <w:trHeight w:val="341"/>
        </w:trPr>
        <w:tc>
          <w:tcPr>
            <w:tcW w:w="1440" w:type="dxa"/>
          </w:tcPr>
          <w:p w14:paraId="0BB1888C" w14:textId="6F90C330" w:rsidR="00C1277D" w:rsidRDefault="00C1277D" w:rsidP="008B1B25">
            <w:pPr>
              <w:pStyle w:val="hdr1"/>
              <w:spacing w:before="0"/>
              <w:ind w:left="0"/>
              <w:jc w:val="left"/>
              <w:rPr>
                <w:color w:val="000000" w:themeColor="text1"/>
              </w:rPr>
            </w:pPr>
            <w:r>
              <w:rPr>
                <w:color w:val="000000" w:themeColor="text1"/>
              </w:rPr>
              <w:t>08/04/2014</w:t>
            </w:r>
          </w:p>
        </w:tc>
        <w:tc>
          <w:tcPr>
            <w:tcW w:w="7038" w:type="dxa"/>
          </w:tcPr>
          <w:p w14:paraId="1FAD4027" w14:textId="77777777" w:rsidR="00C1277D" w:rsidRDefault="00C1277D" w:rsidP="008B1B25">
            <w:pPr>
              <w:pStyle w:val="hdr1"/>
              <w:spacing w:before="0"/>
              <w:ind w:left="0"/>
              <w:jc w:val="left"/>
              <w:rPr>
                <w:szCs w:val="24"/>
              </w:rPr>
            </w:pPr>
            <w:r w:rsidRPr="00C1277D">
              <w:rPr>
                <w:szCs w:val="24"/>
              </w:rPr>
              <w:t>P13265 – Group coaching reasons on Historical Dashboard</w:t>
            </w:r>
          </w:p>
          <w:p w14:paraId="34D02639" w14:textId="7BBF9F80" w:rsidR="00701D0A" w:rsidRPr="00A4215F" w:rsidRDefault="00701D0A" w:rsidP="008B1B25">
            <w:pPr>
              <w:pStyle w:val="hdr1"/>
              <w:spacing w:before="0"/>
              <w:ind w:left="0"/>
              <w:jc w:val="left"/>
              <w:rPr>
                <w:szCs w:val="24"/>
              </w:rPr>
            </w:pPr>
            <w:r>
              <w:rPr>
                <w:szCs w:val="24"/>
              </w:rPr>
              <w:t>VI Historical Reporting Dashboard – Display Fields column to show sum of opportunities and reinforcements</w:t>
            </w:r>
          </w:p>
        </w:tc>
        <w:tc>
          <w:tcPr>
            <w:tcW w:w="1530" w:type="dxa"/>
          </w:tcPr>
          <w:p w14:paraId="30571780" w14:textId="1F9D099E" w:rsidR="00C1277D" w:rsidRDefault="00C1277D" w:rsidP="008B1B25">
            <w:pPr>
              <w:pStyle w:val="hdr1"/>
              <w:spacing w:before="0"/>
              <w:ind w:left="0"/>
              <w:jc w:val="left"/>
              <w:rPr>
                <w:color w:val="000000" w:themeColor="text1"/>
              </w:rPr>
            </w:pPr>
            <w:r>
              <w:rPr>
                <w:color w:val="000000" w:themeColor="text1"/>
              </w:rPr>
              <w:t>Doug Stearns</w:t>
            </w:r>
          </w:p>
        </w:tc>
      </w:tr>
      <w:tr w:rsidR="00E0640E" w:rsidRPr="00A43661" w14:paraId="47119D4E" w14:textId="77777777" w:rsidTr="0096352D">
        <w:trPr>
          <w:trHeight w:val="341"/>
        </w:trPr>
        <w:tc>
          <w:tcPr>
            <w:tcW w:w="1440" w:type="dxa"/>
          </w:tcPr>
          <w:p w14:paraId="0A3F5AF8" w14:textId="09CC8BB0" w:rsidR="00E0640E" w:rsidRDefault="00E0640E" w:rsidP="008B1B25">
            <w:pPr>
              <w:pStyle w:val="hdr1"/>
              <w:spacing w:before="0"/>
              <w:ind w:left="0"/>
              <w:jc w:val="left"/>
              <w:rPr>
                <w:color w:val="000000" w:themeColor="text1"/>
              </w:rPr>
            </w:pPr>
            <w:r>
              <w:rPr>
                <w:color w:val="000000" w:themeColor="text1"/>
              </w:rPr>
              <w:t>08/07/2014</w:t>
            </w:r>
          </w:p>
        </w:tc>
        <w:tc>
          <w:tcPr>
            <w:tcW w:w="7038" w:type="dxa"/>
          </w:tcPr>
          <w:p w14:paraId="03B29BBD" w14:textId="77777777" w:rsidR="00E0640E" w:rsidRDefault="00E0640E" w:rsidP="008B1B25">
            <w:pPr>
              <w:pStyle w:val="hdr1"/>
              <w:spacing w:before="0"/>
              <w:ind w:left="0"/>
              <w:jc w:val="left"/>
              <w:rPr>
                <w:szCs w:val="24"/>
              </w:rPr>
            </w:pPr>
            <w:r>
              <w:rPr>
                <w:szCs w:val="24"/>
              </w:rPr>
              <w:t xml:space="preserve">P13263 – </w:t>
            </w:r>
            <w:proofErr w:type="spellStart"/>
            <w:r>
              <w:rPr>
                <w:szCs w:val="24"/>
              </w:rPr>
              <w:t>eCL</w:t>
            </w:r>
            <w:proofErr w:type="spellEnd"/>
            <w:r>
              <w:rPr>
                <w:szCs w:val="24"/>
              </w:rPr>
              <w:t xml:space="preserve"> FFM ARC job codes to submit</w:t>
            </w:r>
          </w:p>
          <w:p w14:paraId="3B919065" w14:textId="5C830782" w:rsidR="00B451F0" w:rsidRPr="00C1277D" w:rsidRDefault="00B451F0" w:rsidP="008B1B25">
            <w:pPr>
              <w:pStyle w:val="hdr1"/>
              <w:spacing w:before="0"/>
              <w:ind w:left="0"/>
              <w:jc w:val="left"/>
              <w:rPr>
                <w:szCs w:val="24"/>
              </w:rPr>
            </w:pPr>
            <w:r>
              <w:rPr>
                <w:szCs w:val="24"/>
              </w:rPr>
              <w:t xml:space="preserve">IV Layouts, Dashboard Permissions Criteria </w:t>
            </w:r>
            <w:r w:rsidR="003D3157">
              <w:rPr>
                <w:szCs w:val="24"/>
              </w:rPr>
              <w:t>–</w:t>
            </w:r>
            <w:r>
              <w:rPr>
                <w:szCs w:val="24"/>
              </w:rPr>
              <w:t xml:space="preserve"> Added new Submission Page section for those with permissions to submit eCoaching Logs and Modified Main Dashboard Review section to include WACS01</w:t>
            </w:r>
          </w:p>
        </w:tc>
        <w:tc>
          <w:tcPr>
            <w:tcW w:w="1530" w:type="dxa"/>
          </w:tcPr>
          <w:p w14:paraId="5A5D4449" w14:textId="59791F18" w:rsidR="00E0640E" w:rsidRDefault="00E0640E" w:rsidP="008B1B25">
            <w:pPr>
              <w:pStyle w:val="hdr1"/>
              <w:spacing w:before="0"/>
              <w:ind w:left="0"/>
              <w:jc w:val="left"/>
              <w:rPr>
                <w:color w:val="000000" w:themeColor="text1"/>
              </w:rPr>
            </w:pPr>
            <w:r>
              <w:rPr>
                <w:color w:val="000000" w:themeColor="text1"/>
              </w:rPr>
              <w:t>Doug Stearns</w:t>
            </w:r>
          </w:p>
        </w:tc>
      </w:tr>
      <w:tr w:rsidR="00E70F3D" w:rsidRPr="00A43661" w14:paraId="5C689614" w14:textId="77777777" w:rsidTr="0096352D">
        <w:trPr>
          <w:trHeight w:val="341"/>
        </w:trPr>
        <w:tc>
          <w:tcPr>
            <w:tcW w:w="1440" w:type="dxa"/>
          </w:tcPr>
          <w:p w14:paraId="602138E6" w14:textId="3352754D" w:rsidR="00E70F3D" w:rsidRDefault="00E70F3D" w:rsidP="008B1B25">
            <w:pPr>
              <w:pStyle w:val="hdr1"/>
              <w:spacing w:before="0"/>
              <w:ind w:left="0"/>
              <w:jc w:val="left"/>
              <w:rPr>
                <w:color w:val="000000" w:themeColor="text1"/>
              </w:rPr>
            </w:pPr>
            <w:r>
              <w:rPr>
                <w:color w:val="000000" w:themeColor="text1"/>
              </w:rPr>
              <w:t>08/08/2014</w:t>
            </w:r>
          </w:p>
        </w:tc>
        <w:tc>
          <w:tcPr>
            <w:tcW w:w="7038" w:type="dxa"/>
          </w:tcPr>
          <w:p w14:paraId="0FAC5273" w14:textId="77777777" w:rsidR="00E70F3D" w:rsidRDefault="00E70F3D" w:rsidP="008B1B25">
            <w:pPr>
              <w:pStyle w:val="hdr1"/>
              <w:spacing w:before="0"/>
              <w:ind w:left="0"/>
              <w:jc w:val="left"/>
              <w:rPr>
                <w:szCs w:val="24"/>
              </w:rPr>
            </w:pPr>
            <w:r>
              <w:rPr>
                <w:szCs w:val="24"/>
              </w:rPr>
              <w:t xml:space="preserve">P13263 – </w:t>
            </w:r>
            <w:proofErr w:type="spellStart"/>
            <w:r>
              <w:rPr>
                <w:szCs w:val="24"/>
              </w:rPr>
              <w:t>eCL</w:t>
            </w:r>
            <w:proofErr w:type="spellEnd"/>
            <w:r>
              <w:rPr>
                <w:szCs w:val="24"/>
              </w:rPr>
              <w:t xml:space="preserve"> FFM ARC job codes to submit</w:t>
            </w:r>
          </w:p>
          <w:p w14:paraId="7590B05C" w14:textId="4686641C" w:rsidR="00E70F3D" w:rsidRDefault="00E70F3D" w:rsidP="008B1B25">
            <w:pPr>
              <w:pStyle w:val="hdr1"/>
              <w:spacing w:before="0"/>
              <w:ind w:left="0"/>
              <w:jc w:val="left"/>
              <w:rPr>
                <w:szCs w:val="24"/>
              </w:rPr>
            </w:pPr>
            <w:r>
              <w:rPr>
                <w:szCs w:val="24"/>
              </w:rPr>
              <w:t>IV Layouts, Dashboard Permissions Criteria Modified Main Dashboard Review section to move WACS01 to My Submitted Support Staff pre feedback from review.</w:t>
            </w:r>
          </w:p>
        </w:tc>
        <w:tc>
          <w:tcPr>
            <w:tcW w:w="1530" w:type="dxa"/>
          </w:tcPr>
          <w:p w14:paraId="4ACAAD56" w14:textId="60E3C072" w:rsidR="00E70F3D" w:rsidRDefault="00E70F3D" w:rsidP="008B1B25">
            <w:pPr>
              <w:pStyle w:val="hdr1"/>
              <w:spacing w:before="0"/>
              <w:ind w:left="0"/>
              <w:jc w:val="left"/>
              <w:rPr>
                <w:color w:val="000000" w:themeColor="text1"/>
              </w:rPr>
            </w:pPr>
            <w:r>
              <w:rPr>
                <w:color w:val="000000" w:themeColor="text1"/>
              </w:rPr>
              <w:t>Doug Stearns</w:t>
            </w:r>
          </w:p>
        </w:tc>
      </w:tr>
      <w:tr w:rsidR="006C6A8A" w:rsidRPr="00A43661" w14:paraId="742F523B" w14:textId="77777777" w:rsidTr="0096352D">
        <w:trPr>
          <w:trHeight w:val="341"/>
        </w:trPr>
        <w:tc>
          <w:tcPr>
            <w:tcW w:w="1440" w:type="dxa"/>
          </w:tcPr>
          <w:p w14:paraId="1610489D" w14:textId="567293A0" w:rsidR="006C6A8A" w:rsidRDefault="006C6A8A" w:rsidP="008B1B25">
            <w:pPr>
              <w:pStyle w:val="hdr1"/>
              <w:spacing w:before="0"/>
              <w:ind w:left="0"/>
              <w:jc w:val="left"/>
              <w:rPr>
                <w:color w:val="000000" w:themeColor="text1"/>
              </w:rPr>
            </w:pPr>
            <w:r>
              <w:rPr>
                <w:color w:val="000000" w:themeColor="text1"/>
              </w:rPr>
              <w:t>08/11/2014</w:t>
            </w:r>
          </w:p>
        </w:tc>
        <w:tc>
          <w:tcPr>
            <w:tcW w:w="7038" w:type="dxa"/>
          </w:tcPr>
          <w:p w14:paraId="0677EB29" w14:textId="77777777" w:rsidR="006C6A8A" w:rsidRDefault="006C6A8A" w:rsidP="008B1B25">
            <w:pPr>
              <w:pStyle w:val="hdr1"/>
              <w:spacing w:before="0"/>
              <w:ind w:left="0"/>
              <w:jc w:val="left"/>
              <w:rPr>
                <w:szCs w:val="24"/>
              </w:rPr>
            </w:pPr>
            <w:proofErr w:type="spellStart"/>
            <w:r>
              <w:rPr>
                <w:szCs w:val="24"/>
              </w:rPr>
              <w:t>eCL</w:t>
            </w:r>
            <w:proofErr w:type="spellEnd"/>
            <w:r>
              <w:rPr>
                <w:szCs w:val="24"/>
              </w:rPr>
              <w:t xml:space="preserve"> Phase 2 – Supervisor and Quality</w:t>
            </w:r>
          </w:p>
          <w:p w14:paraId="36F1837C" w14:textId="77777777" w:rsidR="0013046F" w:rsidRDefault="0036195B" w:rsidP="008B1B25">
            <w:pPr>
              <w:pStyle w:val="hdr1"/>
              <w:spacing w:before="0"/>
              <w:ind w:left="0"/>
              <w:jc w:val="left"/>
              <w:rPr>
                <w:szCs w:val="24"/>
              </w:rPr>
            </w:pPr>
            <w:r>
              <w:rPr>
                <w:szCs w:val="24"/>
              </w:rPr>
              <w:t>X eCoaching Modules</w:t>
            </w:r>
            <w:r w:rsidR="0013046F">
              <w:rPr>
                <w:szCs w:val="24"/>
              </w:rPr>
              <w:t xml:space="preserve">– added new section </w:t>
            </w:r>
          </w:p>
          <w:p w14:paraId="6830D031" w14:textId="77777777" w:rsidR="008A4C3E" w:rsidRDefault="008A4C3E" w:rsidP="008B1B25">
            <w:pPr>
              <w:pStyle w:val="hdr1"/>
              <w:spacing w:before="0"/>
              <w:ind w:left="0"/>
              <w:jc w:val="left"/>
              <w:rPr>
                <w:szCs w:val="24"/>
              </w:rPr>
            </w:pPr>
            <w:r>
              <w:rPr>
                <w:szCs w:val="24"/>
              </w:rPr>
              <w:t>Changed references of Pending CSR Review to Pending Employee Review</w:t>
            </w:r>
          </w:p>
          <w:p w14:paraId="09BE69B5" w14:textId="2AC9AB7D" w:rsidR="00F204B1" w:rsidRDefault="00F204B1" w:rsidP="008B1B25">
            <w:pPr>
              <w:pStyle w:val="hdr1"/>
              <w:spacing w:before="0"/>
              <w:ind w:left="0"/>
              <w:jc w:val="left"/>
              <w:rPr>
                <w:szCs w:val="24"/>
              </w:rPr>
            </w:pPr>
            <w:r>
              <w:rPr>
                <w:szCs w:val="24"/>
              </w:rPr>
              <w:t>Changed references of</w:t>
            </w:r>
            <w:r>
              <w:t xml:space="preserve"> </w:t>
            </w:r>
            <w:r w:rsidRPr="00F204B1">
              <w:rPr>
                <w:szCs w:val="24"/>
              </w:rPr>
              <w:t>Other: Specify reason under Question 4 below</w:t>
            </w:r>
            <w:r>
              <w:rPr>
                <w:szCs w:val="24"/>
              </w:rPr>
              <w:t xml:space="preserve"> to</w:t>
            </w:r>
            <w:r>
              <w:t xml:space="preserve"> </w:t>
            </w:r>
            <w:r w:rsidRPr="00F204B1">
              <w:rPr>
                <w:szCs w:val="24"/>
              </w:rPr>
              <w:t>Other: Specify reason under coaching details.</w:t>
            </w:r>
          </w:p>
        </w:tc>
        <w:tc>
          <w:tcPr>
            <w:tcW w:w="1530" w:type="dxa"/>
          </w:tcPr>
          <w:p w14:paraId="68EA00D8" w14:textId="71466D66" w:rsidR="006C6A8A" w:rsidRDefault="006C6A8A" w:rsidP="008B1B25">
            <w:pPr>
              <w:pStyle w:val="hdr1"/>
              <w:spacing w:before="0"/>
              <w:ind w:left="0"/>
              <w:jc w:val="left"/>
              <w:rPr>
                <w:color w:val="000000" w:themeColor="text1"/>
              </w:rPr>
            </w:pPr>
            <w:r>
              <w:rPr>
                <w:color w:val="000000" w:themeColor="text1"/>
              </w:rPr>
              <w:t>Doug Stearns</w:t>
            </w:r>
          </w:p>
        </w:tc>
      </w:tr>
      <w:tr w:rsidR="006868B1" w:rsidRPr="00A43661" w14:paraId="645E3254" w14:textId="77777777" w:rsidTr="0096352D">
        <w:trPr>
          <w:trHeight w:val="341"/>
        </w:trPr>
        <w:tc>
          <w:tcPr>
            <w:tcW w:w="1440" w:type="dxa"/>
          </w:tcPr>
          <w:p w14:paraId="51A7B6F9" w14:textId="0CBDBF73" w:rsidR="006868B1" w:rsidRDefault="006868B1" w:rsidP="008B1B25">
            <w:pPr>
              <w:pStyle w:val="hdr1"/>
              <w:spacing w:before="0"/>
              <w:ind w:left="0"/>
              <w:jc w:val="left"/>
              <w:rPr>
                <w:color w:val="000000" w:themeColor="text1"/>
              </w:rPr>
            </w:pPr>
            <w:r>
              <w:rPr>
                <w:color w:val="000000" w:themeColor="text1"/>
              </w:rPr>
              <w:t>09/04/2014</w:t>
            </w:r>
          </w:p>
        </w:tc>
        <w:tc>
          <w:tcPr>
            <w:tcW w:w="7038" w:type="dxa"/>
          </w:tcPr>
          <w:p w14:paraId="4F3B9902" w14:textId="77777777" w:rsidR="006868B1" w:rsidRDefault="006868B1" w:rsidP="008B1B25">
            <w:pPr>
              <w:pStyle w:val="hdr1"/>
              <w:spacing w:before="0"/>
              <w:ind w:left="0"/>
              <w:jc w:val="left"/>
              <w:rPr>
                <w:szCs w:val="24"/>
              </w:rPr>
            </w:pPr>
            <w:r w:rsidRPr="006868B1">
              <w:rPr>
                <w:szCs w:val="24"/>
              </w:rPr>
              <w:t xml:space="preserve">P13386 – </w:t>
            </w:r>
            <w:proofErr w:type="spellStart"/>
            <w:r w:rsidRPr="006868B1">
              <w:rPr>
                <w:szCs w:val="24"/>
              </w:rPr>
              <w:t>eCL</w:t>
            </w:r>
            <w:proofErr w:type="spellEnd"/>
            <w:r w:rsidRPr="006868B1">
              <w:rPr>
                <w:szCs w:val="24"/>
              </w:rPr>
              <w:t xml:space="preserve"> FFM ARC Submit</w:t>
            </w:r>
          </w:p>
          <w:p w14:paraId="2A23520A" w14:textId="02CD3D32" w:rsidR="006868B1" w:rsidRDefault="006868B1" w:rsidP="008B1B25">
            <w:pPr>
              <w:pStyle w:val="hdr1"/>
              <w:spacing w:before="0"/>
              <w:ind w:left="0"/>
              <w:jc w:val="left"/>
              <w:rPr>
                <w:szCs w:val="24"/>
              </w:rPr>
            </w:pPr>
            <w:r>
              <w:rPr>
                <w:szCs w:val="24"/>
              </w:rPr>
              <w:t>IV Layouts, Dashboard Permissions Criteria – modified section for those with permissions to submit eCoaching Logs to allow only WACS02 with ARC in ACL</w:t>
            </w:r>
          </w:p>
        </w:tc>
        <w:tc>
          <w:tcPr>
            <w:tcW w:w="1530" w:type="dxa"/>
          </w:tcPr>
          <w:p w14:paraId="280F0C78" w14:textId="221A5FB9" w:rsidR="006868B1" w:rsidRDefault="006868B1" w:rsidP="008B1B25">
            <w:pPr>
              <w:pStyle w:val="hdr1"/>
              <w:spacing w:before="0"/>
              <w:ind w:left="0"/>
              <w:jc w:val="left"/>
              <w:rPr>
                <w:color w:val="000000" w:themeColor="text1"/>
              </w:rPr>
            </w:pPr>
            <w:r>
              <w:rPr>
                <w:color w:val="000000" w:themeColor="text1"/>
              </w:rPr>
              <w:t>Doug Stearns</w:t>
            </w:r>
          </w:p>
        </w:tc>
      </w:tr>
      <w:tr w:rsidR="009067B3" w:rsidRPr="00A43661" w14:paraId="28A314B6" w14:textId="77777777" w:rsidTr="0096352D">
        <w:trPr>
          <w:trHeight w:val="341"/>
        </w:trPr>
        <w:tc>
          <w:tcPr>
            <w:tcW w:w="1440" w:type="dxa"/>
          </w:tcPr>
          <w:p w14:paraId="2DF8D756" w14:textId="135E4131" w:rsidR="009067B3" w:rsidRDefault="009067B3" w:rsidP="008B1B25">
            <w:pPr>
              <w:pStyle w:val="hdr1"/>
              <w:spacing w:before="0"/>
              <w:ind w:left="0"/>
              <w:jc w:val="left"/>
              <w:rPr>
                <w:color w:val="000000" w:themeColor="text1"/>
              </w:rPr>
            </w:pPr>
            <w:r>
              <w:rPr>
                <w:color w:val="000000" w:themeColor="text1"/>
              </w:rPr>
              <w:t>09/11/2014</w:t>
            </w:r>
          </w:p>
        </w:tc>
        <w:tc>
          <w:tcPr>
            <w:tcW w:w="7038" w:type="dxa"/>
          </w:tcPr>
          <w:p w14:paraId="3E69BC6F" w14:textId="21F7BBAF" w:rsidR="009067B3" w:rsidRPr="006868B1" w:rsidRDefault="009067B3" w:rsidP="008B1B25">
            <w:pPr>
              <w:pStyle w:val="hdr1"/>
              <w:spacing w:before="0"/>
              <w:ind w:left="0"/>
              <w:jc w:val="left"/>
              <w:rPr>
                <w:szCs w:val="24"/>
              </w:rPr>
            </w:pPr>
            <w:r>
              <w:rPr>
                <w:szCs w:val="24"/>
              </w:rPr>
              <w:t>Updates to the order of display of call source</w:t>
            </w:r>
          </w:p>
        </w:tc>
        <w:tc>
          <w:tcPr>
            <w:tcW w:w="1530" w:type="dxa"/>
          </w:tcPr>
          <w:p w14:paraId="796EBF05" w14:textId="37E7FBF8" w:rsidR="009067B3" w:rsidRDefault="009067B3" w:rsidP="008B1B25">
            <w:pPr>
              <w:pStyle w:val="hdr1"/>
              <w:spacing w:before="0"/>
              <w:ind w:left="0"/>
              <w:jc w:val="left"/>
              <w:rPr>
                <w:color w:val="000000" w:themeColor="text1"/>
              </w:rPr>
            </w:pPr>
            <w:r>
              <w:rPr>
                <w:color w:val="000000" w:themeColor="text1"/>
              </w:rPr>
              <w:t>Doug Stearns</w:t>
            </w:r>
          </w:p>
        </w:tc>
      </w:tr>
      <w:tr w:rsidR="00F46E2D" w:rsidRPr="00A43661" w14:paraId="332BE557" w14:textId="77777777" w:rsidTr="0096352D">
        <w:trPr>
          <w:trHeight w:val="341"/>
        </w:trPr>
        <w:tc>
          <w:tcPr>
            <w:tcW w:w="1440" w:type="dxa"/>
          </w:tcPr>
          <w:p w14:paraId="3E73E4A5" w14:textId="360A156B" w:rsidR="00F46E2D" w:rsidRDefault="00F46E2D" w:rsidP="008B1B25">
            <w:pPr>
              <w:pStyle w:val="hdr1"/>
              <w:spacing w:before="0"/>
              <w:ind w:left="0"/>
              <w:jc w:val="left"/>
              <w:rPr>
                <w:color w:val="000000" w:themeColor="text1"/>
              </w:rPr>
            </w:pPr>
            <w:r>
              <w:rPr>
                <w:color w:val="000000" w:themeColor="text1"/>
              </w:rPr>
              <w:t>09/15/2014</w:t>
            </w:r>
          </w:p>
        </w:tc>
        <w:tc>
          <w:tcPr>
            <w:tcW w:w="7038" w:type="dxa"/>
          </w:tcPr>
          <w:p w14:paraId="77BD6284" w14:textId="77777777" w:rsidR="00F46E2D" w:rsidRDefault="00F46E2D" w:rsidP="008B1B25">
            <w:pPr>
              <w:pStyle w:val="hdr1"/>
              <w:spacing w:before="0"/>
              <w:ind w:left="0"/>
              <w:jc w:val="left"/>
              <w:rPr>
                <w:szCs w:val="24"/>
              </w:rPr>
            </w:pPr>
            <w:r>
              <w:rPr>
                <w:szCs w:val="24"/>
              </w:rPr>
              <w:t xml:space="preserve">P13506 – </w:t>
            </w:r>
            <w:proofErr w:type="spellStart"/>
            <w:r>
              <w:rPr>
                <w:szCs w:val="24"/>
              </w:rPr>
              <w:t>eCL</w:t>
            </w:r>
            <w:proofErr w:type="spellEnd"/>
            <w:r>
              <w:rPr>
                <w:szCs w:val="24"/>
              </w:rPr>
              <w:t xml:space="preserve"> CSR ARC Submit</w:t>
            </w:r>
          </w:p>
          <w:p w14:paraId="7F1768E7" w14:textId="32D7E170" w:rsidR="00F46E2D" w:rsidRDefault="00F46E2D" w:rsidP="008B1B25">
            <w:pPr>
              <w:pStyle w:val="hdr1"/>
              <w:spacing w:before="0"/>
              <w:ind w:left="0"/>
              <w:jc w:val="left"/>
              <w:rPr>
                <w:szCs w:val="24"/>
              </w:rPr>
            </w:pPr>
            <w:r>
              <w:rPr>
                <w:szCs w:val="24"/>
              </w:rPr>
              <w:t xml:space="preserve">IV Layouts, </w:t>
            </w:r>
            <w:r w:rsidR="00CC7EC1">
              <w:rPr>
                <w:szCs w:val="24"/>
              </w:rPr>
              <w:t xml:space="preserve">Dashboard Permissions Criteria </w:t>
            </w:r>
            <w:r>
              <w:rPr>
                <w:szCs w:val="24"/>
              </w:rPr>
              <w:t xml:space="preserve">Modified Submission Page and My </w:t>
            </w:r>
            <w:r w:rsidR="00CC7EC1">
              <w:rPr>
                <w:szCs w:val="24"/>
              </w:rPr>
              <w:t xml:space="preserve">Submitted to allow CSR WACS01, </w:t>
            </w:r>
            <w:r>
              <w:rPr>
                <w:szCs w:val="24"/>
              </w:rPr>
              <w:t xml:space="preserve">WACS02,  WACS03 who are ARC to submit </w:t>
            </w:r>
            <w:proofErr w:type="spellStart"/>
            <w:r>
              <w:rPr>
                <w:szCs w:val="24"/>
              </w:rPr>
              <w:t>eCLs</w:t>
            </w:r>
            <w:proofErr w:type="spellEnd"/>
            <w:r>
              <w:rPr>
                <w:szCs w:val="24"/>
              </w:rPr>
              <w:t>.</w:t>
            </w:r>
          </w:p>
        </w:tc>
        <w:tc>
          <w:tcPr>
            <w:tcW w:w="1530" w:type="dxa"/>
          </w:tcPr>
          <w:p w14:paraId="40205363" w14:textId="50620054" w:rsidR="00F46E2D" w:rsidRDefault="00F46E2D" w:rsidP="008B1B25">
            <w:pPr>
              <w:pStyle w:val="hdr1"/>
              <w:spacing w:before="0"/>
              <w:ind w:left="0"/>
              <w:jc w:val="left"/>
              <w:rPr>
                <w:color w:val="000000" w:themeColor="text1"/>
              </w:rPr>
            </w:pPr>
            <w:r>
              <w:rPr>
                <w:color w:val="000000" w:themeColor="text1"/>
              </w:rPr>
              <w:t>Doug Stearns</w:t>
            </w:r>
          </w:p>
        </w:tc>
      </w:tr>
      <w:tr w:rsidR="00E311CC" w:rsidRPr="00A43661" w14:paraId="794EF77E" w14:textId="77777777" w:rsidTr="0096352D">
        <w:trPr>
          <w:trHeight w:val="341"/>
        </w:trPr>
        <w:tc>
          <w:tcPr>
            <w:tcW w:w="1440" w:type="dxa"/>
          </w:tcPr>
          <w:p w14:paraId="79C39BDC" w14:textId="01D91EFD" w:rsidR="00E311CC" w:rsidRDefault="00E311CC" w:rsidP="008B1B25">
            <w:pPr>
              <w:pStyle w:val="hdr1"/>
              <w:spacing w:before="0"/>
              <w:ind w:left="0"/>
              <w:jc w:val="left"/>
              <w:rPr>
                <w:color w:val="000000" w:themeColor="text1"/>
              </w:rPr>
            </w:pPr>
            <w:r>
              <w:rPr>
                <w:color w:val="000000" w:themeColor="text1"/>
              </w:rPr>
              <w:t>09/16/2014</w:t>
            </w:r>
          </w:p>
        </w:tc>
        <w:tc>
          <w:tcPr>
            <w:tcW w:w="7038" w:type="dxa"/>
          </w:tcPr>
          <w:p w14:paraId="61D27635" w14:textId="77777777" w:rsidR="00E311CC" w:rsidRDefault="00E311CC" w:rsidP="008B1B25">
            <w:pPr>
              <w:pStyle w:val="hdr1"/>
              <w:spacing w:before="0"/>
              <w:ind w:left="0"/>
              <w:jc w:val="left"/>
              <w:rPr>
                <w:szCs w:val="24"/>
              </w:rPr>
            </w:pPr>
            <w:r>
              <w:rPr>
                <w:szCs w:val="24"/>
              </w:rPr>
              <w:t xml:space="preserve">P13512 – </w:t>
            </w:r>
            <w:proofErr w:type="spellStart"/>
            <w:r>
              <w:rPr>
                <w:szCs w:val="24"/>
              </w:rPr>
              <w:t>eCL</w:t>
            </w:r>
            <w:proofErr w:type="spellEnd"/>
            <w:r>
              <w:rPr>
                <w:szCs w:val="24"/>
              </w:rPr>
              <w:t xml:space="preserve"> Display label of Employee instead of CSR on review pages</w:t>
            </w:r>
          </w:p>
          <w:p w14:paraId="620DBCCC" w14:textId="11375B55" w:rsidR="005D2D03" w:rsidRDefault="005D2D03" w:rsidP="008B1B25">
            <w:pPr>
              <w:pStyle w:val="hdr1"/>
              <w:spacing w:before="0"/>
              <w:ind w:left="0"/>
              <w:jc w:val="left"/>
              <w:rPr>
                <w:szCs w:val="24"/>
              </w:rPr>
            </w:pPr>
            <w:r>
              <w:rPr>
                <w:szCs w:val="24"/>
              </w:rPr>
              <w:t xml:space="preserve">Updated references of CSR to Employee as appropriate (note: most of the changes should have been made as part of phase 2, but weren’t) </w:t>
            </w:r>
          </w:p>
          <w:p w14:paraId="0A327E8E" w14:textId="77777777" w:rsidR="008D6F0A" w:rsidRDefault="005D2D03" w:rsidP="008B1B25">
            <w:pPr>
              <w:pStyle w:val="hdr1"/>
              <w:spacing w:before="0"/>
              <w:ind w:left="0"/>
              <w:jc w:val="left"/>
              <w:rPr>
                <w:szCs w:val="24"/>
              </w:rPr>
            </w:pPr>
            <w:r>
              <w:rPr>
                <w:szCs w:val="24"/>
              </w:rPr>
              <w:t xml:space="preserve">I Product Description, </w:t>
            </w:r>
          </w:p>
          <w:p w14:paraId="4C48D500" w14:textId="0BF33FE6" w:rsidR="008D6F0A" w:rsidRDefault="005D2D03" w:rsidP="008B1B25">
            <w:pPr>
              <w:pStyle w:val="hdr1"/>
              <w:spacing w:before="0"/>
              <w:ind w:left="0"/>
              <w:jc w:val="left"/>
              <w:rPr>
                <w:szCs w:val="24"/>
              </w:rPr>
            </w:pPr>
            <w:r>
              <w:rPr>
                <w:szCs w:val="24"/>
              </w:rPr>
              <w:t>II Customer</w:t>
            </w:r>
            <w:r w:rsidR="00CC7EC1">
              <w:rPr>
                <w:szCs w:val="24"/>
              </w:rPr>
              <w:t xml:space="preserve"> Requirements-Data Definition, </w:t>
            </w:r>
          </w:p>
          <w:p w14:paraId="6EE54019" w14:textId="77777777" w:rsidR="008D6F0A" w:rsidRDefault="005D2D03" w:rsidP="008B1B25">
            <w:pPr>
              <w:pStyle w:val="hdr1"/>
              <w:spacing w:before="0"/>
              <w:ind w:left="0"/>
              <w:jc w:val="left"/>
              <w:rPr>
                <w:szCs w:val="24"/>
              </w:rPr>
            </w:pPr>
            <w:r>
              <w:rPr>
                <w:szCs w:val="24"/>
              </w:rPr>
              <w:t xml:space="preserve">II Customer Requirements-User Interface Controls, </w:t>
            </w:r>
          </w:p>
          <w:p w14:paraId="7EC66543" w14:textId="740F3AB4" w:rsidR="008D6F0A" w:rsidRDefault="005D2D03" w:rsidP="008B1B25">
            <w:pPr>
              <w:pStyle w:val="hdr1"/>
              <w:spacing w:before="0"/>
              <w:ind w:left="0"/>
              <w:jc w:val="left"/>
              <w:rPr>
                <w:szCs w:val="24"/>
              </w:rPr>
            </w:pPr>
            <w:r>
              <w:rPr>
                <w:szCs w:val="24"/>
              </w:rPr>
              <w:t>III Program Requirements, IV Layouts-</w:t>
            </w:r>
            <w:r w:rsidR="00CC7EC1">
              <w:rPr>
                <w:szCs w:val="24"/>
              </w:rPr>
              <w:t>Dashboard Permissions Criteria,</w:t>
            </w:r>
            <w:r>
              <w:rPr>
                <w:szCs w:val="24"/>
              </w:rPr>
              <w:t xml:space="preserve"> </w:t>
            </w:r>
          </w:p>
          <w:p w14:paraId="3C4F89DD" w14:textId="77777777" w:rsidR="008D6F0A" w:rsidRDefault="005D2D03" w:rsidP="008B1B25">
            <w:pPr>
              <w:pStyle w:val="hdr1"/>
              <w:spacing w:before="0"/>
              <w:ind w:left="0"/>
              <w:jc w:val="left"/>
              <w:rPr>
                <w:szCs w:val="24"/>
              </w:rPr>
            </w:pPr>
            <w:r>
              <w:rPr>
                <w:szCs w:val="24"/>
              </w:rPr>
              <w:lastRenderedPageBreak/>
              <w:t xml:space="preserve">IV.I Employee Dashboard, </w:t>
            </w:r>
          </w:p>
          <w:p w14:paraId="49207FD3" w14:textId="77777777" w:rsidR="008D6F0A" w:rsidRDefault="005D2D03" w:rsidP="008B1B25">
            <w:pPr>
              <w:pStyle w:val="hdr1"/>
              <w:spacing w:before="0"/>
              <w:ind w:left="0"/>
              <w:jc w:val="left"/>
              <w:rPr>
                <w:szCs w:val="24"/>
              </w:rPr>
            </w:pPr>
            <w:r>
              <w:rPr>
                <w:szCs w:val="24"/>
              </w:rPr>
              <w:t xml:space="preserve">IV.II Supervisor Dashboard, </w:t>
            </w:r>
            <w:r w:rsidR="008D6F0A">
              <w:rPr>
                <w:szCs w:val="24"/>
              </w:rPr>
              <w:br/>
            </w:r>
            <w:r>
              <w:rPr>
                <w:szCs w:val="24"/>
              </w:rPr>
              <w:t xml:space="preserve">IV.III Manager Dashboard, </w:t>
            </w:r>
            <w:r w:rsidR="008D6F0A">
              <w:rPr>
                <w:szCs w:val="24"/>
              </w:rPr>
              <w:br/>
            </w:r>
            <w:r>
              <w:rPr>
                <w:szCs w:val="24"/>
              </w:rPr>
              <w:t xml:space="preserve">IV.IV Quality\Training Supervisor Dashboard, </w:t>
            </w:r>
          </w:p>
          <w:p w14:paraId="3D0AA632" w14:textId="77777777" w:rsidR="008D6F0A" w:rsidRDefault="005D2D03" w:rsidP="008B1B25">
            <w:pPr>
              <w:pStyle w:val="hdr1"/>
              <w:spacing w:before="0"/>
              <w:ind w:left="0"/>
              <w:jc w:val="left"/>
              <w:rPr>
                <w:szCs w:val="24"/>
              </w:rPr>
            </w:pPr>
            <w:r>
              <w:rPr>
                <w:szCs w:val="24"/>
              </w:rPr>
              <w:t xml:space="preserve">IV.V Support Staff Dashboard, </w:t>
            </w:r>
          </w:p>
          <w:p w14:paraId="1B067F0E" w14:textId="77777777" w:rsidR="008D6F0A" w:rsidRDefault="005D2D03" w:rsidP="008B1B25">
            <w:pPr>
              <w:pStyle w:val="hdr1"/>
              <w:spacing w:before="0"/>
              <w:ind w:left="0"/>
              <w:jc w:val="left"/>
              <w:rPr>
                <w:szCs w:val="24"/>
              </w:rPr>
            </w:pPr>
            <w:r>
              <w:rPr>
                <w:szCs w:val="24"/>
              </w:rPr>
              <w:t xml:space="preserve">IV.VI Historical Reporting Dashboard, </w:t>
            </w:r>
          </w:p>
          <w:p w14:paraId="67BB2C91" w14:textId="77777777" w:rsidR="008D6F0A" w:rsidRDefault="005D2D03" w:rsidP="008B1B25">
            <w:pPr>
              <w:pStyle w:val="hdr1"/>
              <w:spacing w:before="0"/>
              <w:ind w:left="0"/>
              <w:jc w:val="left"/>
              <w:rPr>
                <w:szCs w:val="24"/>
              </w:rPr>
            </w:pPr>
            <w:r>
              <w:rPr>
                <w:szCs w:val="24"/>
              </w:rPr>
              <w:t xml:space="preserve">VII Review Page Informational Display, </w:t>
            </w:r>
          </w:p>
          <w:p w14:paraId="11FC7CE2" w14:textId="77777777" w:rsidR="008D6F0A" w:rsidRDefault="005D2D03" w:rsidP="008B1B25">
            <w:pPr>
              <w:pStyle w:val="hdr1"/>
              <w:spacing w:before="0"/>
              <w:ind w:left="0"/>
              <w:jc w:val="left"/>
              <w:rPr>
                <w:szCs w:val="24"/>
              </w:rPr>
            </w:pPr>
            <w:r>
              <w:rPr>
                <w:szCs w:val="24"/>
              </w:rPr>
              <w:t>VI Outliers (Data Feed\Form Entry),</w:t>
            </w:r>
            <w:r w:rsidR="008D6F0A">
              <w:rPr>
                <w:szCs w:val="24"/>
              </w:rPr>
              <w:t xml:space="preserve"> </w:t>
            </w:r>
          </w:p>
          <w:p w14:paraId="6E549455" w14:textId="77777777" w:rsidR="008D6F0A" w:rsidRDefault="008D6F0A" w:rsidP="008B1B25">
            <w:pPr>
              <w:pStyle w:val="hdr1"/>
              <w:spacing w:before="0"/>
              <w:ind w:left="0"/>
              <w:jc w:val="left"/>
              <w:rPr>
                <w:szCs w:val="24"/>
              </w:rPr>
            </w:pPr>
            <w:r>
              <w:rPr>
                <w:szCs w:val="24"/>
              </w:rPr>
              <w:t>VI Outliers (Data Feed\Form Entry)-Front End Form,</w:t>
            </w:r>
            <w:r w:rsidR="005D2D03">
              <w:rPr>
                <w:szCs w:val="24"/>
              </w:rPr>
              <w:t xml:space="preserve"> </w:t>
            </w:r>
          </w:p>
          <w:p w14:paraId="603F4553" w14:textId="3DCB7C23" w:rsidR="005D2D03" w:rsidRDefault="005D2D03" w:rsidP="008B1B25">
            <w:pPr>
              <w:pStyle w:val="hdr1"/>
              <w:spacing w:before="0"/>
              <w:ind w:left="0"/>
              <w:jc w:val="left"/>
              <w:rPr>
                <w:szCs w:val="24"/>
              </w:rPr>
            </w:pPr>
            <w:r>
              <w:rPr>
                <w:szCs w:val="24"/>
              </w:rPr>
              <w:t xml:space="preserve">VII IQS (Data Feed\Form Entry) </w:t>
            </w:r>
          </w:p>
        </w:tc>
        <w:tc>
          <w:tcPr>
            <w:tcW w:w="1530" w:type="dxa"/>
          </w:tcPr>
          <w:p w14:paraId="76536B79" w14:textId="3DEE1E62" w:rsidR="00E311CC" w:rsidRDefault="00E311CC" w:rsidP="008B1B25">
            <w:pPr>
              <w:pStyle w:val="hdr1"/>
              <w:spacing w:before="0"/>
              <w:ind w:left="0"/>
              <w:jc w:val="left"/>
              <w:rPr>
                <w:color w:val="000000" w:themeColor="text1"/>
              </w:rPr>
            </w:pPr>
            <w:r>
              <w:rPr>
                <w:color w:val="000000" w:themeColor="text1"/>
              </w:rPr>
              <w:lastRenderedPageBreak/>
              <w:t>Doug Stearns</w:t>
            </w:r>
          </w:p>
        </w:tc>
      </w:tr>
      <w:tr w:rsidR="00B12002" w:rsidRPr="00A43661" w14:paraId="2C7B42C1" w14:textId="77777777" w:rsidTr="0096352D">
        <w:trPr>
          <w:trHeight w:val="341"/>
        </w:trPr>
        <w:tc>
          <w:tcPr>
            <w:tcW w:w="1440" w:type="dxa"/>
          </w:tcPr>
          <w:p w14:paraId="4B2EB783" w14:textId="0FBCBA1C" w:rsidR="00B12002" w:rsidRDefault="00B12002" w:rsidP="008B1B25">
            <w:pPr>
              <w:pStyle w:val="hdr1"/>
              <w:spacing w:before="0"/>
              <w:ind w:left="0"/>
              <w:jc w:val="left"/>
              <w:rPr>
                <w:color w:val="000000" w:themeColor="text1"/>
              </w:rPr>
            </w:pPr>
            <w:r>
              <w:rPr>
                <w:color w:val="000000" w:themeColor="text1"/>
              </w:rPr>
              <w:lastRenderedPageBreak/>
              <w:t>09/23/2014</w:t>
            </w:r>
          </w:p>
        </w:tc>
        <w:tc>
          <w:tcPr>
            <w:tcW w:w="7038" w:type="dxa"/>
          </w:tcPr>
          <w:p w14:paraId="288666DB" w14:textId="77777777" w:rsidR="00B12002" w:rsidRDefault="00B12002" w:rsidP="008B1B25">
            <w:pPr>
              <w:pStyle w:val="hdr1"/>
              <w:spacing w:before="0"/>
              <w:ind w:left="0"/>
              <w:jc w:val="left"/>
              <w:rPr>
                <w:szCs w:val="24"/>
              </w:rPr>
            </w:pPr>
            <w:r>
              <w:rPr>
                <w:szCs w:val="24"/>
              </w:rPr>
              <w:t xml:space="preserve">P13515 – </w:t>
            </w:r>
            <w:proofErr w:type="spellStart"/>
            <w:r>
              <w:rPr>
                <w:szCs w:val="24"/>
              </w:rPr>
              <w:t>eCL</w:t>
            </w:r>
            <w:proofErr w:type="spellEnd"/>
            <w:r>
              <w:rPr>
                <w:szCs w:val="24"/>
              </w:rPr>
              <w:t xml:space="preserve"> </w:t>
            </w:r>
            <w:proofErr w:type="spellStart"/>
            <w:r>
              <w:rPr>
                <w:szCs w:val="24"/>
              </w:rPr>
              <w:t>eMail</w:t>
            </w:r>
            <w:proofErr w:type="spellEnd"/>
            <w:r>
              <w:rPr>
                <w:szCs w:val="24"/>
              </w:rPr>
              <w:t xml:space="preserve"> Mappings</w:t>
            </w:r>
          </w:p>
          <w:p w14:paraId="33D4D66E" w14:textId="5D7A1B30" w:rsidR="00B95C82" w:rsidRPr="00B95C82" w:rsidRDefault="00B95C82" w:rsidP="008B1B25">
            <w:pPr>
              <w:pStyle w:val="hdr1"/>
              <w:spacing w:before="0"/>
              <w:ind w:left="0"/>
              <w:jc w:val="left"/>
              <w:rPr>
                <w:szCs w:val="24"/>
              </w:rPr>
            </w:pPr>
            <w:r w:rsidRPr="00B95C82">
              <w:rPr>
                <w:szCs w:val="24"/>
              </w:rPr>
              <w:t xml:space="preserve">II Customer Requirements </w:t>
            </w:r>
            <w:r w:rsidR="003D3157">
              <w:rPr>
                <w:szCs w:val="24"/>
              </w:rPr>
              <w:t>–</w:t>
            </w:r>
            <w:r w:rsidRPr="00B95C82">
              <w:rPr>
                <w:szCs w:val="24"/>
              </w:rPr>
              <w:t xml:space="preserve"> Data Definitions</w:t>
            </w:r>
          </w:p>
          <w:p w14:paraId="0733009F" w14:textId="1BF4DA47" w:rsidR="00B95C82" w:rsidRPr="00B95C82" w:rsidRDefault="00B95C82" w:rsidP="008B1B25">
            <w:pPr>
              <w:pStyle w:val="hdr1"/>
              <w:spacing w:before="0"/>
              <w:ind w:left="0"/>
              <w:jc w:val="left"/>
              <w:rPr>
                <w:szCs w:val="24"/>
              </w:rPr>
            </w:pPr>
            <w:r w:rsidRPr="00B95C82">
              <w:rPr>
                <w:szCs w:val="24"/>
              </w:rPr>
              <w:t xml:space="preserve">76 </w:t>
            </w:r>
            <w:proofErr w:type="spellStart"/>
            <w:r w:rsidRPr="00B95C82">
              <w:rPr>
                <w:szCs w:val="24"/>
              </w:rPr>
              <w:t>EmailSent</w:t>
            </w:r>
            <w:proofErr w:type="spellEnd"/>
            <w:r w:rsidRPr="00B95C82">
              <w:rPr>
                <w:szCs w:val="24"/>
              </w:rPr>
              <w:t xml:space="preserve"> </w:t>
            </w:r>
            <w:r w:rsidR="003D3157">
              <w:rPr>
                <w:szCs w:val="24"/>
              </w:rPr>
              <w:t>–</w:t>
            </w:r>
            <w:r w:rsidRPr="00B95C82">
              <w:rPr>
                <w:szCs w:val="24"/>
              </w:rPr>
              <w:t xml:space="preserve"> added Employee and removed Only for </w:t>
            </w:r>
            <w:proofErr w:type="spellStart"/>
            <w:r w:rsidRPr="00B95C82">
              <w:rPr>
                <w:szCs w:val="24"/>
              </w:rPr>
              <w:t>SubCoachingSource</w:t>
            </w:r>
            <w:proofErr w:type="spellEnd"/>
            <w:r w:rsidRPr="00B95C82">
              <w:rPr>
                <w:szCs w:val="24"/>
              </w:rPr>
              <w:t xml:space="preserve"> = Supervisor Coaching/Manager Coaching</w:t>
            </w:r>
          </w:p>
          <w:p w14:paraId="4AAB9240" w14:textId="47DAEBAB" w:rsidR="00B95C82" w:rsidRPr="00B95C82" w:rsidRDefault="00B95C82" w:rsidP="008B1B25">
            <w:pPr>
              <w:pStyle w:val="hdr1"/>
              <w:spacing w:before="0"/>
              <w:ind w:left="0"/>
              <w:jc w:val="left"/>
              <w:rPr>
                <w:szCs w:val="24"/>
              </w:rPr>
            </w:pPr>
            <w:r w:rsidRPr="00B95C82">
              <w:rPr>
                <w:szCs w:val="24"/>
              </w:rPr>
              <w:t xml:space="preserve">II Customer Requirements </w:t>
            </w:r>
            <w:r w:rsidR="003D3157">
              <w:rPr>
                <w:szCs w:val="24"/>
              </w:rPr>
              <w:t>–</w:t>
            </w:r>
            <w:r w:rsidRPr="00B95C82">
              <w:rPr>
                <w:szCs w:val="24"/>
              </w:rPr>
              <w:t xml:space="preserve"> User Interface Controls</w:t>
            </w:r>
          </w:p>
          <w:p w14:paraId="33168DD2" w14:textId="0F0FD532" w:rsidR="00B95C82" w:rsidRPr="00B95C82" w:rsidRDefault="00B95C82" w:rsidP="008B1B25">
            <w:pPr>
              <w:pStyle w:val="hdr1"/>
              <w:spacing w:before="0"/>
              <w:ind w:left="0"/>
              <w:jc w:val="left"/>
              <w:rPr>
                <w:szCs w:val="24"/>
              </w:rPr>
            </w:pPr>
            <w:r w:rsidRPr="00B95C82">
              <w:rPr>
                <w:szCs w:val="24"/>
              </w:rPr>
              <w:t xml:space="preserve">44 Submit </w:t>
            </w:r>
            <w:r w:rsidR="003D3157">
              <w:rPr>
                <w:szCs w:val="24"/>
              </w:rPr>
              <w:t>–</w:t>
            </w:r>
            <w:r w:rsidRPr="00B95C82">
              <w:rPr>
                <w:szCs w:val="24"/>
              </w:rPr>
              <w:t xml:space="preserve"> added Direct and not Quality Specialist Coaching for non-CSE, added paragraph for In</w:t>
            </w:r>
            <w:r w:rsidR="0041714A">
              <w:rPr>
                <w:szCs w:val="24"/>
              </w:rPr>
              <w:t>d</w:t>
            </w:r>
            <w:r w:rsidRPr="00B95C82">
              <w:rPr>
                <w:szCs w:val="24"/>
              </w:rPr>
              <w:t>irect non Customer Service Escalations, For Customer Service Escalations added an email is sent</w:t>
            </w:r>
          </w:p>
          <w:p w14:paraId="034B92B3" w14:textId="6061E463" w:rsidR="00B95C82" w:rsidRPr="00B95C82" w:rsidRDefault="00B95C82" w:rsidP="008B1B25">
            <w:pPr>
              <w:pStyle w:val="hdr1"/>
              <w:spacing w:before="0"/>
              <w:ind w:left="0"/>
              <w:jc w:val="left"/>
              <w:rPr>
                <w:szCs w:val="24"/>
              </w:rPr>
            </w:pPr>
            <w:r w:rsidRPr="00B95C82">
              <w:rPr>
                <w:szCs w:val="24"/>
              </w:rPr>
              <w:t xml:space="preserve">59 Submit </w:t>
            </w:r>
            <w:r w:rsidR="003D3157">
              <w:rPr>
                <w:szCs w:val="24"/>
              </w:rPr>
              <w:t>–</w:t>
            </w:r>
            <w:r w:rsidRPr="00B95C82">
              <w:rPr>
                <w:szCs w:val="24"/>
              </w:rPr>
              <w:t xml:space="preserve"> changed Employee to be the next lower level, removed If status is Pending...email is automatically sent</w:t>
            </w:r>
          </w:p>
          <w:p w14:paraId="0547959A" w14:textId="77777777" w:rsidR="00B95C82" w:rsidRPr="00B95C82" w:rsidRDefault="00B95C82" w:rsidP="008B1B25">
            <w:pPr>
              <w:pStyle w:val="hdr1"/>
              <w:spacing w:before="0"/>
              <w:ind w:left="0"/>
              <w:jc w:val="left"/>
              <w:rPr>
                <w:szCs w:val="24"/>
              </w:rPr>
            </w:pPr>
            <w:r w:rsidRPr="00B95C82">
              <w:rPr>
                <w:szCs w:val="24"/>
              </w:rPr>
              <w:t>V System Generated Emails</w:t>
            </w:r>
          </w:p>
          <w:p w14:paraId="2642EDBF" w14:textId="1E364994" w:rsidR="00B95C82" w:rsidRPr="00B95C82" w:rsidRDefault="00B95C82" w:rsidP="008B1B25">
            <w:pPr>
              <w:pStyle w:val="hdr1"/>
              <w:spacing w:before="0"/>
              <w:ind w:left="0"/>
              <w:jc w:val="left"/>
              <w:rPr>
                <w:szCs w:val="24"/>
              </w:rPr>
            </w:pPr>
            <w:r w:rsidRPr="00B95C82">
              <w:rPr>
                <w:szCs w:val="24"/>
              </w:rPr>
              <w:t xml:space="preserve">I Pending Supervisor Review </w:t>
            </w:r>
            <w:r w:rsidR="003D3157">
              <w:rPr>
                <w:szCs w:val="24"/>
              </w:rPr>
              <w:t>–</w:t>
            </w:r>
            <w:r w:rsidRPr="00B95C82">
              <w:rPr>
                <w:szCs w:val="24"/>
              </w:rPr>
              <w:t xml:space="preserve"> changed condition for Pending Supervisor Review</w:t>
            </w:r>
          </w:p>
          <w:p w14:paraId="70A776B7" w14:textId="6BBCBB61" w:rsidR="00B95C82" w:rsidRPr="00B95C82" w:rsidRDefault="00B95C82" w:rsidP="008B1B25">
            <w:pPr>
              <w:pStyle w:val="hdr1"/>
              <w:spacing w:before="0"/>
              <w:ind w:left="0"/>
              <w:jc w:val="left"/>
              <w:rPr>
                <w:szCs w:val="24"/>
              </w:rPr>
            </w:pPr>
            <w:r w:rsidRPr="00B95C82">
              <w:rPr>
                <w:szCs w:val="24"/>
              </w:rPr>
              <w:t xml:space="preserve">II Pending Manager Review </w:t>
            </w:r>
            <w:r w:rsidR="003D3157">
              <w:rPr>
                <w:szCs w:val="24"/>
              </w:rPr>
              <w:t>–</w:t>
            </w:r>
            <w:r w:rsidRPr="00B95C82">
              <w:rPr>
                <w:szCs w:val="24"/>
              </w:rPr>
              <w:t xml:space="preserve"> changed condition for Pending Manager Review</w:t>
            </w:r>
          </w:p>
          <w:p w14:paraId="6382403A" w14:textId="77881449" w:rsidR="00B95C82" w:rsidRPr="00B95C82" w:rsidRDefault="00B95C82" w:rsidP="008B1B25">
            <w:pPr>
              <w:pStyle w:val="hdr1"/>
              <w:spacing w:before="0"/>
              <w:ind w:left="0"/>
              <w:jc w:val="left"/>
              <w:rPr>
                <w:szCs w:val="24"/>
              </w:rPr>
            </w:pPr>
            <w:r w:rsidRPr="00B95C82">
              <w:rPr>
                <w:szCs w:val="24"/>
              </w:rPr>
              <w:t xml:space="preserve">III Pending Employee Review </w:t>
            </w:r>
            <w:r w:rsidR="003D3157">
              <w:rPr>
                <w:szCs w:val="24"/>
              </w:rPr>
              <w:t>–</w:t>
            </w:r>
            <w:r w:rsidRPr="00B95C82">
              <w:rPr>
                <w:szCs w:val="24"/>
              </w:rPr>
              <w:t xml:space="preserve"> changed condition for Pending Employee Review</w:t>
            </w:r>
          </w:p>
          <w:p w14:paraId="34781F77" w14:textId="3AB22A93" w:rsidR="00B95C82" w:rsidRDefault="00B95C82" w:rsidP="008B1B25">
            <w:pPr>
              <w:pStyle w:val="hdr1"/>
              <w:spacing w:before="0"/>
              <w:ind w:left="0"/>
              <w:jc w:val="left"/>
              <w:rPr>
                <w:szCs w:val="24"/>
              </w:rPr>
            </w:pPr>
            <w:r w:rsidRPr="00B95C82">
              <w:rPr>
                <w:szCs w:val="24"/>
              </w:rPr>
              <w:t xml:space="preserve">IV No Email </w:t>
            </w:r>
            <w:r w:rsidR="003D3157">
              <w:rPr>
                <w:szCs w:val="24"/>
              </w:rPr>
              <w:t>–</w:t>
            </w:r>
            <w:r w:rsidRPr="00B95C82">
              <w:rPr>
                <w:szCs w:val="24"/>
              </w:rPr>
              <w:t xml:space="preserve"> changed for no email sent</w:t>
            </w:r>
          </w:p>
          <w:p w14:paraId="04567819" w14:textId="1A62E3CF" w:rsidR="00660C20" w:rsidRDefault="00660C20" w:rsidP="008B1B25">
            <w:pPr>
              <w:pStyle w:val="hdr1"/>
              <w:spacing w:before="0"/>
              <w:ind w:left="0"/>
              <w:jc w:val="left"/>
              <w:rPr>
                <w:szCs w:val="24"/>
              </w:rPr>
            </w:pPr>
            <w:r w:rsidRPr="00660C20">
              <w:rPr>
                <w:szCs w:val="24"/>
              </w:rPr>
              <w:t xml:space="preserve">VI Outliers (Data Feed\Form Entry) </w:t>
            </w:r>
            <w:r w:rsidR="003D3157">
              <w:rPr>
                <w:szCs w:val="24"/>
              </w:rPr>
              <w:t>–</w:t>
            </w:r>
            <w:r w:rsidRPr="00660C20">
              <w:rPr>
                <w:szCs w:val="24"/>
              </w:rPr>
              <w:t xml:space="preserve"> added heading and note for Pending Acknowledgement</w:t>
            </w:r>
          </w:p>
          <w:p w14:paraId="5A42EFE9" w14:textId="0EC1A3F2" w:rsidR="00B95C82" w:rsidRDefault="00B95C82" w:rsidP="008B1B25">
            <w:pPr>
              <w:pStyle w:val="hdr1"/>
              <w:spacing w:before="0"/>
              <w:ind w:left="0"/>
              <w:jc w:val="left"/>
              <w:rPr>
                <w:szCs w:val="24"/>
              </w:rPr>
            </w:pPr>
            <w:r w:rsidRPr="00B95C82">
              <w:rPr>
                <w:szCs w:val="24"/>
              </w:rPr>
              <w:t xml:space="preserve">VII IQS (Data Feed) </w:t>
            </w:r>
            <w:r w:rsidR="003D3157">
              <w:rPr>
                <w:szCs w:val="24"/>
              </w:rPr>
              <w:t>–</w:t>
            </w:r>
            <w:r w:rsidRPr="00B95C82">
              <w:rPr>
                <w:szCs w:val="24"/>
              </w:rPr>
              <w:t xml:space="preserve"> added email notifications section</w:t>
            </w:r>
          </w:p>
        </w:tc>
        <w:tc>
          <w:tcPr>
            <w:tcW w:w="1530" w:type="dxa"/>
          </w:tcPr>
          <w:p w14:paraId="54FA96E2" w14:textId="68C636EF" w:rsidR="00B12002" w:rsidRDefault="00B12002" w:rsidP="008B1B25">
            <w:pPr>
              <w:pStyle w:val="hdr1"/>
              <w:spacing w:before="0"/>
              <w:ind w:left="0"/>
              <w:jc w:val="left"/>
              <w:rPr>
                <w:color w:val="000000" w:themeColor="text1"/>
              </w:rPr>
            </w:pPr>
            <w:r>
              <w:rPr>
                <w:color w:val="000000" w:themeColor="text1"/>
              </w:rPr>
              <w:t>Doug Stearns</w:t>
            </w:r>
          </w:p>
        </w:tc>
      </w:tr>
      <w:tr w:rsidR="00B311A6" w:rsidRPr="00A43661" w14:paraId="03646236" w14:textId="77777777" w:rsidTr="0096352D">
        <w:trPr>
          <w:trHeight w:val="341"/>
        </w:trPr>
        <w:tc>
          <w:tcPr>
            <w:tcW w:w="1440" w:type="dxa"/>
          </w:tcPr>
          <w:p w14:paraId="65D3E2A5" w14:textId="3D18732E" w:rsidR="00B311A6" w:rsidRDefault="00B311A6" w:rsidP="008B1B25">
            <w:pPr>
              <w:pStyle w:val="hdr1"/>
              <w:spacing w:before="0"/>
              <w:ind w:left="0"/>
              <w:jc w:val="left"/>
              <w:rPr>
                <w:color w:val="000000" w:themeColor="text1"/>
              </w:rPr>
            </w:pPr>
            <w:r>
              <w:rPr>
                <w:color w:val="000000" w:themeColor="text1"/>
              </w:rPr>
              <w:t>09/26/2014</w:t>
            </w:r>
          </w:p>
        </w:tc>
        <w:tc>
          <w:tcPr>
            <w:tcW w:w="7038" w:type="dxa"/>
          </w:tcPr>
          <w:p w14:paraId="7F56ED99" w14:textId="77777777" w:rsidR="00B311A6" w:rsidRDefault="00B311A6" w:rsidP="008B1B25">
            <w:pPr>
              <w:pStyle w:val="hdr1"/>
              <w:spacing w:before="0"/>
              <w:ind w:left="0"/>
              <w:jc w:val="left"/>
              <w:rPr>
                <w:szCs w:val="24"/>
              </w:rPr>
            </w:pPr>
            <w:r>
              <w:rPr>
                <w:szCs w:val="24"/>
              </w:rPr>
              <w:t xml:space="preserve">P13479 – </w:t>
            </w:r>
            <w:proofErr w:type="spellStart"/>
            <w:r>
              <w:rPr>
                <w:szCs w:val="24"/>
              </w:rPr>
              <w:t>eCL</w:t>
            </w:r>
            <w:proofErr w:type="spellEnd"/>
            <w:r>
              <w:rPr>
                <w:szCs w:val="24"/>
              </w:rPr>
              <w:t xml:space="preserve"> Warning Coaching Logs for CSRs</w:t>
            </w:r>
          </w:p>
          <w:p w14:paraId="360D799E" w14:textId="56186248" w:rsidR="00A071B8" w:rsidRPr="00A071B8" w:rsidRDefault="00A071B8" w:rsidP="008B1B25">
            <w:pPr>
              <w:pStyle w:val="hdr1"/>
              <w:spacing w:before="0"/>
              <w:ind w:left="0"/>
              <w:jc w:val="left"/>
              <w:rPr>
                <w:szCs w:val="24"/>
              </w:rPr>
            </w:pPr>
            <w:r>
              <w:rPr>
                <w:szCs w:val="24"/>
              </w:rPr>
              <w:t xml:space="preserve">I </w:t>
            </w:r>
            <w:r w:rsidRPr="00A071B8">
              <w:rPr>
                <w:szCs w:val="24"/>
              </w:rPr>
              <w:t>Product Description (first paragraph)</w:t>
            </w:r>
          </w:p>
          <w:p w14:paraId="3DFF721F" w14:textId="1AAA08AD" w:rsidR="00A071B8" w:rsidRPr="00A071B8" w:rsidRDefault="00A071B8" w:rsidP="008B1B25">
            <w:pPr>
              <w:pStyle w:val="hdr1"/>
              <w:spacing w:before="0"/>
              <w:ind w:left="0"/>
              <w:jc w:val="left"/>
              <w:rPr>
                <w:szCs w:val="24"/>
              </w:rPr>
            </w:pPr>
            <w:r>
              <w:rPr>
                <w:szCs w:val="24"/>
              </w:rPr>
              <w:t xml:space="preserve">II </w:t>
            </w:r>
            <w:r w:rsidRPr="00A071B8">
              <w:rPr>
                <w:szCs w:val="24"/>
              </w:rPr>
              <w:t>Customer Requirements (</w:t>
            </w:r>
            <w:r w:rsidR="00BE7732">
              <w:rPr>
                <w:szCs w:val="24"/>
              </w:rPr>
              <w:t xml:space="preserve">Data Definition </w:t>
            </w:r>
            <w:r w:rsidRPr="00A071B8">
              <w:rPr>
                <w:szCs w:val="24"/>
              </w:rPr>
              <w:t xml:space="preserve">#57 </w:t>
            </w:r>
            <w:proofErr w:type="spellStart"/>
            <w:r w:rsidRPr="00A071B8">
              <w:rPr>
                <w:szCs w:val="24"/>
              </w:rPr>
              <w:t>SubCoachingSource</w:t>
            </w:r>
            <w:proofErr w:type="spellEnd"/>
            <w:r w:rsidRPr="00A071B8">
              <w:rPr>
                <w:szCs w:val="24"/>
              </w:rPr>
              <w:t xml:space="preserve">, #58 </w:t>
            </w:r>
            <w:proofErr w:type="spellStart"/>
            <w:r w:rsidRPr="00A071B8">
              <w:rPr>
                <w:szCs w:val="24"/>
              </w:rPr>
              <w:t>CoachingReason</w:t>
            </w:r>
            <w:proofErr w:type="spellEnd"/>
            <w:r w:rsidRPr="00A071B8">
              <w:rPr>
                <w:szCs w:val="24"/>
              </w:rPr>
              <w:t xml:space="preserve">, #59 </w:t>
            </w:r>
            <w:proofErr w:type="spellStart"/>
            <w:r w:rsidRPr="00A071B8">
              <w:rPr>
                <w:szCs w:val="24"/>
              </w:rPr>
              <w:t>SubCoachingReason</w:t>
            </w:r>
            <w:proofErr w:type="spellEnd"/>
            <w:r w:rsidR="00BE7732">
              <w:rPr>
                <w:szCs w:val="24"/>
              </w:rPr>
              <w:t xml:space="preserve">, User Interface Controls </w:t>
            </w:r>
            <w:r w:rsidR="00AA426D">
              <w:rPr>
                <w:szCs w:val="24"/>
              </w:rPr>
              <w:t>multiple changes which renumbered items</w:t>
            </w:r>
            <w:r w:rsidRPr="00A071B8">
              <w:rPr>
                <w:szCs w:val="24"/>
              </w:rPr>
              <w:t>)</w:t>
            </w:r>
          </w:p>
          <w:p w14:paraId="0BC9F34B" w14:textId="20149558" w:rsidR="00A071B8" w:rsidRPr="00A071B8" w:rsidRDefault="00A071B8" w:rsidP="008B1B25">
            <w:pPr>
              <w:pStyle w:val="hdr1"/>
              <w:spacing w:before="0"/>
              <w:ind w:left="0"/>
              <w:jc w:val="left"/>
              <w:rPr>
                <w:szCs w:val="24"/>
              </w:rPr>
            </w:pPr>
            <w:r w:rsidRPr="00A071B8">
              <w:rPr>
                <w:szCs w:val="24"/>
              </w:rPr>
              <w:t xml:space="preserve">III Program Requirements (D </w:t>
            </w:r>
            <w:r w:rsidR="003D3157">
              <w:rPr>
                <w:szCs w:val="24"/>
              </w:rPr>
              <w:t>–</w:t>
            </w:r>
            <w:r w:rsidRPr="00A071B8">
              <w:rPr>
                <w:szCs w:val="24"/>
              </w:rPr>
              <w:t xml:space="preserve"> second paragraph, F </w:t>
            </w:r>
            <w:r w:rsidR="003D3157">
              <w:rPr>
                <w:szCs w:val="24"/>
              </w:rPr>
              <w:t>–</w:t>
            </w:r>
            <w:r w:rsidRPr="00A071B8">
              <w:rPr>
                <w:szCs w:val="24"/>
              </w:rPr>
              <w:t xml:space="preserve"> labeled existing paragraph)</w:t>
            </w:r>
          </w:p>
          <w:p w14:paraId="0CAABA99" w14:textId="5A2A6686" w:rsidR="00A071B8" w:rsidRDefault="00A071B8" w:rsidP="008B1B25">
            <w:pPr>
              <w:pStyle w:val="hdr1"/>
              <w:spacing w:before="0"/>
              <w:ind w:left="0"/>
              <w:jc w:val="left"/>
              <w:rPr>
                <w:szCs w:val="24"/>
              </w:rPr>
            </w:pPr>
            <w:r w:rsidRPr="00A071B8">
              <w:rPr>
                <w:szCs w:val="24"/>
              </w:rPr>
              <w:t>IV Layouts (Direct Coaching – Progressive Disciplinary Warning, In</w:t>
            </w:r>
            <w:r w:rsidR="0041714A">
              <w:rPr>
                <w:szCs w:val="24"/>
              </w:rPr>
              <w:t>d</w:t>
            </w:r>
            <w:r w:rsidRPr="00A071B8">
              <w:rPr>
                <w:szCs w:val="24"/>
              </w:rPr>
              <w:t>irect Coaching – Progressive Disciplinary Warning, Dashboard Permi</w:t>
            </w:r>
            <w:r w:rsidR="00CC7EC1">
              <w:rPr>
                <w:szCs w:val="24"/>
              </w:rPr>
              <w:t xml:space="preserve">ssions </w:t>
            </w:r>
            <w:r w:rsidRPr="00A071B8">
              <w:rPr>
                <w:szCs w:val="24"/>
              </w:rPr>
              <w:t xml:space="preserve">Criteria </w:t>
            </w:r>
            <w:r w:rsidR="003D3157">
              <w:rPr>
                <w:szCs w:val="24"/>
              </w:rPr>
              <w:t>–</w:t>
            </w:r>
            <w:r w:rsidRPr="00A071B8">
              <w:rPr>
                <w:szCs w:val="24"/>
              </w:rPr>
              <w:t xml:space="preserve"> Main Dashboard Review, II Supervisor Dashboard, III Manager Dashboard, VI Historical Reporting Dashboard, VII Review Page Informational Display)</w:t>
            </w:r>
          </w:p>
        </w:tc>
        <w:tc>
          <w:tcPr>
            <w:tcW w:w="1530" w:type="dxa"/>
          </w:tcPr>
          <w:p w14:paraId="0CC52D38" w14:textId="3EDEB886" w:rsidR="00B311A6" w:rsidRDefault="00B311A6" w:rsidP="008B1B25">
            <w:pPr>
              <w:pStyle w:val="hdr1"/>
              <w:spacing w:before="0"/>
              <w:ind w:left="0"/>
              <w:jc w:val="left"/>
              <w:rPr>
                <w:color w:val="000000" w:themeColor="text1"/>
              </w:rPr>
            </w:pPr>
            <w:r>
              <w:rPr>
                <w:color w:val="000000" w:themeColor="text1"/>
              </w:rPr>
              <w:t>Doug Stearns</w:t>
            </w:r>
          </w:p>
        </w:tc>
      </w:tr>
      <w:tr w:rsidR="00481B9C" w:rsidRPr="00A43661" w14:paraId="0B0027FF" w14:textId="77777777" w:rsidTr="0096352D">
        <w:trPr>
          <w:trHeight w:val="341"/>
        </w:trPr>
        <w:tc>
          <w:tcPr>
            <w:tcW w:w="1440" w:type="dxa"/>
          </w:tcPr>
          <w:p w14:paraId="0A38ED84" w14:textId="200B1B7C" w:rsidR="00481B9C" w:rsidRDefault="00481B9C" w:rsidP="008B1B25">
            <w:pPr>
              <w:pStyle w:val="hdr1"/>
              <w:spacing w:before="0"/>
              <w:ind w:left="0"/>
              <w:jc w:val="left"/>
              <w:rPr>
                <w:color w:val="000000" w:themeColor="text1"/>
              </w:rPr>
            </w:pPr>
            <w:r>
              <w:rPr>
                <w:color w:val="000000" w:themeColor="text1"/>
              </w:rPr>
              <w:t>09/29/2014</w:t>
            </w:r>
          </w:p>
        </w:tc>
        <w:tc>
          <w:tcPr>
            <w:tcW w:w="7038" w:type="dxa"/>
          </w:tcPr>
          <w:p w14:paraId="7A20EE66" w14:textId="40047535" w:rsidR="00481B9C" w:rsidRDefault="00481B9C" w:rsidP="008B1B25">
            <w:pPr>
              <w:pStyle w:val="hdr1"/>
              <w:spacing w:before="0"/>
              <w:ind w:left="0"/>
              <w:jc w:val="left"/>
              <w:rPr>
                <w:szCs w:val="24"/>
              </w:rPr>
            </w:pPr>
            <w:r>
              <w:rPr>
                <w:szCs w:val="24"/>
              </w:rPr>
              <w:t xml:space="preserve">P13479 – </w:t>
            </w:r>
            <w:proofErr w:type="spellStart"/>
            <w:r>
              <w:rPr>
                <w:szCs w:val="24"/>
              </w:rPr>
              <w:t>eCL</w:t>
            </w:r>
            <w:proofErr w:type="spellEnd"/>
            <w:r>
              <w:rPr>
                <w:szCs w:val="24"/>
              </w:rPr>
              <w:t xml:space="preserve"> Warning Coaching Logs for CSRs – additional requirements</w:t>
            </w:r>
          </w:p>
          <w:p w14:paraId="3A387FE8" w14:textId="73E6EDD6" w:rsidR="008D5DF0" w:rsidRDefault="008D5DF0" w:rsidP="008B1B25">
            <w:pPr>
              <w:pStyle w:val="hdr1"/>
              <w:spacing w:before="0"/>
              <w:ind w:left="0"/>
              <w:jc w:val="left"/>
              <w:rPr>
                <w:szCs w:val="24"/>
              </w:rPr>
            </w:pPr>
            <w:r>
              <w:rPr>
                <w:szCs w:val="24"/>
              </w:rPr>
              <w:lastRenderedPageBreak/>
              <w:t>I Product Description (first paragraph)</w:t>
            </w:r>
          </w:p>
          <w:p w14:paraId="590D28E4" w14:textId="13295D67" w:rsidR="00A46CBB" w:rsidRDefault="00A46CBB" w:rsidP="008B1B25">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sidR="005F76F0">
              <w:rPr>
                <w:szCs w:val="24"/>
              </w:rPr>
              <w:t xml:space="preserve">#57 </w:t>
            </w:r>
            <w:proofErr w:type="spellStart"/>
            <w:r w:rsidR="005F76F0">
              <w:rPr>
                <w:szCs w:val="24"/>
              </w:rPr>
              <w:t>SubCoachingSource</w:t>
            </w:r>
            <w:proofErr w:type="spellEnd"/>
            <w:r w:rsidR="005F76F0">
              <w:rPr>
                <w:szCs w:val="24"/>
              </w:rPr>
              <w:t xml:space="preserve"> </w:t>
            </w:r>
            <w:r w:rsidRPr="00A071B8">
              <w:rPr>
                <w:szCs w:val="24"/>
              </w:rPr>
              <w:t xml:space="preserve">#58 </w:t>
            </w:r>
            <w:proofErr w:type="spellStart"/>
            <w:r w:rsidRPr="00A071B8">
              <w:rPr>
                <w:szCs w:val="24"/>
              </w:rPr>
              <w:t>CoachingReason</w:t>
            </w:r>
            <w:proofErr w:type="spellEnd"/>
            <w:r w:rsidRPr="00A071B8">
              <w:rPr>
                <w:szCs w:val="24"/>
              </w:rPr>
              <w:t xml:space="preserve">, #59 </w:t>
            </w:r>
            <w:proofErr w:type="spellStart"/>
            <w:r w:rsidRPr="00A071B8">
              <w:rPr>
                <w:szCs w:val="24"/>
              </w:rPr>
              <w:t>SubCoachingReason</w:t>
            </w:r>
            <w:proofErr w:type="spellEnd"/>
            <w:r>
              <w:rPr>
                <w:szCs w:val="24"/>
              </w:rPr>
              <w:t>, User Interface Controls #22</w:t>
            </w:r>
            <w:r w:rsidR="005F76F0">
              <w:rPr>
                <w:szCs w:val="24"/>
              </w:rPr>
              <w:t>, #39, #40,</w:t>
            </w:r>
            <w:r>
              <w:rPr>
                <w:szCs w:val="24"/>
              </w:rPr>
              <w:t xml:space="preserve"> #41</w:t>
            </w:r>
            <w:r w:rsidRPr="00A071B8">
              <w:rPr>
                <w:szCs w:val="24"/>
              </w:rPr>
              <w:t>)</w:t>
            </w:r>
          </w:p>
          <w:p w14:paraId="1BEC66F7" w14:textId="0B7C3212" w:rsidR="005F76F0" w:rsidRPr="00A071B8" w:rsidRDefault="005F76F0" w:rsidP="008B1B25">
            <w:pPr>
              <w:pStyle w:val="hdr1"/>
              <w:spacing w:before="0"/>
              <w:ind w:left="0"/>
              <w:jc w:val="left"/>
              <w:rPr>
                <w:szCs w:val="24"/>
              </w:rPr>
            </w:pPr>
            <w:r w:rsidRPr="00A071B8">
              <w:rPr>
                <w:szCs w:val="24"/>
              </w:rPr>
              <w:t>III Program Requirements (</w:t>
            </w:r>
            <w:r w:rsidR="008D5DF0">
              <w:rPr>
                <w:szCs w:val="24"/>
              </w:rPr>
              <w:t xml:space="preserve">item </w:t>
            </w:r>
            <w:r w:rsidRPr="00A071B8">
              <w:rPr>
                <w:szCs w:val="24"/>
              </w:rPr>
              <w:t xml:space="preserve">D </w:t>
            </w:r>
            <w:r w:rsidR="003D3157">
              <w:rPr>
                <w:szCs w:val="24"/>
              </w:rPr>
              <w:t>–</w:t>
            </w:r>
            <w:r w:rsidRPr="00A071B8">
              <w:rPr>
                <w:szCs w:val="24"/>
              </w:rPr>
              <w:t xml:space="preserve"> second paragraph)</w:t>
            </w:r>
          </w:p>
          <w:p w14:paraId="44FC9807" w14:textId="5322AA2A" w:rsidR="00481B9C" w:rsidRDefault="00A46CBB" w:rsidP="008B1B25">
            <w:pPr>
              <w:pStyle w:val="hdr1"/>
              <w:spacing w:before="0"/>
              <w:ind w:left="0"/>
              <w:jc w:val="left"/>
              <w:rPr>
                <w:szCs w:val="24"/>
              </w:rPr>
            </w:pPr>
            <w:r w:rsidRPr="00A071B8">
              <w:rPr>
                <w:szCs w:val="24"/>
              </w:rPr>
              <w:t>IV Layouts (Direct Coaching – Pr</w:t>
            </w:r>
            <w:r w:rsidR="00273608">
              <w:rPr>
                <w:szCs w:val="24"/>
              </w:rPr>
              <w:t>ogressive Disciplinary Warning only</w:t>
            </w:r>
            <w:r w:rsidR="008D5DF0">
              <w:rPr>
                <w:szCs w:val="24"/>
              </w:rPr>
              <w:t>)</w:t>
            </w:r>
          </w:p>
        </w:tc>
        <w:tc>
          <w:tcPr>
            <w:tcW w:w="1530" w:type="dxa"/>
          </w:tcPr>
          <w:p w14:paraId="29610B6D" w14:textId="5F979407" w:rsidR="00481B9C" w:rsidRDefault="00481B9C" w:rsidP="008B1B25">
            <w:pPr>
              <w:pStyle w:val="hdr1"/>
              <w:spacing w:before="0"/>
              <w:ind w:left="0"/>
              <w:jc w:val="left"/>
              <w:rPr>
                <w:color w:val="000000" w:themeColor="text1"/>
              </w:rPr>
            </w:pPr>
            <w:r>
              <w:rPr>
                <w:color w:val="000000" w:themeColor="text1"/>
              </w:rPr>
              <w:lastRenderedPageBreak/>
              <w:t>Doug Stearns</w:t>
            </w:r>
          </w:p>
        </w:tc>
      </w:tr>
      <w:tr w:rsidR="00AC7B11" w:rsidRPr="00A43661" w14:paraId="44CAA183" w14:textId="77777777" w:rsidTr="0096352D">
        <w:trPr>
          <w:trHeight w:val="341"/>
        </w:trPr>
        <w:tc>
          <w:tcPr>
            <w:tcW w:w="1440" w:type="dxa"/>
          </w:tcPr>
          <w:p w14:paraId="1F99278B" w14:textId="6CA5696A" w:rsidR="00AC7B11" w:rsidRDefault="00AC7B11" w:rsidP="008B1B25">
            <w:pPr>
              <w:pStyle w:val="hdr1"/>
              <w:spacing w:before="0"/>
              <w:ind w:left="0"/>
              <w:jc w:val="left"/>
              <w:rPr>
                <w:color w:val="000000" w:themeColor="text1"/>
              </w:rPr>
            </w:pPr>
            <w:r>
              <w:rPr>
                <w:color w:val="000000" w:themeColor="text1"/>
              </w:rPr>
              <w:lastRenderedPageBreak/>
              <w:t>10/0</w:t>
            </w:r>
            <w:r w:rsidR="001967B7">
              <w:rPr>
                <w:color w:val="000000" w:themeColor="text1"/>
              </w:rPr>
              <w:t>7</w:t>
            </w:r>
            <w:r>
              <w:rPr>
                <w:color w:val="000000" w:themeColor="text1"/>
              </w:rPr>
              <w:t>/2014</w:t>
            </w:r>
          </w:p>
        </w:tc>
        <w:tc>
          <w:tcPr>
            <w:tcW w:w="7038" w:type="dxa"/>
          </w:tcPr>
          <w:p w14:paraId="270C41A9" w14:textId="520F43A3" w:rsidR="00AC7B11" w:rsidRDefault="00AC7B11" w:rsidP="008B1B25">
            <w:pPr>
              <w:pStyle w:val="hdr1"/>
              <w:spacing w:before="0"/>
              <w:ind w:left="0"/>
              <w:jc w:val="left"/>
              <w:rPr>
                <w:szCs w:val="24"/>
              </w:rPr>
            </w:pPr>
            <w:r>
              <w:rPr>
                <w:szCs w:val="24"/>
              </w:rPr>
              <w:t xml:space="preserve">P13479 – </w:t>
            </w:r>
            <w:proofErr w:type="spellStart"/>
            <w:r>
              <w:rPr>
                <w:szCs w:val="24"/>
              </w:rPr>
              <w:t>eCL</w:t>
            </w:r>
            <w:proofErr w:type="spellEnd"/>
            <w:r>
              <w:rPr>
                <w:szCs w:val="24"/>
              </w:rPr>
              <w:t xml:space="preserve"> Warning Coaching Logs for CSRs – even more additional requirements</w:t>
            </w:r>
          </w:p>
          <w:p w14:paraId="3696FF96" w14:textId="77777777" w:rsidR="001967B7" w:rsidRDefault="001967B7" w:rsidP="008B1B25">
            <w:pPr>
              <w:pStyle w:val="hdr1"/>
              <w:spacing w:before="0"/>
              <w:ind w:left="0"/>
              <w:jc w:val="left"/>
              <w:rPr>
                <w:szCs w:val="24"/>
              </w:rPr>
            </w:pPr>
            <w:r>
              <w:rPr>
                <w:szCs w:val="24"/>
              </w:rPr>
              <w:t>I Product Description (first paragraph)</w:t>
            </w:r>
          </w:p>
          <w:p w14:paraId="59D7ED11" w14:textId="15FD6C63" w:rsidR="001967B7" w:rsidRDefault="001967B7" w:rsidP="008B1B25">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 xml:space="preserve">#57 </w:t>
            </w:r>
            <w:proofErr w:type="spellStart"/>
            <w:r>
              <w:rPr>
                <w:szCs w:val="24"/>
              </w:rPr>
              <w:t>SubCoachingSource</w:t>
            </w:r>
            <w:proofErr w:type="spellEnd"/>
            <w:r>
              <w:rPr>
                <w:szCs w:val="24"/>
              </w:rPr>
              <w:t xml:space="preserve">, </w:t>
            </w:r>
            <w:r w:rsidRPr="00A071B8">
              <w:rPr>
                <w:szCs w:val="24"/>
              </w:rPr>
              <w:t xml:space="preserve">#59 </w:t>
            </w:r>
            <w:proofErr w:type="spellStart"/>
            <w:r w:rsidRPr="00A071B8">
              <w:rPr>
                <w:szCs w:val="24"/>
              </w:rPr>
              <w:t>SubCoachingReason</w:t>
            </w:r>
            <w:proofErr w:type="spellEnd"/>
            <w:r>
              <w:rPr>
                <w:szCs w:val="24"/>
              </w:rPr>
              <w:t>, User Interface Controls #22, #39, #40, #41, #42, #43, #44</w:t>
            </w:r>
            <w:r w:rsidRPr="00A071B8">
              <w:rPr>
                <w:szCs w:val="24"/>
              </w:rPr>
              <w:t>)</w:t>
            </w:r>
          </w:p>
          <w:p w14:paraId="4AA458D4" w14:textId="77777777" w:rsidR="00AC7B11" w:rsidRDefault="001967B7" w:rsidP="008B1B25">
            <w:pPr>
              <w:pStyle w:val="hdr1"/>
              <w:spacing w:before="0"/>
              <w:ind w:left="0"/>
              <w:jc w:val="left"/>
              <w:rPr>
                <w:szCs w:val="24"/>
              </w:rPr>
            </w:pPr>
            <w:r w:rsidRPr="00A071B8">
              <w:rPr>
                <w:szCs w:val="24"/>
              </w:rPr>
              <w:t>IV Layouts (Direct Coaching – Pr</w:t>
            </w:r>
            <w:r>
              <w:rPr>
                <w:szCs w:val="24"/>
              </w:rPr>
              <w:t>ogressive Disciplinary Warning)</w:t>
            </w:r>
          </w:p>
          <w:p w14:paraId="518EC1F5" w14:textId="3C6D58AB" w:rsidR="001967B7" w:rsidRDefault="001967B7" w:rsidP="008B1B25">
            <w:pPr>
              <w:pStyle w:val="hdr1"/>
              <w:spacing w:before="0"/>
              <w:ind w:left="0"/>
              <w:jc w:val="left"/>
              <w:rPr>
                <w:szCs w:val="24"/>
              </w:rPr>
            </w:pPr>
            <w:r w:rsidRPr="00B95C82">
              <w:rPr>
                <w:szCs w:val="24"/>
              </w:rPr>
              <w:t>V System Generated Emails</w:t>
            </w:r>
            <w:r>
              <w:rPr>
                <w:szCs w:val="24"/>
              </w:rPr>
              <w:t xml:space="preserve"> </w:t>
            </w:r>
            <w:r w:rsidR="003D3157">
              <w:rPr>
                <w:szCs w:val="24"/>
              </w:rPr>
              <w:t>–</w:t>
            </w:r>
            <w:r>
              <w:rPr>
                <w:szCs w:val="24"/>
              </w:rPr>
              <w:t xml:space="preserve"> </w:t>
            </w:r>
            <w:r w:rsidRPr="00B95C82">
              <w:rPr>
                <w:szCs w:val="24"/>
              </w:rPr>
              <w:t xml:space="preserve">IV No Email </w:t>
            </w:r>
          </w:p>
        </w:tc>
        <w:tc>
          <w:tcPr>
            <w:tcW w:w="1530" w:type="dxa"/>
          </w:tcPr>
          <w:p w14:paraId="6CB3B243" w14:textId="2EA29D1E" w:rsidR="00AC7B11" w:rsidRDefault="00AC7B11" w:rsidP="008B1B25">
            <w:pPr>
              <w:pStyle w:val="hdr1"/>
              <w:spacing w:before="0"/>
              <w:ind w:left="0"/>
              <w:jc w:val="left"/>
              <w:rPr>
                <w:color w:val="000000" w:themeColor="text1"/>
              </w:rPr>
            </w:pPr>
            <w:r>
              <w:rPr>
                <w:color w:val="000000" w:themeColor="text1"/>
              </w:rPr>
              <w:t>Doug Stearns</w:t>
            </w:r>
          </w:p>
        </w:tc>
      </w:tr>
      <w:tr w:rsidR="00654939" w:rsidRPr="00A43661" w14:paraId="10DF6A0B" w14:textId="77777777" w:rsidTr="0096352D">
        <w:trPr>
          <w:trHeight w:val="341"/>
        </w:trPr>
        <w:tc>
          <w:tcPr>
            <w:tcW w:w="1440" w:type="dxa"/>
          </w:tcPr>
          <w:p w14:paraId="1E6E3029" w14:textId="65F3E31D" w:rsidR="00654939" w:rsidRDefault="00654939" w:rsidP="008B1B25">
            <w:pPr>
              <w:pStyle w:val="hdr1"/>
              <w:spacing w:before="0"/>
              <w:ind w:left="0"/>
              <w:jc w:val="left"/>
              <w:rPr>
                <w:color w:val="000000" w:themeColor="text1"/>
              </w:rPr>
            </w:pPr>
            <w:r>
              <w:rPr>
                <w:color w:val="000000" w:themeColor="text1"/>
              </w:rPr>
              <w:t>10/09/2014</w:t>
            </w:r>
          </w:p>
        </w:tc>
        <w:tc>
          <w:tcPr>
            <w:tcW w:w="7038" w:type="dxa"/>
          </w:tcPr>
          <w:p w14:paraId="1BA42A9A" w14:textId="5A8F78F7" w:rsidR="00654939" w:rsidRDefault="00654939" w:rsidP="008B1B25">
            <w:pPr>
              <w:pStyle w:val="hdr1"/>
              <w:spacing w:before="0"/>
              <w:ind w:left="0"/>
              <w:jc w:val="left"/>
              <w:rPr>
                <w:szCs w:val="24"/>
              </w:rPr>
            </w:pPr>
            <w:r>
              <w:rPr>
                <w:szCs w:val="24"/>
              </w:rPr>
              <w:t xml:space="preserve">P13479 – </w:t>
            </w:r>
            <w:proofErr w:type="spellStart"/>
            <w:r>
              <w:rPr>
                <w:szCs w:val="24"/>
              </w:rPr>
              <w:t>eCL</w:t>
            </w:r>
            <w:proofErr w:type="spellEnd"/>
            <w:r>
              <w:rPr>
                <w:szCs w:val="24"/>
              </w:rPr>
              <w:t xml:space="preserve"> Warning Coaching Logs for CSRs – still more additional requirements</w:t>
            </w:r>
          </w:p>
          <w:p w14:paraId="03EC21A4" w14:textId="75D22BA8" w:rsidR="00654939" w:rsidRDefault="00654939" w:rsidP="008B1B25">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#s1,2,3,4,7,8,9,10,20,30,32,53,54,55,56,57,81,82,83,84</w:t>
            </w:r>
            <w:r w:rsidRPr="00A071B8">
              <w:rPr>
                <w:szCs w:val="24"/>
              </w:rPr>
              <w:t>)</w:t>
            </w:r>
          </w:p>
          <w:p w14:paraId="043A448E" w14:textId="6B068D3F" w:rsidR="00654939" w:rsidRDefault="00654939" w:rsidP="008B1B25">
            <w:pPr>
              <w:pStyle w:val="hdr1"/>
              <w:spacing w:before="0"/>
              <w:ind w:left="0"/>
              <w:jc w:val="left"/>
              <w:rPr>
                <w:szCs w:val="24"/>
              </w:rPr>
            </w:pPr>
            <w:r w:rsidRPr="00A071B8">
              <w:rPr>
                <w:szCs w:val="24"/>
              </w:rPr>
              <w:t xml:space="preserve">IV Layouts </w:t>
            </w:r>
            <w:r w:rsidR="00014476" w:rsidRPr="00A071B8">
              <w:rPr>
                <w:szCs w:val="24"/>
              </w:rPr>
              <w:t>Direct Coaching – Pr</w:t>
            </w:r>
            <w:r w:rsidR="00014476">
              <w:rPr>
                <w:szCs w:val="24"/>
              </w:rPr>
              <w:t xml:space="preserve">ogressive Disciplinary Warning, </w:t>
            </w:r>
            <w:r w:rsidR="000A13F4">
              <w:rPr>
                <w:szCs w:val="24"/>
              </w:rPr>
              <w:t xml:space="preserve">II Supervisor Dashboard #5, III Manager Dashboard #5, </w:t>
            </w:r>
            <w:r>
              <w:rPr>
                <w:szCs w:val="24"/>
              </w:rPr>
              <w:t>VII Review Page Information Display</w:t>
            </w:r>
          </w:p>
        </w:tc>
        <w:tc>
          <w:tcPr>
            <w:tcW w:w="1530" w:type="dxa"/>
          </w:tcPr>
          <w:p w14:paraId="4A649CC7" w14:textId="2345B815" w:rsidR="00654939" w:rsidRDefault="00654939" w:rsidP="008B1B25">
            <w:pPr>
              <w:pStyle w:val="hdr1"/>
              <w:spacing w:before="0"/>
              <w:ind w:left="0"/>
              <w:jc w:val="left"/>
              <w:rPr>
                <w:color w:val="000000" w:themeColor="text1"/>
              </w:rPr>
            </w:pPr>
            <w:r>
              <w:rPr>
                <w:color w:val="000000" w:themeColor="text1"/>
              </w:rPr>
              <w:t>Doug Stearns</w:t>
            </w:r>
          </w:p>
        </w:tc>
      </w:tr>
      <w:tr w:rsidR="000A46CA" w:rsidRPr="00A43661" w14:paraId="16060CFB" w14:textId="77777777" w:rsidTr="0096352D">
        <w:trPr>
          <w:trHeight w:val="341"/>
        </w:trPr>
        <w:tc>
          <w:tcPr>
            <w:tcW w:w="1440" w:type="dxa"/>
          </w:tcPr>
          <w:p w14:paraId="0E0C8276" w14:textId="2CFC3DA2" w:rsidR="000A46CA" w:rsidRDefault="000A46CA" w:rsidP="008B1B25">
            <w:pPr>
              <w:pStyle w:val="hdr1"/>
              <w:spacing w:before="0"/>
              <w:ind w:left="0"/>
              <w:jc w:val="left"/>
              <w:rPr>
                <w:color w:val="000000" w:themeColor="text1"/>
              </w:rPr>
            </w:pPr>
            <w:r>
              <w:rPr>
                <w:color w:val="000000" w:themeColor="text1"/>
              </w:rPr>
              <w:t>10/17/2014</w:t>
            </w:r>
          </w:p>
        </w:tc>
        <w:tc>
          <w:tcPr>
            <w:tcW w:w="7038" w:type="dxa"/>
          </w:tcPr>
          <w:p w14:paraId="782F821E" w14:textId="77777777" w:rsidR="000A46CA" w:rsidRDefault="000A46CA" w:rsidP="008B1B25">
            <w:pPr>
              <w:pStyle w:val="hdr1"/>
              <w:spacing w:before="0"/>
              <w:ind w:left="0"/>
              <w:jc w:val="left"/>
              <w:rPr>
                <w:szCs w:val="24"/>
              </w:rPr>
            </w:pPr>
            <w:r>
              <w:rPr>
                <w:szCs w:val="24"/>
              </w:rPr>
              <w:t xml:space="preserve">P13622 – </w:t>
            </w:r>
            <w:proofErr w:type="spellStart"/>
            <w:r>
              <w:rPr>
                <w:szCs w:val="24"/>
              </w:rPr>
              <w:t>eCL</w:t>
            </w:r>
            <w:proofErr w:type="spellEnd"/>
            <w:r>
              <w:rPr>
                <w:szCs w:val="24"/>
              </w:rPr>
              <w:t xml:space="preserve"> OMR SOP Link in review page</w:t>
            </w:r>
          </w:p>
          <w:p w14:paraId="519FAA44" w14:textId="77777777" w:rsidR="000A46CA" w:rsidRDefault="000A46CA" w:rsidP="008B1B25">
            <w:pPr>
              <w:pStyle w:val="hdr1"/>
              <w:spacing w:before="0"/>
              <w:ind w:left="0"/>
              <w:jc w:val="left"/>
              <w:rPr>
                <w:szCs w:val="24"/>
              </w:rPr>
            </w:pPr>
            <w:r>
              <w:rPr>
                <w:szCs w:val="24"/>
              </w:rPr>
              <w:t>Added link to following requirement</w:t>
            </w:r>
          </w:p>
          <w:p w14:paraId="10F5936E" w14:textId="120ABB3B" w:rsidR="000A46CA" w:rsidRDefault="000A46CA" w:rsidP="008B1B25">
            <w:pPr>
              <w:pStyle w:val="hdr1"/>
              <w:spacing w:before="0"/>
              <w:ind w:left="0"/>
              <w:jc w:val="left"/>
              <w:rPr>
                <w:szCs w:val="24"/>
              </w:rPr>
            </w:pPr>
            <w:r w:rsidRPr="000A46CA">
              <w:rPr>
                <w:szCs w:val="24"/>
              </w:rPr>
              <w:t xml:space="preserve">VI. Outliers (Data Feed\Form Entry) </w:t>
            </w:r>
            <w:proofErr w:type="spellStart"/>
            <w:r w:rsidRPr="000A46CA">
              <w:rPr>
                <w:szCs w:val="24"/>
              </w:rPr>
              <w:t>eCL</w:t>
            </w:r>
            <w:proofErr w:type="spellEnd"/>
            <w:r w:rsidRPr="000A46CA">
              <w:rPr>
                <w:szCs w:val="24"/>
              </w:rPr>
              <w:t xml:space="preserve"> Outlier Research and Coaching Process Front-end Form Changes #1 Manager Review</w:t>
            </w:r>
            <w:r w:rsidR="00DF5FF8">
              <w:rPr>
                <w:szCs w:val="24"/>
              </w:rPr>
              <w:t xml:space="preserve"> (page 56/57)</w:t>
            </w:r>
          </w:p>
        </w:tc>
        <w:tc>
          <w:tcPr>
            <w:tcW w:w="1530" w:type="dxa"/>
          </w:tcPr>
          <w:p w14:paraId="38259D08" w14:textId="132471D4" w:rsidR="000A46CA" w:rsidRDefault="000A46CA" w:rsidP="008B1B25">
            <w:pPr>
              <w:pStyle w:val="hdr1"/>
              <w:spacing w:before="0"/>
              <w:ind w:left="0"/>
              <w:jc w:val="left"/>
              <w:rPr>
                <w:color w:val="000000" w:themeColor="text1"/>
              </w:rPr>
            </w:pPr>
            <w:r>
              <w:rPr>
                <w:color w:val="000000" w:themeColor="text1"/>
              </w:rPr>
              <w:t>Doug Stearns</w:t>
            </w:r>
          </w:p>
        </w:tc>
      </w:tr>
      <w:tr w:rsidR="00EC77B3" w:rsidRPr="00A43661" w14:paraId="48499AAB" w14:textId="77777777" w:rsidTr="0096352D">
        <w:trPr>
          <w:trHeight w:val="341"/>
        </w:trPr>
        <w:tc>
          <w:tcPr>
            <w:tcW w:w="1440" w:type="dxa"/>
          </w:tcPr>
          <w:p w14:paraId="7B94444D" w14:textId="4ABF5C73" w:rsidR="00EC77B3" w:rsidRDefault="00EC77B3" w:rsidP="008B1B25">
            <w:pPr>
              <w:pStyle w:val="hdr1"/>
              <w:spacing w:before="0"/>
              <w:ind w:left="0"/>
              <w:jc w:val="left"/>
              <w:rPr>
                <w:color w:val="000000" w:themeColor="text1"/>
              </w:rPr>
            </w:pPr>
            <w:r>
              <w:rPr>
                <w:color w:val="000000" w:themeColor="text1"/>
              </w:rPr>
              <w:t>10/20/2014</w:t>
            </w:r>
          </w:p>
        </w:tc>
        <w:tc>
          <w:tcPr>
            <w:tcW w:w="7038" w:type="dxa"/>
          </w:tcPr>
          <w:p w14:paraId="1943134D" w14:textId="77777777" w:rsidR="00EC77B3" w:rsidRDefault="00EC77B3" w:rsidP="008B1B25">
            <w:pPr>
              <w:pStyle w:val="hdr1"/>
              <w:spacing w:before="0"/>
              <w:ind w:left="0"/>
              <w:jc w:val="left"/>
              <w:rPr>
                <w:szCs w:val="24"/>
              </w:rPr>
            </w:pPr>
            <w:r>
              <w:rPr>
                <w:szCs w:val="24"/>
              </w:rPr>
              <w:t xml:space="preserve">P13622 – </w:t>
            </w:r>
            <w:proofErr w:type="spellStart"/>
            <w:r>
              <w:rPr>
                <w:szCs w:val="24"/>
              </w:rPr>
              <w:t>eCL</w:t>
            </w:r>
            <w:proofErr w:type="spellEnd"/>
            <w:r>
              <w:rPr>
                <w:szCs w:val="24"/>
              </w:rPr>
              <w:t xml:space="preserve"> OMR SOP Link in review page</w:t>
            </w:r>
          </w:p>
          <w:p w14:paraId="020D4825" w14:textId="0668A907" w:rsidR="00EC77B3" w:rsidRDefault="00EC77B3" w:rsidP="008B1B25">
            <w:pPr>
              <w:pStyle w:val="hdr1"/>
              <w:spacing w:before="0"/>
              <w:ind w:left="0"/>
              <w:jc w:val="left"/>
              <w:rPr>
                <w:szCs w:val="24"/>
              </w:rPr>
            </w:pPr>
            <w:r>
              <w:rPr>
                <w:szCs w:val="24"/>
              </w:rPr>
              <w:t>It was pointed out the link already existed and just needed to be updates.</w:t>
            </w:r>
          </w:p>
        </w:tc>
        <w:tc>
          <w:tcPr>
            <w:tcW w:w="1530" w:type="dxa"/>
          </w:tcPr>
          <w:p w14:paraId="529564D1" w14:textId="1594992B" w:rsidR="00EC77B3" w:rsidRDefault="00EC77B3" w:rsidP="008B1B25">
            <w:pPr>
              <w:pStyle w:val="hdr1"/>
              <w:spacing w:before="0"/>
              <w:ind w:left="0"/>
              <w:jc w:val="left"/>
              <w:rPr>
                <w:color w:val="000000" w:themeColor="text1"/>
              </w:rPr>
            </w:pPr>
            <w:r>
              <w:rPr>
                <w:color w:val="000000" w:themeColor="text1"/>
              </w:rPr>
              <w:t>Doug Stearns</w:t>
            </w:r>
          </w:p>
        </w:tc>
      </w:tr>
      <w:tr w:rsidR="00265FEE" w:rsidRPr="00A43661" w14:paraId="55AC4C79" w14:textId="77777777" w:rsidTr="0096352D">
        <w:trPr>
          <w:trHeight w:val="341"/>
        </w:trPr>
        <w:tc>
          <w:tcPr>
            <w:tcW w:w="1440" w:type="dxa"/>
          </w:tcPr>
          <w:p w14:paraId="06EE8124" w14:textId="4DFE9A31" w:rsidR="00265FEE" w:rsidRDefault="00265FEE" w:rsidP="008B1B25">
            <w:pPr>
              <w:pStyle w:val="hdr1"/>
              <w:spacing w:before="0"/>
              <w:ind w:left="0"/>
              <w:jc w:val="left"/>
              <w:rPr>
                <w:color w:val="000000" w:themeColor="text1"/>
              </w:rPr>
            </w:pPr>
            <w:r>
              <w:rPr>
                <w:color w:val="000000" w:themeColor="text1"/>
              </w:rPr>
              <w:t>10/20/2014</w:t>
            </w:r>
          </w:p>
        </w:tc>
        <w:tc>
          <w:tcPr>
            <w:tcW w:w="7038" w:type="dxa"/>
          </w:tcPr>
          <w:p w14:paraId="7499A01B" w14:textId="77777777" w:rsidR="00265FEE" w:rsidRDefault="00265FEE" w:rsidP="008B1B25">
            <w:pPr>
              <w:pStyle w:val="hdr1"/>
              <w:spacing w:before="0"/>
              <w:ind w:left="0"/>
              <w:jc w:val="left"/>
              <w:rPr>
                <w:szCs w:val="24"/>
              </w:rPr>
            </w:pPr>
            <w:r>
              <w:rPr>
                <w:szCs w:val="24"/>
              </w:rPr>
              <w:t xml:space="preserve">P13653 – </w:t>
            </w:r>
            <w:proofErr w:type="spellStart"/>
            <w:r>
              <w:rPr>
                <w:szCs w:val="24"/>
              </w:rPr>
              <w:t>eCL</w:t>
            </w:r>
            <w:proofErr w:type="spellEnd"/>
            <w:r>
              <w:rPr>
                <w:szCs w:val="24"/>
              </w:rPr>
              <w:t xml:space="preserve"> LSA Module</w:t>
            </w:r>
          </w:p>
          <w:p w14:paraId="312EBEE9" w14:textId="77777777" w:rsidR="00265FEE" w:rsidRDefault="00265FEE" w:rsidP="008B1B25">
            <w:pPr>
              <w:pStyle w:val="hdr1"/>
              <w:spacing w:before="0"/>
              <w:ind w:left="0"/>
              <w:jc w:val="left"/>
              <w:rPr>
                <w:szCs w:val="24"/>
              </w:rPr>
            </w:pPr>
            <w:r>
              <w:rPr>
                <w:szCs w:val="24"/>
              </w:rPr>
              <w:t>Added or modified the following requirements:</w:t>
            </w:r>
          </w:p>
          <w:p w14:paraId="01F9497C" w14:textId="25BF8288" w:rsidR="00790416" w:rsidRDefault="00790416" w:rsidP="008B1B25">
            <w:pPr>
              <w:pStyle w:val="hdr1"/>
              <w:spacing w:before="0"/>
              <w:ind w:left="0"/>
              <w:jc w:val="left"/>
              <w:rPr>
                <w:szCs w:val="24"/>
              </w:rPr>
            </w:pPr>
            <w:r>
              <w:rPr>
                <w:szCs w:val="24"/>
              </w:rPr>
              <w:t xml:space="preserve">II </w:t>
            </w:r>
            <w:r w:rsidRPr="00A071B8">
              <w:rPr>
                <w:szCs w:val="24"/>
              </w:rPr>
              <w:t>Customer Requirements (</w:t>
            </w:r>
            <w:r>
              <w:rPr>
                <w:szCs w:val="24"/>
              </w:rPr>
              <w:t>Data Definition #80)</w:t>
            </w:r>
          </w:p>
          <w:p w14:paraId="3EFF6DD4" w14:textId="31BE967C" w:rsidR="00790416" w:rsidRDefault="00790416" w:rsidP="008B1B25">
            <w:pPr>
              <w:pStyle w:val="hdr1"/>
              <w:spacing w:before="0"/>
              <w:ind w:left="0"/>
              <w:jc w:val="left"/>
              <w:rPr>
                <w:szCs w:val="24"/>
              </w:rPr>
            </w:pPr>
            <w:r>
              <w:rPr>
                <w:szCs w:val="24"/>
              </w:rPr>
              <w:t>IV Layouts Dashboard Permissions Criteria Main Dashboard</w:t>
            </w:r>
          </w:p>
          <w:p w14:paraId="06DCF0B0" w14:textId="695EC636" w:rsidR="00265FEE" w:rsidRDefault="00265FEE" w:rsidP="008B1B25">
            <w:pPr>
              <w:pStyle w:val="hdr1"/>
              <w:spacing w:before="0"/>
              <w:ind w:left="0"/>
              <w:jc w:val="left"/>
              <w:rPr>
                <w:szCs w:val="24"/>
              </w:rPr>
            </w:pPr>
            <w:r w:rsidRPr="006D2D13">
              <w:rPr>
                <w:szCs w:val="24"/>
              </w:rPr>
              <w:t>2.4</w:t>
            </w:r>
            <w:r>
              <w:rPr>
                <w:szCs w:val="24"/>
              </w:rPr>
              <w:t>x</w:t>
            </w:r>
            <w:r w:rsidRPr="006D2D13">
              <w:rPr>
                <w:szCs w:val="24"/>
              </w:rPr>
              <w:t xml:space="preserve"> Local System Administrator (LSA)</w:t>
            </w:r>
          </w:p>
        </w:tc>
        <w:tc>
          <w:tcPr>
            <w:tcW w:w="1530" w:type="dxa"/>
          </w:tcPr>
          <w:p w14:paraId="650A42A9" w14:textId="0EF8A9E0" w:rsidR="00265FEE" w:rsidRDefault="00265FEE" w:rsidP="008B1B25">
            <w:pPr>
              <w:pStyle w:val="hdr1"/>
              <w:spacing w:before="0"/>
              <w:ind w:left="0"/>
              <w:jc w:val="left"/>
              <w:rPr>
                <w:color w:val="000000" w:themeColor="text1"/>
              </w:rPr>
            </w:pPr>
            <w:r>
              <w:rPr>
                <w:color w:val="000000" w:themeColor="text1"/>
              </w:rPr>
              <w:t>Doug Stearns</w:t>
            </w:r>
          </w:p>
        </w:tc>
      </w:tr>
      <w:tr w:rsidR="001607CE" w:rsidRPr="00A43661" w14:paraId="4F8881F8" w14:textId="77777777" w:rsidTr="0096352D">
        <w:trPr>
          <w:trHeight w:val="341"/>
        </w:trPr>
        <w:tc>
          <w:tcPr>
            <w:tcW w:w="1440" w:type="dxa"/>
          </w:tcPr>
          <w:p w14:paraId="1EBCB1D6" w14:textId="42EED851" w:rsidR="001607CE" w:rsidRDefault="001607CE" w:rsidP="008B1B25">
            <w:pPr>
              <w:pStyle w:val="hdr1"/>
              <w:spacing w:before="0"/>
              <w:ind w:left="0"/>
              <w:jc w:val="left"/>
              <w:rPr>
                <w:color w:val="000000" w:themeColor="text1"/>
              </w:rPr>
            </w:pPr>
            <w:r>
              <w:rPr>
                <w:color w:val="000000" w:themeColor="text1"/>
              </w:rPr>
              <w:t>10/21/2014</w:t>
            </w:r>
          </w:p>
        </w:tc>
        <w:tc>
          <w:tcPr>
            <w:tcW w:w="7038" w:type="dxa"/>
          </w:tcPr>
          <w:p w14:paraId="5FED715E" w14:textId="4D33A806" w:rsidR="001607CE" w:rsidRDefault="001607CE" w:rsidP="008B1B25">
            <w:pPr>
              <w:pStyle w:val="hdr1"/>
              <w:spacing w:before="0"/>
              <w:ind w:left="0"/>
              <w:jc w:val="left"/>
              <w:rPr>
                <w:szCs w:val="24"/>
              </w:rPr>
            </w:pPr>
            <w:r>
              <w:rPr>
                <w:szCs w:val="24"/>
              </w:rPr>
              <w:t xml:space="preserve">P13479 – </w:t>
            </w:r>
            <w:proofErr w:type="spellStart"/>
            <w:r>
              <w:rPr>
                <w:szCs w:val="24"/>
              </w:rPr>
              <w:t>eCL</w:t>
            </w:r>
            <w:proofErr w:type="spellEnd"/>
            <w:r>
              <w:rPr>
                <w:szCs w:val="24"/>
              </w:rPr>
              <w:t xml:space="preserve"> Warning Coaching Logs for CSRs – even still more additional requirements</w:t>
            </w:r>
          </w:p>
          <w:p w14:paraId="28A6DF71" w14:textId="3E841942" w:rsidR="00C70082" w:rsidRDefault="00C70082" w:rsidP="008B1B25">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#54,55,60 and User Interface Controls #39, 40, 41, 42, 43, 44, 46</w:t>
            </w:r>
            <w:r w:rsidRPr="00A071B8">
              <w:rPr>
                <w:szCs w:val="24"/>
              </w:rPr>
              <w:t>)</w:t>
            </w:r>
          </w:p>
          <w:p w14:paraId="47FF12D1" w14:textId="624750F3" w:rsidR="001607CE" w:rsidRDefault="001607CE" w:rsidP="008B1B25">
            <w:pPr>
              <w:pStyle w:val="hdr1"/>
              <w:spacing w:before="0"/>
              <w:ind w:left="0"/>
              <w:jc w:val="left"/>
              <w:rPr>
                <w:szCs w:val="24"/>
              </w:rPr>
            </w:pPr>
            <w:r w:rsidRPr="00A071B8">
              <w:rPr>
                <w:szCs w:val="24"/>
              </w:rPr>
              <w:t>IV Layouts Direct Coaching – Pr</w:t>
            </w:r>
            <w:r>
              <w:rPr>
                <w:szCs w:val="24"/>
              </w:rPr>
              <w:t>ogressive Disciplinary Warning, II Supervisor Dashboard #5, III Manager Dashboard #5, VII Review Page Information Display</w:t>
            </w:r>
          </w:p>
        </w:tc>
        <w:tc>
          <w:tcPr>
            <w:tcW w:w="1530" w:type="dxa"/>
          </w:tcPr>
          <w:p w14:paraId="1F81BEFC" w14:textId="64F95B62" w:rsidR="001607CE" w:rsidRDefault="001607CE" w:rsidP="008B1B25">
            <w:pPr>
              <w:pStyle w:val="hdr1"/>
              <w:spacing w:before="0"/>
              <w:ind w:left="0"/>
              <w:jc w:val="left"/>
              <w:rPr>
                <w:color w:val="000000" w:themeColor="text1"/>
              </w:rPr>
            </w:pPr>
            <w:r>
              <w:rPr>
                <w:color w:val="000000" w:themeColor="text1"/>
              </w:rPr>
              <w:t>Doug Stearns</w:t>
            </w:r>
          </w:p>
        </w:tc>
      </w:tr>
      <w:tr w:rsidR="00936CA3" w:rsidRPr="00A43661" w14:paraId="0224FEC2" w14:textId="77777777" w:rsidTr="0096352D">
        <w:trPr>
          <w:trHeight w:val="341"/>
        </w:trPr>
        <w:tc>
          <w:tcPr>
            <w:tcW w:w="1440" w:type="dxa"/>
          </w:tcPr>
          <w:p w14:paraId="43F95857" w14:textId="604DFFBD" w:rsidR="00936CA3" w:rsidRDefault="00936CA3" w:rsidP="008B1B25">
            <w:pPr>
              <w:pStyle w:val="hdr1"/>
              <w:spacing w:before="0"/>
              <w:ind w:left="0"/>
              <w:jc w:val="left"/>
              <w:rPr>
                <w:color w:val="000000" w:themeColor="text1"/>
              </w:rPr>
            </w:pPr>
            <w:r>
              <w:rPr>
                <w:color w:val="000000" w:themeColor="text1"/>
              </w:rPr>
              <w:t>10/23/2014</w:t>
            </w:r>
          </w:p>
        </w:tc>
        <w:tc>
          <w:tcPr>
            <w:tcW w:w="7038" w:type="dxa"/>
          </w:tcPr>
          <w:p w14:paraId="05631831" w14:textId="3798602E" w:rsidR="00936CA3" w:rsidRDefault="00936CA3" w:rsidP="008B1B25">
            <w:pPr>
              <w:pStyle w:val="hdr1"/>
              <w:spacing w:before="0"/>
              <w:ind w:left="0"/>
              <w:jc w:val="left"/>
              <w:rPr>
                <w:szCs w:val="24"/>
              </w:rPr>
            </w:pPr>
            <w:r>
              <w:rPr>
                <w:szCs w:val="24"/>
              </w:rPr>
              <w:t xml:space="preserve">P13479 – </w:t>
            </w:r>
            <w:proofErr w:type="spellStart"/>
            <w:r>
              <w:rPr>
                <w:szCs w:val="24"/>
              </w:rPr>
              <w:t>eCL</w:t>
            </w:r>
            <w:proofErr w:type="spellEnd"/>
            <w:r>
              <w:rPr>
                <w:szCs w:val="24"/>
              </w:rPr>
              <w:t xml:space="preserve"> Warning Coaching Logs for CSRs – updates from review</w:t>
            </w:r>
          </w:p>
          <w:p w14:paraId="49E0D8E2" w14:textId="77777777" w:rsidR="0035371C" w:rsidRDefault="00F430D7" w:rsidP="008B1B25">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#1,58,81</w:t>
            </w:r>
            <w:r w:rsidR="0035371C">
              <w:rPr>
                <w:szCs w:val="24"/>
              </w:rPr>
              <w:t xml:space="preserve">); </w:t>
            </w:r>
          </w:p>
          <w:p w14:paraId="4FBED3A7" w14:textId="6EFB23DC" w:rsidR="00936CA3" w:rsidRDefault="00936CA3" w:rsidP="008B1B25">
            <w:pPr>
              <w:pStyle w:val="hdr1"/>
              <w:spacing w:before="0"/>
              <w:ind w:left="0"/>
              <w:jc w:val="left"/>
              <w:rPr>
                <w:szCs w:val="24"/>
              </w:rPr>
            </w:pPr>
            <w:r w:rsidRPr="00A071B8">
              <w:rPr>
                <w:szCs w:val="24"/>
              </w:rPr>
              <w:lastRenderedPageBreak/>
              <w:t>IV Layouts</w:t>
            </w:r>
            <w:r w:rsidR="00F430D7" w:rsidRPr="00A071B8">
              <w:rPr>
                <w:szCs w:val="24"/>
              </w:rPr>
              <w:t xml:space="preserve"> Direct Coaching – Pr</w:t>
            </w:r>
            <w:r w:rsidR="00F430D7">
              <w:rPr>
                <w:szCs w:val="24"/>
              </w:rPr>
              <w:t xml:space="preserve">ogressive Disciplinary Warning; </w:t>
            </w:r>
            <w:r>
              <w:rPr>
                <w:szCs w:val="24"/>
              </w:rPr>
              <w:t>II Supervisor Dashboard #5, III Manager Dashboard #5, VII Review Page Information Display</w:t>
            </w:r>
            <w:r w:rsidR="00F430D7">
              <w:rPr>
                <w:szCs w:val="24"/>
              </w:rPr>
              <w:t xml:space="preserve">; V System Generate Emails IV No Email </w:t>
            </w:r>
          </w:p>
        </w:tc>
        <w:tc>
          <w:tcPr>
            <w:tcW w:w="1530" w:type="dxa"/>
          </w:tcPr>
          <w:p w14:paraId="66CA8389" w14:textId="5B2F5A60" w:rsidR="00936CA3" w:rsidRDefault="00F430D7" w:rsidP="008B1B25">
            <w:pPr>
              <w:pStyle w:val="hdr1"/>
              <w:spacing w:before="0"/>
              <w:ind w:left="0"/>
              <w:jc w:val="left"/>
              <w:rPr>
                <w:color w:val="000000" w:themeColor="text1"/>
              </w:rPr>
            </w:pPr>
            <w:r>
              <w:rPr>
                <w:color w:val="000000" w:themeColor="text1"/>
              </w:rPr>
              <w:lastRenderedPageBreak/>
              <w:t>Doug Stearns</w:t>
            </w:r>
          </w:p>
        </w:tc>
      </w:tr>
      <w:tr w:rsidR="00017F56" w:rsidRPr="00A43661" w14:paraId="6974B7E0" w14:textId="77777777" w:rsidTr="0096352D">
        <w:trPr>
          <w:trHeight w:val="341"/>
        </w:trPr>
        <w:tc>
          <w:tcPr>
            <w:tcW w:w="1440" w:type="dxa"/>
          </w:tcPr>
          <w:p w14:paraId="770C3EEC" w14:textId="3DBF010A" w:rsidR="00017F56" w:rsidRDefault="00017F56" w:rsidP="008B1B25">
            <w:pPr>
              <w:pStyle w:val="hdr1"/>
              <w:spacing w:before="0"/>
              <w:ind w:left="0"/>
              <w:jc w:val="left"/>
              <w:rPr>
                <w:color w:val="000000" w:themeColor="text1"/>
              </w:rPr>
            </w:pPr>
            <w:r>
              <w:rPr>
                <w:color w:val="000000" w:themeColor="text1"/>
              </w:rPr>
              <w:lastRenderedPageBreak/>
              <w:t>10/24/2014</w:t>
            </w:r>
          </w:p>
        </w:tc>
        <w:tc>
          <w:tcPr>
            <w:tcW w:w="7038" w:type="dxa"/>
          </w:tcPr>
          <w:p w14:paraId="5CF8FF3B" w14:textId="77777777" w:rsidR="00017F56" w:rsidRDefault="00017F56" w:rsidP="008B1B25">
            <w:pPr>
              <w:pStyle w:val="hdr1"/>
              <w:spacing w:before="0"/>
              <w:ind w:left="0"/>
              <w:jc w:val="left"/>
              <w:rPr>
                <w:szCs w:val="24"/>
              </w:rPr>
            </w:pPr>
            <w:r>
              <w:rPr>
                <w:szCs w:val="24"/>
              </w:rPr>
              <w:t xml:space="preserve">P13609 – </w:t>
            </w:r>
            <w:proofErr w:type="spellStart"/>
            <w:r>
              <w:rPr>
                <w:szCs w:val="24"/>
              </w:rPr>
              <w:t>eCl</w:t>
            </w:r>
            <w:proofErr w:type="spellEnd"/>
            <w:r>
              <w:rPr>
                <w:szCs w:val="24"/>
              </w:rPr>
              <w:t xml:space="preserve"> for Quality Alignment Specialists</w:t>
            </w:r>
          </w:p>
          <w:p w14:paraId="27D44003" w14:textId="185102D8" w:rsidR="00BA4AA9" w:rsidRDefault="00BA4AA9" w:rsidP="008B1B25">
            <w:pPr>
              <w:pStyle w:val="hdr1"/>
              <w:spacing w:before="0"/>
              <w:ind w:left="0"/>
              <w:jc w:val="left"/>
              <w:rPr>
                <w:szCs w:val="24"/>
              </w:rPr>
            </w:pPr>
            <w:r>
              <w:rPr>
                <w:szCs w:val="24"/>
              </w:rPr>
              <w:t xml:space="preserve">Updated 2.3.1.1 to add </w:t>
            </w:r>
            <w:r w:rsidRPr="00755115">
              <w:rPr>
                <w:szCs w:val="24"/>
              </w:rPr>
              <w:t>WACQ</w:t>
            </w:r>
            <w:r>
              <w:rPr>
                <w:szCs w:val="24"/>
              </w:rPr>
              <w:t>03</w:t>
            </w:r>
          </w:p>
          <w:p w14:paraId="2BD6CCEF" w14:textId="736F8512" w:rsidR="00BA4AA9" w:rsidRDefault="00BA4AA9" w:rsidP="008B1B25">
            <w:pPr>
              <w:pStyle w:val="hdr1"/>
              <w:spacing w:before="0"/>
              <w:ind w:left="0"/>
              <w:jc w:val="left"/>
              <w:rPr>
                <w:szCs w:val="24"/>
              </w:rPr>
            </w:pPr>
            <w:r>
              <w:rPr>
                <w:szCs w:val="24"/>
              </w:rPr>
              <w:t xml:space="preserve">Updated 2.3.1.13 to move </w:t>
            </w:r>
            <w:r w:rsidRPr="00755115">
              <w:rPr>
                <w:szCs w:val="24"/>
              </w:rPr>
              <w:t>WACQ</w:t>
            </w:r>
            <w:r>
              <w:rPr>
                <w:szCs w:val="24"/>
              </w:rPr>
              <w:t xml:space="preserve">03 from lead to specialist </w:t>
            </w:r>
          </w:p>
        </w:tc>
        <w:tc>
          <w:tcPr>
            <w:tcW w:w="1530" w:type="dxa"/>
          </w:tcPr>
          <w:p w14:paraId="6A80C78F" w14:textId="37EC6498" w:rsidR="00017F56" w:rsidRDefault="00017F56" w:rsidP="008B1B25">
            <w:pPr>
              <w:pStyle w:val="hdr1"/>
              <w:spacing w:before="0"/>
              <w:ind w:left="0"/>
              <w:jc w:val="left"/>
              <w:rPr>
                <w:color w:val="000000" w:themeColor="text1"/>
              </w:rPr>
            </w:pPr>
            <w:r>
              <w:rPr>
                <w:color w:val="000000" w:themeColor="text1"/>
              </w:rPr>
              <w:t>Doug Stearns</w:t>
            </w:r>
          </w:p>
        </w:tc>
      </w:tr>
      <w:tr w:rsidR="00F72F39" w:rsidRPr="00A43661" w14:paraId="150744E9" w14:textId="77777777" w:rsidTr="0096352D">
        <w:trPr>
          <w:trHeight w:val="341"/>
        </w:trPr>
        <w:tc>
          <w:tcPr>
            <w:tcW w:w="1440" w:type="dxa"/>
          </w:tcPr>
          <w:p w14:paraId="59F9B52B" w14:textId="52EB62AE" w:rsidR="00F72F39" w:rsidRDefault="00F72F39" w:rsidP="008B1B25">
            <w:pPr>
              <w:pStyle w:val="hdr1"/>
              <w:spacing w:before="0"/>
              <w:ind w:left="0"/>
              <w:jc w:val="left"/>
              <w:rPr>
                <w:color w:val="000000" w:themeColor="text1"/>
              </w:rPr>
            </w:pPr>
            <w:r>
              <w:rPr>
                <w:color w:val="000000" w:themeColor="text1"/>
              </w:rPr>
              <w:t>10/24/2014</w:t>
            </w:r>
          </w:p>
        </w:tc>
        <w:tc>
          <w:tcPr>
            <w:tcW w:w="7038" w:type="dxa"/>
          </w:tcPr>
          <w:p w14:paraId="714BD7BD" w14:textId="77777777" w:rsidR="00F72F39" w:rsidRDefault="00F72F39" w:rsidP="008B1B25">
            <w:pPr>
              <w:pStyle w:val="hdr1"/>
              <w:spacing w:before="0"/>
              <w:ind w:left="0"/>
              <w:jc w:val="left"/>
              <w:rPr>
                <w:szCs w:val="24"/>
              </w:rPr>
            </w:pPr>
            <w:r>
              <w:rPr>
                <w:szCs w:val="24"/>
              </w:rPr>
              <w:t xml:space="preserve">P13624 – </w:t>
            </w:r>
            <w:proofErr w:type="spellStart"/>
            <w:r>
              <w:rPr>
                <w:szCs w:val="24"/>
              </w:rPr>
              <w:t>eCL</w:t>
            </w:r>
            <w:proofErr w:type="spellEnd"/>
            <w:r>
              <w:rPr>
                <w:szCs w:val="24"/>
              </w:rPr>
              <w:t xml:space="preserve"> Warnings 13 week inactivation</w:t>
            </w:r>
          </w:p>
          <w:p w14:paraId="3E07658D" w14:textId="01A61F89" w:rsidR="006A2B2E" w:rsidRDefault="006A2B2E" w:rsidP="008B1B25">
            <w:pPr>
              <w:pStyle w:val="hdr1"/>
              <w:spacing w:before="0"/>
              <w:ind w:left="0"/>
              <w:jc w:val="left"/>
              <w:rPr>
                <w:szCs w:val="24"/>
              </w:rPr>
            </w:pPr>
            <w:r w:rsidRPr="006A2B2E">
              <w:rPr>
                <w:szCs w:val="24"/>
              </w:rPr>
              <w:t xml:space="preserve">IV Layouts </w:t>
            </w:r>
            <w:r w:rsidR="003D3157">
              <w:rPr>
                <w:szCs w:val="24"/>
              </w:rPr>
              <w:t>–</w:t>
            </w:r>
            <w:r w:rsidRPr="006A2B2E">
              <w:rPr>
                <w:szCs w:val="24"/>
              </w:rPr>
              <w:t xml:space="preserve"> Dashboard Permissions Criteria</w:t>
            </w:r>
          </w:p>
          <w:p w14:paraId="0538A295" w14:textId="77777777" w:rsidR="006A2B2E" w:rsidRDefault="00CF06A9" w:rsidP="008B1B25">
            <w:pPr>
              <w:pStyle w:val="hdr1"/>
              <w:spacing w:before="0"/>
              <w:ind w:left="0"/>
              <w:jc w:val="left"/>
              <w:rPr>
                <w:szCs w:val="24"/>
              </w:rPr>
            </w:pPr>
            <w:r>
              <w:rPr>
                <w:szCs w:val="24"/>
              </w:rPr>
              <w:t>4.3.1 Inactivate Coaching Logs</w:t>
            </w:r>
          </w:p>
          <w:p w14:paraId="5BA82170" w14:textId="68C1DE75" w:rsidR="00CF06A9" w:rsidRDefault="00CF06A9" w:rsidP="008B1B25">
            <w:pPr>
              <w:pStyle w:val="hdr1"/>
              <w:spacing w:before="0"/>
              <w:ind w:left="0"/>
              <w:jc w:val="left"/>
              <w:rPr>
                <w:szCs w:val="24"/>
              </w:rPr>
            </w:pPr>
            <w:r>
              <w:rPr>
                <w:szCs w:val="24"/>
              </w:rPr>
              <w:t>4.3.2 Inactivate Warning Logs</w:t>
            </w:r>
          </w:p>
        </w:tc>
        <w:tc>
          <w:tcPr>
            <w:tcW w:w="1530" w:type="dxa"/>
          </w:tcPr>
          <w:p w14:paraId="5C17B854" w14:textId="4C3BD95A" w:rsidR="00F72F39" w:rsidRDefault="00F72F39" w:rsidP="008B1B25">
            <w:pPr>
              <w:pStyle w:val="hdr1"/>
              <w:spacing w:before="0"/>
              <w:ind w:left="0"/>
              <w:jc w:val="left"/>
              <w:rPr>
                <w:color w:val="000000" w:themeColor="text1"/>
              </w:rPr>
            </w:pPr>
            <w:r>
              <w:rPr>
                <w:color w:val="000000" w:themeColor="text1"/>
              </w:rPr>
              <w:t>Doug Stearns</w:t>
            </w:r>
          </w:p>
        </w:tc>
      </w:tr>
      <w:tr w:rsidR="00FF6C63" w:rsidRPr="00A43661" w14:paraId="16634BB6" w14:textId="77777777" w:rsidTr="0096352D">
        <w:trPr>
          <w:trHeight w:val="341"/>
        </w:trPr>
        <w:tc>
          <w:tcPr>
            <w:tcW w:w="1440" w:type="dxa"/>
          </w:tcPr>
          <w:p w14:paraId="155AB7E3" w14:textId="7A5C3897" w:rsidR="00FF6C63" w:rsidRDefault="00FF6C63" w:rsidP="008B1B25">
            <w:pPr>
              <w:pStyle w:val="hdr1"/>
              <w:spacing w:before="0"/>
              <w:ind w:left="0"/>
              <w:jc w:val="left"/>
              <w:rPr>
                <w:color w:val="000000" w:themeColor="text1"/>
              </w:rPr>
            </w:pPr>
            <w:r>
              <w:rPr>
                <w:color w:val="000000" w:themeColor="text1"/>
              </w:rPr>
              <w:t>10/27/2014</w:t>
            </w:r>
          </w:p>
        </w:tc>
        <w:tc>
          <w:tcPr>
            <w:tcW w:w="7038" w:type="dxa"/>
          </w:tcPr>
          <w:p w14:paraId="2F6D345E" w14:textId="779FD3DB" w:rsidR="00FF6C63" w:rsidRDefault="00FF6C63" w:rsidP="008B1B25">
            <w:pPr>
              <w:pStyle w:val="hdr1"/>
              <w:spacing w:before="0"/>
              <w:ind w:left="0"/>
              <w:jc w:val="left"/>
              <w:rPr>
                <w:szCs w:val="24"/>
              </w:rPr>
            </w:pPr>
            <w:r>
              <w:rPr>
                <w:szCs w:val="24"/>
              </w:rPr>
              <w:t xml:space="preserve">P13479 – </w:t>
            </w:r>
            <w:proofErr w:type="spellStart"/>
            <w:r>
              <w:rPr>
                <w:szCs w:val="24"/>
              </w:rPr>
              <w:t>eCL</w:t>
            </w:r>
            <w:proofErr w:type="spellEnd"/>
            <w:r>
              <w:rPr>
                <w:szCs w:val="24"/>
              </w:rPr>
              <w:t xml:space="preserve"> Warning Coaching Logs for CSRs – updated sub</w:t>
            </w:r>
            <w:r w:rsidR="0041714A">
              <w:rPr>
                <w:szCs w:val="24"/>
              </w:rPr>
              <w:t>-</w:t>
            </w:r>
            <w:r>
              <w:rPr>
                <w:szCs w:val="24"/>
              </w:rPr>
              <w:t>reason for Other</w:t>
            </w:r>
          </w:p>
          <w:p w14:paraId="1FAB6C83" w14:textId="246B5C0A" w:rsidR="00FF6C63" w:rsidRDefault="00FF6C63" w:rsidP="008B1B25">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#60 and User Interface Controls #39, 40, 41</w:t>
            </w:r>
            <w:r w:rsidRPr="00A071B8">
              <w:rPr>
                <w:szCs w:val="24"/>
              </w:rPr>
              <w:t>)</w:t>
            </w:r>
          </w:p>
          <w:p w14:paraId="544D3543" w14:textId="0E6EA261" w:rsidR="00FF6C63" w:rsidRDefault="00FF6C63" w:rsidP="008B1B25">
            <w:pPr>
              <w:pStyle w:val="hdr1"/>
              <w:spacing w:before="0"/>
              <w:ind w:left="0"/>
              <w:jc w:val="left"/>
              <w:rPr>
                <w:szCs w:val="24"/>
              </w:rPr>
            </w:pPr>
            <w:r w:rsidRPr="00A071B8">
              <w:rPr>
                <w:szCs w:val="24"/>
              </w:rPr>
              <w:t>IV Layouts Direct Coaching – Pr</w:t>
            </w:r>
            <w:r>
              <w:rPr>
                <w:szCs w:val="24"/>
              </w:rPr>
              <w:t>ogressive Disciplinary Warning</w:t>
            </w:r>
          </w:p>
        </w:tc>
        <w:tc>
          <w:tcPr>
            <w:tcW w:w="1530" w:type="dxa"/>
          </w:tcPr>
          <w:p w14:paraId="31013537" w14:textId="6549FE8D" w:rsidR="00FF6C63" w:rsidRDefault="00FF6C63" w:rsidP="008B1B25">
            <w:pPr>
              <w:pStyle w:val="hdr1"/>
              <w:spacing w:before="0"/>
              <w:ind w:left="0"/>
              <w:jc w:val="left"/>
              <w:rPr>
                <w:color w:val="000000" w:themeColor="text1"/>
              </w:rPr>
            </w:pPr>
            <w:r>
              <w:rPr>
                <w:color w:val="000000" w:themeColor="text1"/>
              </w:rPr>
              <w:t>Doug Stearns</w:t>
            </w:r>
          </w:p>
        </w:tc>
      </w:tr>
      <w:tr w:rsidR="00A43023" w:rsidRPr="00A43661" w14:paraId="3BC0D167" w14:textId="77777777" w:rsidTr="0096352D">
        <w:trPr>
          <w:trHeight w:val="341"/>
        </w:trPr>
        <w:tc>
          <w:tcPr>
            <w:tcW w:w="1440" w:type="dxa"/>
          </w:tcPr>
          <w:p w14:paraId="7CE940AF" w14:textId="0ADDBD49" w:rsidR="00A43023" w:rsidRDefault="00A43023" w:rsidP="008B1B25">
            <w:pPr>
              <w:pStyle w:val="hdr1"/>
              <w:spacing w:before="0"/>
              <w:ind w:left="0"/>
              <w:jc w:val="left"/>
              <w:rPr>
                <w:color w:val="000000" w:themeColor="text1"/>
              </w:rPr>
            </w:pPr>
            <w:r>
              <w:rPr>
                <w:color w:val="000000" w:themeColor="text1"/>
              </w:rPr>
              <w:t>10/28/2014</w:t>
            </w:r>
          </w:p>
        </w:tc>
        <w:tc>
          <w:tcPr>
            <w:tcW w:w="7038" w:type="dxa"/>
          </w:tcPr>
          <w:p w14:paraId="4810ECBD" w14:textId="77777777" w:rsidR="00A43023" w:rsidRDefault="00A43023" w:rsidP="008B1B25">
            <w:pPr>
              <w:pStyle w:val="hdr1"/>
              <w:spacing w:before="0"/>
              <w:ind w:left="0"/>
              <w:jc w:val="left"/>
              <w:rPr>
                <w:szCs w:val="24"/>
              </w:rPr>
            </w:pPr>
            <w:r>
              <w:rPr>
                <w:szCs w:val="24"/>
              </w:rPr>
              <w:t xml:space="preserve">P13659 – </w:t>
            </w:r>
            <w:proofErr w:type="spellStart"/>
            <w:r>
              <w:rPr>
                <w:szCs w:val="24"/>
              </w:rPr>
              <w:t>eCL</w:t>
            </w:r>
            <w:proofErr w:type="spellEnd"/>
            <w:r>
              <w:rPr>
                <w:szCs w:val="24"/>
              </w:rPr>
              <w:t xml:space="preserve"> ETS Feed</w:t>
            </w:r>
          </w:p>
          <w:p w14:paraId="4C56EEA5" w14:textId="697576BA" w:rsidR="00886133" w:rsidRDefault="00886133" w:rsidP="008B1B25">
            <w:pPr>
              <w:pStyle w:val="hdr1"/>
              <w:spacing w:before="0"/>
              <w:ind w:left="0"/>
              <w:jc w:val="left"/>
              <w:rPr>
                <w:szCs w:val="24"/>
              </w:rPr>
            </w:pPr>
            <w:r>
              <w:rPr>
                <w:szCs w:val="24"/>
              </w:rPr>
              <w:t>Added the following requirements</w:t>
            </w:r>
          </w:p>
          <w:p w14:paraId="6720987E" w14:textId="77777777" w:rsidR="00886133" w:rsidRDefault="00886133" w:rsidP="008B1B25">
            <w:pPr>
              <w:pStyle w:val="hdr1"/>
              <w:spacing w:before="0"/>
              <w:ind w:left="0"/>
              <w:jc w:val="left"/>
              <w:rPr>
                <w:szCs w:val="24"/>
              </w:rPr>
            </w:pPr>
            <w:r>
              <w:rPr>
                <w:szCs w:val="24"/>
              </w:rPr>
              <w:t>2.1.5x Electronic Timecard System Data Feed (ETS)</w:t>
            </w:r>
          </w:p>
          <w:p w14:paraId="1B636FD0" w14:textId="7B551A45" w:rsidR="00886133" w:rsidRDefault="00886133" w:rsidP="008B1B25">
            <w:pPr>
              <w:pStyle w:val="hdr1"/>
              <w:spacing w:before="0"/>
              <w:ind w:left="0"/>
              <w:jc w:val="left"/>
              <w:rPr>
                <w:szCs w:val="24"/>
              </w:rPr>
            </w:pPr>
            <w:r>
              <w:rPr>
                <w:szCs w:val="24"/>
              </w:rPr>
              <w:t>2.2.5x Electronic Timecard System Data Feed (ETS)</w:t>
            </w:r>
          </w:p>
        </w:tc>
        <w:tc>
          <w:tcPr>
            <w:tcW w:w="1530" w:type="dxa"/>
          </w:tcPr>
          <w:p w14:paraId="50C54A50" w14:textId="73655050" w:rsidR="00A43023" w:rsidRDefault="00A43023" w:rsidP="008B1B25">
            <w:pPr>
              <w:pStyle w:val="hdr1"/>
              <w:spacing w:before="0"/>
              <w:ind w:left="0"/>
              <w:jc w:val="left"/>
              <w:rPr>
                <w:color w:val="000000" w:themeColor="text1"/>
              </w:rPr>
            </w:pPr>
            <w:r>
              <w:rPr>
                <w:color w:val="000000" w:themeColor="text1"/>
              </w:rPr>
              <w:t>Doug Stearns</w:t>
            </w:r>
          </w:p>
        </w:tc>
      </w:tr>
      <w:tr w:rsidR="00C011D2" w:rsidRPr="00A43661" w14:paraId="089848B3" w14:textId="77777777" w:rsidTr="0096352D">
        <w:trPr>
          <w:trHeight w:val="341"/>
        </w:trPr>
        <w:tc>
          <w:tcPr>
            <w:tcW w:w="1440" w:type="dxa"/>
          </w:tcPr>
          <w:p w14:paraId="213043DB" w14:textId="5529A68F" w:rsidR="00C011D2" w:rsidRDefault="00C011D2" w:rsidP="008B1B25">
            <w:pPr>
              <w:pStyle w:val="hdr1"/>
              <w:spacing w:before="0"/>
              <w:ind w:left="0"/>
              <w:jc w:val="left"/>
              <w:rPr>
                <w:color w:val="000000" w:themeColor="text1"/>
              </w:rPr>
            </w:pPr>
            <w:r>
              <w:rPr>
                <w:color w:val="000000" w:themeColor="text1"/>
              </w:rPr>
              <w:t>10/29/2014</w:t>
            </w:r>
          </w:p>
        </w:tc>
        <w:tc>
          <w:tcPr>
            <w:tcW w:w="7038" w:type="dxa"/>
          </w:tcPr>
          <w:p w14:paraId="613F02DE" w14:textId="77777777" w:rsidR="00C011D2" w:rsidRDefault="00C011D2" w:rsidP="008B1B25">
            <w:pPr>
              <w:pStyle w:val="hdr1"/>
              <w:spacing w:before="0"/>
              <w:ind w:left="0"/>
              <w:jc w:val="left"/>
              <w:rPr>
                <w:szCs w:val="24"/>
              </w:rPr>
            </w:pPr>
            <w:r>
              <w:rPr>
                <w:szCs w:val="24"/>
              </w:rPr>
              <w:t>P13701 – IQS/</w:t>
            </w:r>
            <w:proofErr w:type="spellStart"/>
            <w:r>
              <w:rPr>
                <w:szCs w:val="24"/>
              </w:rPr>
              <w:t>eCL</w:t>
            </w:r>
            <w:proofErr w:type="spellEnd"/>
            <w:r>
              <w:rPr>
                <w:szCs w:val="24"/>
              </w:rPr>
              <w:t xml:space="preserve"> IQA Scorecards</w:t>
            </w:r>
          </w:p>
          <w:p w14:paraId="495DD604" w14:textId="77777777" w:rsidR="00C011D2" w:rsidRDefault="00C011D2" w:rsidP="008B1B25">
            <w:pPr>
              <w:pStyle w:val="hdr1"/>
              <w:spacing w:before="0"/>
              <w:ind w:left="0"/>
              <w:jc w:val="left"/>
              <w:rPr>
                <w:szCs w:val="24"/>
              </w:rPr>
            </w:pPr>
            <w:r>
              <w:rPr>
                <w:szCs w:val="24"/>
              </w:rPr>
              <w:t>Modified the following requirements</w:t>
            </w:r>
          </w:p>
          <w:p w14:paraId="563F722E" w14:textId="498F7D55" w:rsidR="006E59F0" w:rsidRDefault="006E59F0" w:rsidP="008B1B25">
            <w:pPr>
              <w:pStyle w:val="hdr1"/>
              <w:spacing w:before="0"/>
              <w:ind w:left="0"/>
              <w:jc w:val="left"/>
              <w:rPr>
                <w:szCs w:val="24"/>
              </w:rPr>
            </w:pPr>
            <w:r>
              <w:rPr>
                <w:szCs w:val="24"/>
              </w:rPr>
              <w:t>V System Generated Emails second paragraph (changed to match records on Evaluation ID)</w:t>
            </w:r>
          </w:p>
          <w:p w14:paraId="53A7E46D" w14:textId="6CE4E32F" w:rsidR="00C011D2" w:rsidRDefault="00C011D2" w:rsidP="008B1B25">
            <w:pPr>
              <w:pStyle w:val="hdr1"/>
              <w:spacing w:before="0"/>
              <w:ind w:left="0"/>
              <w:jc w:val="left"/>
              <w:rPr>
                <w:szCs w:val="24"/>
              </w:rPr>
            </w:pPr>
            <w:r>
              <w:rPr>
                <w:szCs w:val="24"/>
              </w:rPr>
              <w:t xml:space="preserve">VII IQS (Data Feed) </w:t>
            </w:r>
            <w:r w:rsidR="006E59F0">
              <w:rPr>
                <w:szCs w:val="24"/>
              </w:rPr>
              <w:t>s</w:t>
            </w:r>
            <w:r>
              <w:rPr>
                <w:szCs w:val="24"/>
              </w:rPr>
              <w:t xml:space="preserve">econd </w:t>
            </w:r>
            <w:r w:rsidR="006E59F0">
              <w:rPr>
                <w:szCs w:val="24"/>
              </w:rPr>
              <w:t>p</w:t>
            </w:r>
            <w:r>
              <w:rPr>
                <w:szCs w:val="24"/>
              </w:rPr>
              <w:t>aragraph (</w:t>
            </w:r>
            <w:r w:rsidR="006E59F0">
              <w:rPr>
                <w:szCs w:val="24"/>
              </w:rPr>
              <w:t xml:space="preserve">changed to match records on </w:t>
            </w:r>
            <w:proofErr w:type="spellStart"/>
            <w:r w:rsidR="006E59F0">
              <w:rPr>
                <w:szCs w:val="24"/>
              </w:rPr>
              <w:t>on</w:t>
            </w:r>
            <w:proofErr w:type="spellEnd"/>
            <w:r w:rsidR="006E59F0">
              <w:rPr>
                <w:szCs w:val="24"/>
              </w:rPr>
              <w:t xml:space="preserve"> Evaluation ID</w:t>
            </w:r>
            <w:r>
              <w:rPr>
                <w:szCs w:val="24"/>
              </w:rPr>
              <w:t>)</w:t>
            </w:r>
          </w:p>
        </w:tc>
        <w:tc>
          <w:tcPr>
            <w:tcW w:w="1530" w:type="dxa"/>
          </w:tcPr>
          <w:p w14:paraId="6AF30874" w14:textId="336F8A59" w:rsidR="00C011D2" w:rsidRDefault="00C011D2" w:rsidP="008B1B25">
            <w:pPr>
              <w:pStyle w:val="hdr1"/>
              <w:spacing w:before="0"/>
              <w:ind w:left="0"/>
              <w:jc w:val="left"/>
              <w:rPr>
                <w:color w:val="000000" w:themeColor="text1"/>
              </w:rPr>
            </w:pPr>
            <w:r>
              <w:rPr>
                <w:color w:val="000000" w:themeColor="text1"/>
              </w:rPr>
              <w:t>Doug Stearns</w:t>
            </w:r>
          </w:p>
        </w:tc>
      </w:tr>
      <w:tr w:rsidR="004103B9" w:rsidRPr="00A43661" w14:paraId="472C3184" w14:textId="77777777" w:rsidTr="0096352D">
        <w:trPr>
          <w:trHeight w:val="341"/>
        </w:trPr>
        <w:tc>
          <w:tcPr>
            <w:tcW w:w="1440" w:type="dxa"/>
          </w:tcPr>
          <w:p w14:paraId="0A07F9D2" w14:textId="6B2754B4" w:rsidR="004103B9" w:rsidRDefault="004103B9" w:rsidP="008B1B25">
            <w:pPr>
              <w:pStyle w:val="hdr1"/>
              <w:spacing w:before="0"/>
              <w:ind w:left="0"/>
              <w:jc w:val="left"/>
              <w:rPr>
                <w:color w:val="000000" w:themeColor="text1"/>
              </w:rPr>
            </w:pPr>
            <w:r>
              <w:rPr>
                <w:color w:val="000000" w:themeColor="text1"/>
              </w:rPr>
              <w:t>10/30/2014</w:t>
            </w:r>
          </w:p>
        </w:tc>
        <w:tc>
          <w:tcPr>
            <w:tcW w:w="7038" w:type="dxa"/>
          </w:tcPr>
          <w:p w14:paraId="394E6528" w14:textId="77777777" w:rsidR="004103B9" w:rsidRDefault="004103B9" w:rsidP="008B1B25">
            <w:pPr>
              <w:pStyle w:val="hdr1"/>
              <w:spacing w:before="0"/>
              <w:ind w:left="0"/>
              <w:jc w:val="left"/>
              <w:rPr>
                <w:szCs w:val="24"/>
              </w:rPr>
            </w:pPr>
            <w:r>
              <w:rPr>
                <w:szCs w:val="24"/>
              </w:rPr>
              <w:t xml:space="preserve">P13659 – </w:t>
            </w:r>
            <w:proofErr w:type="spellStart"/>
            <w:r>
              <w:rPr>
                <w:szCs w:val="24"/>
              </w:rPr>
              <w:t>eCL</w:t>
            </w:r>
            <w:proofErr w:type="spellEnd"/>
            <w:r>
              <w:rPr>
                <w:szCs w:val="24"/>
              </w:rPr>
              <w:t xml:space="preserve"> ETS Feed</w:t>
            </w:r>
          </w:p>
          <w:p w14:paraId="0F8B7871" w14:textId="6FC0C72C" w:rsidR="004103B9" w:rsidRDefault="004103B9" w:rsidP="008B1B25">
            <w:pPr>
              <w:pStyle w:val="hdr1"/>
              <w:spacing w:before="0"/>
              <w:ind w:left="0"/>
              <w:jc w:val="left"/>
              <w:rPr>
                <w:szCs w:val="24"/>
              </w:rPr>
            </w:pPr>
            <w:r>
              <w:rPr>
                <w:szCs w:val="24"/>
              </w:rPr>
              <w:t xml:space="preserve">Update the following requirements for </w:t>
            </w:r>
            <w:r w:rsidR="0029406C">
              <w:rPr>
                <w:szCs w:val="24"/>
              </w:rPr>
              <w:t xml:space="preserve">ETS reports and </w:t>
            </w:r>
            <w:r>
              <w:rPr>
                <w:szCs w:val="24"/>
              </w:rPr>
              <w:t xml:space="preserve">review text </w:t>
            </w:r>
          </w:p>
          <w:p w14:paraId="1936BEC7" w14:textId="2F15A843" w:rsidR="00B37F1C" w:rsidRDefault="00B37F1C" w:rsidP="008B1B25">
            <w:pPr>
              <w:pStyle w:val="hdr1"/>
              <w:spacing w:before="0"/>
              <w:ind w:left="0"/>
              <w:jc w:val="left"/>
              <w:rPr>
                <w:szCs w:val="24"/>
              </w:rPr>
            </w:pPr>
            <w:r>
              <w:rPr>
                <w:szCs w:val="24"/>
              </w:rPr>
              <w:t xml:space="preserve">II </w:t>
            </w:r>
            <w:r w:rsidRPr="00A071B8">
              <w:rPr>
                <w:szCs w:val="24"/>
              </w:rPr>
              <w:t>Customer Requirements (</w:t>
            </w:r>
            <w:r>
              <w:rPr>
                <w:szCs w:val="24"/>
              </w:rPr>
              <w:t>User Interface Controls updated #28, inserted #32 – renumbered following items</w:t>
            </w:r>
            <w:r w:rsidRPr="00A071B8">
              <w:rPr>
                <w:szCs w:val="24"/>
              </w:rPr>
              <w:t>)</w:t>
            </w:r>
          </w:p>
          <w:p w14:paraId="43405043" w14:textId="339B8F81" w:rsidR="00B37F1C" w:rsidRDefault="00B37F1C" w:rsidP="008B1B25">
            <w:pPr>
              <w:pStyle w:val="hdr1"/>
              <w:spacing w:before="0"/>
              <w:ind w:left="0"/>
              <w:jc w:val="left"/>
              <w:rPr>
                <w:szCs w:val="24"/>
              </w:rPr>
            </w:pPr>
            <w:r w:rsidRPr="00A071B8">
              <w:rPr>
                <w:szCs w:val="24"/>
              </w:rPr>
              <w:t xml:space="preserve">IV Layouts Direct Coaching – </w:t>
            </w:r>
            <w:r>
              <w:rPr>
                <w:szCs w:val="24"/>
              </w:rPr>
              <w:t>Non CSE</w:t>
            </w:r>
            <w:r w:rsidR="00D614E2">
              <w:rPr>
                <w:szCs w:val="24"/>
              </w:rPr>
              <w:t xml:space="preserve">, </w:t>
            </w:r>
            <w:r w:rsidR="00D614E2" w:rsidRPr="00D614E2">
              <w:rPr>
                <w:szCs w:val="24"/>
              </w:rPr>
              <w:t>Indirect Coaching – Non CSE</w:t>
            </w:r>
          </w:p>
          <w:p w14:paraId="6F07A5C8" w14:textId="5D7D707C" w:rsidR="003E6DFE" w:rsidRDefault="00B37F1C" w:rsidP="008B1B25">
            <w:pPr>
              <w:pStyle w:val="hdr1"/>
              <w:spacing w:before="0"/>
              <w:ind w:left="0"/>
              <w:jc w:val="left"/>
              <w:rPr>
                <w:szCs w:val="24"/>
              </w:rPr>
            </w:pPr>
            <w:r>
              <w:rPr>
                <w:szCs w:val="24"/>
              </w:rPr>
              <w:t xml:space="preserve">2.1.5.1.4, 2.1.5.2.4, </w:t>
            </w:r>
            <w:r w:rsidR="003E6DFE">
              <w:rPr>
                <w:szCs w:val="24"/>
              </w:rPr>
              <w:t>2.1.5.4x</w:t>
            </w:r>
            <w:r>
              <w:rPr>
                <w:szCs w:val="24"/>
              </w:rPr>
              <w:t xml:space="preserve">, 2.2.1.6.1, 2.2.1.6.2, 2.2.5.1.4, 2.2.5.2.4, </w:t>
            </w:r>
            <w:r w:rsidR="003E6DFE">
              <w:rPr>
                <w:szCs w:val="24"/>
              </w:rPr>
              <w:t>2.2.5.4x</w:t>
            </w:r>
          </w:p>
        </w:tc>
        <w:tc>
          <w:tcPr>
            <w:tcW w:w="1530" w:type="dxa"/>
          </w:tcPr>
          <w:p w14:paraId="136FE837" w14:textId="5EE96CBC" w:rsidR="004103B9" w:rsidRDefault="004103B9" w:rsidP="008B1B25">
            <w:pPr>
              <w:pStyle w:val="hdr1"/>
              <w:spacing w:before="0"/>
              <w:ind w:left="0"/>
              <w:jc w:val="left"/>
              <w:rPr>
                <w:color w:val="000000" w:themeColor="text1"/>
              </w:rPr>
            </w:pPr>
            <w:r>
              <w:rPr>
                <w:color w:val="000000" w:themeColor="text1"/>
              </w:rPr>
              <w:t>Doug Stearns</w:t>
            </w:r>
          </w:p>
        </w:tc>
      </w:tr>
      <w:tr w:rsidR="00C17F29" w:rsidRPr="00A43661" w14:paraId="152E87CC" w14:textId="77777777" w:rsidTr="0096352D">
        <w:trPr>
          <w:trHeight w:val="341"/>
        </w:trPr>
        <w:tc>
          <w:tcPr>
            <w:tcW w:w="1440" w:type="dxa"/>
          </w:tcPr>
          <w:p w14:paraId="4D2D0BB3" w14:textId="351C651E" w:rsidR="00C17F29" w:rsidRDefault="00C17F29" w:rsidP="008B1B25">
            <w:pPr>
              <w:pStyle w:val="hdr1"/>
              <w:spacing w:before="0"/>
              <w:ind w:left="0"/>
              <w:jc w:val="left"/>
              <w:rPr>
                <w:color w:val="000000" w:themeColor="text1"/>
              </w:rPr>
            </w:pPr>
            <w:r>
              <w:rPr>
                <w:color w:val="000000" w:themeColor="text1"/>
              </w:rPr>
              <w:t>11/03/2014</w:t>
            </w:r>
          </w:p>
        </w:tc>
        <w:tc>
          <w:tcPr>
            <w:tcW w:w="7038" w:type="dxa"/>
          </w:tcPr>
          <w:p w14:paraId="315C9410" w14:textId="77777777" w:rsidR="00C17F29" w:rsidRDefault="00C17F29" w:rsidP="008B1B25">
            <w:pPr>
              <w:pStyle w:val="hdr1"/>
              <w:spacing w:before="0"/>
              <w:ind w:left="0"/>
              <w:jc w:val="left"/>
              <w:rPr>
                <w:szCs w:val="24"/>
              </w:rPr>
            </w:pPr>
            <w:r>
              <w:rPr>
                <w:szCs w:val="24"/>
              </w:rPr>
              <w:t xml:space="preserve">P13631 – </w:t>
            </w:r>
            <w:proofErr w:type="spellStart"/>
            <w:r>
              <w:rPr>
                <w:szCs w:val="24"/>
              </w:rPr>
              <w:t>eCL</w:t>
            </w:r>
            <w:proofErr w:type="spellEnd"/>
            <w:r>
              <w:rPr>
                <w:szCs w:val="24"/>
              </w:rPr>
              <w:t xml:space="preserve"> Coaching Notes Overwritten</w:t>
            </w:r>
          </w:p>
          <w:p w14:paraId="5426BEC0" w14:textId="462138CD" w:rsidR="00C17F29" w:rsidRDefault="00C17F29" w:rsidP="008B1B25">
            <w:pPr>
              <w:pStyle w:val="hdr1"/>
              <w:spacing w:before="0"/>
              <w:ind w:left="0"/>
              <w:jc w:val="left"/>
              <w:rPr>
                <w:szCs w:val="24"/>
              </w:rPr>
            </w:pPr>
            <w:r w:rsidRPr="00C17F29">
              <w:rPr>
                <w:szCs w:val="24"/>
              </w:rPr>
              <w:t xml:space="preserve">IV Layouts </w:t>
            </w:r>
            <w:r>
              <w:rPr>
                <w:szCs w:val="24"/>
              </w:rPr>
              <w:t>–</w:t>
            </w:r>
            <w:r w:rsidRPr="00C17F29">
              <w:rPr>
                <w:szCs w:val="24"/>
              </w:rPr>
              <w:t xml:space="preserve"> VII Review Page Informational Display </w:t>
            </w:r>
            <w:r>
              <w:rPr>
                <w:szCs w:val="24"/>
              </w:rPr>
              <w:t>–</w:t>
            </w:r>
            <w:r w:rsidRPr="00C17F29">
              <w:rPr>
                <w:szCs w:val="24"/>
              </w:rPr>
              <w:t xml:space="preserve"> added paragraph to save information entered on review page.</w:t>
            </w:r>
          </w:p>
        </w:tc>
        <w:tc>
          <w:tcPr>
            <w:tcW w:w="1530" w:type="dxa"/>
          </w:tcPr>
          <w:p w14:paraId="6D70A31D" w14:textId="2D285450" w:rsidR="00C17F29" w:rsidRDefault="00C17F29" w:rsidP="008B1B25">
            <w:pPr>
              <w:pStyle w:val="hdr1"/>
              <w:spacing w:before="0"/>
              <w:ind w:left="0"/>
              <w:jc w:val="left"/>
              <w:rPr>
                <w:color w:val="000000" w:themeColor="text1"/>
              </w:rPr>
            </w:pPr>
            <w:r>
              <w:rPr>
                <w:color w:val="000000" w:themeColor="text1"/>
              </w:rPr>
              <w:t>Doug Stearns</w:t>
            </w:r>
          </w:p>
        </w:tc>
      </w:tr>
      <w:tr w:rsidR="00EB02DD" w:rsidRPr="00A43661" w14:paraId="14254C88" w14:textId="77777777" w:rsidTr="0096352D">
        <w:trPr>
          <w:trHeight w:val="341"/>
        </w:trPr>
        <w:tc>
          <w:tcPr>
            <w:tcW w:w="1440" w:type="dxa"/>
          </w:tcPr>
          <w:p w14:paraId="33809A0B" w14:textId="451C667D" w:rsidR="00EB02DD" w:rsidRDefault="00EB02DD" w:rsidP="008B1B25">
            <w:pPr>
              <w:pStyle w:val="hdr1"/>
              <w:spacing w:before="0"/>
              <w:ind w:left="0"/>
              <w:jc w:val="left"/>
              <w:rPr>
                <w:color w:val="000000" w:themeColor="text1"/>
              </w:rPr>
            </w:pPr>
            <w:r>
              <w:rPr>
                <w:color w:val="000000" w:themeColor="text1"/>
              </w:rPr>
              <w:t>11/04/2014</w:t>
            </w:r>
          </w:p>
        </w:tc>
        <w:tc>
          <w:tcPr>
            <w:tcW w:w="7038" w:type="dxa"/>
          </w:tcPr>
          <w:p w14:paraId="520DB05C" w14:textId="77777777" w:rsidR="00EB02DD" w:rsidRDefault="00EB02DD" w:rsidP="008B1B25">
            <w:pPr>
              <w:pStyle w:val="hdr1"/>
              <w:spacing w:before="0"/>
              <w:ind w:left="0"/>
              <w:jc w:val="left"/>
              <w:rPr>
                <w:szCs w:val="24"/>
              </w:rPr>
            </w:pPr>
            <w:r>
              <w:rPr>
                <w:szCs w:val="24"/>
              </w:rPr>
              <w:t xml:space="preserve">P13753 – </w:t>
            </w:r>
            <w:proofErr w:type="spellStart"/>
            <w:r>
              <w:rPr>
                <w:szCs w:val="24"/>
              </w:rPr>
              <w:t>eCL</w:t>
            </w:r>
            <w:proofErr w:type="spellEnd"/>
            <w:r>
              <w:rPr>
                <w:szCs w:val="24"/>
              </w:rPr>
              <w:t xml:space="preserve"> Access for Exec </w:t>
            </w:r>
            <w:proofErr w:type="spellStart"/>
            <w:r>
              <w:rPr>
                <w:szCs w:val="24"/>
              </w:rPr>
              <w:t>Mgmt</w:t>
            </w:r>
            <w:proofErr w:type="spellEnd"/>
          </w:p>
          <w:p w14:paraId="723395CE" w14:textId="71DBDB8F" w:rsidR="00EB02DD" w:rsidRPr="00020991" w:rsidRDefault="00EB02DD" w:rsidP="008B1B25">
            <w:pPr>
              <w:pStyle w:val="hdr1"/>
              <w:spacing w:before="0"/>
              <w:ind w:left="0"/>
              <w:rPr>
                <w:szCs w:val="24"/>
              </w:rPr>
            </w:pPr>
            <w:r w:rsidRPr="00020991">
              <w:rPr>
                <w:szCs w:val="24"/>
              </w:rPr>
              <w:t>Dashboard Permissions Criteria</w:t>
            </w:r>
            <w:r>
              <w:rPr>
                <w:szCs w:val="24"/>
              </w:rPr>
              <w:t xml:space="preserve"> – </w:t>
            </w:r>
            <w:r w:rsidRPr="00020991">
              <w:rPr>
                <w:szCs w:val="24"/>
              </w:rPr>
              <w:t>Submission Page, Main Dashboard, My Submitted, Historical Dashboard and Historical Dashboard Review</w:t>
            </w:r>
            <w:r>
              <w:rPr>
                <w:szCs w:val="24"/>
              </w:rPr>
              <w:t xml:space="preserve"> </w:t>
            </w:r>
            <w:r w:rsidR="003D3157">
              <w:rPr>
                <w:szCs w:val="24"/>
              </w:rPr>
              <w:t>–</w:t>
            </w:r>
            <w:r>
              <w:rPr>
                <w:szCs w:val="24"/>
              </w:rPr>
              <w:t xml:space="preserve"> </w:t>
            </w:r>
            <w:r w:rsidRPr="00020991">
              <w:rPr>
                <w:szCs w:val="24"/>
              </w:rPr>
              <w:t xml:space="preserve">Manager Level users </w:t>
            </w:r>
            <w:r w:rsidR="003D3157">
              <w:rPr>
                <w:szCs w:val="24"/>
              </w:rPr>
              <w:t>–</w:t>
            </w:r>
            <w:r w:rsidRPr="00020991">
              <w:rPr>
                <w:szCs w:val="24"/>
              </w:rPr>
              <w:t xml:space="preserve"> added WPWL*</w:t>
            </w:r>
          </w:p>
          <w:p w14:paraId="67A26253" w14:textId="1B554D04" w:rsidR="00EB02DD" w:rsidRDefault="00EB02DD" w:rsidP="008B1B25">
            <w:pPr>
              <w:pStyle w:val="hdr1"/>
              <w:spacing w:before="0"/>
              <w:ind w:left="0"/>
              <w:jc w:val="left"/>
              <w:rPr>
                <w:szCs w:val="24"/>
              </w:rPr>
            </w:pPr>
            <w:r w:rsidRPr="00020991">
              <w:rPr>
                <w:szCs w:val="24"/>
              </w:rPr>
              <w:t xml:space="preserve">2.2.1.13 Access to submission </w:t>
            </w:r>
            <w:r w:rsidR="003D3157">
              <w:rPr>
                <w:szCs w:val="24"/>
              </w:rPr>
              <w:t>–</w:t>
            </w:r>
            <w:r w:rsidRPr="00020991">
              <w:rPr>
                <w:szCs w:val="24"/>
              </w:rPr>
              <w:t xml:space="preserve"> </w:t>
            </w:r>
            <w:proofErr w:type="spellStart"/>
            <w:r w:rsidRPr="00020991">
              <w:rPr>
                <w:szCs w:val="24"/>
              </w:rPr>
              <w:t>Sr</w:t>
            </w:r>
            <w:proofErr w:type="spellEnd"/>
            <w:r w:rsidRPr="00020991">
              <w:rPr>
                <w:szCs w:val="24"/>
              </w:rPr>
              <w:t xml:space="preserve"> Manager</w:t>
            </w:r>
            <w:r>
              <w:rPr>
                <w:szCs w:val="24"/>
              </w:rPr>
              <w:t xml:space="preserve"> </w:t>
            </w:r>
            <w:r w:rsidR="003D3157">
              <w:rPr>
                <w:szCs w:val="24"/>
              </w:rPr>
              <w:t>–</w:t>
            </w:r>
            <w:r>
              <w:rPr>
                <w:szCs w:val="24"/>
              </w:rPr>
              <w:t xml:space="preserve"> a</w:t>
            </w:r>
            <w:r w:rsidRPr="00020991">
              <w:rPr>
                <w:szCs w:val="24"/>
              </w:rPr>
              <w:t>dded WPWL51</w:t>
            </w:r>
          </w:p>
        </w:tc>
        <w:tc>
          <w:tcPr>
            <w:tcW w:w="1530" w:type="dxa"/>
          </w:tcPr>
          <w:p w14:paraId="5BA2EB2F" w14:textId="6762B3C2" w:rsidR="00EB02DD" w:rsidRDefault="00EB02DD" w:rsidP="008B1B25">
            <w:pPr>
              <w:pStyle w:val="hdr1"/>
              <w:spacing w:before="0"/>
              <w:ind w:left="0"/>
              <w:jc w:val="left"/>
              <w:rPr>
                <w:color w:val="000000" w:themeColor="text1"/>
              </w:rPr>
            </w:pPr>
            <w:r>
              <w:rPr>
                <w:color w:val="000000" w:themeColor="text1"/>
              </w:rPr>
              <w:t>Doug Stearns</w:t>
            </w:r>
          </w:p>
        </w:tc>
      </w:tr>
      <w:tr w:rsidR="007B5C48" w:rsidRPr="00A43661" w14:paraId="3B55D455" w14:textId="77777777" w:rsidTr="0096352D">
        <w:trPr>
          <w:trHeight w:val="341"/>
        </w:trPr>
        <w:tc>
          <w:tcPr>
            <w:tcW w:w="1440" w:type="dxa"/>
          </w:tcPr>
          <w:p w14:paraId="568E45BA" w14:textId="66BF8583" w:rsidR="007B5C48" w:rsidRDefault="007B5C48" w:rsidP="008B1B25">
            <w:pPr>
              <w:pStyle w:val="hdr1"/>
              <w:spacing w:before="0"/>
              <w:ind w:left="0"/>
              <w:jc w:val="left"/>
              <w:rPr>
                <w:color w:val="000000" w:themeColor="text1"/>
              </w:rPr>
            </w:pPr>
            <w:r>
              <w:rPr>
                <w:color w:val="000000" w:themeColor="text1"/>
              </w:rPr>
              <w:t>11/04/2014</w:t>
            </w:r>
          </w:p>
        </w:tc>
        <w:tc>
          <w:tcPr>
            <w:tcW w:w="7038" w:type="dxa"/>
          </w:tcPr>
          <w:p w14:paraId="4787543F" w14:textId="66BEA255" w:rsidR="007B5C48" w:rsidRDefault="007B5C48" w:rsidP="008B1B25">
            <w:pPr>
              <w:pStyle w:val="hdr1"/>
              <w:spacing w:before="0"/>
              <w:ind w:left="0"/>
              <w:jc w:val="left"/>
              <w:rPr>
                <w:szCs w:val="24"/>
              </w:rPr>
            </w:pPr>
            <w:r>
              <w:rPr>
                <w:szCs w:val="24"/>
              </w:rPr>
              <w:t xml:space="preserve">P13479 – </w:t>
            </w:r>
            <w:proofErr w:type="spellStart"/>
            <w:r>
              <w:rPr>
                <w:szCs w:val="24"/>
              </w:rPr>
              <w:t>eCL</w:t>
            </w:r>
            <w:proofErr w:type="spellEnd"/>
            <w:r>
              <w:rPr>
                <w:szCs w:val="24"/>
              </w:rPr>
              <w:t xml:space="preserve"> Warning Coaching Logs for CSRs – updated sub-reasons</w:t>
            </w:r>
          </w:p>
          <w:p w14:paraId="3780D4BA" w14:textId="07DC4CA2" w:rsidR="007B5C48" w:rsidRDefault="007B5C48" w:rsidP="008B1B25">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#60 and User Interface Controls #40, 41, 42</w:t>
            </w:r>
            <w:r w:rsidRPr="00A071B8">
              <w:rPr>
                <w:szCs w:val="24"/>
              </w:rPr>
              <w:t>)</w:t>
            </w:r>
          </w:p>
          <w:p w14:paraId="2B15E72F" w14:textId="646DC008" w:rsidR="007B5C48" w:rsidRDefault="007B5C48" w:rsidP="008B1B25">
            <w:pPr>
              <w:pStyle w:val="hdr1"/>
              <w:spacing w:before="0"/>
              <w:ind w:left="0"/>
              <w:jc w:val="left"/>
              <w:rPr>
                <w:szCs w:val="24"/>
              </w:rPr>
            </w:pPr>
            <w:r w:rsidRPr="00A071B8">
              <w:rPr>
                <w:szCs w:val="24"/>
              </w:rPr>
              <w:lastRenderedPageBreak/>
              <w:t>IV Layouts Direct Coaching – Pr</w:t>
            </w:r>
            <w:r>
              <w:rPr>
                <w:szCs w:val="24"/>
              </w:rPr>
              <w:t>ogressive Disciplinary Warning</w:t>
            </w:r>
          </w:p>
        </w:tc>
        <w:tc>
          <w:tcPr>
            <w:tcW w:w="1530" w:type="dxa"/>
          </w:tcPr>
          <w:p w14:paraId="0252BE29" w14:textId="1A624896" w:rsidR="007B5C48" w:rsidRDefault="007B5C48" w:rsidP="008B1B25">
            <w:pPr>
              <w:pStyle w:val="hdr1"/>
              <w:spacing w:before="0"/>
              <w:ind w:left="0"/>
              <w:jc w:val="left"/>
              <w:rPr>
                <w:color w:val="000000" w:themeColor="text1"/>
              </w:rPr>
            </w:pPr>
            <w:r>
              <w:rPr>
                <w:color w:val="000000" w:themeColor="text1"/>
              </w:rPr>
              <w:lastRenderedPageBreak/>
              <w:t>Doug Stearns</w:t>
            </w:r>
          </w:p>
        </w:tc>
      </w:tr>
      <w:tr w:rsidR="00F70C6A" w:rsidRPr="00A43661" w14:paraId="102805B3" w14:textId="77777777" w:rsidTr="0096352D">
        <w:trPr>
          <w:trHeight w:val="341"/>
        </w:trPr>
        <w:tc>
          <w:tcPr>
            <w:tcW w:w="1440" w:type="dxa"/>
          </w:tcPr>
          <w:p w14:paraId="621001FF" w14:textId="2AF9758A" w:rsidR="00F70C6A" w:rsidRDefault="00F70C6A" w:rsidP="008B1B25">
            <w:pPr>
              <w:pStyle w:val="hdr1"/>
              <w:spacing w:before="0"/>
              <w:ind w:left="0"/>
              <w:jc w:val="left"/>
              <w:rPr>
                <w:color w:val="000000" w:themeColor="text1"/>
              </w:rPr>
            </w:pPr>
            <w:r>
              <w:rPr>
                <w:color w:val="000000" w:themeColor="text1"/>
              </w:rPr>
              <w:lastRenderedPageBreak/>
              <w:t>11/1</w:t>
            </w:r>
            <w:r w:rsidR="00BE503A">
              <w:rPr>
                <w:color w:val="000000" w:themeColor="text1"/>
              </w:rPr>
              <w:t>3</w:t>
            </w:r>
            <w:r>
              <w:rPr>
                <w:color w:val="000000" w:themeColor="text1"/>
              </w:rPr>
              <w:t>/2014</w:t>
            </w:r>
          </w:p>
        </w:tc>
        <w:tc>
          <w:tcPr>
            <w:tcW w:w="7038" w:type="dxa"/>
          </w:tcPr>
          <w:p w14:paraId="4BC1E9F1" w14:textId="77777777" w:rsidR="00F70C6A" w:rsidRDefault="00F70C6A" w:rsidP="008B1B25">
            <w:pPr>
              <w:pStyle w:val="hdr1"/>
              <w:spacing w:before="0"/>
              <w:ind w:left="0"/>
              <w:jc w:val="left"/>
              <w:rPr>
                <w:szCs w:val="24"/>
              </w:rPr>
            </w:pPr>
            <w:r>
              <w:rPr>
                <w:szCs w:val="24"/>
              </w:rPr>
              <w:t xml:space="preserve">P13659 – </w:t>
            </w:r>
            <w:proofErr w:type="spellStart"/>
            <w:r>
              <w:rPr>
                <w:szCs w:val="24"/>
              </w:rPr>
              <w:t>eCL</w:t>
            </w:r>
            <w:proofErr w:type="spellEnd"/>
            <w:r>
              <w:rPr>
                <w:szCs w:val="24"/>
              </w:rPr>
              <w:t xml:space="preserve"> ETS Feed</w:t>
            </w:r>
          </w:p>
          <w:p w14:paraId="10F245CF" w14:textId="764C972B" w:rsidR="004E587B" w:rsidRDefault="00BE503A" w:rsidP="008B1B25">
            <w:pPr>
              <w:pStyle w:val="hdr1"/>
              <w:spacing w:before="0"/>
              <w:ind w:left="0"/>
              <w:jc w:val="left"/>
              <w:rPr>
                <w:szCs w:val="24"/>
              </w:rPr>
            </w:pPr>
            <w:r>
              <w:rPr>
                <w:szCs w:val="24"/>
              </w:rPr>
              <w:t>Revisions based</w:t>
            </w:r>
            <w:r w:rsidR="003B668D">
              <w:rPr>
                <w:szCs w:val="24"/>
              </w:rPr>
              <w:t xml:space="preserve"> </w:t>
            </w:r>
            <w:r>
              <w:rPr>
                <w:szCs w:val="24"/>
              </w:rPr>
              <w:t>on decision on not doing UI changes with data</w:t>
            </w:r>
            <w:r w:rsidR="003B668D">
              <w:rPr>
                <w:szCs w:val="24"/>
              </w:rPr>
              <w:t xml:space="preserve"> </w:t>
            </w:r>
            <w:r>
              <w:rPr>
                <w:szCs w:val="24"/>
              </w:rPr>
              <w:t>feed</w:t>
            </w:r>
          </w:p>
          <w:p w14:paraId="1EACB612" w14:textId="459B3041" w:rsidR="004E587B" w:rsidRDefault="004E587B" w:rsidP="008B1B25">
            <w:pPr>
              <w:pStyle w:val="hdr1"/>
              <w:spacing w:before="0"/>
              <w:ind w:left="0"/>
              <w:jc w:val="left"/>
              <w:rPr>
                <w:szCs w:val="24"/>
              </w:rPr>
            </w:pPr>
            <w:r w:rsidRPr="004E587B">
              <w:rPr>
                <w:szCs w:val="24"/>
              </w:rPr>
              <w:t>Added ETS back in as sub-reason for Attendance in CSR module UI, removed ETS as reason with sub-reasons</w:t>
            </w:r>
            <w:r w:rsidR="005143D9">
              <w:rPr>
                <w:szCs w:val="24"/>
              </w:rPr>
              <w:t xml:space="preserve">, </w:t>
            </w:r>
            <w:r w:rsidRPr="004E587B">
              <w:rPr>
                <w:szCs w:val="24"/>
              </w:rPr>
              <w:t>removed ETS as source, aligned reports, report codes, and review text by module</w:t>
            </w:r>
            <w:r>
              <w:rPr>
                <w:szCs w:val="24"/>
              </w:rPr>
              <w:t>/report,</w:t>
            </w:r>
            <w:r w:rsidR="005143D9">
              <w:rPr>
                <w:szCs w:val="24"/>
              </w:rPr>
              <w:t xml:space="preserve"> </w:t>
            </w:r>
            <w:r>
              <w:rPr>
                <w:szCs w:val="24"/>
              </w:rPr>
              <w:t xml:space="preserve">removed reference to </w:t>
            </w:r>
            <w:r w:rsidRPr="004E587B">
              <w:rPr>
                <w:szCs w:val="24"/>
              </w:rPr>
              <w:t xml:space="preserve">place holder for Utilization report, </w:t>
            </w:r>
            <w:proofErr w:type="gramStart"/>
            <w:r w:rsidRPr="004E587B">
              <w:rPr>
                <w:szCs w:val="24"/>
              </w:rPr>
              <w:t>removed</w:t>
            </w:r>
            <w:proofErr w:type="gramEnd"/>
            <w:r w:rsidRPr="004E587B">
              <w:rPr>
                <w:szCs w:val="24"/>
              </w:rPr>
              <w:t xml:space="preserve"> Other as </w:t>
            </w:r>
            <w:r>
              <w:rPr>
                <w:szCs w:val="24"/>
              </w:rPr>
              <w:t>sub-reason.</w:t>
            </w:r>
          </w:p>
          <w:p w14:paraId="62D1A355" w14:textId="77777777" w:rsidR="004E587B" w:rsidRDefault="004E587B" w:rsidP="008B1B25">
            <w:pPr>
              <w:pStyle w:val="hdr1"/>
              <w:spacing w:before="0"/>
              <w:ind w:left="0"/>
              <w:jc w:val="left"/>
              <w:rPr>
                <w:szCs w:val="24"/>
              </w:rPr>
            </w:pPr>
          </w:p>
          <w:p w14:paraId="04456270" w14:textId="77777777" w:rsidR="004E587B" w:rsidRPr="004E587B" w:rsidRDefault="004E587B" w:rsidP="008B1B25">
            <w:pPr>
              <w:pStyle w:val="hdr1"/>
              <w:spacing w:before="0"/>
              <w:ind w:left="0"/>
              <w:jc w:val="left"/>
              <w:rPr>
                <w:szCs w:val="24"/>
              </w:rPr>
            </w:pPr>
            <w:r w:rsidRPr="004E587B">
              <w:rPr>
                <w:szCs w:val="24"/>
              </w:rPr>
              <w:t>II Customer Requirements User Interface Controls #28 (added ETS as Attendance sub-reason), ETS (removed)</w:t>
            </w:r>
          </w:p>
          <w:p w14:paraId="0519910C" w14:textId="4A8CF3BA" w:rsidR="004E587B" w:rsidRPr="004E587B" w:rsidRDefault="004E587B" w:rsidP="008B1B25">
            <w:pPr>
              <w:pStyle w:val="hdr1"/>
              <w:spacing w:before="0"/>
              <w:ind w:left="0"/>
              <w:jc w:val="left"/>
              <w:rPr>
                <w:szCs w:val="24"/>
              </w:rPr>
            </w:pPr>
            <w:r w:rsidRPr="004E587B">
              <w:rPr>
                <w:szCs w:val="24"/>
              </w:rPr>
              <w:t xml:space="preserve">IV Layouts Direct Coaching </w:t>
            </w:r>
            <w:r w:rsidR="003D3157">
              <w:rPr>
                <w:szCs w:val="24"/>
              </w:rPr>
              <w:t>–</w:t>
            </w:r>
            <w:r w:rsidRPr="004E587B">
              <w:rPr>
                <w:szCs w:val="24"/>
              </w:rPr>
              <w:t xml:space="preserve"> CSE How was the coaching opportunity identified? (removed ETS source)</w:t>
            </w:r>
            <w:r>
              <w:rPr>
                <w:szCs w:val="24"/>
              </w:rPr>
              <w:t xml:space="preserve">, </w:t>
            </w:r>
            <w:r w:rsidRPr="004E587B">
              <w:rPr>
                <w:szCs w:val="24"/>
              </w:rPr>
              <w:t>Direct Coaching – Non CSE (removed ETS reason/sub-reasons), Indirect Coaching – Non CSE (removed ETS reason/sub-reasons)</w:t>
            </w:r>
          </w:p>
          <w:p w14:paraId="1B296ED4" w14:textId="1D33B4DB" w:rsidR="00F70C6A" w:rsidRDefault="004E587B" w:rsidP="008B1B25">
            <w:pPr>
              <w:pStyle w:val="hdr1"/>
              <w:spacing w:before="0"/>
              <w:ind w:left="0"/>
              <w:jc w:val="left"/>
              <w:rPr>
                <w:szCs w:val="24"/>
              </w:rPr>
            </w:pPr>
            <w:r w:rsidRPr="004E587B">
              <w:rPr>
                <w:szCs w:val="24"/>
              </w:rPr>
              <w:t>X 2.1.5.1, 2.1.5.1.4, 2.1.5.2.4, 2.1.5.4x (CSR related reports</w:t>
            </w:r>
            <w:r>
              <w:rPr>
                <w:szCs w:val="24"/>
              </w:rPr>
              <w:t>, codes, text</w:t>
            </w:r>
            <w:r w:rsidRPr="004E587B">
              <w:rPr>
                <w:szCs w:val="24"/>
              </w:rPr>
              <w:t xml:space="preserve"> </w:t>
            </w:r>
            <w:proofErr w:type="spellStart"/>
            <w:r w:rsidRPr="004E587B">
              <w:rPr>
                <w:szCs w:val="24"/>
              </w:rPr>
              <w:t>etc</w:t>
            </w:r>
            <w:proofErr w:type="spellEnd"/>
            <w:r w:rsidRPr="004E587B">
              <w:rPr>
                <w:szCs w:val="24"/>
              </w:rPr>
              <w:t>),</w:t>
            </w:r>
            <w:r>
              <w:rPr>
                <w:szCs w:val="24"/>
              </w:rPr>
              <w:t xml:space="preserve"> </w:t>
            </w:r>
            <w:r w:rsidRPr="004E587B">
              <w:rPr>
                <w:szCs w:val="24"/>
              </w:rPr>
              <w:t>2.2.1.6.1, 2.2.1.6.2 (removed ETS reason/sub-reasons), 2.2.1.9 (removed ETS source)</w:t>
            </w:r>
            <w:r>
              <w:rPr>
                <w:szCs w:val="24"/>
              </w:rPr>
              <w:t xml:space="preserve">, </w:t>
            </w:r>
            <w:r w:rsidRPr="004E587B">
              <w:rPr>
                <w:szCs w:val="24"/>
              </w:rPr>
              <w:t>2.2.5.1, 2.2.5.1.4, 2.2.5.2.4, 2.2.5.4x (</w:t>
            </w:r>
            <w:r>
              <w:rPr>
                <w:szCs w:val="24"/>
              </w:rPr>
              <w:t xml:space="preserve">Supervisor related reports, codes, text </w:t>
            </w:r>
            <w:proofErr w:type="spellStart"/>
            <w:r>
              <w:rPr>
                <w:szCs w:val="24"/>
              </w:rPr>
              <w:t>etc</w:t>
            </w:r>
            <w:proofErr w:type="spellEnd"/>
            <w:r>
              <w:rPr>
                <w:szCs w:val="24"/>
              </w:rPr>
              <w:t>)</w:t>
            </w:r>
            <w:r w:rsidR="00F70C6A">
              <w:rPr>
                <w:szCs w:val="24"/>
              </w:rPr>
              <w:t xml:space="preserve"> </w:t>
            </w:r>
          </w:p>
        </w:tc>
        <w:tc>
          <w:tcPr>
            <w:tcW w:w="1530" w:type="dxa"/>
          </w:tcPr>
          <w:p w14:paraId="1F8D70AB" w14:textId="3BA95BF1" w:rsidR="00F70C6A" w:rsidRDefault="00F70C6A" w:rsidP="008B1B25">
            <w:pPr>
              <w:pStyle w:val="hdr1"/>
              <w:spacing w:before="0"/>
              <w:ind w:left="0"/>
              <w:jc w:val="left"/>
              <w:rPr>
                <w:color w:val="000000" w:themeColor="text1"/>
              </w:rPr>
            </w:pPr>
            <w:r>
              <w:rPr>
                <w:color w:val="000000" w:themeColor="text1"/>
              </w:rPr>
              <w:t>Doug Stearns</w:t>
            </w:r>
          </w:p>
        </w:tc>
      </w:tr>
      <w:tr w:rsidR="00C36DF4" w:rsidRPr="00A43661" w14:paraId="4AA944AA" w14:textId="77777777" w:rsidTr="0096352D">
        <w:trPr>
          <w:trHeight w:val="341"/>
        </w:trPr>
        <w:tc>
          <w:tcPr>
            <w:tcW w:w="1440" w:type="dxa"/>
          </w:tcPr>
          <w:p w14:paraId="655E9990" w14:textId="20D9F32E" w:rsidR="00C36DF4" w:rsidRDefault="00C36DF4" w:rsidP="008B1B25">
            <w:pPr>
              <w:pStyle w:val="hdr1"/>
              <w:spacing w:before="0"/>
              <w:ind w:left="0"/>
              <w:jc w:val="left"/>
              <w:rPr>
                <w:color w:val="000000" w:themeColor="text1"/>
              </w:rPr>
            </w:pPr>
            <w:r>
              <w:rPr>
                <w:color w:val="000000" w:themeColor="text1"/>
              </w:rPr>
              <w:t>11/14/2014</w:t>
            </w:r>
          </w:p>
        </w:tc>
        <w:tc>
          <w:tcPr>
            <w:tcW w:w="7038" w:type="dxa"/>
          </w:tcPr>
          <w:p w14:paraId="5BFC7F60" w14:textId="77777777" w:rsidR="00C36DF4" w:rsidRDefault="00C36DF4" w:rsidP="008B1B25">
            <w:pPr>
              <w:pStyle w:val="hdr1"/>
              <w:spacing w:before="0"/>
              <w:ind w:left="0"/>
              <w:jc w:val="left"/>
              <w:rPr>
                <w:szCs w:val="24"/>
              </w:rPr>
            </w:pPr>
            <w:r>
              <w:rPr>
                <w:szCs w:val="24"/>
              </w:rPr>
              <w:t xml:space="preserve">P13659 – </w:t>
            </w:r>
            <w:proofErr w:type="spellStart"/>
            <w:r>
              <w:rPr>
                <w:szCs w:val="24"/>
              </w:rPr>
              <w:t>eCL</w:t>
            </w:r>
            <w:proofErr w:type="spellEnd"/>
            <w:r>
              <w:rPr>
                <w:szCs w:val="24"/>
              </w:rPr>
              <w:t xml:space="preserve"> ETS Feed</w:t>
            </w:r>
          </w:p>
          <w:p w14:paraId="1ED0E27D" w14:textId="77777777" w:rsidR="00C36DF4" w:rsidRDefault="00C36DF4" w:rsidP="008B1B25">
            <w:pPr>
              <w:pStyle w:val="hdr1"/>
              <w:spacing w:before="0"/>
              <w:ind w:left="0"/>
              <w:jc w:val="left"/>
              <w:rPr>
                <w:szCs w:val="24"/>
              </w:rPr>
            </w:pPr>
            <w:r>
              <w:rPr>
                <w:szCs w:val="24"/>
              </w:rPr>
              <w:t>Added ETS back as reason for Supervisor</w:t>
            </w:r>
          </w:p>
          <w:p w14:paraId="28916689" w14:textId="77777777" w:rsidR="00C36DF4" w:rsidRDefault="00C36DF4" w:rsidP="008B1B25">
            <w:pPr>
              <w:pStyle w:val="hdr1"/>
              <w:spacing w:before="0"/>
              <w:ind w:left="0"/>
              <w:jc w:val="left"/>
              <w:rPr>
                <w:szCs w:val="24"/>
              </w:rPr>
            </w:pPr>
            <w:r>
              <w:rPr>
                <w:szCs w:val="24"/>
              </w:rPr>
              <w:t>2.2.1.6.1 and 2.2.1.6.2</w:t>
            </w:r>
          </w:p>
          <w:p w14:paraId="6D176CAF" w14:textId="77777777" w:rsidR="003A3B12" w:rsidRDefault="003A3B12" w:rsidP="008B1B25">
            <w:pPr>
              <w:pStyle w:val="hdr1"/>
              <w:spacing w:before="0"/>
              <w:ind w:left="0"/>
              <w:jc w:val="left"/>
              <w:rPr>
                <w:szCs w:val="24"/>
              </w:rPr>
            </w:pPr>
            <w:r>
              <w:rPr>
                <w:szCs w:val="24"/>
              </w:rPr>
              <w:t>Changed Coaching Details to Report Details</w:t>
            </w:r>
          </w:p>
          <w:p w14:paraId="0BB78323" w14:textId="77777777" w:rsidR="003A3B12" w:rsidRDefault="003A3B12" w:rsidP="008B1B25">
            <w:pPr>
              <w:pStyle w:val="hdr1"/>
              <w:spacing w:before="0"/>
              <w:ind w:left="0"/>
              <w:jc w:val="left"/>
              <w:rPr>
                <w:szCs w:val="24"/>
              </w:rPr>
            </w:pPr>
            <w:r>
              <w:rPr>
                <w:szCs w:val="24"/>
              </w:rPr>
              <w:t>2.1.5.2.5 and 2.2.5.2.5</w:t>
            </w:r>
          </w:p>
          <w:p w14:paraId="05E4B364" w14:textId="77777777" w:rsidR="007E0406" w:rsidRDefault="007E0406" w:rsidP="008B1B25">
            <w:pPr>
              <w:pStyle w:val="hdr1"/>
              <w:spacing w:before="0"/>
              <w:ind w:left="0"/>
              <w:jc w:val="left"/>
              <w:rPr>
                <w:szCs w:val="24"/>
              </w:rPr>
            </w:pPr>
            <w:r>
              <w:rPr>
                <w:szCs w:val="24"/>
              </w:rPr>
              <w:t>Changed Review Text to Description Text</w:t>
            </w:r>
          </w:p>
          <w:p w14:paraId="7936234B" w14:textId="31C2B981" w:rsidR="007E0406" w:rsidRDefault="007E0406" w:rsidP="008B1B25">
            <w:pPr>
              <w:pStyle w:val="hdr1"/>
              <w:spacing w:before="0"/>
              <w:ind w:left="0"/>
              <w:jc w:val="left"/>
              <w:rPr>
                <w:szCs w:val="24"/>
              </w:rPr>
            </w:pPr>
            <w:r>
              <w:rPr>
                <w:szCs w:val="24"/>
              </w:rPr>
              <w:t>2.1.5.4x and 2.2.5.4x</w:t>
            </w:r>
          </w:p>
        </w:tc>
        <w:tc>
          <w:tcPr>
            <w:tcW w:w="1530" w:type="dxa"/>
          </w:tcPr>
          <w:p w14:paraId="2CF4E95C" w14:textId="071F111B" w:rsidR="00C36DF4" w:rsidRDefault="00C36DF4" w:rsidP="008B1B25">
            <w:pPr>
              <w:pStyle w:val="hdr1"/>
              <w:spacing w:before="0"/>
              <w:ind w:left="0"/>
              <w:jc w:val="left"/>
              <w:rPr>
                <w:color w:val="000000" w:themeColor="text1"/>
              </w:rPr>
            </w:pPr>
            <w:r>
              <w:rPr>
                <w:color w:val="000000" w:themeColor="text1"/>
              </w:rPr>
              <w:t>Doug Stearns</w:t>
            </w:r>
          </w:p>
        </w:tc>
      </w:tr>
      <w:tr w:rsidR="00DE539A" w:rsidRPr="00A43661" w14:paraId="1441C4BE" w14:textId="77777777" w:rsidTr="0096352D">
        <w:trPr>
          <w:trHeight w:val="341"/>
        </w:trPr>
        <w:tc>
          <w:tcPr>
            <w:tcW w:w="1440" w:type="dxa"/>
          </w:tcPr>
          <w:p w14:paraId="1F9C9C20" w14:textId="3A257029" w:rsidR="00DE539A" w:rsidRDefault="00DE539A" w:rsidP="008B1B25">
            <w:pPr>
              <w:pStyle w:val="hdr1"/>
              <w:spacing w:before="0"/>
              <w:ind w:left="0"/>
              <w:jc w:val="left"/>
              <w:rPr>
                <w:color w:val="000000" w:themeColor="text1"/>
              </w:rPr>
            </w:pPr>
            <w:r>
              <w:rPr>
                <w:color w:val="000000" w:themeColor="text1"/>
              </w:rPr>
              <w:t>11/17/2014</w:t>
            </w:r>
          </w:p>
        </w:tc>
        <w:tc>
          <w:tcPr>
            <w:tcW w:w="7038" w:type="dxa"/>
          </w:tcPr>
          <w:p w14:paraId="04C112F4" w14:textId="77777777" w:rsidR="00DE539A" w:rsidRDefault="00DE539A" w:rsidP="008B1B25">
            <w:pPr>
              <w:pStyle w:val="hdr1"/>
              <w:spacing w:before="0"/>
              <w:ind w:left="0"/>
              <w:jc w:val="left"/>
              <w:rPr>
                <w:szCs w:val="24"/>
              </w:rPr>
            </w:pPr>
            <w:r>
              <w:rPr>
                <w:szCs w:val="24"/>
              </w:rPr>
              <w:t>P13826 – IQS/</w:t>
            </w:r>
            <w:proofErr w:type="spellStart"/>
            <w:r>
              <w:rPr>
                <w:szCs w:val="24"/>
              </w:rPr>
              <w:t>eCL</w:t>
            </w:r>
            <w:proofErr w:type="spellEnd"/>
            <w:r>
              <w:rPr>
                <w:szCs w:val="24"/>
              </w:rPr>
              <w:t xml:space="preserve"> Source Values</w:t>
            </w:r>
          </w:p>
          <w:p w14:paraId="59FF52E8" w14:textId="35D3D70F" w:rsidR="00962D5C" w:rsidRDefault="001A15E0" w:rsidP="008B1B25">
            <w:pPr>
              <w:pStyle w:val="hdr1"/>
              <w:spacing w:before="0"/>
              <w:ind w:left="0"/>
              <w:jc w:val="left"/>
              <w:rPr>
                <w:szCs w:val="24"/>
              </w:rPr>
            </w:pPr>
            <w:r>
              <w:rPr>
                <w:szCs w:val="24"/>
              </w:rPr>
              <w:t xml:space="preserve">II </w:t>
            </w:r>
            <w:r w:rsidRPr="00A071B8">
              <w:rPr>
                <w:szCs w:val="24"/>
              </w:rPr>
              <w:t>Customer Requirements</w:t>
            </w:r>
            <w:r w:rsidR="00FB3B84">
              <w:rPr>
                <w:szCs w:val="24"/>
              </w:rPr>
              <w:t xml:space="preserve"> – </w:t>
            </w:r>
            <w:r>
              <w:rPr>
                <w:szCs w:val="24"/>
              </w:rPr>
              <w:t>Data Definition</w:t>
            </w:r>
            <w:r w:rsidRPr="00A071B8">
              <w:rPr>
                <w:szCs w:val="24"/>
              </w:rPr>
              <w:t xml:space="preserve"> </w:t>
            </w:r>
            <w:r w:rsidR="00FB3B84">
              <w:rPr>
                <w:szCs w:val="24"/>
              </w:rPr>
              <w:t>#58 Source</w:t>
            </w:r>
          </w:p>
          <w:p w14:paraId="640CBC58" w14:textId="2E09286A" w:rsidR="00962D5C" w:rsidRDefault="001A15E0" w:rsidP="008B1B25">
            <w:pPr>
              <w:pStyle w:val="hdr1"/>
              <w:spacing w:before="0"/>
              <w:ind w:left="0"/>
              <w:jc w:val="left"/>
              <w:rPr>
                <w:szCs w:val="24"/>
              </w:rPr>
            </w:pPr>
            <w:r>
              <w:rPr>
                <w:szCs w:val="24"/>
              </w:rPr>
              <w:t xml:space="preserve">VII </w:t>
            </w:r>
            <w:r w:rsidR="00962D5C">
              <w:rPr>
                <w:szCs w:val="24"/>
              </w:rPr>
              <w:t>IQS (Data Feed)</w:t>
            </w:r>
            <w:r w:rsidR="00FB3B84">
              <w:rPr>
                <w:szCs w:val="24"/>
              </w:rPr>
              <w:t xml:space="preserve"> – third paragraph</w:t>
            </w:r>
          </w:p>
          <w:p w14:paraId="2AF61B6B" w14:textId="77777777" w:rsidR="001A15E0" w:rsidRDefault="001A15E0" w:rsidP="008B1B25">
            <w:pPr>
              <w:pStyle w:val="hdr1"/>
              <w:spacing w:before="0"/>
              <w:ind w:left="0"/>
              <w:jc w:val="left"/>
              <w:rPr>
                <w:szCs w:val="24"/>
              </w:rPr>
            </w:pPr>
            <w:r>
              <w:rPr>
                <w:szCs w:val="24"/>
              </w:rPr>
              <w:t>File Layout Field #19</w:t>
            </w:r>
            <w:r w:rsidR="00FB3B84">
              <w:rPr>
                <w:szCs w:val="24"/>
              </w:rPr>
              <w:t xml:space="preserve"> – added source values</w:t>
            </w:r>
          </w:p>
          <w:p w14:paraId="561E4793" w14:textId="53A1D646" w:rsidR="00FB3B84" w:rsidRDefault="00FB3B84" w:rsidP="008B1B25">
            <w:pPr>
              <w:pStyle w:val="hdr1"/>
              <w:spacing w:before="0"/>
              <w:ind w:left="0"/>
              <w:jc w:val="left"/>
              <w:rPr>
                <w:szCs w:val="24"/>
              </w:rPr>
            </w:pPr>
            <w:r>
              <w:rPr>
                <w:szCs w:val="24"/>
              </w:rPr>
              <w:t>Sample IQS Feed – added source value sample</w:t>
            </w:r>
          </w:p>
        </w:tc>
        <w:tc>
          <w:tcPr>
            <w:tcW w:w="1530" w:type="dxa"/>
          </w:tcPr>
          <w:p w14:paraId="62ACA4F9" w14:textId="5750EAF3" w:rsidR="00DE539A" w:rsidRDefault="00DE539A" w:rsidP="008B1B25">
            <w:pPr>
              <w:pStyle w:val="hdr1"/>
              <w:spacing w:before="0"/>
              <w:ind w:left="0"/>
              <w:jc w:val="left"/>
              <w:rPr>
                <w:color w:val="000000" w:themeColor="text1"/>
              </w:rPr>
            </w:pPr>
            <w:r>
              <w:rPr>
                <w:color w:val="000000" w:themeColor="text1"/>
              </w:rPr>
              <w:t>Doug Stearns</w:t>
            </w:r>
          </w:p>
        </w:tc>
      </w:tr>
      <w:tr w:rsidR="00AA6AE2" w:rsidRPr="00A43661" w14:paraId="775A6169" w14:textId="77777777" w:rsidTr="0096352D">
        <w:trPr>
          <w:trHeight w:val="341"/>
        </w:trPr>
        <w:tc>
          <w:tcPr>
            <w:tcW w:w="1440" w:type="dxa"/>
          </w:tcPr>
          <w:p w14:paraId="7AEE6C0D" w14:textId="6157F932" w:rsidR="00AA6AE2" w:rsidRDefault="00AA6AE2" w:rsidP="008B1B25">
            <w:pPr>
              <w:pStyle w:val="hdr1"/>
              <w:spacing w:before="0"/>
              <w:ind w:left="0"/>
              <w:jc w:val="left"/>
              <w:rPr>
                <w:color w:val="000000" w:themeColor="text1"/>
              </w:rPr>
            </w:pPr>
            <w:r>
              <w:rPr>
                <w:color w:val="000000" w:themeColor="text1"/>
              </w:rPr>
              <w:t>11/19/2014</w:t>
            </w:r>
          </w:p>
        </w:tc>
        <w:tc>
          <w:tcPr>
            <w:tcW w:w="7038" w:type="dxa"/>
          </w:tcPr>
          <w:p w14:paraId="242450D3" w14:textId="77777777" w:rsidR="00AA6AE2" w:rsidRDefault="00AA6AE2" w:rsidP="008B1B25">
            <w:pPr>
              <w:pStyle w:val="hdr1"/>
              <w:spacing w:before="0"/>
              <w:ind w:left="0"/>
              <w:jc w:val="left"/>
              <w:rPr>
                <w:szCs w:val="24"/>
              </w:rPr>
            </w:pPr>
            <w:r>
              <w:rPr>
                <w:szCs w:val="24"/>
              </w:rPr>
              <w:t xml:space="preserve">P13659 – </w:t>
            </w:r>
            <w:proofErr w:type="spellStart"/>
            <w:r>
              <w:rPr>
                <w:szCs w:val="24"/>
              </w:rPr>
              <w:t>eCL</w:t>
            </w:r>
            <w:proofErr w:type="spellEnd"/>
            <w:r>
              <w:rPr>
                <w:szCs w:val="24"/>
              </w:rPr>
              <w:t xml:space="preserve"> ETS Data Feed</w:t>
            </w:r>
          </w:p>
          <w:p w14:paraId="2E4EAA33" w14:textId="77777777" w:rsidR="00AA6AE2" w:rsidRDefault="00AA6AE2" w:rsidP="008B1B25">
            <w:pPr>
              <w:pStyle w:val="hdr1"/>
              <w:spacing w:before="0"/>
              <w:ind w:left="0"/>
              <w:jc w:val="left"/>
              <w:rPr>
                <w:szCs w:val="24"/>
              </w:rPr>
            </w:pPr>
            <w:r>
              <w:rPr>
                <w:szCs w:val="24"/>
              </w:rPr>
              <w:t>Updated the following based on review</w:t>
            </w:r>
          </w:p>
          <w:p w14:paraId="27B438E4" w14:textId="1AE444DD" w:rsidR="00AA6AE2" w:rsidRDefault="00AA6AE2" w:rsidP="008B1B25">
            <w:pPr>
              <w:pStyle w:val="hdr1"/>
              <w:spacing w:before="0"/>
              <w:ind w:left="0"/>
              <w:jc w:val="left"/>
              <w:rPr>
                <w:szCs w:val="24"/>
              </w:rPr>
            </w:pPr>
            <w:r>
              <w:rPr>
                <w:szCs w:val="24"/>
              </w:rPr>
              <w:t>2.1.5.2.4, 2.1.5.2.5, 2.2.5.2.4, 2.2.5.2.4</w:t>
            </w:r>
          </w:p>
        </w:tc>
        <w:tc>
          <w:tcPr>
            <w:tcW w:w="1530" w:type="dxa"/>
          </w:tcPr>
          <w:p w14:paraId="47F75A92" w14:textId="72088ECC" w:rsidR="00AA6AE2" w:rsidRDefault="00AA6AE2" w:rsidP="008B1B25">
            <w:pPr>
              <w:pStyle w:val="hdr1"/>
              <w:spacing w:before="0"/>
              <w:ind w:left="0"/>
              <w:jc w:val="left"/>
              <w:rPr>
                <w:color w:val="000000" w:themeColor="text1"/>
              </w:rPr>
            </w:pPr>
            <w:r>
              <w:rPr>
                <w:color w:val="000000" w:themeColor="text1"/>
              </w:rPr>
              <w:t>Doug Stearns</w:t>
            </w:r>
          </w:p>
        </w:tc>
      </w:tr>
      <w:tr w:rsidR="00176119" w:rsidRPr="00A43661" w14:paraId="532D7BD0" w14:textId="77777777" w:rsidTr="0096352D">
        <w:trPr>
          <w:trHeight w:val="341"/>
        </w:trPr>
        <w:tc>
          <w:tcPr>
            <w:tcW w:w="1440" w:type="dxa"/>
          </w:tcPr>
          <w:p w14:paraId="5F0E797E" w14:textId="12F3C351" w:rsidR="00176119" w:rsidRDefault="00176119" w:rsidP="008B1B25">
            <w:pPr>
              <w:pStyle w:val="hdr1"/>
              <w:spacing w:before="0"/>
              <w:ind w:left="0"/>
              <w:jc w:val="left"/>
              <w:rPr>
                <w:color w:val="000000" w:themeColor="text1"/>
              </w:rPr>
            </w:pPr>
            <w:r>
              <w:rPr>
                <w:color w:val="000000" w:themeColor="text1"/>
              </w:rPr>
              <w:t>11/20/2014</w:t>
            </w:r>
          </w:p>
        </w:tc>
        <w:tc>
          <w:tcPr>
            <w:tcW w:w="7038" w:type="dxa"/>
          </w:tcPr>
          <w:p w14:paraId="5D05A6E6" w14:textId="77777777" w:rsidR="00176119" w:rsidRDefault="00C13B3C" w:rsidP="008B1B25">
            <w:pPr>
              <w:pStyle w:val="hdr1"/>
              <w:spacing w:before="0"/>
              <w:ind w:left="0"/>
              <w:jc w:val="left"/>
              <w:rPr>
                <w:szCs w:val="24"/>
              </w:rPr>
            </w:pPr>
            <w:r w:rsidRPr="00C13B3C">
              <w:rPr>
                <w:szCs w:val="24"/>
              </w:rPr>
              <w:t xml:space="preserve">P13822 – </w:t>
            </w:r>
            <w:proofErr w:type="spellStart"/>
            <w:r w:rsidRPr="00C13B3C">
              <w:rPr>
                <w:szCs w:val="24"/>
              </w:rPr>
              <w:t>eCL</w:t>
            </w:r>
            <w:proofErr w:type="spellEnd"/>
            <w:r w:rsidRPr="00C13B3C">
              <w:rPr>
                <w:szCs w:val="24"/>
              </w:rPr>
              <w:t xml:space="preserve"> Disable ARC My Submitted Review</w:t>
            </w:r>
          </w:p>
          <w:p w14:paraId="4957CCEF" w14:textId="71DD26F2" w:rsidR="00C13B3C" w:rsidRDefault="00C13B3C" w:rsidP="008B1B25">
            <w:pPr>
              <w:pStyle w:val="hdr1"/>
              <w:spacing w:before="0"/>
              <w:ind w:left="0"/>
              <w:jc w:val="left"/>
              <w:rPr>
                <w:szCs w:val="24"/>
              </w:rPr>
            </w:pPr>
            <w:r>
              <w:rPr>
                <w:szCs w:val="24"/>
              </w:rPr>
              <w:t>Added My Submitted Review section to</w:t>
            </w:r>
            <w:r>
              <w:t xml:space="preserve"> </w:t>
            </w:r>
            <w:r w:rsidRPr="00C13B3C">
              <w:rPr>
                <w:szCs w:val="24"/>
              </w:rPr>
              <w:t>IV Layouts, Dashboard Permissions Criteria</w:t>
            </w:r>
            <w:r>
              <w:rPr>
                <w:szCs w:val="24"/>
              </w:rPr>
              <w:t xml:space="preserve"> to show that ARC CSRs shouldn’t have access to review page.</w:t>
            </w:r>
          </w:p>
        </w:tc>
        <w:tc>
          <w:tcPr>
            <w:tcW w:w="1530" w:type="dxa"/>
          </w:tcPr>
          <w:p w14:paraId="485DD7D2" w14:textId="711E1EEE" w:rsidR="00176119" w:rsidRDefault="00176119" w:rsidP="008B1B25">
            <w:pPr>
              <w:pStyle w:val="hdr1"/>
              <w:spacing w:before="0"/>
              <w:ind w:left="0"/>
              <w:jc w:val="left"/>
              <w:rPr>
                <w:color w:val="000000" w:themeColor="text1"/>
              </w:rPr>
            </w:pPr>
            <w:r>
              <w:rPr>
                <w:color w:val="000000" w:themeColor="text1"/>
              </w:rPr>
              <w:t>Doug Stearns</w:t>
            </w:r>
          </w:p>
        </w:tc>
      </w:tr>
      <w:tr w:rsidR="009B0B5E" w:rsidRPr="00A43661" w14:paraId="3ECB0186" w14:textId="77777777" w:rsidTr="0096352D">
        <w:trPr>
          <w:trHeight w:val="341"/>
        </w:trPr>
        <w:tc>
          <w:tcPr>
            <w:tcW w:w="1440" w:type="dxa"/>
          </w:tcPr>
          <w:p w14:paraId="1AF262CC" w14:textId="0D0654E3" w:rsidR="009B0B5E" w:rsidRDefault="009B0B5E" w:rsidP="008B1B25">
            <w:pPr>
              <w:pStyle w:val="hdr1"/>
              <w:spacing w:before="0"/>
              <w:ind w:left="0"/>
              <w:jc w:val="left"/>
              <w:rPr>
                <w:color w:val="000000" w:themeColor="text1"/>
              </w:rPr>
            </w:pPr>
            <w:r>
              <w:rPr>
                <w:color w:val="000000" w:themeColor="text1"/>
              </w:rPr>
              <w:t>11/20/2014</w:t>
            </w:r>
          </w:p>
        </w:tc>
        <w:tc>
          <w:tcPr>
            <w:tcW w:w="7038" w:type="dxa"/>
          </w:tcPr>
          <w:p w14:paraId="7E9152CF" w14:textId="77777777" w:rsidR="009B0B5E" w:rsidRDefault="009B0B5E" w:rsidP="008B1B25">
            <w:pPr>
              <w:pStyle w:val="hdr1"/>
              <w:spacing w:before="0"/>
              <w:ind w:left="0"/>
              <w:jc w:val="left"/>
              <w:rPr>
                <w:szCs w:val="24"/>
              </w:rPr>
            </w:pPr>
            <w:r w:rsidRPr="009B0B5E">
              <w:rPr>
                <w:szCs w:val="24"/>
              </w:rPr>
              <w:t xml:space="preserve">P13618 – </w:t>
            </w:r>
            <w:proofErr w:type="spellStart"/>
            <w:r w:rsidRPr="009B0B5E">
              <w:rPr>
                <w:szCs w:val="24"/>
              </w:rPr>
              <w:t>eCL</w:t>
            </w:r>
            <w:proofErr w:type="spellEnd"/>
            <w:r w:rsidRPr="009B0B5E">
              <w:rPr>
                <w:szCs w:val="24"/>
              </w:rPr>
              <w:t xml:space="preserve"> Dashboard check current </w:t>
            </w:r>
            <w:proofErr w:type="spellStart"/>
            <w:r w:rsidRPr="009B0B5E">
              <w:rPr>
                <w:szCs w:val="24"/>
              </w:rPr>
              <w:t>lanid</w:t>
            </w:r>
            <w:proofErr w:type="spellEnd"/>
          </w:p>
          <w:p w14:paraId="5FC4E3C8" w14:textId="30E1CE6F" w:rsidR="003D6632" w:rsidRPr="00C13B3C" w:rsidRDefault="003D6632" w:rsidP="008B1B25">
            <w:pPr>
              <w:pStyle w:val="hdr1"/>
              <w:spacing w:before="0"/>
              <w:ind w:left="0"/>
              <w:jc w:val="left"/>
              <w:rPr>
                <w:szCs w:val="24"/>
              </w:rPr>
            </w:pPr>
            <w:r w:rsidRPr="003D6632">
              <w:rPr>
                <w:szCs w:val="24"/>
              </w:rPr>
              <w:t>I Product Description</w:t>
            </w:r>
            <w:r w:rsidR="003B1ABA">
              <w:rPr>
                <w:szCs w:val="24"/>
              </w:rPr>
              <w:t xml:space="preserve"> – added second to last paragraph regarding re-used LAN IDs and eCoaching Logs</w:t>
            </w:r>
          </w:p>
        </w:tc>
        <w:tc>
          <w:tcPr>
            <w:tcW w:w="1530" w:type="dxa"/>
          </w:tcPr>
          <w:p w14:paraId="1F6347ED" w14:textId="7EFD164E" w:rsidR="009B0B5E" w:rsidRDefault="009B0B5E" w:rsidP="008B1B25">
            <w:pPr>
              <w:pStyle w:val="hdr1"/>
              <w:spacing w:before="0"/>
              <w:ind w:left="0"/>
              <w:jc w:val="left"/>
              <w:rPr>
                <w:color w:val="000000" w:themeColor="text1"/>
              </w:rPr>
            </w:pPr>
            <w:r>
              <w:rPr>
                <w:color w:val="000000" w:themeColor="text1"/>
              </w:rPr>
              <w:t>Doug Stearns</w:t>
            </w:r>
          </w:p>
        </w:tc>
      </w:tr>
      <w:tr w:rsidR="003357F8" w:rsidRPr="00A43661" w14:paraId="5E1119FE" w14:textId="77777777" w:rsidTr="0096352D">
        <w:trPr>
          <w:trHeight w:val="341"/>
        </w:trPr>
        <w:tc>
          <w:tcPr>
            <w:tcW w:w="1440" w:type="dxa"/>
          </w:tcPr>
          <w:p w14:paraId="3ECE2B9A" w14:textId="511F1A29" w:rsidR="003357F8" w:rsidRDefault="003357F8" w:rsidP="008B1B25">
            <w:pPr>
              <w:pStyle w:val="hdr1"/>
              <w:spacing w:before="0"/>
              <w:ind w:left="0"/>
              <w:jc w:val="left"/>
              <w:rPr>
                <w:color w:val="000000" w:themeColor="text1"/>
              </w:rPr>
            </w:pPr>
            <w:r>
              <w:rPr>
                <w:color w:val="000000" w:themeColor="text1"/>
              </w:rPr>
              <w:t>11/21/2014</w:t>
            </w:r>
          </w:p>
        </w:tc>
        <w:tc>
          <w:tcPr>
            <w:tcW w:w="7038" w:type="dxa"/>
          </w:tcPr>
          <w:p w14:paraId="066B7D81" w14:textId="310B19F3" w:rsidR="003357F8" w:rsidRPr="009B0B5E" w:rsidRDefault="003357F8" w:rsidP="008B1B25">
            <w:pPr>
              <w:pStyle w:val="hdr1"/>
              <w:spacing w:before="0"/>
              <w:ind w:left="0"/>
              <w:jc w:val="left"/>
              <w:rPr>
                <w:szCs w:val="24"/>
              </w:rPr>
            </w:pPr>
            <w:r w:rsidRPr="003357F8">
              <w:rPr>
                <w:szCs w:val="24"/>
              </w:rPr>
              <w:t xml:space="preserve">P13794 – </w:t>
            </w:r>
            <w:proofErr w:type="spellStart"/>
            <w:r w:rsidRPr="003357F8">
              <w:rPr>
                <w:szCs w:val="24"/>
              </w:rPr>
              <w:t>eCL</w:t>
            </w:r>
            <w:proofErr w:type="spellEnd"/>
            <w:r w:rsidRPr="003357F8">
              <w:rPr>
                <w:szCs w:val="24"/>
              </w:rPr>
              <w:t xml:space="preserve"> Dashboard for Acting Managers</w:t>
            </w:r>
            <w:r w:rsidR="00663DB3">
              <w:t xml:space="preserve"> </w:t>
            </w:r>
            <w:r w:rsidR="00663DB3" w:rsidRPr="00663DB3">
              <w:rPr>
                <w:szCs w:val="24"/>
              </w:rPr>
              <w:t>IV Layouts II Supervisor Dashboard and III Manager Dashboard</w:t>
            </w:r>
            <w:r w:rsidR="00663DB3">
              <w:rPr>
                <w:szCs w:val="24"/>
              </w:rPr>
              <w:t xml:space="preserve"> – </w:t>
            </w:r>
            <w:r w:rsidR="00663DB3" w:rsidRPr="00663DB3">
              <w:rPr>
                <w:szCs w:val="24"/>
              </w:rPr>
              <w:t>added note for managers acting as supervisors and supervisors acting as managers</w:t>
            </w:r>
          </w:p>
        </w:tc>
        <w:tc>
          <w:tcPr>
            <w:tcW w:w="1530" w:type="dxa"/>
          </w:tcPr>
          <w:p w14:paraId="64BA6712" w14:textId="1ECFE707" w:rsidR="003357F8" w:rsidRDefault="003357F8" w:rsidP="008B1B25">
            <w:pPr>
              <w:pStyle w:val="hdr1"/>
              <w:spacing w:before="0"/>
              <w:ind w:left="0"/>
              <w:jc w:val="left"/>
              <w:rPr>
                <w:color w:val="000000" w:themeColor="text1"/>
              </w:rPr>
            </w:pPr>
            <w:r>
              <w:rPr>
                <w:color w:val="000000" w:themeColor="text1"/>
              </w:rPr>
              <w:t>Doug Stearns</w:t>
            </w:r>
          </w:p>
        </w:tc>
      </w:tr>
      <w:tr w:rsidR="00151DD5" w:rsidRPr="00A43661" w14:paraId="3FC0D66D" w14:textId="77777777" w:rsidTr="0096352D">
        <w:trPr>
          <w:trHeight w:val="341"/>
        </w:trPr>
        <w:tc>
          <w:tcPr>
            <w:tcW w:w="1440" w:type="dxa"/>
          </w:tcPr>
          <w:p w14:paraId="48141D3C" w14:textId="63EEDE86" w:rsidR="00151DD5" w:rsidRDefault="00151DD5" w:rsidP="008B1B25">
            <w:pPr>
              <w:pStyle w:val="hdr1"/>
              <w:spacing w:before="0"/>
              <w:ind w:left="0"/>
              <w:jc w:val="left"/>
              <w:rPr>
                <w:color w:val="000000" w:themeColor="text1"/>
              </w:rPr>
            </w:pPr>
            <w:r>
              <w:rPr>
                <w:color w:val="000000" w:themeColor="text1"/>
              </w:rPr>
              <w:t>11/24/2014</w:t>
            </w:r>
          </w:p>
        </w:tc>
        <w:tc>
          <w:tcPr>
            <w:tcW w:w="7038" w:type="dxa"/>
          </w:tcPr>
          <w:p w14:paraId="3477FB33" w14:textId="77777777" w:rsidR="00151DD5" w:rsidRDefault="00151DD5" w:rsidP="008B1B25">
            <w:pPr>
              <w:pStyle w:val="hdr1"/>
              <w:spacing w:before="0"/>
              <w:ind w:left="0"/>
              <w:jc w:val="left"/>
              <w:rPr>
                <w:szCs w:val="24"/>
              </w:rPr>
            </w:pPr>
            <w:r>
              <w:rPr>
                <w:szCs w:val="24"/>
              </w:rPr>
              <w:t xml:space="preserve">P13542 – </w:t>
            </w:r>
            <w:proofErr w:type="spellStart"/>
            <w:r>
              <w:rPr>
                <w:szCs w:val="24"/>
              </w:rPr>
              <w:t>eCL</w:t>
            </w:r>
            <w:proofErr w:type="spellEnd"/>
            <w:r>
              <w:rPr>
                <w:szCs w:val="24"/>
              </w:rPr>
              <w:t xml:space="preserve"> Supervisor Warnings</w:t>
            </w:r>
          </w:p>
          <w:p w14:paraId="506CD260" w14:textId="77777777" w:rsidR="000F3439" w:rsidRPr="000F3439" w:rsidRDefault="000F3439" w:rsidP="008B1B25">
            <w:pPr>
              <w:pStyle w:val="hdr1"/>
              <w:spacing w:before="0"/>
              <w:ind w:left="0"/>
              <w:rPr>
                <w:szCs w:val="24"/>
              </w:rPr>
            </w:pPr>
            <w:r w:rsidRPr="000F3439">
              <w:rPr>
                <w:szCs w:val="24"/>
              </w:rPr>
              <w:lastRenderedPageBreak/>
              <w:t>I Product Description, Project Purpose</w:t>
            </w:r>
          </w:p>
          <w:p w14:paraId="79CFA043" w14:textId="77777777" w:rsidR="000F3439" w:rsidRPr="000F3439" w:rsidRDefault="000F3439" w:rsidP="008B1B25">
            <w:pPr>
              <w:pStyle w:val="hdr1"/>
              <w:spacing w:before="0"/>
              <w:ind w:left="0"/>
              <w:rPr>
                <w:szCs w:val="24"/>
              </w:rPr>
            </w:pPr>
            <w:r w:rsidRPr="000F3439">
              <w:rPr>
                <w:szCs w:val="24"/>
              </w:rPr>
              <w:t>2.2.1.4.1 Date of Coaching</w:t>
            </w:r>
          </w:p>
          <w:p w14:paraId="2D44200E" w14:textId="77777777" w:rsidR="000F3439" w:rsidRPr="000F3439" w:rsidRDefault="000F3439" w:rsidP="008B1B25">
            <w:pPr>
              <w:pStyle w:val="hdr1"/>
              <w:spacing w:before="0"/>
              <w:ind w:left="0"/>
              <w:rPr>
                <w:szCs w:val="24"/>
              </w:rPr>
            </w:pPr>
            <w:r w:rsidRPr="000F3439">
              <w:rPr>
                <w:szCs w:val="24"/>
              </w:rPr>
              <w:t>2.2.1.4.2 Date of Event</w:t>
            </w:r>
          </w:p>
          <w:p w14:paraId="298E7A5A" w14:textId="77777777" w:rsidR="000F3439" w:rsidRPr="000F3439" w:rsidRDefault="000F3439" w:rsidP="008B1B25">
            <w:pPr>
              <w:pStyle w:val="hdr1"/>
              <w:spacing w:before="0"/>
              <w:ind w:left="0"/>
              <w:rPr>
                <w:szCs w:val="24"/>
              </w:rPr>
            </w:pPr>
            <w:r w:rsidRPr="000F3439">
              <w:rPr>
                <w:szCs w:val="24"/>
              </w:rPr>
              <w:t>2.2.1.4.3 Date Warning Given</w:t>
            </w:r>
          </w:p>
          <w:p w14:paraId="59F88A30" w14:textId="77777777" w:rsidR="000F3439" w:rsidRPr="000F3439" w:rsidRDefault="000F3439" w:rsidP="008B1B25">
            <w:pPr>
              <w:pStyle w:val="hdr1"/>
              <w:spacing w:before="0"/>
              <w:ind w:left="0"/>
              <w:rPr>
                <w:szCs w:val="24"/>
              </w:rPr>
            </w:pPr>
            <w:r w:rsidRPr="000F3439">
              <w:rPr>
                <w:szCs w:val="24"/>
              </w:rPr>
              <w:t>2.2.1.6.3 Direct Warning Reason and Sub-Reasons</w:t>
            </w:r>
          </w:p>
          <w:p w14:paraId="2EDA35D2" w14:textId="77777777" w:rsidR="000F3439" w:rsidRPr="000F3439" w:rsidRDefault="000F3439" w:rsidP="008B1B25">
            <w:pPr>
              <w:pStyle w:val="hdr1"/>
              <w:spacing w:before="0"/>
              <w:ind w:left="0"/>
              <w:rPr>
                <w:szCs w:val="24"/>
              </w:rPr>
            </w:pPr>
            <w:r w:rsidRPr="000F3439">
              <w:rPr>
                <w:szCs w:val="24"/>
              </w:rPr>
              <w:t>2.2.1.7 Coaching Details</w:t>
            </w:r>
          </w:p>
          <w:p w14:paraId="044F7FBA" w14:textId="77777777" w:rsidR="000F3439" w:rsidRPr="000F3439" w:rsidRDefault="000F3439" w:rsidP="008B1B25">
            <w:pPr>
              <w:pStyle w:val="hdr1"/>
              <w:spacing w:before="0"/>
              <w:ind w:left="0"/>
              <w:rPr>
                <w:szCs w:val="24"/>
              </w:rPr>
            </w:pPr>
            <w:r w:rsidRPr="000F3439">
              <w:rPr>
                <w:szCs w:val="24"/>
              </w:rPr>
              <w:t>2.2.1.8 Coaching Session Details</w:t>
            </w:r>
          </w:p>
          <w:p w14:paraId="78E3AC27" w14:textId="77777777" w:rsidR="000F3439" w:rsidRPr="000F3439" w:rsidRDefault="000F3439" w:rsidP="008B1B25">
            <w:pPr>
              <w:pStyle w:val="hdr1"/>
              <w:spacing w:before="0"/>
              <w:ind w:left="0"/>
              <w:rPr>
                <w:szCs w:val="24"/>
              </w:rPr>
            </w:pPr>
            <w:r w:rsidRPr="000F3439">
              <w:rPr>
                <w:szCs w:val="24"/>
              </w:rPr>
              <w:t>2.2.1.9 Identify Source for eCoaching Log</w:t>
            </w:r>
          </w:p>
          <w:p w14:paraId="51504D1A" w14:textId="77777777" w:rsidR="000F3439" w:rsidRPr="000F3439" w:rsidRDefault="000F3439" w:rsidP="008B1B25">
            <w:pPr>
              <w:pStyle w:val="hdr1"/>
              <w:spacing w:before="0"/>
              <w:ind w:left="0"/>
              <w:rPr>
                <w:szCs w:val="24"/>
              </w:rPr>
            </w:pPr>
            <w:r w:rsidRPr="000F3439">
              <w:rPr>
                <w:szCs w:val="24"/>
              </w:rPr>
              <w:t>2.2.1.10 Associated with a Call Record</w:t>
            </w:r>
          </w:p>
          <w:p w14:paraId="10AABEE2" w14:textId="77777777" w:rsidR="000F3439" w:rsidRPr="000F3439" w:rsidRDefault="000F3439" w:rsidP="008B1B25">
            <w:pPr>
              <w:pStyle w:val="hdr1"/>
              <w:spacing w:before="0"/>
              <w:ind w:left="0"/>
              <w:rPr>
                <w:szCs w:val="24"/>
              </w:rPr>
            </w:pPr>
            <w:r w:rsidRPr="000F3439">
              <w:rPr>
                <w:szCs w:val="24"/>
              </w:rPr>
              <w:t xml:space="preserve">2.2.1.11 Verification </w:t>
            </w:r>
          </w:p>
          <w:p w14:paraId="01698ED1" w14:textId="77777777" w:rsidR="000F3439" w:rsidRPr="000F3439" w:rsidRDefault="000F3439" w:rsidP="008B1B25">
            <w:pPr>
              <w:pStyle w:val="hdr1"/>
              <w:spacing w:before="0"/>
              <w:ind w:left="0"/>
              <w:rPr>
                <w:szCs w:val="24"/>
              </w:rPr>
            </w:pPr>
            <w:r w:rsidRPr="000F3439">
              <w:rPr>
                <w:szCs w:val="24"/>
              </w:rPr>
              <w:t xml:space="preserve">2.2.1.12 Required entry fields </w:t>
            </w:r>
          </w:p>
          <w:p w14:paraId="49988991" w14:textId="68219D20" w:rsidR="000F3439" w:rsidRPr="000F3439" w:rsidRDefault="000F3439" w:rsidP="008B1B25">
            <w:pPr>
              <w:pStyle w:val="hdr1"/>
              <w:spacing w:before="0"/>
              <w:ind w:left="0"/>
              <w:rPr>
                <w:szCs w:val="24"/>
              </w:rPr>
            </w:pPr>
            <w:r w:rsidRPr="000F3439">
              <w:rPr>
                <w:szCs w:val="24"/>
              </w:rPr>
              <w:t xml:space="preserve">2.2.1.14 Progressive </w:t>
            </w:r>
            <w:r w:rsidR="003B668D" w:rsidRPr="000F3439">
              <w:rPr>
                <w:szCs w:val="24"/>
              </w:rPr>
              <w:t>D</w:t>
            </w:r>
            <w:r w:rsidR="003B668D">
              <w:rPr>
                <w:szCs w:val="24"/>
              </w:rPr>
              <w:t>is</w:t>
            </w:r>
            <w:r w:rsidR="003B668D" w:rsidRPr="000F3439">
              <w:rPr>
                <w:szCs w:val="24"/>
              </w:rPr>
              <w:t>ciplinary</w:t>
            </w:r>
            <w:r w:rsidRPr="000F3439">
              <w:rPr>
                <w:szCs w:val="24"/>
              </w:rPr>
              <w:t xml:space="preserve"> Warnings</w:t>
            </w:r>
          </w:p>
          <w:p w14:paraId="46B26F52" w14:textId="6C95C9E3" w:rsidR="000F3439" w:rsidRPr="003357F8" w:rsidRDefault="000F3439" w:rsidP="008B1B25">
            <w:pPr>
              <w:pStyle w:val="hdr1"/>
              <w:spacing w:before="0"/>
              <w:ind w:left="0"/>
              <w:jc w:val="left"/>
              <w:rPr>
                <w:szCs w:val="24"/>
              </w:rPr>
            </w:pPr>
            <w:r w:rsidRPr="000F3439">
              <w:rPr>
                <w:szCs w:val="24"/>
              </w:rPr>
              <w:t>2.2.2.6 Progressive Di</w:t>
            </w:r>
            <w:r w:rsidR="003B668D">
              <w:rPr>
                <w:szCs w:val="24"/>
              </w:rPr>
              <w:t>s</w:t>
            </w:r>
            <w:r w:rsidRPr="000F3439">
              <w:rPr>
                <w:szCs w:val="24"/>
              </w:rPr>
              <w:t>ciplinary Warnings</w:t>
            </w:r>
          </w:p>
        </w:tc>
        <w:tc>
          <w:tcPr>
            <w:tcW w:w="1530" w:type="dxa"/>
          </w:tcPr>
          <w:p w14:paraId="4665858A" w14:textId="628E034F" w:rsidR="00151DD5" w:rsidRDefault="00151DD5" w:rsidP="008B1B25">
            <w:pPr>
              <w:pStyle w:val="hdr1"/>
              <w:spacing w:before="0"/>
              <w:ind w:left="0"/>
              <w:jc w:val="left"/>
              <w:rPr>
                <w:color w:val="000000" w:themeColor="text1"/>
              </w:rPr>
            </w:pPr>
            <w:r>
              <w:rPr>
                <w:color w:val="000000" w:themeColor="text1"/>
              </w:rPr>
              <w:lastRenderedPageBreak/>
              <w:t>Doug Stearns</w:t>
            </w:r>
          </w:p>
        </w:tc>
      </w:tr>
      <w:tr w:rsidR="003449EA" w:rsidRPr="00A43661" w14:paraId="506FC678" w14:textId="77777777" w:rsidTr="0096352D">
        <w:trPr>
          <w:trHeight w:val="341"/>
        </w:trPr>
        <w:tc>
          <w:tcPr>
            <w:tcW w:w="1440" w:type="dxa"/>
          </w:tcPr>
          <w:p w14:paraId="75F7D181" w14:textId="7FECB2F2" w:rsidR="003449EA" w:rsidRDefault="003449EA" w:rsidP="008B1B25">
            <w:pPr>
              <w:pStyle w:val="hdr1"/>
              <w:spacing w:before="0"/>
              <w:ind w:left="0"/>
              <w:jc w:val="left"/>
              <w:rPr>
                <w:color w:val="000000" w:themeColor="text1"/>
              </w:rPr>
            </w:pPr>
            <w:r>
              <w:rPr>
                <w:color w:val="000000" w:themeColor="text1"/>
              </w:rPr>
              <w:lastRenderedPageBreak/>
              <w:t>12/</w:t>
            </w:r>
            <w:r w:rsidR="001A454C">
              <w:rPr>
                <w:color w:val="000000" w:themeColor="text1"/>
              </w:rPr>
              <w:t>10</w:t>
            </w:r>
            <w:r>
              <w:rPr>
                <w:color w:val="000000" w:themeColor="text1"/>
              </w:rPr>
              <w:t>/2014</w:t>
            </w:r>
          </w:p>
        </w:tc>
        <w:tc>
          <w:tcPr>
            <w:tcW w:w="7038" w:type="dxa"/>
          </w:tcPr>
          <w:p w14:paraId="184D8970" w14:textId="77777777" w:rsidR="003449EA" w:rsidRDefault="003449EA" w:rsidP="008B1B25">
            <w:pPr>
              <w:pStyle w:val="hdr1"/>
              <w:spacing w:before="0"/>
              <w:ind w:left="0"/>
              <w:jc w:val="left"/>
              <w:rPr>
                <w:szCs w:val="24"/>
              </w:rPr>
            </w:pPr>
            <w:r>
              <w:rPr>
                <w:szCs w:val="24"/>
              </w:rPr>
              <w:t xml:space="preserve">P13891 – </w:t>
            </w:r>
            <w:proofErr w:type="spellStart"/>
            <w:r>
              <w:rPr>
                <w:szCs w:val="24"/>
              </w:rPr>
              <w:t>eCL</w:t>
            </w:r>
            <w:proofErr w:type="spellEnd"/>
            <w:r>
              <w:rPr>
                <w:szCs w:val="24"/>
              </w:rPr>
              <w:t xml:space="preserve"> Original Hierarchy</w:t>
            </w:r>
          </w:p>
          <w:p w14:paraId="48CA4003" w14:textId="21A3E943" w:rsidR="0093195A" w:rsidRDefault="0093195A" w:rsidP="008B1B25">
            <w:pPr>
              <w:pStyle w:val="hdr1"/>
              <w:spacing w:before="0"/>
              <w:ind w:left="0"/>
              <w:jc w:val="left"/>
              <w:rPr>
                <w:szCs w:val="24"/>
              </w:rPr>
            </w:pPr>
            <w:r>
              <w:rPr>
                <w:szCs w:val="24"/>
              </w:rPr>
              <w:t>Modified the following:</w:t>
            </w:r>
          </w:p>
          <w:p w14:paraId="0F121393" w14:textId="6C1E8EE8" w:rsidR="00995D38" w:rsidRPr="003449EA" w:rsidRDefault="00995D38" w:rsidP="008B1B25">
            <w:pPr>
              <w:pStyle w:val="hdr1"/>
              <w:spacing w:before="0"/>
              <w:ind w:left="0"/>
              <w:rPr>
                <w:szCs w:val="24"/>
              </w:rPr>
            </w:pPr>
            <w:r w:rsidRPr="003449EA">
              <w:rPr>
                <w:szCs w:val="24"/>
              </w:rPr>
              <w:t xml:space="preserve">II Customer Requirements </w:t>
            </w:r>
            <w:r w:rsidR="003D3157">
              <w:rPr>
                <w:szCs w:val="24"/>
              </w:rPr>
              <w:t>–</w:t>
            </w:r>
            <w:r w:rsidRPr="003449EA">
              <w:rPr>
                <w:szCs w:val="24"/>
              </w:rPr>
              <w:t xml:space="preserve"> Data Definition (#</w:t>
            </w:r>
            <w:r>
              <w:rPr>
                <w:szCs w:val="24"/>
              </w:rPr>
              <w:t>82</w:t>
            </w:r>
            <w:r w:rsidRPr="003449EA">
              <w:rPr>
                <w:szCs w:val="24"/>
              </w:rPr>
              <w:t xml:space="preserve"> </w:t>
            </w:r>
            <w:proofErr w:type="spellStart"/>
            <w:r w:rsidRPr="003449EA">
              <w:rPr>
                <w:szCs w:val="24"/>
              </w:rPr>
              <w:t>SupID</w:t>
            </w:r>
            <w:proofErr w:type="spellEnd"/>
            <w:r w:rsidRPr="003449EA">
              <w:rPr>
                <w:szCs w:val="24"/>
              </w:rPr>
              <w:t>, #</w:t>
            </w:r>
            <w:r>
              <w:rPr>
                <w:szCs w:val="24"/>
              </w:rPr>
              <w:t>83</w:t>
            </w:r>
            <w:r w:rsidRPr="003449EA">
              <w:rPr>
                <w:szCs w:val="24"/>
              </w:rPr>
              <w:t xml:space="preserve"> </w:t>
            </w:r>
            <w:proofErr w:type="spellStart"/>
            <w:r w:rsidRPr="003449EA">
              <w:rPr>
                <w:szCs w:val="24"/>
              </w:rPr>
              <w:t>MgrID</w:t>
            </w:r>
            <w:proofErr w:type="spellEnd"/>
            <w:r w:rsidRPr="003449EA">
              <w:rPr>
                <w:szCs w:val="24"/>
              </w:rPr>
              <w:t>)</w:t>
            </w:r>
          </w:p>
          <w:p w14:paraId="73EA9C06" w14:textId="7374261C" w:rsidR="00A4685A" w:rsidRPr="003449EA" w:rsidRDefault="00A4685A" w:rsidP="008B1B25">
            <w:pPr>
              <w:pStyle w:val="hdr1"/>
              <w:spacing w:before="0"/>
              <w:ind w:left="0"/>
              <w:rPr>
                <w:szCs w:val="24"/>
              </w:rPr>
            </w:pPr>
            <w:r w:rsidRPr="003449EA">
              <w:rPr>
                <w:szCs w:val="24"/>
              </w:rPr>
              <w:t xml:space="preserve">III Program Requirements </w:t>
            </w:r>
            <w:r w:rsidR="003D3157">
              <w:rPr>
                <w:szCs w:val="24"/>
              </w:rPr>
              <w:t>–</w:t>
            </w:r>
            <w:r w:rsidRPr="003449EA">
              <w:rPr>
                <w:szCs w:val="24"/>
              </w:rPr>
              <w:t xml:space="preserve"> Item G</w:t>
            </w:r>
          </w:p>
          <w:p w14:paraId="719E3AF1" w14:textId="6A8AFD1F" w:rsidR="003449EA" w:rsidRDefault="00A84C44" w:rsidP="008B1B25">
            <w:pPr>
              <w:pStyle w:val="hdr1"/>
              <w:spacing w:before="0"/>
              <w:ind w:left="0"/>
              <w:jc w:val="left"/>
              <w:rPr>
                <w:szCs w:val="24"/>
              </w:rPr>
            </w:pPr>
            <w:r>
              <w:rPr>
                <w:szCs w:val="24"/>
              </w:rPr>
              <w:t xml:space="preserve">Added </w:t>
            </w:r>
            <w:r w:rsidR="003449EA">
              <w:rPr>
                <w:szCs w:val="24"/>
              </w:rPr>
              <w:t>the following:</w:t>
            </w:r>
          </w:p>
          <w:p w14:paraId="4369BFDB" w14:textId="3C45C8CC" w:rsidR="003449EA" w:rsidRPr="003449EA" w:rsidRDefault="003449EA" w:rsidP="008B1B25">
            <w:pPr>
              <w:pStyle w:val="hdr1"/>
              <w:spacing w:before="0"/>
              <w:ind w:left="0"/>
              <w:rPr>
                <w:szCs w:val="24"/>
              </w:rPr>
            </w:pPr>
            <w:r w:rsidRPr="003449EA">
              <w:rPr>
                <w:szCs w:val="24"/>
              </w:rPr>
              <w:t xml:space="preserve">II Customer Requirements </w:t>
            </w:r>
            <w:r w:rsidR="003D3157">
              <w:rPr>
                <w:szCs w:val="24"/>
              </w:rPr>
              <w:t>–</w:t>
            </w:r>
            <w:r w:rsidRPr="003449EA">
              <w:rPr>
                <w:szCs w:val="24"/>
              </w:rPr>
              <w:t xml:space="preserve"> Data Definition (#</w:t>
            </w:r>
            <w:r w:rsidR="0093195A">
              <w:rPr>
                <w:szCs w:val="24"/>
              </w:rPr>
              <w:t>84</w:t>
            </w:r>
            <w:r w:rsidRPr="003449EA">
              <w:rPr>
                <w:szCs w:val="24"/>
              </w:rPr>
              <w:t xml:space="preserve"> </w:t>
            </w:r>
            <w:proofErr w:type="spellStart"/>
            <w:r w:rsidRPr="003449EA">
              <w:rPr>
                <w:szCs w:val="24"/>
              </w:rPr>
              <w:t>SupID</w:t>
            </w:r>
            <w:proofErr w:type="spellEnd"/>
            <w:r w:rsidRPr="003449EA">
              <w:rPr>
                <w:szCs w:val="24"/>
              </w:rPr>
              <w:t>, #</w:t>
            </w:r>
            <w:r w:rsidR="0093195A">
              <w:rPr>
                <w:szCs w:val="24"/>
              </w:rPr>
              <w:t>85</w:t>
            </w:r>
            <w:r w:rsidRPr="003449EA">
              <w:rPr>
                <w:szCs w:val="24"/>
              </w:rPr>
              <w:t xml:space="preserve"> </w:t>
            </w:r>
            <w:proofErr w:type="spellStart"/>
            <w:r w:rsidRPr="003449EA">
              <w:rPr>
                <w:szCs w:val="24"/>
              </w:rPr>
              <w:t>MgrID</w:t>
            </w:r>
            <w:proofErr w:type="spellEnd"/>
            <w:r w:rsidRPr="003449EA">
              <w:rPr>
                <w:szCs w:val="24"/>
              </w:rPr>
              <w:t>)</w:t>
            </w:r>
          </w:p>
          <w:p w14:paraId="320F9A53" w14:textId="7AE0C7BB" w:rsidR="003449EA" w:rsidRDefault="003449EA" w:rsidP="008B1B25">
            <w:pPr>
              <w:pStyle w:val="hdr1"/>
              <w:spacing w:before="0"/>
              <w:ind w:left="0"/>
              <w:jc w:val="left"/>
              <w:rPr>
                <w:szCs w:val="24"/>
              </w:rPr>
            </w:pPr>
            <w:r w:rsidRPr="003449EA">
              <w:rPr>
                <w:szCs w:val="24"/>
              </w:rPr>
              <w:t>I</w:t>
            </w:r>
            <w:r w:rsidR="00A4685A">
              <w:rPr>
                <w:szCs w:val="24"/>
              </w:rPr>
              <w:t xml:space="preserve">II Program Requirements </w:t>
            </w:r>
            <w:r w:rsidR="003D3157">
              <w:rPr>
                <w:szCs w:val="24"/>
              </w:rPr>
              <w:t>–</w:t>
            </w:r>
            <w:r w:rsidR="00A4685A">
              <w:rPr>
                <w:szCs w:val="24"/>
              </w:rPr>
              <w:t xml:space="preserve"> Item H</w:t>
            </w:r>
          </w:p>
          <w:p w14:paraId="3F2D43DD" w14:textId="69BD9863" w:rsidR="00873B71" w:rsidRDefault="00873B71" w:rsidP="008B1B25">
            <w:pPr>
              <w:pStyle w:val="hdr1"/>
              <w:spacing w:before="0"/>
              <w:ind w:left="0"/>
              <w:jc w:val="left"/>
              <w:rPr>
                <w:szCs w:val="24"/>
              </w:rPr>
            </w:pPr>
            <w:r>
              <w:rPr>
                <w:szCs w:val="24"/>
              </w:rPr>
              <w:t>3.2 Review Page Display</w:t>
            </w:r>
          </w:p>
        </w:tc>
        <w:tc>
          <w:tcPr>
            <w:tcW w:w="1530" w:type="dxa"/>
          </w:tcPr>
          <w:p w14:paraId="469154D2" w14:textId="62344B13" w:rsidR="003449EA" w:rsidRDefault="003449EA" w:rsidP="008B1B25">
            <w:pPr>
              <w:pStyle w:val="hdr1"/>
              <w:spacing w:before="0"/>
              <w:ind w:left="0"/>
              <w:jc w:val="left"/>
              <w:rPr>
                <w:color w:val="000000" w:themeColor="text1"/>
              </w:rPr>
            </w:pPr>
            <w:r>
              <w:rPr>
                <w:color w:val="000000" w:themeColor="text1"/>
              </w:rPr>
              <w:t>Doug Stearns</w:t>
            </w:r>
          </w:p>
        </w:tc>
      </w:tr>
      <w:tr w:rsidR="00816EC0" w:rsidRPr="00A43661" w14:paraId="44493659" w14:textId="77777777" w:rsidTr="0096352D">
        <w:trPr>
          <w:trHeight w:val="341"/>
        </w:trPr>
        <w:tc>
          <w:tcPr>
            <w:tcW w:w="1440" w:type="dxa"/>
          </w:tcPr>
          <w:p w14:paraId="11B0420B" w14:textId="47B6C7CD" w:rsidR="00816EC0" w:rsidRDefault="00816EC0" w:rsidP="008B1B25">
            <w:pPr>
              <w:pStyle w:val="hdr1"/>
              <w:spacing w:before="0"/>
              <w:ind w:left="0"/>
              <w:jc w:val="left"/>
              <w:rPr>
                <w:color w:val="000000" w:themeColor="text1"/>
              </w:rPr>
            </w:pPr>
            <w:r>
              <w:rPr>
                <w:color w:val="000000" w:themeColor="text1"/>
              </w:rPr>
              <w:t>12/18/2014</w:t>
            </w:r>
          </w:p>
        </w:tc>
        <w:tc>
          <w:tcPr>
            <w:tcW w:w="7038" w:type="dxa"/>
          </w:tcPr>
          <w:p w14:paraId="2E628E90" w14:textId="77777777" w:rsidR="00816EC0" w:rsidRDefault="00816EC0" w:rsidP="008B1B25">
            <w:pPr>
              <w:pStyle w:val="hdr1"/>
              <w:spacing w:before="0"/>
              <w:ind w:left="0"/>
              <w:jc w:val="left"/>
              <w:rPr>
                <w:szCs w:val="24"/>
              </w:rPr>
            </w:pPr>
            <w:r>
              <w:rPr>
                <w:szCs w:val="24"/>
              </w:rPr>
              <w:t xml:space="preserve">P14028 – </w:t>
            </w:r>
            <w:proofErr w:type="spellStart"/>
            <w:r>
              <w:rPr>
                <w:szCs w:val="24"/>
              </w:rPr>
              <w:t>eCL</w:t>
            </w:r>
            <w:proofErr w:type="spellEnd"/>
            <w:r>
              <w:rPr>
                <w:szCs w:val="24"/>
              </w:rPr>
              <w:t xml:space="preserve"> OMR FFM T2 Transfers</w:t>
            </w:r>
          </w:p>
          <w:p w14:paraId="0CA20ED6" w14:textId="77777777" w:rsidR="00816EC0" w:rsidRPr="00816EC0" w:rsidRDefault="00816EC0" w:rsidP="008B1B25">
            <w:pPr>
              <w:pStyle w:val="hdr1"/>
              <w:spacing w:before="0"/>
              <w:ind w:left="0"/>
              <w:rPr>
                <w:szCs w:val="24"/>
              </w:rPr>
            </w:pPr>
            <w:r w:rsidRPr="00816EC0">
              <w:rPr>
                <w:szCs w:val="24"/>
              </w:rPr>
              <w:t>VI Outliers (Data Feed\Form Entry)</w:t>
            </w:r>
          </w:p>
          <w:p w14:paraId="401FD932" w14:textId="760DDFD7" w:rsidR="00816EC0" w:rsidRPr="00816EC0" w:rsidRDefault="00816EC0" w:rsidP="008B1B25">
            <w:pPr>
              <w:pStyle w:val="hdr1"/>
              <w:spacing w:before="0"/>
              <w:ind w:left="0"/>
              <w:rPr>
                <w:szCs w:val="24"/>
              </w:rPr>
            </w:pPr>
            <w:proofErr w:type="spellStart"/>
            <w:r w:rsidRPr="00816EC0">
              <w:rPr>
                <w:szCs w:val="24"/>
              </w:rPr>
              <w:t>eCL</w:t>
            </w:r>
            <w:proofErr w:type="spellEnd"/>
            <w:r w:rsidRPr="00816EC0">
              <w:rPr>
                <w:szCs w:val="24"/>
              </w:rPr>
              <w:t xml:space="preserve"> Outlier Reporting Matrix #20 </w:t>
            </w:r>
            <w:r w:rsidR="003D3157">
              <w:rPr>
                <w:szCs w:val="24"/>
              </w:rPr>
              <w:t>–</w:t>
            </w:r>
            <w:r w:rsidRPr="00816EC0">
              <w:rPr>
                <w:szCs w:val="24"/>
              </w:rPr>
              <w:t xml:space="preserve"> added entry for OMR: FFM T2 Transfers</w:t>
            </w:r>
          </w:p>
          <w:p w14:paraId="31E25486" w14:textId="00883596" w:rsidR="00816EC0" w:rsidRDefault="00816EC0" w:rsidP="008B1B25">
            <w:pPr>
              <w:pStyle w:val="hdr1"/>
              <w:spacing w:before="0"/>
              <w:ind w:left="0"/>
              <w:jc w:val="left"/>
              <w:rPr>
                <w:szCs w:val="24"/>
              </w:rPr>
            </w:pPr>
            <w:r w:rsidRPr="00816EC0">
              <w:rPr>
                <w:szCs w:val="24"/>
              </w:rPr>
              <w:t xml:space="preserve">File Layout </w:t>
            </w:r>
            <w:r w:rsidR="003D3157">
              <w:rPr>
                <w:szCs w:val="24"/>
              </w:rPr>
              <w:t>–</w:t>
            </w:r>
            <w:r w:rsidRPr="00816EC0">
              <w:rPr>
                <w:szCs w:val="24"/>
              </w:rPr>
              <w:t xml:space="preserve"> added OMR: FFM T2 Transfers to description of field #4</w:t>
            </w:r>
          </w:p>
        </w:tc>
        <w:tc>
          <w:tcPr>
            <w:tcW w:w="1530" w:type="dxa"/>
          </w:tcPr>
          <w:p w14:paraId="52D158D1" w14:textId="44F4ECD7" w:rsidR="00816EC0" w:rsidRDefault="00816EC0" w:rsidP="008B1B25">
            <w:pPr>
              <w:pStyle w:val="hdr1"/>
              <w:spacing w:before="0"/>
              <w:ind w:left="0"/>
              <w:jc w:val="left"/>
              <w:rPr>
                <w:color w:val="000000" w:themeColor="text1"/>
              </w:rPr>
            </w:pPr>
            <w:r>
              <w:rPr>
                <w:color w:val="000000" w:themeColor="text1"/>
              </w:rPr>
              <w:t>Doug Stearns</w:t>
            </w:r>
          </w:p>
        </w:tc>
      </w:tr>
      <w:tr w:rsidR="00832C59" w:rsidRPr="00A43661" w14:paraId="1985E80A" w14:textId="77777777" w:rsidTr="0096352D">
        <w:trPr>
          <w:trHeight w:val="341"/>
        </w:trPr>
        <w:tc>
          <w:tcPr>
            <w:tcW w:w="1440" w:type="dxa"/>
          </w:tcPr>
          <w:p w14:paraId="0194C39A" w14:textId="412387FF" w:rsidR="00832C59" w:rsidRDefault="00832C59" w:rsidP="008B1B25">
            <w:pPr>
              <w:pStyle w:val="hdr1"/>
              <w:spacing w:before="0"/>
              <w:ind w:left="0"/>
              <w:jc w:val="left"/>
              <w:rPr>
                <w:color w:val="000000" w:themeColor="text1"/>
              </w:rPr>
            </w:pPr>
            <w:r>
              <w:rPr>
                <w:color w:val="000000" w:themeColor="text1"/>
              </w:rPr>
              <w:t>12/19/2014</w:t>
            </w:r>
          </w:p>
        </w:tc>
        <w:tc>
          <w:tcPr>
            <w:tcW w:w="7038" w:type="dxa"/>
          </w:tcPr>
          <w:p w14:paraId="24640BFE" w14:textId="77777777" w:rsidR="00832C59" w:rsidRDefault="00832C59" w:rsidP="008B1B25">
            <w:pPr>
              <w:pStyle w:val="hdr1"/>
              <w:spacing w:before="0"/>
              <w:ind w:left="0"/>
              <w:jc w:val="left"/>
              <w:rPr>
                <w:szCs w:val="24"/>
              </w:rPr>
            </w:pPr>
            <w:r>
              <w:rPr>
                <w:szCs w:val="24"/>
              </w:rPr>
              <w:t xml:space="preserve">P14028 – </w:t>
            </w:r>
            <w:proofErr w:type="spellStart"/>
            <w:r>
              <w:rPr>
                <w:szCs w:val="24"/>
              </w:rPr>
              <w:t>eCL</w:t>
            </w:r>
            <w:proofErr w:type="spellEnd"/>
            <w:r>
              <w:rPr>
                <w:szCs w:val="24"/>
              </w:rPr>
              <w:t xml:space="preserve"> OMR FFM T2 Transfers</w:t>
            </w:r>
          </w:p>
          <w:p w14:paraId="593484BF" w14:textId="333BA2F8" w:rsidR="00832C59" w:rsidRPr="00832C59" w:rsidRDefault="00832C59" w:rsidP="008B1B25">
            <w:pPr>
              <w:pStyle w:val="hdr1"/>
              <w:spacing w:before="0"/>
              <w:ind w:left="0"/>
              <w:rPr>
                <w:szCs w:val="24"/>
              </w:rPr>
            </w:pPr>
            <w:r w:rsidRPr="00832C59">
              <w:rPr>
                <w:szCs w:val="24"/>
              </w:rPr>
              <w:t xml:space="preserve">II Customer Requirements </w:t>
            </w:r>
            <w:r w:rsidR="003D3157">
              <w:rPr>
                <w:szCs w:val="24"/>
              </w:rPr>
              <w:t>–</w:t>
            </w:r>
            <w:r w:rsidRPr="00832C59">
              <w:rPr>
                <w:szCs w:val="24"/>
              </w:rPr>
              <w:t xml:space="preserve"> Data Definition #60, User Interface Controls #34</w:t>
            </w:r>
          </w:p>
          <w:p w14:paraId="43209594" w14:textId="04C8899F" w:rsidR="00832C59" w:rsidRDefault="00832C59" w:rsidP="008B1B25">
            <w:pPr>
              <w:pStyle w:val="hdr1"/>
              <w:spacing w:before="0"/>
              <w:ind w:left="0"/>
              <w:jc w:val="left"/>
              <w:rPr>
                <w:szCs w:val="24"/>
              </w:rPr>
            </w:pPr>
            <w:r w:rsidRPr="00832C59">
              <w:rPr>
                <w:szCs w:val="24"/>
              </w:rPr>
              <w:t xml:space="preserve">IV Layouts </w:t>
            </w:r>
            <w:r w:rsidR="003D3157">
              <w:rPr>
                <w:szCs w:val="24"/>
              </w:rPr>
              <w:t>–</w:t>
            </w:r>
            <w:r w:rsidRPr="00832C59">
              <w:rPr>
                <w:szCs w:val="24"/>
              </w:rPr>
              <w:t xml:space="preserve"> Direct Coaching – Non CSE, Indirect Coaching – Non CSE</w:t>
            </w:r>
          </w:p>
        </w:tc>
        <w:tc>
          <w:tcPr>
            <w:tcW w:w="1530" w:type="dxa"/>
          </w:tcPr>
          <w:p w14:paraId="5417362B" w14:textId="71414866" w:rsidR="00832C59" w:rsidRDefault="00832C59" w:rsidP="008B1B25">
            <w:pPr>
              <w:pStyle w:val="hdr1"/>
              <w:spacing w:before="0"/>
              <w:ind w:left="0"/>
              <w:jc w:val="left"/>
              <w:rPr>
                <w:color w:val="000000" w:themeColor="text1"/>
              </w:rPr>
            </w:pPr>
            <w:r>
              <w:rPr>
                <w:color w:val="000000" w:themeColor="text1"/>
              </w:rPr>
              <w:t>Doug Stearns</w:t>
            </w:r>
          </w:p>
        </w:tc>
      </w:tr>
      <w:tr w:rsidR="00DE6804" w:rsidRPr="00A43661" w14:paraId="5506242B" w14:textId="77777777" w:rsidTr="0096352D">
        <w:trPr>
          <w:trHeight w:val="341"/>
        </w:trPr>
        <w:tc>
          <w:tcPr>
            <w:tcW w:w="1440" w:type="dxa"/>
          </w:tcPr>
          <w:p w14:paraId="358169A9" w14:textId="45DA9A0B" w:rsidR="00DE6804" w:rsidRDefault="00DE6804" w:rsidP="008B1B25">
            <w:pPr>
              <w:pStyle w:val="hdr1"/>
              <w:spacing w:before="0"/>
              <w:ind w:left="0"/>
              <w:jc w:val="left"/>
              <w:rPr>
                <w:color w:val="000000" w:themeColor="text1"/>
              </w:rPr>
            </w:pPr>
            <w:r>
              <w:rPr>
                <w:color w:val="000000" w:themeColor="text1"/>
              </w:rPr>
              <w:t>12/</w:t>
            </w:r>
            <w:r w:rsidR="00C668C3">
              <w:rPr>
                <w:color w:val="000000" w:themeColor="text1"/>
              </w:rPr>
              <w:t>2</w:t>
            </w:r>
            <w:r>
              <w:rPr>
                <w:color w:val="000000" w:themeColor="text1"/>
              </w:rPr>
              <w:t>9/2014</w:t>
            </w:r>
          </w:p>
        </w:tc>
        <w:tc>
          <w:tcPr>
            <w:tcW w:w="7038" w:type="dxa"/>
          </w:tcPr>
          <w:p w14:paraId="1ED86BAD" w14:textId="77777777" w:rsidR="00BF61A0" w:rsidRDefault="00BF61A0" w:rsidP="008B1B25">
            <w:pPr>
              <w:pStyle w:val="hdr1"/>
              <w:spacing w:before="0"/>
              <w:ind w:left="0"/>
              <w:rPr>
                <w:szCs w:val="24"/>
              </w:rPr>
            </w:pPr>
            <w:r w:rsidRPr="00BF61A0">
              <w:rPr>
                <w:szCs w:val="24"/>
              </w:rPr>
              <w:t xml:space="preserve">P14031 – </w:t>
            </w:r>
            <w:proofErr w:type="spellStart"/>
            <w:r w:rsidRPr="00BF61A0">
              <w:rPr>
                <w:szCs w:val="24"/>
              </w:rPr>
              <w:t>eCL</w:t>
            </w:r>
            <w:proofErr w:type="spellEnd"/>
            <w:r w:rsidRPr="00BF61A0">
              <w:rPr>
                <w:szCs w:val="24"/>
              </w:rPr>
              <w:t xml:space="preserve"> ETS Non-compliance Action Report</w:t>
            </w:r>
          </w:p>
          <w:p w14:paraId="3D79A4EC" w14:textId="7EB8D23D" w:rsidR="000721A8" w:rsidRPr="00BF61A0" w:rsidRDefault="000721A8" w:rsidP="008B1B25">
            <w:pPr>
              <w:pStyle w:val="hdr1"/>
              <w:spacing w:before="0"/>
              <w:ind w:left="0"/>
              <w:rPr>
                <w:szCs w:val="24"/>
              </w:rPr>
            </w:pPr>
            <w:r>
              <w:rPr>
                <w:szCs w:val="24"/>
              </w:rPr>
              <w:t xml:space="preserve">Corrected numerous </w:t>
            </w:r>
            <w:proofErr w:type="spellStart"/>
            <w:r>
              <w:rPr>
                <w:szCs w:val="24"/>
              </w:rPr>
              <w:t>mis</w:t>
            </w:r>
            <w:proofErr w:type="spellEnd"/>
            <w:r>
              <w:rPr>
                <w:szCs w:val="24"/>
              </w:rPr>
              <w:t>-spellings and double spaces</w:t>
            </w:r>
          </w:p>
          <w:p w14:paraId="6FA79340" w14:textId="7C964622" w:rsidR="00BF61A0" w:rsidRPr="00BF61A0" w:rsidRDefault="00BF61A0" w:rsidP="008B1B25">
            <w:pPr>
              <w:pStyle w:val="hdr1"/>
              <w:spacing w:before="0"/>
              <w:ind w:left="0"/>
              <w:rPr>
                <w:szCs w:val="24"/>
              </w:rPr>
            </w:pPr>
            <w:r w:rsidRPr="00BF61A0">
              <w:rPr>
                <w:szCs w:val="24"/>
              </w:rPr>
              <w:t xml:space="preserve">Updated or added the following </w:t>
            </w:r>
            <w:r w:rsidR="003B668D" w:rsidRPr="00BF61A0">
              <w:rPr>
                <w:szCs w:val="24"/>
              </w:rPr>
              <w:t>requirements</w:t>
            </w:r>
            <w:r w:rsidRPr="00BF61A0">
              <w:rPr>
                <w:szCs w:val="24"/>
              </w:rPr>
              <w:t>:</w:t>
            </w:r>
          </w:p>
          <w:p w14:paraId="0AC9026D" w14:textId="77777777" w:rsidR="00BF61A0" w:rsidRPr="00BF61A0" w:rsidRDefault="00BF61A0" w:rsidP="008B1B25">
            <w:pPr>
              <w:pStyle w:val="hdr1"/>
              <w:spacing w:before="0"/>
              <w:ind w:left="0"/>
              <w:rPr>
                <w:szCs w:val="24"/>
              </w:rPr>
            </w:pPr>
            <w:r w:rsidRPr="00BF61A0">
              <w:rPr>
                <w:szCs w:val="24"/>
              </w:rPr>
              <w:t>2.1.5.1 ETS Reports</w:t>
            </w:r>
          </w:p>
          <w:p w14:paraId="5C6ED2F5" w14:textId="77777777" w:rsidR="00BF61A0" w:rsidRPr="00BF61A0" w:rsidRDefault="00BF61A0" w:rsidP="008B1B25">
            <w:pPr>
              <w:pStyle w:val="hdr1"/>
              <w:spacing w:before="0"/>
              <w:ind w:left="0"/>
              <w:rPr>
                <w:szCs w:val="24"/>
              </w:rPr>
            </w:pPr>
            <w:r w:rsidRPr="00BF61A0">
              <w:rPr>
                <w:szCs w:val="24"/>
              </w:rPr>
              <w:t>2.1.5.1.3 Naming Convention</w:t>
            </w:r>
          </w:p>
          <w:p w14:paraId="229FE629" w14:textId="77777777" w:rsidR="00BF61A0" w:rsidRPr="00BF61A0" w:rsidRDefault="00BF61A0" w:rsidP="008B1B25">
            <w:pPr>
              <w:pStyle w:val="hdr1"/>
              <w:spacing w:before="0"/>
              <w:ind w:left="0"/>
              <w:rPr>
                <w:szCs w:val="24"/>
              </w:rPr>
            </w:pPr>
            <w:r w:rsidRPr="00BF61A0">
              <w:rPr>
                <w:szCs w:val="24"/>
              </w:rPr>
              <w:t>2.1.5.1.4 Report Codes</w:t>
            </w:r>
          </w:p>
          <w:p w14:paraId="6B4D6E9C" w14:textId="77777777" w:rsidR="00BF61A0" w:rsidRPr="00BF61A0" w:rsidRDefault="00BF61A0" w:rsidP="008B1B25">
            <w:pPr>
              <w:pStyle w:val="hdr1"/>
              <w:spacing w:before="0"/>
              <w:ind w:left="0"/>
              <w:rPr>
                <w:szCs w:val="24"/>
              </w:rPr>
            </w:pPr>
            <w:r w:rsidRPr="00BF61A0">
              <w:rPr>
                <w:szCs w:val="24"/>
              </w:rPr>
              <w:t>2.1.5.2.3 Date of Coaching</w:t>
            </w:r>
          </w:p>
          <w:p w14:paraId="14994DF6" w14:textId="77777777" w:rsidR="00BF61A0" w:rsidRPr="00BF61A0" w:rsidRDefault="00BF61A0" w:rsidP="008B1B25">
            <w:pPr>
              <w:pStyle w:val="hdr1"/>
              <w:spacing w:before="0"/>
              <w:ind w:left="0"/>
              <w:rPr>
                <w:szCs w:val="24"/>
              </w:rPr>
            </w:pPr>
            <w:r w:rsidRPr="00BF61A0">
              <w:rPr>
                <w:szCs w:val="24"/>
              </w:rPr>
              <w:t xml:space="preserve">2.1.5.2.4 Coaching Reasons </w:t>
            </w:r>
          </w:p>
          <w:p w14:paraId="5850906F" w14:textId="77777777" w:rsidR="00BF61A0" w:rsidRPr="00BF61A0" w:rsidRDefault="00BF61A0" w:rsidP="008B1B25">
            <w:pPr>
              <w:pStyle w:val="hdr1"/>
              <w:spacing w:before="0"/>
              <w:ind w:left="0"/>
              <w:rPr>
                <w:szCs w:val="24"/>
              </w:rPr>
            </w:pPr>
            <w:r w:rsidRPr="00BF61A0">
              <w:rPr>
                <w:szCs w:val="24"/>
              </w:rPr>
              <w:t xml:space="preserve">2.1.5.2.5 Report Details </w:t>
            </w:r>
          </w:p>
          <w:p w14:paraId="25C1E9C3" w14:textId="77777777" w:rsidR="00BF61A0" w:rsidRPr="00BF61A0" w:rsidRDefault="00BF61A0" w:rsidP="008B1B25">
            <w:pPr>
              <w:pStyle w:val="hdr1"/>
              <w:spacing w:before="0"/>
              <w:ind w:left="0"/>
              <w:rPr>
                <w:szCs w:val="24"/>
              </w:rPr>
            </w:pPr>
            <w:r w:rsidRPr="00BF61A0">
              <w:rPr>
                <w:szCs w:val="24"/>
              </w:rPr>
              <w:t>2.1.5.3 Notification of eCoaching Logs</w:t>
            </w:r>
          </w:p>
          <w:p w14:paraId="1B31A5D9" w14:textId="77777777" w:rsidR="00BF61A0" w:rsidRPr="00BF61A0" w:rsidRDefault="00BF61A0" w:rsidP="008B1B25">
            <w:pPr>
              <w:pStyle w:val="hdr1"/>
              <w:spacing w:before="0"/>
              <w:ind w:left="0"/>
              <w:rPr>
                <w:szCs w:val="24"/>
              </w:rPr>
            </w:pPr>
            <w:r w:rsidRPr="00BF61A0">
              <w:rPr>
                <w:szCs w:val="24"/>
              </w:rPr>
              <w:t xml:space="preserve">2.1.5.3.1 Notification for Outstanding Action </w:t>
            </w:r>
          </w:p>
          <w:p w14:paraId="5AB43EA9" w14:textId="77777777" w:rsidR="00BF61A0" w:rsidRPr="00BF61A0" w:rsidRDefault="00BF61A0" w:rsidP="008B1B25">
            <w:pPr>
              <w:pStyle w:val="hdr1"/>
              <w:spacing w:before="0"/>
              <w:ind w:left="0"/>
              <w:rPr>
                <w:szCs w:val="24"/>
              </w:rPr>
            </w:pPr>
            <w:r w:rsidRPr="00BF61A0">
              <w:rPr>
                <w:szCs w:val="24"/>
              </w:rPr>
              <w:t>2.1.5.3.1.1 Pending Supervisor Review</w:t>
            </w:r>
          </w:p>
          <w:p w14:paraId="4FD4C883" w14:textId="77777777" w:rsidR="00BF61A0" w:rsidRPr="00BF61A0" w:rsidRDefault="00BF61A0" w:rsidP="008B1B25">
            <w:pPr>
              <w:pStyle w:val="hdr1"/>
              <w:spacing w:before="0"/>
              <w:ind w:left="0"/>
              <w:rPr>
                <w:szCs w:val="24"/>
              </w:rPr>
            </w:pPr>
            <w:r w:rsidRPr="00BF61A0">
              <w:rPr>
                <w:szCs w:val="24"/>
              </w:rPr>
              <w:t>2.1.5.4.6 Outstanding Action (Employee) Description Text</w:t>
            </w:r>
          </w:p>
          <w:p w14:paraId="311D31BE" w14:textId="77777777" w:rsidR="00BF61A0" w:rsidRPr="00BF61A0" w:rsidRDefault="00BF61A0" w:rsidP="008B1B25">
            <w:pPr>
              <w:pStyle w:val="hdr1"/>
              <w:spacing w:before="0"/>
              <w:ind w:left="0"/>
              <w:rPr>
                <w:szCs w:val="24"/>
              </w:rPr>
            </w:pPr>
            <w:r w:rsidRPr="00BF61A0">
              <w:rPr>
                <w:szCs w:val="24"/>
              </w:rPr>
              <w:lastRenderedPageBreak/>
              <w:t>2.1.5.5 Supervisor Review</w:t>
            </w:r>
          </w:p>
          <w:p w14:paraId="480A0BEE" w14:textId="77777777" w:rsidR="00BF61A0" w:rsidRPr="00BF61A0" w:rsidRDefault="00BF61A0" w:rsidP="008B1B25">
            <w:pPr>
              <w:pStyle w:val="hdr1"/>
              <w:spacing w:before="0"/>
              <w:ind w:left="0"/>
              <w:rPr>
                <w:szCs w:val="24"/>
              </w:rPr>
            </w:pPr>
            <w:r w:rsidRPr="00BF61A0">
              <w:rPr>
                <w:szCs w:val="24"/>
              </w:rPr>
              <w:t>2.1.5.5.1 Link to SOP</w:t>
            </w:r>
          </w:p>
          <w:p w14:paraId="4478955C" w14:textId="77777777" w:rsidR="00BF61A0" w:rsidRPr="00BF61A0" w:rsidRDefault="00BF61A0" w:rsidP="008B1B25">
            <w:pPr>
              <w:pStyle w:val="hdr1"/>
              <w:spacing w:before="0"/>
              <w:ind w:left="0"/>
              <w:rPr>
                <w:szCs w:val="24"/>
              </w:rPr>
            </w:pPr>
            <w:r w:rsidRPr="00BF61A0">
              <w:rPr>
                <w:szCs w:val="24"/>
              </w:rPr>
              <w:t>2.1.5.5.2 Yes Requires Coaching</w:t>
            </w:r>
          </w:p>
          <w:p w14:paraId="6106B37A" w14:textId="77777777" w:rsidR="00BF61A0" w:rsidRPr="00BF61A0" w:rsidRDefault="00BF61A0" w:rsidP="008B1B25">
            <w:pPr>
              <w:pStyle w:val="hdr1"/>
              <w:spacing w:before="0"/>
              <w:ind w:left="0"/>
              <w:rPr>
                <w:szCs w:val="24"/>
              </w:rPr>
            </w:pPr>
            <w:r w:rsidRPr="00BF61A0">
              <w:rPr>
                <w:szCs w:val="24"/>
              </w:rPr>
              <w:t>2.1.5.5.3 No Does Not Require Coaching</w:t>
            </w:r>
          </w:p>
          <w:p w14:paraId="59202CFB" w14:textId="77777777" w:rsidR="00BF61A0" w:rsidRPr="00BF61A0" w:rsidRDefault="00BF61A0" w:rsidP="008B1B25">
            <w:pPr>
              <w:pStyle w:val="hdr1"/>
              <w:spacing w:before="0"/>
              <w:ind w:left="0"/>
              <w:rPr>
                <w:szCs w:val="24"/>
              </w:rPr>
            </w:pPr>
            <w:r w:rsidRPr="00BF61A0">
              <w:rPr>
                <w:szCs w:val="24"/>
              </w:rPr>
              <w:t>2.2.5.1 ETS Reports</w:t>
            </w:r>
          </w:p>
          <w:p w14:paraId="426A74F9" w14:textId="77777777" w:rsidR="00BF61A0" w:rsidRPr="00BF61A0" w:rsidRDefault="00BF61A0" w:rsidP="008B1B25">
            <w:pPr>
              <w:pStyle w:val="hdr1"/>
              <w:spacing w:before="0"/>
              <w:ind w:left="0"/>
              <w:rPr>
                <w:szCs w:val="24"/>
              </w:rPr>
            </w:pPr>
            <w:r w:rsidRPr="00BF61A0">
              <w:rPr>
                <w:szCs w:val="24"/>
              </w:rPr>
              <w:t>2.1.5.1.3 Naming Convention</w:t>
            </w:r>
          </w:p>
          <w:p w14:paraId="09163B7E" w14:textId="77777777" w:rsidR="00BF61A0" w:rsidRPr="00BF61A0" w:rsidRDefault="00BF61A0" w:rsidP="008B1B25">
            <w:pPr>
              <w:pStyle w:val="hdr1"/>
              <w:spacing w:before="0"/>
              <w:ind w:left="0"/>
              <w:rPr>
                <w:szCs w:val="24"/>
              </w:rPr>
            </w:pPr>
            <w:r w:rsidRPr="00BF61A0">
              <w:rPr>
                <w:szCs w:val="24"/>
              </w:rPr>
              <w:t>2.2.5.1.4 Report Codes</w:t>
            </w:r>
          </w:p>
          <w:p w14:paraId="34F50BBE" w14:textId="77777777" w:rsidR="00BF61A0" w:rsidRPr="00BF61A0" w:rsidRDefault="00BF61A0" w:rsidP="008B1B25">
            <w:pPr>
              <w:pStyle w:val="hdr1"/>
              <w:spacing w:before="0"/>
              <w:ind w:left="0"/>
              <w:rPr>
                <w:szCs w:val="24"/>
              </w:rPr>
            </w:pPr>
            <w:r w:rsidRPr="00BF61A0">
              <w:rPr>
                <w:szCs w:val="24"/>
              </w:rPr>
              <w:t>2.2.5.2 eCoaching Logs</w:t>
            </w:r>
          </w:p>
          <w:p w14:paraId="37D04FFD" w14:textId="77777777" w:rsidR="00BF61A0" w:rsidRPr="00BF61A0" w:rsidRDefault="00BF61A0" w:rsidP="008B1B25">
            <w:pPr>
              <w:pStyle w:val="hdr1"/>
              <w:spacing w:before="0"/>
              <w:ind w:left="0"/>
              <w:rPr>
                <w:szCs w:val="24"/>
              </w:rPr>
            </w:pPr>
            <w:r w:rsidRPr="00BF61A0">
              <w:rPr>
                <w:szCs w:val="24"/>
              </w:rPr>
              <w:t>2.2.5.2.3 Date of Coaching</w:t>
            </w:r>
          </w:p>
          <w:p w14:paraId="4D998031" w14:textId="77777777" w:rsidR="00BF61A0" w:rsidRPr="00BF61A0" w:rsidRDefault="00BF61A0" w:rsidP="008B1B25">
            <w:pPr>
              <w:pStyle w:val="hdr1"/>
              <w:spacing w:before="0"/>
              <w:ind w:left="0"/>
              <w:rPr>
                <w:szCs w:val="24"/>
              </w:rPr>
            </w:pPr>
            <w:r w:rsidRPr="00BF61A0">
              <w:rPr>
                <w:szCs w:val="24"/>
              </w:rPr>
              <w:t xml:space="preserve">2.2.5.2.4 Coaching Reasons </w:t>
            </w:r>
          </w:p>
          <w:p w14:paraId="14D7A521" w14:textId="77777777" w:rsidR="00BF61A0" w:rsidRPr="00BF61A0" w:rsidRDefault="00BF61A0" w:rsidP="008B1B25">
            <w:pPr>
              <w:pStyle w:val="hdr1"/>
              <w:spacing w:before="0"/>
              <w:ind w:left="0"/>
              <w:rPr>
                <w:szCs w:val="24"/>
              </w:rPr>
            </w:pPr>
            <w:r w:rsidRPr="00BF61A0">
              <w:rPr>
                <w:szCs w:val="24"/>
              </w:rPr>
              <w:t xml:space="preserve">2.2.5.2.5 Report Details </w:t>
            </w:r>
          </w:p>
          <w:p w14:paraId="2FE6A7D9" w14:textId="77777777" w:rsidR="00BF61A0" w:rsidRPr="00BF61A0" w:rsidRDefault="00BF61A0" w:rsidP="008B1B25">
            <w:pPr>
              <w:pStyle w:val="hdr1"/>
              <w:spacing w:before="0"/>
              <w:ind w:left="0"/>
              <w:rPr>
                <w:szCs w:val="24"/>
              </w:rPr>
            </w:pPr>
            <w:r w:rsidRPr="00BF61A0">
              <w:rPr>
                <w:szCs w:val="24"/>
              </w:rPr>
              <w:t xml:space="preserve">2.2.5.3.1 Notification for Outstanding Action </w:t>
            </w:r>
          </w:p>
          <w:p w14:paraId="3EC206E6" w14:textId="77777777" w:rsidR="00BF61A0" w:rsidRPr="00BF61A0" w:rsidRDefault="00BF61A0" w:rsidP="008B1B25">
            <w:pPr>
              <w:pStyle w:val="hdr1"/>
              <w:spacing w:before="0"/>
              <w:ind w:left="0"/>
              <w:rPr>
                <w:szCs w:val="24"/>
              </w:rPr>
            </w:pPr>
            <w:r w:rsidRPr="00BF61A0">
              <w:rPr>
                <w:szCs w:val="24"/>
              </w:rPr>
              <w:t>2.2.5.3.1.1 Pending Manager Review</w:t>
            </w:r>
          </w:p>
          <w:p w14:paraId="348F81F1" w14:textId="77777777" w:rsidR="00BF61A0" w:rsidRPr="00BF61A0" w:rsidRDefault="00BF61A0" w:rsidP="008B1B25">
            <w:pPr>
              <w:pStyle w:val="hdr1"/>
              <w:spacing w:before="0"/>
              <w:ind w:left="0"/>
              <w:rPr>
                <w:szCs w:val="24"/>
              </w:rPr>
            </w:pPr>
            <w:r w:rsidRPr="00BF61A0">
              <w:rPr>
                <w:szCs w:val="24"/>
              </w:rPr>
              <w:t>2.2.5.4.7 Outstanding Action (Employee) Description Text</w:t>
            </w:r>
          </w:p>
          <w:p w14:paraId="0078D2F8" w14:textId="77777777" w:rsidR="00BF61A0" w:rsidRPr="00BF61A0" w:rsidRDefault="00BF61A0" w:rsidP="008B1B25">
            <w:pPr>
              <w:pStyle w:val="hdr1"/>
              <w:spacing w:before="0"/>
              <w:ind w:left="0"/>
              <w:rPr>
                <w:szCs w:val="24"/>
              </w:rPr>
            </w:pPr>
            <w:r w:rsidRPr="00BF61A0">
              <w:rPr>
                <w:szCs w:val="24"/>
              </w:rPr>
              <w:t>2.2.5.4.8 Outstanding Action (Supervisor) Description Text</w:t>
            </w:r>
          </w:p>
          <w:p w14:paraId="36423475" w14:textId="77777777" w:rsidR="00BF61A0" w:rsidRPr="00BF61A0" w:rsidRDefault="00BF61A0" w:rsidP="008B1B25">
            <w:pPr>
              <w:pStyle w:val="hdr1"/>
              <w:spacing w:before="0"/>
              <w:ind w:left="0"/>
              <w:rPr>
                <w:szCs w:val="24"/>
              </w:rPr>
            </w:pPr>
            <w:r w:rsidRPr="00BF61A0">
              <w:rPr>
                <w:szCs w:val="24"/>
              </w:rPr>
              <w:t>2.2.5.5 Manager Review</w:t>
            </w:r>
          </w:p>
          <w:p w14:paraId="24E34778" w14:textId="77777777" w:rsidR="00BF61A0" w:rsidRPr="00BF61A0" w:rsidRDefault="00BF61A0" w:rsidP="008B1B25">
            <w:pPr>
              <w:pStyle w:val="hdr1"/>
              <w:spacing w:before="0"/>
              <w:ind w:left="0"/>
              <w:rPr>
                <w:szCs w:val="24"/>
              </w:rPr>
            </w:pPr>
            <w:r w:rsidRPr="00BF61A0">
              <w:rPr>
                <w:szCs w:val="24"/>
              </w:rPr>
              <w:t>2.2.5.5.1 Manager Review OAE</w:t>
            </w:r>
          </w:p>
          <w:p w14:paraId="3E39992A" w14:textId="77777777" w:rsidR="00BF61A0" w:rsidRPr="00BF61A0" w:rsidRDefault="00BF61A0" w:rsidP="008B1B25">
            <w:pPr>
              <w:pStyle w:val="hdr1"/>
              <w:spacing w:before="0"/>
              <w:ind w:left="0"/>
              <w:rPr>
                <w:szCs w:val="24"/>
              </w:rPr>
            </w:pPr>
            <w:r w:rsidRPr="00BF61A0">
              <w:rPr>
                <w:szCs w:val="24"/>
              </w:rPr>
              <w:t>2.2.5.5.2 Manager Review OAS</w:t>
            </w:r>
          </w:p>
          <w:p w14:paraId="42B5C08A" w14:textId="77777777" w:rsidR="00BF61A0" w:rsidRPr="00BF61A0" w:rsidRDefault="00BF61A0" w:rsidP="008B1B25">
            <w:pPr>
              <w:pStyle w:val="hdr1"/>
              <w:spacing w:before="0"/>
              <w:ind w:left="0"/>
              <w:rPr>
                <w:szCs w:val="24"/>
              </w:rPr>
            </w:pPr>
            <w:r w:rsidRPr="00BF61A0">
              <w:rPr>
                <w:szCs w:val="24"/>
              </w:rPr>
              <w:t>2.2.5.5.3 Link to SOP</w:t>
            </w:r>
          </w:p>
          <w:p w14:paraId="51A857A2" w14:textId="77777777" w:rsidR="00BF61A0" w:rsidRPr="00BF61A0" w:rsidRDefault="00BF61A0" w:rsidP="008B1B25">
            <w:pPr>
              <w:pStyle w:val="hdr1"/>
              <w:spacing w:before="0"/>
              <w:ind w:left="0"/>
              <w:rPr>
                <w:szCs w:val="24"/>
              </w:rPr>
            </w:pPr>
            <w:r w:rsidRPr="00BF61A0">
              <w:rPr>
                <w:szCs w:val="24"/>
              </w:rPr>
              <w:t>2.2.5.5.4 Yes Requires Coaching</w:t>
            </w:r>
          </w:p>
          <w:p w14:paraId="4236B21A" w14:textId="77777777" w:rsidR="00BF61A0" w:rsidRPr="00BF61A0" w:rsidRDefault="00BF61A0" w:rsidP="008B1B25">
            <w:pPr>
              <w:pStyle w:val="hdr1"/>
              <w:spacing w:before="0"/>
              <w:ind w:left="0"/>
              <w:rPr>
                <w:szCs w:val="24"/>
              </w:rPr>
            </w:pPr>
            <w:r w:rsidRPr="00BF61A0">
              <w:rPr>
                <w:szCs w:val="24"/>
              </w:rPr>
              <w:t>2.2.5.5.4.1 Requires Coaching Fields</w:t>
            </w:r>
          </w:p>
          <w:p w14:paraId="475B5787" w14:textId="77777777" w:rsidR="00BF61A0" w:rsidRPr="00BF61A0" w:rsidRDefault="00BF61A0" w:rsidP="008B1B25">
            <w:pPr>
              <w:pStyle w:val="hdr1"/>
              <w:spacing w:before="0"/>
              <w:ind w:left="0"/>
              <w:rPr>
                <w:szCs w:val="24"/>
              </w:rPr>
            </w:pPr>
            <w:r w:rsidRPr="00BF61A0">
              <w:rPr>
                <w:szCs w:val="24"/>
              </w:rPr>
              <w:t>2.2.5.5.5 No Does Not Require Coaching</w:t>
            </w:r>
          </w:p>
          <w:p w14:paraId="40BF50BC" w14:textId="1639A5D8" w:rsidR="00626DF3" w:rsidRDefault="00BF61A0" w:rsidP="008B1B25">
            <w:pPr>
              <w:pStyle w:val="hdr1"/>
              <w:spacing w:before="0"/>
              <w:ind w:left="0"/>
              <w:rPr>
                <w:szCs w:val="24"/>
              </w:rPr>
            </w:pPr>
            <w:r w:rsidRPr="00BF61A0">
              <w:rPr>
                <w:szCs w:val="24"/>
              </w:rPr>
              <w:t>2.2.5.5.5.1 Does Not Require Coaching Fields</w:t>
            </w:r>
          </w:p>
        </w:tc>
        <w:tc>
          <w:tcPr>
            <w:tcW w:w="1530" w:type="dxa"/>
          </w:tcPr>
          <w:p w14:paraId="06891C0F" w14:textId="63E6FBFB" w:rsidR="00DE6804" w:rsidRDefault="00DE6804" w:rsidP="008B1B25">
            <w:pPr>
              <w:pStyle w:val="hdr1"/>
              <w:spacing w:before="0"/>
              <w:ind w:left="0"/>
              <w:jc w:val="left"/>
              <w:rPr>
                <w:color w:val="000000" w:themeColor="text1"/>
              </w:rPr>
            </w:pPr>
            <w:r>
              <w:rPr>
                <w:color w:val="000000" w:themeColor="text1"/>
              </w:rPr>
              <w:lastRenderedPageBreak/>
              <w:t>Doug Stearns</w:t>
            </w:r>
          </w:p>
        </w:tc>
      </w:tr>
      <w:tr w:rsidR="00B2615F" w:rsidRPr="00A43661" w14:paraId="309B19AB" w14:textId="77777777" w:rsidTr="0096352D">
        <w:trPr>
          <w:trHeight w:val="341"/>
        </w:trPr>
        <w:tc>
          <w:tcPr>
            <w:tcW w:w="1440" w:type="dxa"/>
          </w:tcPr>
          <w:p w14:paraId="48731335" w14:textId="493479AE" w:rsidR="00B2615F" w:rsidRDefault="00B2615F" w:rsidP="008B1B25">
            <w:pPr>
              <w:pStyle w:val="hdr1"/>
              <w:spacing w:before="0"/>
              <w:ind w:left="0"/>
              <w:jc w:val="left"/>
              <w:rPr>
                <w:color w:val="000000" w:themeColor="text1"/>
              </w:rPr>
            </w:pPr>
            <w:r>
              <w:rPr>
                <w:color w:val="000000" w:themeColor="text1"/>
              </w:rPr>
              <w:lastRenderedPageBreak/>
              <w:t>01/12/2015</w:t>
            </w:r>
          </w:p>
        </w:tc>
        <w:tc>
          <w:tcPr>
            <w:tcW w:w="7038" w:type="dxa"/>
          </w:tcPr>
          <w:p w14:paraId="449DD644" w14:textId="77777777" w:rsidR="00B2615F" w:rsidRDefault="00B2615F" w:rsidP="008B1B25">
            <w:pPr>
              <w:pStyle w:val="hdr1"/>
              <w:spacing w:before="0"/>
              <w:ind w:left="0"/>
              <w:rPr>
                <w:szCs w:val="24"/>
              </w:rPr>
            </w:pPr>
            <w:r>
              <w:rPr>
                <w:szCs w:val="24"/>
              </w:rPr>
              <w:t xml:space="preserve">P14043 – </w:t>
            </w:r>
            <w:proofErr w:type="spellStart"/>
            <w:r>
              <w:rPr>
                <w:szCs w:val="24"/>
              </w:rPr>
              <w:t>eCL</w:t>
            </w:r>
            <w:proofErr w:type="spellEnd"/>
            <w:r>
              <w:rPr>
                <w:szCs w:val="24"/>
              </w:rPr>
              <w:t xml:space="preserve"> SOP Link</w:t>
            </w:r>
          </w:p>
          <w:p w14:paraId="2CB83B2F" w14:textId="6ADC2C4C" w:rsidR="00B2615F" w:rsidRDefault="00B2615F" w:rsidP="008B1B25">
            <w:pPr>
              <w:pStyle w:val="hdr1"/>
              <w:spacing w:before="0"/>
              <w:ind w:left="0"/>
              <w:rPr>
                <w:szCs w:val="24"/>
              </w:rPr>
            </w:pPr>
            <w:proofErr w:type="spellStart"/>
            <w:r w:rsidRPr="00B2615F">
              <w:rPr>
                <w:szCs w:val="24"/>
              </w:rPr>
              <w:t>eCL</w:t>
            </w:r>
            <w:proofErr w:type="spellEnd"/>
            <w:r w:rsidRPr="00B2615F">
              <w:rPr>
                <w:szCs w:val="24"/>
              </w:rPr>
              <w:t xml:space="preserve"> Outlier Research and Coaching Process Front-end Form Changes </w:t>
            </w:r>
            <w:r w:rsidR="003D3157">
              <w:rPr>
                <w:szCs w:val="24"/>
              </w:rPr>
              <w:t>–</w:t>
            </w:r>
            <w:r w:rsidRPr="00B2615F">
              <w:rPr>
                <w:szCs w:val="24"/>
              </w:rPr>
              <w:t xml:space="preserve"> Conditions for Review pages - #1</w:t>
            </w:r>
          </w:p>
          <w:p w14:paraId="01B4C295" w14:textId="17EFF14B" w:rsidR="00B2615F" w:rsidRPr="00BF61A0" w:rsidRDefault="00B2615F" w:rsidP="008B1B25">
            <w:pPr>
              <w:pStyle w:val="hdr1"/>
              <w:spacing w:before="0"/>
              <w:ind w:left="0"/>
              <w:rPr>
                <w:szCs w:val="24"/>
              </w:rPr>
            </w:pPr>
            <w:r>
              <w:rPr>
                <w:szCs w:val="24"/>
              </w:rPr>
              <w:t>added ‘latest’ to text and updated URL</w:t>
            </w:r>
          </w:p>
        </w:tc>
        <w:tc>
          <w:tcPr>
            <w:tcW w:w="1530" w:type="dxa"/>
          </w:tcPr>
          <w:p w14:paraId="0E9977F1" w14:textId="7A092735" w:rsidR="00B2615F" w:rsidRDefault="00B2615F" w:rsidP="008B1B25">
            <w:pPr>
              <w:pStyle w:val="hdr1"/>
              <w:spacing w:before="0"/>
              <w:ind w:left="0"/>
              <w:jc w:val="left"/>
              <w:rPr>
                <w:color w:val="000000" w:themeColor="text1"/>
              </w:rPr>
            </w:pPr>
            <w:r>
              <w:rPr>
                <w:color w:val="000000" w:themeColor="text1"/>
              </w:rPr>
              <w:t>Doug Stearns</w:t>
            </w:r>
          </w:p>
        </w:tc>
      </w:tr>
      <w:tr w:rsidR="00F55A30" w:rsidRPr="00A43661" w14:paraId="41C36AE1" w14:textId="77777777" w:rsidTr="0096352D">
        <w:trPr>
          <w:trHeight w:val="341"/>
        </w:trPr>
        <w:tc>
          <w:tcPr>
            <w:tcW w:w="1440" w:type="dxa"/>
          </w:tcPr>
          <w:p w14:paraId="4B8CD921" w14:textId="00E801D3" w:rsidR="00F55A30" w:rsidRDefault="00F55A30" w:rsidP="008B1B25">
            <w:pPr>
              <w:pStyle w:val="hdr1"/>
              <w:spacing w:before="0"/>
              <w:ind w:left="0"/>
              <w:jc w:val="left"/>
              <w:rPr>
                <w:color w:val="000000" w:themeColor="text1"/>
              </w:rPr>
            </w:pPr>
            <w:r>
              <w:rPr>
                <w:color w:val="000000" w:themeColor="text1"/>
              </w:rPr>
              <w:t>01/14/2015</w:t>
            </w:r>
          </w:p>
        </w:tc>
        <w:tc>
          <w:tcPr>
            <w:tcW w:w="7038" w:type="dxa"/>
          </w:tcPr>
          <w:p w14:paraId="5D165450" w14:textId="77777777" w:rsidR="00F55A30" w:rsidRDefault="00F55A30" w:rsidP="008B1B25">
            <w:pPr>
              <w:pStyle w:val="hdr1"/>
              <w:spacing w:before="0"/>
              <w:ind w:left="0"/>
              <w:rPr>
                <w:szCs w:val="24"/>
              </w:rPr>
            </w:pPr>
            <w:r w:rsidRPr="00BF61A0">
              <w:rPr>
                <w:szCs w:val="24"/>
              </w:rPr>
              <w:t xml:space="preserve">P14031 – </w:t>
            </w:r>
            <w:proofErr w:type="spellStart"/>
            <w:r w:rsidRPr="00BF61A0">
              <w:rPr>
                <w:szCs w:val="24"/>
              </w:rPr>
              <w:t>eCL</w:t>
            </w:r>
            <w:proofErr w:type="spellEnd"/>
            <w:r w:rsidRPr="00BF61A0">
              <w:rPr>
                <w:szCs w:val="24"/>
              </w:rPr>
              <w:t xml:space="preserve"> ETS Non-compliance Action Report</w:t>
            </w:r>
          </w:p>
          <w:p w14:paraId="65DD8F8A" w14:textId="19ABB712" w:rsidR="00F55A30" w:rsidRPr="00BF61A0" w:rsidRDefault="00F55A30" w:rsidP="008B1B25">
            <w:pPr>
              <w:pStyle w:val="hdr1"/>
              <w:spacing w:before="0"/>
              <w:ind w:left="0"/>
              <w:rPr>
                <w:szCs w:val="24"/>
              </w:rPr>
            </w:pPr>
            <w:r>
              <w:rPr>
                <w:szCs w:val="24"/>
              </w:rPr>
              <w:t xml:space="preserve">Modified </w:t>
            </w:r>
            <w:r w:rsidRPr="00BF61A0">
              <w:rPr>
                <w:szCs w:val="24"/>
              </w:rPr>
              <w:t>the following requirements</w:t>
            </w:r>
            <w:r w:rsidR="007F25E3">
              <w:rPr>
                <w:szCs w:val="24"/>
              </w:rPr>
              <w:t xml:space="preserve"> for order of ETS OAE/OAS review page fields</w:t>
            </w:r>
            <w:r w:rsidRPr="00BF61A0">
              <w:rPr>
                <w:szCs w:val="24"/>
              </w:rPr>
              <w:t>:</w:t>
            </w:r>
          </w:p>
          <w:p w14:paraId="7572A8BB" w14:textId="393A0672" w:rsidR="00F55A30" w:rsidRDefault="00F55A30" w:rsidP="008B1B25">
            <w:pPr>
              <w:pStyle w:val="hdr1"/>
              <w:spacing w:before="0"/>
              <w:ind w:left="0"/>
              <w:rPr>
                <w:szCs w:val="24"/>
              </w:rPr>
            </w:pPr>
            <w:r w:rsidRPr="00F55A30">
              <w:rPr>
                <w:szCs w:val="24"/>
              </w:rPr>
              <w:t>2.1.5.5.2x</w:t>
            </w:r>
            <w:r>
              <w:rPr>
                <w:szCs w:val="24"/>
              </w:rPr>
              <w:t xml:space="preserve">, </w:t>
            </w:r>
            <w:r w:rsidRPr="00F55A30">
              <w:rPr>
                <w:szCs w:val="24"/>
              </w:rPr>
              <w:t>2.1.5.5.3x</w:t>
            </w:r>
            <w:r>
              <w:rPr>
                <w:szCs w:val="24"/>
              </w:rPr>
              <w:t xml:space="preserve">, </w:t>
            </w:r>
            <w:r w:rsidRPr="00F55A30">
              <w:rPr>
                <w:szCs w:val="24"/>
              </w:rPr>
              <w:t>2.2.5.5.4x</w:t>
            </w:r>
            <w:r>
              <w:rPr>
                <w:szCs w:val="24"/>
              </w:rPr>
              <w:t xml:space="preserve">, </w:t>
            </w:r>
            <w:r w:rsidRPr="00F55A30">
              <w:rPr>
                <w:szCs w:val="24"/>
              </w:rPr>
              <w:t>2.2.5.5.5x</w:t>
            </w:r>
          </w:p>
        </w:tc>
        <w:tc>
          <w:tcPr>
            <w:tcW w:w="1530" w:type="dxa"/>
          </w:tcPr>
          <w:p w14:paraId="4ABFF915" w14:textId="3649BA61" w:rsidR="00F55A30" w:rsidRDefault="00F55A30" w:rsidP="008B1B25">
            <w:pPr>
              <w:pStyle w:val="hdr1"/>
              <w:spacing w:before="0"/>
              <w:ind w:left="0"/>
              <w:jc w:val="left"/>
              <w:rPr>
                <w:color w:val="000000" w:themeColor="text1"/>
              </w:rPr>
            </w:pPr>
            <w:r>
              <w:rPr>
                <w:color w:val="000000" w:themeColor="text1"/>
              </w:rPr>
              <w:t>Doug Stearns</w:t>
            </w:r>
          </w:p>
        </w:tc>
      </w:tr>
      <w:tr w:rsidR="005526BC" w:rsidRPr="00A43661" w14:paraId="75B2B312" w14:textId="77777777" w:rsidTr="0096352D">
        <w:trPr>
          <w:trHeight w:val="341"/>
        </w:trPr>
        <w:tc>
          <w:tcPr>
            <w:tcW w:w="1440" w:type="dxa"/>
          </w:tcPr>
          <w:p w14:paraId="49DE9366" w14:textId="5CEBDCFD" w:rsidR="005526BC" w:rsidRDefault="00A55EFF" w:rsidP="008B1B25">
            <w:pPr>
              <w:pStyle w:val="hdr1"/>
              <w:spacing w:before="0"/>
              <w:ind w:left="0"/>
              <w:jc w:val="left"/>
              <w:rPr>
                <w:color w:val="000000" w:themeColor="text1"/>
              </w:rPr>
            </w:pPr>
            <w:r>
              <w:rPr>
                <w:color w:val="000000" w:themeColor="text1"/>
              </w:rPr>
              <w:t>01/20/2015</w:t>
            </w:r>
          </w:p>
        </w:tc>
        <w:tc>
          <w:tcPr>
            <w:tcW w:w="7038" w:type="dxa"/>
          </w:tcPr>
          <w:p w14:paraId="78E1331D" w14:textId="77777777" w:rsidR="005526BC" w:rsidRDefault="00A55EFF" w:rsidP="008B1B25">
            <w:pPr>
              <w:pStyle w:val="hdr1"/>
              <w:spacing w:before="0"/>
              <w:ind w:left="0"/>
              <w:rPr>
                <w:szCs w:val="24"/>
              </w:rPr>
            </w:pPr>
            <w:r>
              <w:rPr>
                <w:szCs w:val="24"/>
              </w:rPr>
              <w:t xml:space="preserve">P14139 – </w:t>
            </w:r>
            <w:proofErr w:type="spellStart"/>
            <w:r>
              <w:rPr>
                <w:szCs w:val="24"/>
              </w:rPr>
              <w:t>eCL</w:t>
            </w:r>
            <w:proofErr w:type="spellEnd"/>
            <w:r>
              <w:rPr>
                <w:szCs w:val="24"/>
              </w:rPr>
              <w:t xml:space="preserve"> LSA Submission job codes</w:t>
            </w:r>
          </w:p>
          <w:p w14:paraId="7272D219" w14:textId="77777777" w:rsidR="00A55EFF" w:rsidRDefault="00A55EFF" w:rsidP="008B1B25">
            <w:pPr>
              <w:pStyle w:val="hdr1"/>
              <w:spacing w:before="0"/>
              <w:ind w:left="0"/>
              <w:rPr>
                <w:szCs w:val="24"/>
              </w:rPr>
            </w:pPr>
            <w:r>
              <w:rPr>
                <w:szCs w:val="24"/>
              </w:rPr>
              <w:t>Updated the following:</w:t>
            </w:r>
          </w:p>
          <w:p w14:paraId="7AC98013" w14:textId="117B9FF0" w:rsidR="00A55EFF" w:rsidRPr="00BF61A0" w:rsidRDefault="00A55EFF" w:rsidP="008B1B25">
            <w:pPr>
              <w:pStyle w:val="hdr1"/>
              <w:spacing w:before="0"/>
              <w:ind w:left="0"/>
              <w:rPr>
                <w:szCs w:val="24"/>
              </w:rPr>
            </w:pPr>
            <w:r w:rsidRPr="00A55EFF">
              <w:rPr>
                <w:szCs w:val="24"/>
              </w:rPr>
              <w:t>2.4.1.13 Access to Submission</w:t>
            </w:r>
          </w:p>
        </w:tc>
        <w:tc>
          <w:tcPr>
            <w:tcW w:w="1530" w:type="dxa"/>
          </w:tcPr>
          <w:p w14:paraId="1F4358CF" w14:textId="12BD07CE" w:rsidR="005526BC" w:rsidRDefault="00A55EFF" w:rsidP="008B1B25">
            <w:pPr>
              <w:pStyle w:val="hdr1"/>
              <w:spacing w:before="0"/>
              <w:ind w:left="0"/>
              <w:jc w:val="left"/>
              <w:rPr>
                <w:color w:val="000000" w:themeColor="text1"/>
              </w:rPr>
            </w:pPr>
            <w:r>
              <w:rPr>
                <w:color w:val="000000" w:themeColor="text1"/>
              </w:rPr>
              <w:t>Doug Stearns</w:t>
            </w:r>
          </w:p>
        </w:tc>
      </w:tr>
      <w:tr w:rsidR="00641167" w:rsidRPr="00A43661" w14:paraId="2E986252" w14:textId="77777777" w:rsidTr="0096352D">
        <w:trPr>
          <w:trHeight w:val="341"/>
        </w:trPr>
        <w:tc>
          <w:tcPr>
            <w:tcW w:w="1440" w:type="dxa"/>
          </w:tcPr>
          <w:p w14:paraId="215BA641" w14:textId="2700A7E7" w:rsidR="00641167" w:rsidRDefault="00641167" w:rsidP="008B1B25">
            <w:pPr>
              <w:pStyle w:val="hdr1"/>
              <w:spacing w:before="0"/>
              <w:ind w:left="0"/>
              <w:jc w:val="left"/>
              <w:rPr>
                <w:color w:val="000000" w:themeColor="text1"/>
              </w:rPr>
            </w:pPr>
            <w:r>
              <w:rPr>
                <w:color w:val="000000" w:themeColor="text1"/>
              </w:rPr>
              <w:t>01/23/2014</w:t>
            </w:r>
          </w:p>
        </w:tc>
        <w:tc>
          <w:tcPr>
            <w:tcW w:w="7038" w:type="dxa"/>
          </w:tcPr>
          <w:p w14:paraId="46196395" w14:textId="77777777" w:rsidR="00641167" w:rsidRDefault="00641167" w:rsidP="008B1B25">
            <w:pPr>
              <w:pStyle w:val="hdr1"/>
              <w:spacing w:before="0"/>
              <w:ind w:left="0"/>
              <w:rPr>
                <w:szCs w:val="24"/>
              </w:rPr>
            </w:pPr>
            <w:r>
              <w:rPr>
                <w:szCs w:val="24"/>
              </w:rPr>
              <w:t xml:space="preserve">P14072 – </w:t>
            </w:r>
            <w:proofErr w:type="spellStart"/>
            <w:r>
              <w:rPr>
                <w:szCs w:val="24"/>
              </w:rPr>
              <w:t>eCL</w:t>
            </w:r>
            <w:proofErr w:type="spellEnd"/>
            <w:r>
              <w:rPr>
                <w:szCs w:val="24"/>
              </w:rPr>
              <w:t xml:space="preserve"> EA </w:t>
            </w:r>
            <w:proofErr w:type="spellStart"/>
            <w:r>
              <w:rPr>
                <w:szCs w:val="24"/>
              </w:rPr>
              <w:t>Inactivations</w:t>
            </w:r>
            <w:proofErr w:type="spellEnd"/>
            <w:r>
              <w:rPr>
                <w:szCs w:val="24"/>
              </w:rPr>
              <w:t xml:space="preserve"> </w:t>
            </w:r>
          </w:p>
          <w:p w14:paraId="77C19825" w14:textId="77777777" w:rsidR="007A73F5" w:rsidRDefault="007A73F5" w:rsidP="008B1B25">
            <w:pPr>
              <w:pStyle w:val="hdr1"/>
              <w:spacing w:before="0"/>
              <w:ind w:left="0"/>
              <w:rPr>
                <w:szCs w:val="24"/>
              </w:rPr>
            </w:pPr>
            <w:r>
              <w:rPr>
                <w:szCs w:val="24"/>
              </w:rPr>
              <w:t>Moved 4.2 to 4.1.1</w:t>
            </w:r>
          </w:p>
          <w:p w14:paraId="58F6CC42" w14:textId="77777777" w:rsidR="007A73F5" w:rsidRDefault="007A73F5" w:rsidP="008B1B25">
            <w:pPr>
              <w:pStyle w:val="hdr1"/>
              <w:spacing w:before="0"/>
              <w:ind w:left="0"/>
              <w:rPr>
                <w:szCs w:val="24"/>
              </w:rPr>
            </w:pPr>
            <w:r>
              <w:rPr>
                <w:szCs w:val="24"/>
              </w:rPr>
              <w:t>Moved 4.3x to 4.2x</w:t>
            </w:r>
          </w:p>
          <w:p w14:paraId="18C74B98" w14:textId="5EB2E5FA" w:rsidR="007A73F5" w:rsidRDefault="007A73F5" w:rsidP="008B1B25">
            <w:pPr>
              <w:pStyle w:val="hdr1"/>
              <w:spacing w:before="0"/>
              <w:ind w:left="0"/>
              <w:rPr>
                <w:szCs w:val="24"/>
              </w:rPr>
            </w:pPr>
            <w:r>
              <w:rPr>
                <w:szCs w:val="24"/>
              </w:rPr>
              <w:t>Added 4.2.1x</w:t>
            </w:r>
            <w:r w:rsidR="00075EE6">
              <w:rPr>
                <w:szCs w:val="24"/>
              </w:rPr>
              <w:t xml:space="preserve">, </w:t>
            </w:r>
            <w:r>
              <w:rPr>
                <w:szCs w:val="24"/>
              </w:rPr>
              <w:t>4.2.</w:t>
            </w:r>
            <w:r w:rsidR="00075EE6">
              <w:rPr>
                <w:szCs w:val="24"/>
              </w:rPr>
              <w:t>2</w:t>
            </w:r>
            <w:r>
              <w:rPr>
                <w:szCs w:val="24"/>
              </w:rPr>
              <w:t>x</w:t>
            </w:r>
            <w:r w:rsidR="00075EE6">
              <w:rPr>
                <w:szCs w:val="24"/>
              </w:rPr>
              <w:t>, 4.2.3x</w:t>
            </w:r>
          </w:p>
          <w:p w14:paraId="5405D411" w14:textId="4A7ACB3F" w:rsidR="007A73F5" w:rsidRDefault="007A73F5" w:rsidP="008B1B25">
            <w:pPr>
              <w:pStyle w:val="hdr1"/>
              <w:spacing w:before="0"/>
              <w:ind w:left="0"/>
              <w:rPr>
                <w:szCs w:val="24"/>
              </w:rPr>
            </w:pPr>
            <w:r>
              <w:rPr>
                <w:szCs w:val="24"/>
              </w:rPr>
              <w:t>Modified 4.3.1x and 4.3.2x</w:t>
            </w:r>
          </w:p>
        </w:tc>
        <w:tc>
          <w:tcPr>
            <w:tcW w:w="1530" w:type="dxa"/>
          </w:tcPr>
          <w:p w14:paraId="7EA582D0" w14:textId="44E3F430" w:rsidR="00641167" w:rsidRDefault="00641167" w:rsidP="008B1B25">
            <w:pPr>
              <w:pStyle w:val="hdr1"/>
              <w:spacing w:before="0"/>
              <w:ind w:left="0"/>
              <w:jc w:val="left"/>
              <w:rPr>
                <w:color w:val="000000" w:themeColor="text1"/>
              </w:rPr>
            </w:pPr>
            <w:r>
              <w:rPr>
                <w:color w:val="000000" w:themeColor="text1"/>
              </w:rPr>
              <w:t>Doug Stearns</w:t>
            </w:r>
          </w:p>
        </w:tc>
      </w:tr>
      <w:tr w:rsidR="00233337" w:rsidRPr="00A43661" w14:paraId="656DE506" w14:textId="77777777" w:rsidTr="0096352D">
        <w:trPr>
          <w:trHeight w:val="341"/>
        </w:trPr>
        <w:tc>
          <w:tcPr>
            <w:tcW w:w="1440" w:type="dxa"/>
          </w:tcPr>
          <w:p w14:paraId="6B97E899" w14:textId="43F8034D" w:rsidR="00233337" w:rsidRDefault="00233337" w:rsidP="008B1B25">
            <w:pPr>
              <w:pStyle w:val="hdr1"/>
              <w:spacing w:before="0"/>
              <w:ind w:left="0"/>
              <w:jc w:val="left"/>
              <w:rPr>
                <w:color w:val="000000" w:themeColor="text1"/>
              </w:rPr>
            </w:pPr>
            <w:r>
              <w:rPr>
                <w:color w:val="000000" w:themeColor="text1"/>
              </w:rPr>
              <w:t>01/28/2015</w:t>
            </w:r>
          </w:p>
        </w:tc>
        <w:tc>
          <w:tcPr>
            <w:tcW w:w="7038" w:type="dxa"/>
          </w:tcPr>
          <w:p w14:paraId="4749681F" w14:textId="77777777" w:rsidR="00233337" w:rsidRDefault="00233337" w:rsidP="008B1B25">
            <w:pPr>
              <w:pStyle w:val="hdr1"/>
              <w:spacing w:before="0"/>
              <w:ind w:left="0"/>
              <w:rPr>
                <w:szCs w:val="24"/>
              </w:rPr>
            </w:pPr>
            <w:r>
              <w:rPr>
                <w:szCs w:val="24"/>
              </w:rPr>
              <w:t xml:space="preserve">P14072 – </w:t>
            </w:r>
            <w:proofErr w:type="spellStart"/>
            <w:r>
              <w:rPr>
                <w:szCs w:val="24"/>
              </w:rPr>
              <w:t>eCL</w:t>
            </w:r>
            <w:proofErr w:type="spellEnd"/>
            <w:r>
              <w:rPr>
                <w:szCs w:val="24"/>
              </w:rPr>
              <w:t xml:space="preserve"> EA </w:t>
            </w:r>
            <w:proofErr w:type="spellStart"/>
            <w:r>
              <w:rPr>
                <w:szCs w:val="24"/>
              </w:rPr>
              <w:t>Inactivations</w:t>
            </w:r>
            <w:proofErr w:type="spellEnd"/>
            <w:r>
              <w:rPr>
                <w:szCs w:val="24"/>
              </w:rPr>
              <w:t xml:space="preserve"> </w:t>
            </w:r>
          </w:p>
          <w:p w14:paraId="662C4A2C" w14:textId="2D0429A5" w:rsidR="00233337" w:rsidRDefault="00233337" w:rsidP="008B1B25">
            <w:pPr>
              <w:pStyle w:val="hdr1"/>
              <w:spacing w:before="0"/>
              <w:ind w:left="0"/>
              <w:rPr>
                <w:szCs w:val="24"/>
              </w:rPr>
            </w:pPr>
            <w:r>
              <w:rPr>
                <w:szCs w:val="24"/>
              </w:rPr>
              <w:t>Updates from review</w:t>
            </w:r>
            <w:r w:rsidR="006E0356">
              <w:rPr>
                <w:szCs w:val="24"/>
              </w:rPr>
              <w:t xml:space="preserve"> – modified the following requirements</w:t>
            </w:r>
          </w:p>
          <w:p w14:paraId="0958D167" w14:textId="77777777" w:rsidR="006E0356" w:rsidRPr="006E0356" w:rsidRDefault="006E0356" w:rsidP="008B1B25">
            <w:pPr>
              <w:pStyle w:val="hdr1"/>
              <w:spacing w:before="0"/>
              <w:ind w:left="0"/>
              <w:rPr>
                <w:szCs w:val="24"/>
              </w:rPr>
            </w:pPr>
            <w:r w:rsidRPr="006E0356">
              <w:rPr>
                <w:szCs w:val="24"/>
              </w:rPr>
              <w:t xml:space="preserve">4.1.1 Employee Hierarchy </w:t>
            </w:r>
          </w:p>
          <w:p w14:paraId="2F66136B" w14:textId="77777777" w:rsidR="006E0356" w:rsidRPr="006E0356" w:rsidRDefault="006E0356" w:rsidP="008B1B25">
            <w:pPr>
              <w:pStyle w:val="hdr1"/>
              <w:spacing w:before="0"/>
              <w:ind w:left="0"/>
              <w:rPr>
                <w:szCs w:val="24"/>
              </w:rPr>
            </w:pPr>
            <w:r w:rsidRPr="006E0356">
              <w:rPr>
                <w:szCs w:val="24"/>
              </w:rPr>
              <w:t>4.3.1.1 Employee Status</w:t>
            </w:r>
          </w:p>
          <w:p w14:paraId="7A03C6C6" w14:textId="77777777" w:rsidR="006E0356" w:rsidRPr="006E0356" w:rsidRDefault="006E0356" w:rsidP="008B1B25">
            <w:pPr>
              <w:pStyle w:val="hdr1"/>
              <w:spacing w:before="0"/>
              <w:ind w:left="0"/>
              <w:rPr>
                <w:szCs w:val="24"/>
              </w:rPr>
            </w:pPr>
            <w:r w:rsidRPr="006E0356">
              <w:rPr>
                <w:szCs w:val="24"/>
              </w:rPr>
              <w:t>4.3.1.2 Missing Record</w:t>
            </w:r>
          </w:p>
          <w:p w14:paraId="7DEDA5DB" w14:textId="77777777" w:rsidR="006E0356" w:rsidRPr="006E0356" w:rsidRDefault="006E0356" w:rsidP="008B1B25">
            <w:pPr>
              <w:pStyle w:val="hdr1"/>
              <w:spacing w:before="0"/>
              <w:ind w:left="0"/>
              <w:rPr>
                <w:szCs w:val="24"/>
              </w:rPr>
            </w:pPr>
            <w:r w:rsidRPr="006E0356">
              <w:rPr>
                <w:szCs w:val="24"/>
              </w:rPr>
              <w:t>4.3.2.1 Employee Status</w:t>
            </w:r>
          </w:p>
          <w:p w14:paraId="3DC32D3E" w14:textId="2100B7D3" w:rsidR="00233337" w:rsidRDefault="006E0356" w:rsidP="008B1B25">
            <w:pPr>
              <w:pStyle w:val="hdr1"/>
              <w:spacing w:before="0"/>
              <w:ind w:left="0"/>
              <w:rPr>
                <w:szCs w:val="24"/>
              </w:rPr>
            </w:pPr>
            <w:r w:rsidRPr="006E0356">
              <w:rPr>
                <w:szCs w:val="24"/>
              </w:rPr>
              <w:lastRenderedPageBreak/>
              <w:t>4.3.2.2 Expired</w:t>
            </w:r>
          </w:p>
        </w:tc>
        <w:tc>
          <w:tcPr>
            <w:tcW w:w="1530" w:type="dxa"/>
          </w:tcPr>
          <w:p w14:paraId="03AB8083" w14:textId="76C387CD" w:rsidR="00233337" w:rsidRDefault="00233337" w:rsidP="008B1B25">
            <w:pPr>
              <w:pStyle w:val="hdr1"/>
              <w:spacing w:before="0"/>
              <w:ind w:left="0"/>
              <w:jc w:val="left"/>
              <w:rPr>
                <w:color w:val="000000" w:themeColor="text1"/>
              </w:rPr>
            </w:pPr>
            <w:r>
              <w:rPr>
                <w:color w:val="000000" w:themeColor="text1"/>
              </w:rPr>
              <w:lastRenderedPageBreak/>
              <w:t>Doug Stearns</w:t>
            </w:r>
          </w:p>
        </w:tc>
      </w:tr>
      <w:tr w:rsidR="00CB3074" w:rsidRPr="00A43661" w14:paraId="3E38AD52" w14:textId="77777777" w:rsidTr="0096352D">
        <w:trPr>
          <w:trHeight w:val="341"/>
        </w:trPr>
        <w:tc>
          <w:tcPr>
            <w:tcW w:w="1440" w:type="dxa"/>
          </w:tcPr>
          <w:p w14:paraId="49DD4174" w14:textId="1F5E0865" w:rsidR="00CB3074" w:rsidRDefault="00CB3074" w:rsidP="008B1B25">
            <w:pPr>
              <w:pStyle w:val="hdr1"/>
              <w:spacing w:before="0"/>
              <w:ind w:left="0"/>
              <w:jc w:val="left"/>
              <w:rPr>
                <w:color w:val="000000" w:themeColor="text1"/>
              </w:rPr>
            </w:pPr>
            <w:r>
              <w:rPr>
                <w:color w:val="000000" w:themeColor="text1"/>
              </w:rPr>
              <w:lastRenderedPageBreak/>
              <w:t>01/29/2015</w:t>
            </w:r>
          </w:p>
        </w:tc>
        <w:tc>
          <w:tcPr>
            <w:tcW w:w="7038" w:type="dxa"/>
          </w:tcPr>
          <w:p w14:paraId="28E554DE" w14:textId="77777777" w:rsidR="00CB3074" w:rsidRDefault="00CB3074" w:rsidP="008B1B25">
            <w:pPr>
              <w:pStyle w:val="hdr1"/>
              <w:spacing w:before="0"/>
              <w:ind w:left="0"/>
              <w:rPr>
                <w:szCs w:val="24"/>
              </w:rPr>
            </w:pPr>
            <w:r>
              <w:rPr>
                <w:szCs w:val="24"/>
              </w:rPr>
              <w:t xml:space="preserve">P14065 – </w:t>
            </w:r>
            <w:proofErr w:type="spellStart"/>
            <w:r>
              <w:rPr>
                <w:szCs w:val="24"/>
              </w:rPr>
              <w:t>eCL</w:t>
            </w:r>
            <w:proofErr w:type="spellEnd"/>
            <w:r>
              <w:rPr>
                <w:szCs w:val="24"/>
              </w:rPr>
              <w:t xml:space="preserve"> HR Access to Historical Dashboard</w:t>
            </w:r>
          </w:p>
          <w:p w14:paraId="0D577147" w14:textId="56CB8A97" w:rsidR="00F02FAB" w:rsidRPr="00F02FAB" w:rsidRDefault="00F02FAB" w:rsidP="008B1B25">
            <w:pPr>
              <w:pStyle w:val="hdr1"/>
              <w:spacing w:before="0"/>
              <w:ind w:left="0"/>
              <w:rPr>
                <w:szCs w:val="24"/>
              </w:rPr>
            </w:pPr>
            <w:r w:rsidRPr="00F02FAB">
              <w:rPr>
                <w:szCs w:val="24"/>
              </w:rPr>
              <w:t xml:space="preserve">III Program Requirements </w:t>
            </w:r>
            <w:r w:rsidR="003D3157">
              <w:rPr>
                <w:szCs w:val="24"/>
              </w:rPr>
              <w:t>–</w:t>
            </w:r>
            <w:r w:rsidRPr="00F02FAB">
              <w:rPr>
                <w:szCs w:val="24"/>
              </w:rPr>
              <w:t xml:space="preserve"> D</w:t>
            </w:r>
          </w:p>
          <w:p w14:paraId="6EA16E28" w14:textId="28E3A4CB" w:rsidR="00F02FAB" w:rsidRPr="00F02FAB" w:rsidRDefault="00F02FAB" w:rsidP="008B1B25">
            <w:pPr>
              <w:pStyle w:val="hdr1"/>
              <w:spacing w:before="0"/>
              <w:ind w:left="0"/>
              <w:rPr>
                <w:szCs w:val="24"/>
              </w:rPr>
            </w:pPr>
            <w:r w:rsidRPr="00F02FAB">
              <w:rPr>
                <w:szCs w:val="24"/>
              </w:rPr>
              <w:t xml:space="preserve">IV Layouts </w:t>
            </w:r>
            <w:r w:rsidR="003D3157">
              <w:rPr>
                <w:szCs w:val="24"/>
              </w:rPr>
              <w:t>–</w:t>
            </w:r>
            <w:r w:rsidRPr="00F02FAB">
              <w:rPr>
                <w:szCs w:val="24"/>
              </w:rPr>
              <w:t xml:space="preserve"> Dashboard Permissions Criteria </w:t>
            </w:r>
            <w:r w:rsidR="003D3157">
              <w:rPr>
                <w:szCs w:val="24"/>
              </w:rPr>
              <w:t>–</w:t>
            </w:r>
            <w:r w:rsidRPr="00F02FAB">
              <w:rPr>
                <w:szCs w:val="24"/>
              </w:rPr>
              <w:t xml:space="preserve"> Historical Dashboard and Historical Dashboard Review</w:t>
            </w:r>
          </w:p>
          <w:p w14:paraId="4824D5FB" w14:textId="69EC8390" w:rsidR="00CB3074" w:rsidRDefault="00F02FAB" w:rsidP="008B1B25">
            <w:pPr>
              <w:pStyle w:val="hdr1"/>
              <w:spacing w:before="0"/>
              <w:ind w:left="0"/>
              <w:rPr>
                <w:szCs w:val="24"/>
              </w:rPr>
            </w:pPr>
            <w:r w:rsidRPr="00F02FAB">
              <w:rPr>
                <w:szCs w:val="24"/>
              </w:rPr>
              <w:t xml:space="preserve">IV Layouts </w:t>
            </w:r>
            <w:r w:rsidR="003D3157">
              <w:rPr>
                <w:szCs w:val="24"/>
              </w:rPr>
              <w:t>–</w:t>
            </w:r>
            <w:r w:rsidRPr="00F02FAB">
              <w:rPr>
                <w:szCs w:val="24"/>
              </w:rPr>
              <w:t xml:space="preserve"> VI Historical Reporting Dashboard</w:t>
            </w:r>
          </w:p>
        </w:tc>
        <w:tc>
          <w:tcPr>
            <w:tcW w:w="1530" w:type="dxa"/>
          </w:tcPr>
          <w:p w14:paraId="4831EC07" w14:textId="4696EE26" w:rsidR="00CB3074" w:rsidRDefault="00CB3074" w:rsidP="008B1B25">
            <w:pPr>
              <w:pStyle w:val="hdr1"/>
              <w:spacing w:before="0"/>
              <w:ind w:left="0"/>
              <w:jc w:val="left"/>
              <w:rPr>
                <w:color w:val="000000" w:themeColor="text1"/>
              </w:rPr>
            </w:pPr>
            <w:r>
              <w:rPr>
                <w:color w:val="000000" w:themeColor="text1"/>
              </w:rPr>
              <w:t>Doug Stearns</w:t>
            </w:r>
          </w:p>
        </w:tc>
      </w:tr>
      <w:tr w:rsidR="00D60161" w:rsidRPr="00A43661" w14:paraId="7BBE15DF" w14:textId="77777777" w:rsidTr="0096352D">
        <w:trPr>
          <w:trHeight w:val="341"/>
        </w:trPr>
        <w:tc>
          <w:tcPr>
            <w:tcW w:w="1440" w:type="dxa"/>
          </w:tcPr>
          <w:p w14:paraId="6B684C72" w14:textId="465A10B6" w:rsidR="00D60161" w:rsidRDefault="00D60161" w:rsidP="008B1B25">
            <w:pPr>
              <w:pStyle w:val="hdr1"/>
              <w:spacing w:before="0"/>
              <w:ind w:left="0"/>
              <w:jc w:val="left"/>
              <w:rPr>
                <w:color w:val="000000" w:themeColor="text1"/>
              </w:rPr>
            </w:pPr>
            <w:r>
              <w:rPr>
                <w:color w:val="000000" w:themeColor="text1"/>
              </w:rPr>
              <w:t>02/03/2015</w:t>
            </w:r>
          </w:p>
        </w:tc>
        <w:tc>
          <w:tcPr>
            <w:tcW w:w="7038" w:type="dxa"/>
          </w:tcPr>
          <w:p w14:paraId="62AC2DAD" w14:textId="77777777" w:rsidR="00D60161" w:rsidRDefault="00D60161" w:rsidP="008B1B25">
            <w:pPr>
              <w:pStyle w:val="hdr1"/>
              <w:spacing w:before="0"/>
              <w:ind w:left="0"/>
              <w:rPr>
                <w:szCs w:val="24"/>
              </w:rPr>
            </w:pPr>
            <w:r>
              <w:rPr>
                <w:szCs w:val="24"/>
              </w:rPr>
              <w:t xml:space="preserve">P14065 – </w:t>
            </w:r>
            <w:proofErr w:type="spellStart"/>
            <w:r>
              <w:rPr>
                <w:szCs w:val="24"/>
              </w:rPr>
              <w:t>eCL</w:t>
            </w:r>
            <w:proofErr w:type="spellEnd"/>
            <w:r>
              <w:rPr>
                <w:szCs w:val="24"/>
              </w:rPr>
              <w:t xml:space="preserve"> HR Access to Historical Dashboard</w:t>
            </w:r>
          </w:p>
          <w:p w14:paraId="2371A6ED" w14:textId="77777777" w:rsidR="00570790" w:rsidRDefault="00570790" w:rsidP="008B1B25">
            <w:pPr>
              <w:pStyle w:val="hdr1"/>
              <w:spacing w:before="0"/>
              <w:ind w:left="0"/>
              <w:rPr>
                <w:szCs w:val="24"/>
              </w:rPr>
            </w:pPr>
            <w:r>
              <w:rPr>
                <w:szCs w:val="24"/>
              </w:rPr>
              <w:t xml:space="preserve">Revised </w:t>
            </w:r>
            <w:r w:rsidR="00D60161" w:rsidRPr="00F02FAB">
              <w:rPr>
                <w:szCs w:val="24"/>
              </w:rPr>
              <w:t xml:space="preserve">III Program Requirements </w:t>
            </w:r>
            <w:r>
              <w:rPr>
                <w:szCs w:val="24"/>
              </w:rPr>
              <w:t>–</w:t>
            </w:r>
            <w:r w:rsidR="00D60161" w:rsidRPr="00F02FAB">
              <w:rPr>
                <w:szCs w:val="24"/>
              </w:rPr>
              <w:t xml:space="preserve"> D</w:t>
            </w:r>
          </w:p>
          <w:p w14:paraId="1B498F4D" w14:textId="6770D4B5" w:rsidR="00D60161" w:rsidRDefault="00570790" w:rsidP="008B1B25">
            <w:pPr>
              <w:pStyle w:val="hdr1"/>
              <w:spacing w:before="0"/>
              <w:ind w:left="0"/>
              <w:rPr>
                <w:szCs w:val="24"/>
              </w:rPr>
            </w:pPr>
            <w:r>
              <w:rPr>
                <w:szCs w:val="24"/>
              </w:rPr>
              <w:t xml:space="preserve">Added </w:t>
            </w:r>
            <w:r w:rsidRPr="00F02FAB">
              <w:rPr>
                <w:szCs w:val="24"/>
              </w:rPr>
              <w:t xml:space="preserve">III Program Requirements </w:t>
            </w:r>
            <w:r>
              <w:rPr>
                <w:szCs w:val="24"/>
              </w:rPr>
              <w:t>– I</w:t>
            </w:r>
          </w:p>
        </w:tc>
        <w:tc>
          <w:tcPr>
            <w:tcW w:w="1530" w:type="dxa"/>
          </w:tcPr>
          <w:p w14:paraId="700B4760" w14:textId="66596E75" w:rsidR="00D60161" w:rsidRDefault="00D60161" w:rsidP="008B1B25">
            <w:pPr>
              <w:pStyle w:val="hdr1"/>
              <w:spacing w:before="0"/>
              <w:ind w:left="0"/>
              <w:jc w:val="left"/>
              <w:rPr>
                <w:color w:val="000000" w:themeColor="text1"/>
              </w:rPr>
            </w:pPr>
            <w:r>
              <w:rPr>
                <w:color w:val="000000" w:themeColor="text1"/>
              </w:rPr>
              <w:t>Doug Stearns</w:t>
            </w:r>
          </w:p>
        </w:tc>
      </w:tr>
      <w:tr w:rsidR="000B09FD" w:rsidRPr="00A43661" w14:paraId="0210408F" w14:textId="77777777" w:rsidTr="0096352D">
        <w:trPr>
          <w:trHeight w:val="341"/>
        </w:trPr>
        <w:tc>
          <w:tcPr>
            <w:tcW w:w="1440" w:type="dxa"/>
          </w:tcPr>
          <w:p w14:paraId="4BBB1AFD" w14:textId="4489701C" w:rsidR="000B09FD" w:rsidRDefault="000B09FD" w:rsidP="008B1B25">
            <w:pPr>
              <w:pStyle w:val="hdr1"/>
              <w:spacing w:before="0"/>
              <w:ind w:left="0"/>
              <w:jc w:val="left"/>
              <w:rPr>
                <w:color w:val="000000" w:themeColor="text1"/>
              </w:rPr>
            </w:pPr>
            <w:r>
              <w:rPr>
                <w:color w:val="000000" w:themeColor="text1"/>
              </w:rPr>
              <w:t>02/05/2014</w:t>
            </w:r>
          </w:p>
        </w:tc>
        <w:tc>
          <w:tcPr>
            <w:tcW w:w="7038" w:type="dxa"/>
          </w:tcPr>
          <w:p w14:paraId="5BFF0945" w14:textId="77777777" w:rsidR="000B09FD" w:rsidRDefault="000B09FD" w:rsidP="008B1B25">
            <w:pPr>
              <w:pStyle w:val="hdr1"/>
              <w:spacing w:before="0"/>
              <w:ind w:left="0"/>
              <w:jc w:val="left"/>
              <w:rPr>
                <w:szCs w:val="24"/>
              </w:rPr>
            </w:pPr>
            <w:r>
              <w:rPr>
                <w:szCs w:val="24"/>
              </w:rPr>
              <w:t xml:space="preserve">P14252 – </w:t>
            </w:r>
            <w:proofErr w:type="spellStart"/>
            <w:r>
              <w:rPr>
                <w:szCs w:val="24"/>
              </w:rPr>
              <w:t>eCL</w:t>
            </w:r>
            <w:proofErr w:type="spellEnd"/>
            <w:r>
              <w:rPr>
                <w:szCs w:val="24"/>
              </w:rPr>
              <w:t xml:space="preserve"> LSA Job Codes to submit</w:t>
            </w:r>
          </w:p>
          <w:p w14:paraId="64074A5A" w14:textId="77D2D117" w:rsidR="000B09FD" w:rsidRDefault="000B09FD" w:rsidP="008B1B25">
            <w:pPr>
              <w:pStyle w:val="hdr1"/>
              <w:spacing w:before="0"/>
              <w:ind w:left="0"/>
              <w:jc w:val="left"/>
              <w:rPr>
                <w:szCs w:val="24"/>
              </w:rPr>
            </w:pPr>
            <w:r>
              <w:rPr>
                <w:szCs w:val="24"/>
              </w:rPr>
              <w:t xml:space="preserve">Modified </w:t>
            </w:r>
            <w:r>
              <w:t xml:space="preserve"> </w:t>
            </w:r>
            <w:r w:rsidRPr="000B09FD">
              <w:rPr>
                <w:szCs w:val="24"/>
              </w:rPr>
              <w:t>2.4.1.13 Access to Submission</w:t>
            </w:r>
            <w:r>
              <w:rPr>
                <w:szCs w:val="24"/>
              </w:rPr>
              <w:t xml:space="preserve"> to add </w:t>
            </w:r>
            <w:r>
              <w:t xml:space="preserve"> </w:t>
            </w:r>
            <w:r w:rsidRPr="000B09FD">
              <w:rPr>
                <w:szCs w:val="24"/>
              </w:rPr>
              <w:t>WISA12 – Administrator, Systems</w:t>
            </w:r>
          </w:p>
        </w:tc>
        <w:tc>
          <w:tcPr>
            <w:tcW w:w="1530" w:type="dxa"/>
          </w:tcPr>
          <w:p w14:paraId="06BC54DC" w14:textId="7BFC9AF9" w:rsidR="000B09FD" w:rsidRDefault="000B09FD" w:rsidP="008B1B25">
            <w:pPr>
              <w:pStyle w:val="hdr1"/>
              <w:spacing w:before="0"/>
              <w:ind w:left="0"/>
              <w:jc w:val="left"/>
              <w:rPr>
                <w:color w:val="000000" w:themeColor="text1"/>
              </w:rPr>
            </w:pPr>
            <w:r>
              <w:rPr>
                <w:color w:val="000000" w:themeColor="text1"/>
              </w:rPr>
              <w:t>Doug Stearns</w:t>
            </w:r>
          </w:p>
        </w:tc>
      </w:tr>
      <w:tr w:rsidR="00EA3CD6" w:rsidRPr="00A43661" w14:paraId="55F32C99" w14:textId="77777777" w:rsidTr="0096352D">
        <w:trPr>
          <w:trHeight w:val="341"/>
        </w:trPr>
        <w:tc>
          <w:tcPr>
            <w:tcW w:w="1440" w:type="dxa"/>
          </w:tcPr>
          <w:p w14:paraId="1CC15C5F" w14:textId="6D02C8D0" w:rsidR="00EA3CD6" w:rsidRDefault="00EA3CD6" w:rsidP="008B1B25">
            <w:pPr>
              <w:pStyle w:val="hdr1"/>
              <w:spacing w:before="0"/>
              <w:ind w:left="0"/>
              <w:jc w:val="left"/>
              <w:rPr>
                <w:color w:val="000000" w:themeColor="text1"/>
              </w:rPr>
            </w:pPr>
            <w:r>
              <w:rPr>
                <w:color w:val="000000" w:themeColor="text1"/>
              </w:rPr>
              <w:t>02/12/2015</w:t>
            </w:r>
          </w:p>
        </w:tc>
        <w:tc>
          <w:tcPr>
            <w:tcW w:w="7038" w:type="dxa"/>
          </w:tcPr>
          <w:p w14:paraId="1D40DDDC" w14:textId="77777777" w:rsidR="00EA3CD6" w:rsidRDefault="00EA3CD6" w:rsidP="008B1B25">
            <w:pPr>
              <w:pStyle w:val="hdr1"/>
              <w:spacing w:before="0"/>
              <w:ind w:left="0"/>
              <w:jc w:val="left"/>
              <w:rPr>
                <w:szCs w:val="24"/>
              </w:rPr>
            </w:pPr>
            <w:r>
              <w:rPr>
                <w:szCs w:val="24"/>
              </w:rPr>
              <w:t xml:space="preserve">P13272 – </w:t>
            </w:r>
            <w:proofErr w:type="spellStart"/>
            <w:r>
              <w:rPr>
                <w:szCs w:val="24"/>
              </w:rPr>
              <w:t>eCL</w:t>
            </w:r>
            <w:proofErr w:type="spellEnd"/>
            <w:r>
              <w:rPr>
                <w:szCs w:val="24"/>
              </w:rPr>
              <w:t xml:space="preserve"> Change BCC to CCO</w:t>
            </w:r>
          </w:p>
          <w:p w14:paraId="437FC10C" w14:textId="1C7DD29F" w:rsidR="00DB1EEC" w:rsidRDefault="00DB1EEC" w:rsidP="008B1B25">
            <w:pPr>
              <w:pStyle w:val="hdr1"/>
              <w:spacing w:before="0"/>
              <w:ind w:left="0"/>
              <w:jc w:val="left"/>
              <w:rPr>
                <w:szCs w:val="24"/>
              </w:rPr>
            </w:pPr>
            <w:r>
              <w:rPr>
                <w:szCs w:val="24"/>
              </w:rPr>
              <w:t>Removed references of BCC or changed to CCO</w:t>
            </w:r>
            <w:r w:rsidR="002F2006">
              <w:rPr>
                <w:szCs w:val="24"/>
              </w:rPr>
              <w:t xml:space="preserve"> and changed </w:t>
            </w:r>
            <w:proofErr w:type="spellStart"/>
            <w:r w:rsidR="002F2006">
              <w:rPr>
                <w:szCs w:val="24"/>
              </w:rPr>
              <w:t>Vangent</w:t>
            </w:r>
            <w:proofErr w:type="spellEnd"/>
            <w:r w:rsidR="002F2006">
              <w:rPr>
                <w:szCs w:val="24"/>
              </w:rPr>
              <w:t xml:space="preserve"> to GDIT</w:t>
            </w:r>
          </w:p>
          <w:p w14:paraId="47DF7346" w14:textId="31801ABB" w:rsidR="002F2006" w:rsidRPr="002F2006" w:rsidRDefault="002F2006" w:rsidP="003D3157">
            <w:pPr>
              <w:pStyle w:val="hdr1"/>
              <w:numPr>
                <w:ilvl w:val="0"/>
                <w:numId w:val="44"/>
              </w:numPr>
              <w:spacing w:before="0"/>
              <w:rPr>
                <w:szCs w:val="24"/>
              </w:rPr>
            </w:pPr>
            <w:r w:rsidRPr="002F2006">
              <w:rPr>
                <w:szCs w:val="24"/>
              </w:rPr>
              <w:t>Product Description</w:t>
            </w:r>
          </w:p>
          <w:p w14:paraId="29FA9077" w14:textId="38F58EC1" w:rsidR="002F2006" w:rsidRDefault="002F2006" w:rsidP="008B1B25">
            <w:pPr>
              <w:pStyle w:val="hdr1"/>
              <w:spacing w:before="0"/>
              <w:ind w:left="0"/>
              <w:jc w:val="left"/>
              <w:rPr>
                <w:szCs w:val="24"/>
              </w:rPr>
            </w:pPr>
            <w:r w:rsidRPr="002F2006">
              <w:rPr>
                <w:szCs w:val="24"/>
              </w:rPr>
              <w:t xml:space="preserve">Project Purpose </w:t>
            </w:r>
            <w:r w:rsidR="003D3157">
              <w:rPr>
                <w:szCs w:val="24"/>
              </w:rPr>
              <w:t>–</w:t>
            </w:r>
            <w:r w:rsidRPr="002F2006">
              <w:rPr>
                <w:szCs w:val="24"/>
              </w:rPr>
              <w:t xml:space="preserve"> first sentence</w:t>
            </w:r>
          </w:p>
          <w:p w14:paraId="610D9829" w14:textId="77777777" w:rsidR="00235C40" w:rsidRDefault="00235C40" w:rsidP="008B1B25">
            <w:pPr>
              <w:pStyle w:val="hdr1"/>
              <w:spacing w:before="0"/>
              <w:ind w:left="0"/>
              <w:jc w:val="left"/>
              <w:rPr>
                <w:szCs w:val="24"/>
              </w:rPr>
            </w:pPr>
            <w:r>
              <w:rPr>
                <w:szCs w:val="24"/>
              </w:rPr>
              <w:t xml:space="preserve">II. </w:t>
            </w:r>
            <w:r w:rsidRPr="00235C40">
              <w:rPr>
                <w:szCs w:val="24"/>
              </w:rPr>
              <w:t xml:space="preserve">Customer Requirements </w:t>
            </w:r>
          </w:p>
          <w:p w14:paraId="6F6B3D8F" w14:textId="1D619DCE" w:rsidR="00235C40" w:rsidRPr="00235C40" w:rsidRDefault="00235C40" w:rsidP="008B1B25">
            <w:pPr>
              <w:pStyle w:val="hdr1"/>
              <w:spacing w:before="0"/>
              <w:ind w:left="0"/>
              <w:jc w:val="left"/>
              <w:rPr>
                <w:szCs w:val="24"/>
              </w:rPr>
            </w:pPr>
            <w:r>
              <w:rPr>
                <w:szCs w:val="24"/>
              </w:rPr>
              <w:t xml:space="preserve">Data Definition </w:t>
            </w:r>
            <w:r w:rsidR="003D3157">
              <w:rPr>
                <w:szCs w:val="24"/>
              </w:rPr>
              <w:t>–</w:t>
            </w:r>
            <w:r>
              <w:rPr>
                <w:szCs w:val="24"/>
              </w:rPr>
              <w:t xml:space="preserve"> </w:t>
            </w:r>
            <w:r w:rsidRPr="00235C40">
              <w:rPr>
                <w:szCs w:val="24"/>
              </w:rPr>
              <w:t xml:space="preserve">59 </w:t>
            </w:r>
            <w:proofErr w:type="spellStart"/>
            <w:r w:rsidRPr="00235C40">
              <w:rPr>
                <w:szCs w:val="24"/>
              </w:rPr>
              <w:t>CoachingReason</w:t>
            </w:r>
            <w:proofErr w:type="spellEnd"/>
          </w:p>
          <w:p w14:paraId="462686CA" w14:textId="765E05BA" w:rsidR="00235C40" w:rsidRPr="00235C40" w:rsidRDefault="00235C40" w:rsidP="008B1B25">
            <w:pPr>
              <w:pStyle w:val="hdr1"/>
              <w:spacing w:before="0"/>
              <w:ind w:left="0"/>
              <w:jc w:val="left"/>
              <w:rPr>
                <w:szCs w:val="24"/>
              </w:rPr>
            </w:pPr>
            <w:r w:rsidRPr="00235C40">
              <w:rPr>
                <w:szCs w:val="24"/>
              </w:rPr>
              <w:t>User Interface Controls</w:t>
            </w:r>
            <w:r>
              <w:rPr>
                <w:szCs w:val="24"/>
              </w:rPr>
              <w:t xml:space="preserve"> – </w:t>
            </w:r>
            <w:r w:rsidRPr="00235C40">
              <w:rPr>
                <w:szCs w:val="24"/>
              </w:rPr>
              <w:t xml:space="preserve">2 </w:t>
            </w:r>
            <w:proofErr w:type="spellStart"/>
            <w:r w:rsidRPr="00235C40">
              <w:rPr>
                <w:szCs w:val="24"/>
              </w:rPr>
              <w:t>eCL</w:t>
            </w:r>
            <w:proofErr w:type="spellEnd"/>
            <w:r w:rsidRPr="00235C40">
              <w:rPr>
                <w:szCs w:val="24"/>
              </w:rPr>
              <w:t xml:space="preserve"> Monthly Compliance Report</w:t>
            </w:r>
            <w:r>
              <w:rPr>
                <w:szCs w:val="24"/>
              </w:rPr>
              <w:t xml:space="preserve">, </w:t>
            </w:r>
            <w:r w:rsidRPr="00235C40">
              <w:rPr>
                <w:szCs w:val="24"/>
              </w:rPr>
              <w:t xml:space="preserve">3 </w:t>
            </w:r>
            <w:proofErr w:type="spellStart"/>
            <w:r w:rsidRPr="00235C40">
              <w:rPr>
                <w:szCs w:val="24"/>
              </w:rPr>
              <w:t>eCL</w:t>
            </w:r>
            <w:proofErr w:type="spellEnd"/>
            <w:r w:rsidRPr="00235C40">
              <w:rPr>
                <w:szCs w:val="24"/>
              </w:rPr>
              <w:t xml:space="preserve"> Monthly Coaching Reason Trend Analysis</w:t>
            </w:r>
            <w:r>
              <w:rPr>
                <w:szCs w:val="24"/>
              </w:rPr>
              <w:t xml:space="preserve">, </w:t>
            </w:r>
            <w:r w:rsidRPr="00235C40">
              <w:rPr>
                <w:szCs w:val="24"/>
              </w:rPr>
              <w:t xml:space="preserve">4 </w:t>
            </w:r>
            <w:proofErr w:type="spellStart"/>
            <w:r w:rsidRPr="00235C40">
              <w:rPr>
                <w:szCs w:val="24"/>
              </w:rPr>
              <w:t>eCL</w:t>
            </w:r>
            <w:proofErr w:type="spellEnd"/>
            <w:r w:rsidRPr="00235C40">
              <w:rPr>
                <w:szCs w:val="24"/>
              </w:rPr>
              <w:t xml:space="preserve"> Quarterly Coaching Reason Trend Analysis</w:t>
            </w:r>
          </w:p>
          <w:p w14:paraId="4F0DC188" w14:textId="60EA25DD" w:rsidR="00235C40" w:rsidRPr="00235C40" w:rsidRDefault="00235C40" w:rsidP="008B1B25">
            <w:pPr>
              <w:pStyle w:val="hdr1"/>
              <w:spacing w:before="0"/>
              <w:ind w:left="0"/>
              <w:jc w:val="left"/>
              <w:rPr>
                <w:szCs w:val="24"/>
              </w:rPr>
            </w:pPr>
            <w:r>
              <w:rPr>
                <w:szCs w:val="24"/>
              </w:rPr>
              <w:t xml:space="preserve">VI. </w:t>
            </w:r>
            <w:r w:rsidRPr="00235C40">
              <w:rPr>
                <w:szCs w:val="24"/>
              </w:rPr>
              <w:t>Outliers (Data Feed\Form Entry)</w:t>
            </w:r>
          </w:p>
          <w:p w14:paraId="1FCC3CB0" w14:textId="49A9527C" w:rsidR="00235C40" w:rsidRPr="00235C40" w:rsidRDefault="00235C40" w:rsidP="008B1B25">
            <w:pPr>
              <w:pStyle w:val="hdr1"/>
              <w:spacing w:before="0"/>
              <w:ind w:left="0"/>
              <w:jc w:val="left"/>
              <w:rPr>
                <w:szCs w:val="24"/>
              </w:rPr>
            </w:pPr>
            <w:proofErr w:type="spellStart"/>
            <w:r w:rsidRPr="00235C40">
              <w:rPr>
                <w:szCs w:val="24"/>
              </w:rPr>
              <w:t>eCL</w:t>
            </w:r>
            <w:proofErr w:type="spellEnd"/>
            <w:r w:rsidRPr="00235C40">
              <w:rPr>
                <w:szCs w:val="24"/>
              </w:rPr>
              <w:t xml:space="preserve"> Outlier Research and Coaching Assumptions</w:t>
            </w:r>
            <w:r>
              <w:rPr>
                <w:szCs w:val="24"/>
              </w:rPr>
              <w:t xml:space="preserve"> – </w:t>
            </w:r>
            <w:r w:rsidRPr="00235C40">
              <w:rPr>
                <w:szCs w:val="24"/>
              </w:rPr>
              <w:t>first sentence</w:t>
            </w:r>
          </w:p>
          <w:p w14:paraId="41015F5C" w14:textId="41CE7F8A" w:rsidR="00DB1EEC" w:rsidRDefault="00235C40" w:rsidP="008B1B25">
            <w:pPr>
              <w:pStyle w:val="hdr1"/>
              <w:spacing w:before="0"/>
              <w:ind w:left="0"/>
              <w:jc w:val="left"/>
              <w:rPr>
                <w:szCs w:val="24"/>
              </w:rPr>
            </w:pPr>
            <w:proofErr w:type="spellStart"/>
            <w:r w:rsidRPr="00235C40">
              <w:rPr>
                <w:szCs w:val="24"/>
              </w:rPr>
              <w:t>eCL</w:t>
            </w:r>
            <w:proofErr w:type="spellEnd"/>
            <w:r w:rsidRPr="00235C40">
              <w:rPr>
                <w:szCs w:val="24"/>
              </w:rPr>
              <w:t xml:space="preserve"> Outlier Research and Coaching Process</w:t>
            </w:r>
            <w:r>
              <w:rPr>
                <w:szCs w:val="24"/>
              </w:rPr>
              <w:t xml:space="preserve"> –</w:t>
            </w:r>
            <w:r w:rsidRPr="00235C40">
              <w:rPr>
                <w:szCs w:val="24"/>
              </w:rPr>
              <w:t xml:space="preserve"> first note</w:t>
            </w:r>
          </w:p>
        </w:tc>
        <w:tc>
          <w:tcPr>
            <w:tcW w:w="1530" w:type="dxa"/>
          </w:tcPr>
          <w:p w14:paraId="6CB424C3" w14:textId="7331A1A8" w:rsidR="00EA3CD6" w:rsidRDefault="00EA3CD6" w:rsidP="008B1B25">
            <w:pPr>
              <w:pStyle w:val="hdr1"/>
              <w:spacing w:before="0"/>
              <w:ind w:left="0"/>
              <w:jc w:val="left"/>
              <w:rPr>
                <w:color w:val="000000" w:themeColor="text1"/>
              </w:rPr>
            </w:pPr>
            <w:r>
              <w:rPr>
                <w:color w:val="000000" w:themeColor="text1"/>
              </w:rPr>
              <w:t>Doug Stearns</w:t>
            </w:r>
          </w:p>
        </w:tc>
      </w:tr>
      <w:tr w:rsidR="00693A08" w:rsidRPr="00A43661" w14:paraId="53C8A8B8" w14:textId="77777777" w:rsidTr="0096352D">
        <w:trPr>
          <w:trHeight w:val="341"/>
        </w:trPr>
        <w:tc>
          <w:tcPr>
            <w:tcW w:w="1440" w:type="dxa"/>
          </w:tcPr>
          <w:p w14:paraId="0EE56793" w14:textId="53FD6FF6" w:rsidR="00693A08" w:rsidRDefault="00693A08" w:rsidP="008B1B25">
            <w:pPr>
              <w:pStyle w:val="hdr1"/>
              <w:spacing w:before="0"/>
              <w:ind w:left="0"/>
              <w:jc w:val="left"/>
              <w:rPr>
                <w:color w:val="000000" w:themeColor="text1"/>
              </w:rPr>
            </w:pPr>
            <w:r>
              <w:rPr>
                <w:color w:val="000000" w:themeColor="text1"/>
              </w:rPr>
              <w:t>02/13/2015</w:t>
            </w:r>
          </w:p>
        </w:tc>
        <w:tc>
          <w:tcPr>
            <w:tcW w:w="7038" w:type="dxa"/>
          </w:tcPr>
          <w:p w14:paraId="0DBE7E3F" w14:textId="77777777" w:rsidR="00693A08" w:rsidRDefault="00693A08" w:rsidP="008B1B25">
            <w:pPr>
              <w:pStyle w:val="hdr1"/>
              <w:spacing w:before="0"/>
              <w:ind w:left="0"/>
              <w:jc w:val="left"/>
              <w:rPr>
                <w:szCs w:val="24"/>
              </w:rPr>
            </w:pPr>
            <w:r>
              <w:rPr>
                <w:szCs w:val="24"/>
              </w:rPr>
              <w:t xml:space="preserve">P13272 – </w:t>
            </w:r>
            <w:proofErr w:type="spellStart"/>
            <w:r>
              <w:rPr>
                <w:szCs w:val="24"/>
              </w:rPr>
              <w:t>eCL</w:t>
            </w:r>
            <w:proofErr w:type="spellEnd"/>
            <w:r>
              <w:rPr>
                <w:szCs w:val="24"/>
              </w:rPr>
              <w:t xml:space="preserve"> Change BCC to CCO</w:t>
            </w:r>
          </w:p>
          <w:p w14:paraId="1731539C" w14:textId="77777777" w:rsidR="00693A08" w:rsidRDefault="00693A08" w:rsidP="008B1B25">
            <w:pPr>
              <w:pStyle w:val="hdr1"/>
              <w:spacing w:before="0"/>
              <w:ind w:left="0"/>
              <w:jc w:val="left"/>
              <w:rPr>
                <w:szCs w:val="24"/>
              </w:rPr>
            </w:pPr>
            <w:r>
              <w:rPr>
                <w:szCs w:val="24"/>
              </w:rPr>
              <w:t xml:space="preserve">II. </w:t>
            </w:r>
            <w:r w:rsidRPr="00235C40">
              <w:rPr>
                <w:szCs w:val="24"/>
              </w:rPr>
              <w:t xml:space="preserve">Customer Requirements </w:t>
            </w:r>
          </w:p>
          <w:p w14:paraId="11C31F96" w14:textId="36CFE19D" w:rsidR="00693A08" w:rsidRDefault="00693A08" w:rsidP="008B1B25">
            <w:pPr>
              <w:pStyle w:val="hdr1"/>
              <w:spacing w:before="0"/>
              <w:ind w:left="0"/>
              <w:jc w:val="left"/>
              <w:rPr>
                <w:szCs w:val="24"/>
              </w:rPr>
            </w:pPr>
            <w:r>
              <w:rPr>
                <w:szCs w:val="24"/>
              </w:rPr>
              <w:t xml:space="preserve">Data Definition </w:t>
            </w:r>
            <w:r w:rsidR="003D3157">
              <w:rPr>
                <w:szCs w:val="24"/>
              </w:rPr>
              <w:t>–</w:t>
            </w:r>
            <w:r>
              <w:rPr>
                <w:szCs w:val="24"/>
              </w:rPr>
              <w:t xml:space="preserve"> </w:t>
            </w:r>
            <w:r w:rsidRPr="00235C40">
              <w:rPr>
                <w:szCs w:val="24"/>
              </w:rPr>
              <w:t>5</w:t>
            </w:r>
            <w:r>
              <w:rPr>
                <w:szCs w:val="24"/>
              </w:rPr>
              <w:t>8</w:t>
            </w:r>
            <w:r w:rsidRPr="00235C40">
              <w:rPr>
                <w:szCs w:val="24"/>
              </w:rPr>
              <w:t xml:space="preserve"> </w:t>
            </w:r>
            <w:proofErr w:type="spellStart"/>
            <w:r w:rsidRPr="00693A08">
              <w:rPr>
                <w:szCs w:val="24"/>
              </w:rPr>
              <w:t>SubCoachingSource</w:t>
            </w:r>
            <w:proofErr w:type="spellEnd"/>
            <w:r>
              <w:rPr>
                <w:szCs w:val="24"/>
              </w:rPr>
              <w:t xml:space="preserve"> – these two references to remain BCC for historical purposes. </w:t>
            </w:r>
          </w:p>
        </w:tc>
        <w:tc>
          <w:tcPr>
            <w:tcW w:w="1530" w:type="dxa"/>
          </w:tcPr>
          <w:p w14:paraId="059F8547" w14:textId="44121E54" w:rsidR="00693A08" w:rsidRDefault="00693A08" w:rsidP="008B1B25">
            <w:pPr>
              <w:pStyle w:val="hdr1"/>
              <w:spacing w:before="0"/>
              <w:ind w:left="0"/>
              <w:jc w:val="left"/>
              <w:rPr>
                <w:color w:val="000000" w:themeColor="text1"/>
              </w:rPr>
            </w:pPr>
            <w:r>
              <w:rPr>
                <w:color w:val="000000" w:themeColor="text1"/>
              </w:rPr>
              <w:t>Doug Stearns</w:t>
            </w:r>
          </w:p>
        </w:tc>
      </w:tr>
      <w:tr w:rsidR="00A56EF4" w:rsidRPr="00A43661" w14:paraId="15EA73C0" w14:textId="77777777" w:rsidTr="0096352D">
        <w:trPr>
          <w:trHeight w:val="341"/>
        </w:trPr>
        <w:tc>
          <w:tcPr>
            <w:tcW w:w="1440" w:type="dxa"/>
          </w:tcPr>
          <w:p w14:paraId="311437BA" w14:textId="3C651F3C" w:rsidR="00A56EF4" w:rsidRDefault="00A56EF4" w:rsidP="008B1B25">
            <w:pPr>
              <w:pStyle w:val="hdr1"/>
              <w:spacing w:before="0"/>
              <w:ind w:left="0"/>
              <w:jc w:val="left"/>
              <w:rPr>
                <w:color w:val="000000" w:themeColor="text1"/>
              </w:rPr>
            </w:pPr>
            <w:r>
              <w:rPr>
                <w:color w:val="000000" w:themeColor="text1"/>
              </w:rPr>
              <w:t>02/13/2015</w:t>
            </w:r>
          </w:p>
        </w:tc>
        <w:tc>
          <w:tcPr>
            <w:tcW w:w="7038" w:type="dxa"/>
          </w:tcPr>
          <w:p w14:paraId="5E674F96" w14:textId="77777777" w:rsidR="00A56EF4" w:rsidRDefault="00A56EF4" w:rsidP="008B1B25">
            <w:pPr>
              <w:pStyle w:val="hdr1"/>
              <w:spacing w:before="0"/>
              <w:ind w:left="0"/>
              <w:jc w:val="left"/>
              <w:rPr>
                <w:szCs w:val="24"/>
              </w:rPr>
            </w:pPr>
            <w:r>
              <w:rPr>
                <w:szCs w:val="24"/>
              </w:rPr>
              <w:t xml:space="preserve">P14065 – </w:t>
            </w:r>
            <w:proofErr w:type="spellStart"/>
            <w:r>
              <w:rPr>
                <w:szCs w:val="24"/>
              </w:rPr>
              <w:t>eCL</w:t>
            </w:r>
            <w:proofErr w:type="spellEnd"/>
            <w:r>
              <w:rPr>
                <w:szCs w:val="24"/>
              </w:rPr>
              <w:t xml:space="preserve"> HR Access to Historical Dashboard</w:t>
            </w:r>
          </w:p>
          <w:p w14:paraId="55050298" w14:textId="77777777" w:rsidR="00D51BA9" w:rsidRDefault="00A56EF4" w:rsidP="008B1B25">
            <w:pPr>
              <w:pStyle w:val="hdr1"/>
              <w:spacing w:before="0"/>
              <w:ind w:left="0"/>
              <w:jc w:val="left"/>
              <w:rPr>
                <w:szCs w:val="24"/>
              </w:rPr>
            </w:pPr>
            <w:r w:rsidRPr="00F02FAB">
              <w:rPr>
                <w:szCs w:val="24"/>
              </w:rPr>
              <w:t>IV Layouts</w:t>
            </w:r>
          </w:p>
          <w:p w14:paraId="555ADB85" w14:textId="14AA8F23" w:rsidR="00A56EF4" w:rsidRDefault="00A56EF4" w:rsidP="008B1B25">
            <w:pPr>
              <w:pStyle w:val="hdr1"/>
              <w:spacing w:before="0"/>
              <w:ind w:left="0"/>
              <w:jc w:val="left"/>
              <w:rPr>
                <w:szCs w:val="24"/>
              </w:rPr>
            </w:pPr>
            <w:r w:rsidRPr="00F02FAB">
              <w:rPr>
                <w:szCs w:val="24"/>
              </w:rPr>
              <w:t xml:space="preserve">Dashboard Permissions Criteria </w:t>
            </w:r>
            <w:r w:rsidR="00D736F7">
              <w:rPr>
                <w:szCs w:val="24"/>
              </w:rPr>
              <w:t>–</w:t>
            </w:r>
            <w:r w:rsidRPr="00F02FAB">
              <w:rPr>
                <w:szCs w:val="24"/>
              </w:rPr>
              <w:t xml:space="preserve"> </w:t>
            </w:r>
            <w:r w:rsidR="00D736F7">
              <w:rPr>
                <w:szCs w:val="24"/>
              </w:rPr>
              <w:t>Submission Page, Main Dashboard, My Submitted</w:t>
            </w:r>
          </w:p>
          <w:p w14:paraId="744E2BA9" w14:textId="1209042B" w:rsidR="009D1383" w:rsidRDefault="009D1383" w:rsidP="008B1B25">
            <w:pPr>
              <w:pStyle w:val="hdr1"/>
              <w:spacing w:before="0"/>
              <w:ind w:left="0"/>
              <w:jc w:val="left"/>
              <w:rPr>
                <w:szCs w:val="24"/>
              </w:rPr>
            </w:pPr>
            <w:r w:rsidRPr="009D1383">
              <w:rPr>
                <w:szCs w:val="24"/>
              </w:rPr>
              <w:t>VI Historical Reporting Dashboard</w:t>
            </w:r>
            <w:r>
              <w:rPr>
                <w:szCs w:val="24"/>
              </w:rPr>
              <w:t xml:space="preserve"> – Filter Field Selections</w:t>
            </w:r>
          </w:p>
          <w:p w14:paraId="70276791" w14:textId="77777777" w:rsidR="003019B3" w:rsidRDefault="003019B3" w:rsidP="008B1B25">
            <w:pPr>
              <w:pStyle w:val="hdr1"/>
              <w:spacing w:before="0"/>
              <w:ind w:left="0"/>
              <w:jc w:val="left"/>
              <w:rPr>
                <w:szCs w:val="24"/>
              </w:rPr>
            </w:pPr>
            <w:r w:rsidRPr="003019B3">
              <w:rPr>
                <w:szCs w:val="24"/>
              </w:rPr>
              <w:t>2.2.1.13 Access to submission</w:t>
            </w:r>
            <w:r>
              <w:rPr>
                <w:szCs w:val="24"/>
              </w:rPr>
              <w:t xml:space="preserve"> – corrected typo and added engineering</w:t>
            </w:r>
          </w:p>
          <w:p w14:paraId="4E7F8682" w14:textId="77777777" w:rsidR="003019B3" w:rsidRDefault="003019B3" w:rsidP="008B1B25">
            <w:pPr>
              <w:pStyle w:val="hdr1"/>
              <w:spacing w:before="0"/>
              <w:ind w:left="0"/>
              <w:jc w:val="left"/>
              <w:rPr>
                <w:szCs w:val="24"/>
              </w:rPr>
            </w:pPr>
            <w:r w:rsidRPr="003019B3">
              <w:rPr>
                <w:szCs w:val="24"/>
              </w:rPr>
              <w:t>2.3.1.13 Access to Submission</w:t>
            </w:r>
            <w:r>
              <w:rPr>
                <w:szCs w:val="24"/>
              </w:rPr>
              <w:t xml:space="preserve"> – corrected typo and added engineering</w:t>
            </w:r>
          </w:p>
          <w:p w14:paraId="6FAAB0BC" w14:textId="000FC7E8" w:rsidR="003019B3" w:rsidRDefault="003019B3" w:rsidP="008B1B25">
            <w:pPr>
              <w:pStyle w:val="hdr1"/>
              <w:spacing w:before="0"/>
              <w:ind w:left="0"/>
              <w:jc w:val="left"/>
              <w:rPr>
                <w:szCs w:val="24"/>
              </w:rPr>
            </w:pPr>
            <w:r w:rsidRPr="003019B3">
              <w:rPr>
                <w:szCs w:val="24"/>
              </w:rPr>
              <w:t>2.4.1.13 Access to Submission</w:t>
            </w:r>
            <w:r>
              <w:rPr>
                <w:szCs w:val="24"/>
              </w:rPr>
              <w:t xml:space="preserve"> – added engineering</w:t>
            </w:r>
          </w:p>
        </w:tc>
        <w:tc>
          <w:tcPr>
            <w:tcW w:w="1530" w:type="dxa"/>
          </w:tcPr>
          <w:p w14:paraId="024B1828" w14:textId="0E6C104D" w:rsidR="00A56EF4" w:rsidRDefault="00A56EF4" w:rsidP="008B1B25">
            <w:pPr>
              <w:pStyle w:val="hdr1"/>
              <w:spacing w:before="0"/>
              <w:ind w:left="0"/>
              <w:jc w:val="left"/>
              <w:rPr>
                <w:color w:val="000000" w:themeColor="text1"/>
              </w:rPr>
            </w:pPr>
            <w:r>
              <w:rPr>
                <w:color w:val="000000" w:themeColor="text1"/>
              </w:rPr>
              <w:t>Doug Stearns</w:t>
            </w:r>
          </w:p>
        </w:tc>
      </w:tr>
      <w:tr w:rsidR="004B0D18" w:rsidRPr="00A43661" w14:paraId="18EE8008" w14:textId="77777777" w:rsidTr="0096352D">
        <w:trPr>
          <w:trHeight w:val="341"/>
        </w:trPr>
        <w:tc>
          <w:tcPr>
            <w:tcW w:w="1440" w:type="dxa"/>
          </w:tcPr>
          <w:p w14:paraId="267713EF" w14:textId="10B27286" w:rsidR="004B0D18" w:rsidRDefault="004B0D18" w:rsidP="008B1B25">
            <w:pPr>
              <w:pStyle w:val="hdr1"/>
              <w:spacing w:before="0"/>
              <w:ind w:left="0"/>
              <w:jc w:val="left"/>
              <w:rPr>
                <w:color w:val="000000" w:themeColor="text1"/>
              </w:rPr>
            </w:pPr>
            <w:r>
              <w:rPr>
                <w:color w:val="000000" w:themeColor="text1"/>
              </w:rPr>
              <w:t>02/17/2015</w:t>
            </w:r>
          </w:p>
        </w:tc>
        <w:tc>
          <w:tcPr>
            <w:tcW w:w="7038" w:type="dxa"/>
          </w:tcPr>
          <w:p w14:paraId="0EABB485" w14:textId="77777777" w:rsidR="004B0D18" w:rsidRDefault="004B0D18" w:rsidP="008B1B25">
            <w:pPr>
              <w:pStyle w:val="hdr1"/>
              <w:spacing w:before="0"/>
              <w:ind w:left="0"/>
              <w:jc w:val="left"/>
              <w:rPr>
                <w:szCs w:val="24"/>
              </w:rPr>
            </w:pPr>
            <w:r>
              <w:rPr>
                <w:szCs w:val="24"/>
              </w:rPr>
              <w:t xml:space="preserve">P14323 – </w:t>
            </w:r>
            <w:proofErr w:type="spellStart"/>
            <w:r>
              <w:rPr>
                <w:szCs w:val="24"/>
              </w:rPr>
              <w:t>eCL</w:t>
            </w:r>
            <w:proofErr w:type="spellEnd"/>
            <w:r>
              <w:rPr>
                <w:szCs w:val="24"/>
              </w:rPr>
              <w:t xml:space="preserve"> No </w:t>
            </w:r>
            <w:proofErr w:type="spellStart"/>
            <w:r>
              <w:rPr>
                <w:szCs w:val="24"/>
              </w:rPr>
              <w:t>self coaching</w:t>
            </w:r>
            <w:proofErr w:type="spellEnd"/>
            <w:r>
              <w:rPr>
                <w:szCs w:val="24"/>
              </w:rPr>
              <w:t xml:space="preserve"> logs</w:t>
            </w:r>
          </w:p>
          <w:p w14:paraId="080F02D2" w14:textId="77777777" w:rsidR="004B0D18" w:rsidRDefault="004B0D18" w:rsidP="008B1B25">
            <w:pPr>
              <w:pStyle w:val="hdr1"/>
              <w:spacing w:before="0"/>
              <w:ind w:left="0"/>
              <w:jc w:val="left"/>
              <w:rPr>
                <w:szCs w:val="24"/>
              </w:rPr>
            </w:pPr>
            <w:r>
              <w:rPr>
                <w:szCs w:val="24"/>
              </w:rPr>
              <w:t>Added the following requirement</w:t>
            </w:r>
          </w:p>
          <w:p w14:paraId="01829A36" w14:textId="0947D008" w:rsidR="004B0D18" w:rsidRDefault="004B0D18" w:rsidP="008B1B25">
            <w:pPr>
              <w:pStyle w:val="hdr1"/>
              <w:spacing w:before="0"/>
              <w:ind w:left="0"/>
              <w:jc w:val="left"/>
              <w:rPr>
                <w:szCs w:val="24"/>
              </w:rPr>
            </w:pPr>
            <w:r w:rsidRPr="004B0D18">
              <w:rPr>
                <w:szCs w:val="24"/>
              </w:rPr>
              <w:t xml:space="preserve">III Program Requirements </w:t>
            </w:r>
            <w:r w:rsidR="006751EE">
              <w:rPr>
                <w:szCs w:val="24"/>
              </w:rPr>
              <w:t>–</w:t>
            </w:r>
            <w:r w:rsidRPr="004B0D18">
              <w:rPr>
                <w:szCs w:val="24"/>
              </w:rPr>
              <w:t xml:space="preserve"> J</w:t>
            </w:r>
          </w:p>
          <w:p w14:paraId="2DAD1047" w14:textId="63564397" w:rsidR="006751EE" w:rsidRDefault="006751EE" w:rsidP="008B1B25">
            <w:pPr>
              <w:pStyle w:val="hdr1"/>
              <w:spacing w:before="0"/>
              <w:ind w:left="0"/>
              <w:jc w:val="left"/>
              <w:rPr>
                <w:szCs w:val="24"/>
              </w:rPr>
            </w:pPr>
            <w:r>
              <w:rPr>
                <w:szCs w:val="24"/>
              </w:rPr>
              <w:t>2.1.1.1 No log to self</w:t>
            </w:r>
          </w:p>
          <w:p w14:paraId="6B324E7F" w14:textId="005A4845" w:rsidR="006751EE" w:rsidRDefault="006751EE" w:rsidP="008B1B25">
            <w:pPr>
              <w:spacing w:after="0"/>
              <w:rPr>
                <w:szCs w:val="24"/>
              </w:rPr>
            </w:pPr>
            <w:r>
              <w:rPr>
                <w:rFonts w:ascii="Times New Roman" w:hAnsi="Times New Roman" w:cs="Times New Roman"/>
                <w:sz w:val="24"/>
                <w:szCs w:val="24"/>
              </w:rPr>
              <w:t>2.2.1.15 No log to self</w:t>
            </w:r>
          </w:p>
          <w:p w14:paraId="7EE56F12" w14:textId="41295F1A" w:rsidR="006751EE" w:rsidRDefault="006751EE" w:rsidP="008B1B25">
            <w:pPr>
              <w:pStyle w:val="hdr1"/>
              <w:spacing w:before="0"/>
              <w:ind w:left="0"/>
              <w:jc w:val="left"/>
              <w:rPr>
                <w:szCs w:val="24"/>
              </w:rPr>
            </w:pPr>
            <w:r>
              <w:rPr>
                <w:szCs w:val="24"/>
              </w:rPr>
              <w:t>2.3.1.14 No log to self</w:t>
            </w:r>
          </w:p>
          <w:p w14:paraId="41447F62" w14:textId="2E8351CA" w:rsidR="006751EE" w:rsidRDefault="006751EE" w:rsidP="008B1B25">
            <w:pPr>
              <w:pStyle w:val="hdr1"/>
              <w:spacing w:before="0"/>
              <w:ind w:left="0"/>
              <w:jc w:val="left"/>
              <w:rPr>
                <w:szCs w:val="24"/>
              </w:rPr>
            </w:pPr>
            <w:r>
              <w:rPr>
                <w:szCs w:val="24"/>
              </w:rPr>
              <w:t>2.4.1.14 No log to self</w:t>
            </w:r>
          </w:p>
        </w:tc>
        <w:tc>
          <w:tcPr>
            <w:tcW w:w="1530" w:type="dxa"/>
          </w:tcPr>
          <w:p w14:paraId="7BD797FB" w14:textId="29163EFD" w:rsidR="004B0D18" w:rsidRDefault="004B0D18" w:rsidP="008B1B25">
            <w:pPr>
              <w:pStyle w:val="hdr1"/>
              <w:spacing w:before="0"/>
              <w:ind w:left="0"/>
              <w:jc w:val="left"/>
              <w:rPr>
                <w:color w:val="000000" w:themeColor="text1"/>
              </w:rPr>
            </w:pPr>
            <w:r>
              <w:rPr>
                <w:color w:val="000000" w:themeColor="text1"/>
              </w:rPr>
              <w:t>Doug Stearns</w:t>
            </w:r>
          </w:p>
        </w:tc>
      </w:tr>
      <w:tr w:rsidR="009537DE" w:rsidRPr="00A43661" w14:paraId="5C03D4F2" w14:textId="77777777" w:rsidTr="0096352D">
        <w:trPr>
          <w:trHeight w:val="341"/>
        </w:trPr>
        <w:tc>
          <w:tcPr>
            <w:tcW w:w="1440" w:type="dxa"/>
          </w:tcPr>
          <w:p w14:paraId="7B34B9C2" w14:textId="1A0D2FFE" w:rsidR="009537DE" w:rsidRDefault="009537DE" w:rsidP="008B1B25">
            <w:pPr>
              <w:pStyle w:val="hdr1"/>
              <w:spacing w:before="0"/>
              <w:ind w:left="0"/>
              <w:jc w:val="left"/>
              <w:rPr>
                <w:color w:val="000000" w:themeColor="text1"/>
              </w:rPr>
            </w:pPr>
            <w:r>
              <w:rPr>
                <w:color w:val="000000" w:themeColor="text1"/>
              </w:rPr>
              <w:t>02/18/2015</w:t>
            </w:r>
          </w:p>
        </w:tc>
        <w:tc>
          <w:tcPr>
            <w:tcW w:w="7038" w:type="dxa"/>
          </w:tcPr>
          <w:p w14:paraId="75B9901F" w14:textId="77777777" w:rsidR="009537DE" w:rsidRDefault="009537DE" w:rsidP="008B1B25">
            <w:pPr>
              <w:pStyle w:val="hdr1"/>
              <w:spacing w:before="0"/>
              <w:ind w:left="0"/>
              <w:jc w:val="left"/>
              <w:rPr>
                <w:szCs w:val="24"/>
              </w:rPr>
            </w:pPr>
            <w:r>
              <w:rPr>
                <w:szCs w:val="24"/>
              </w:rPr>
              <w:t xml:space="preserve">P14304 – </w:t>
            </w:r>
            <w:proofErr w:type="spellStart"/>
            <w:r>
              <w:rPr>
                <w:szCs w:val="24"/>
              </w:rPr>
              <w:t>eCL</w:t>
            </w:r>
            <w:proofErr w:type="spellEnd"/>
            <w:r>
              <w:rPr>
                <w:szCs w:val="24"/>
              </w:rPr>
              <w:t xml:space="preserve"> Warning Reasons on Dashboard</w:t>
            </w:r>
          </w:p>
          <w:p w14:paraId="6B500564" w14:textId="77EBB699" w:rsidR="0096352D" w:rsidRDefault="0096352D" w:rsidP="008B1B25">
            <w:pPr>
              <w:pStyle w:val="hdr1"/>
              <w:spacing w:before="0"/>
              <w:ind w:left="0"/>
              <w:jc w:val="left"/>
              <w:rPr>
                <w:szCs w:val="24"/>
              </w:rPr>
            </w:pPr>
            <w:r>
              <w:rPr>
                <w:szCs w:val="24"/>
              </w:rPr>
              <w:lastRenderedPageBreak/>
              <w:t>Modified or added the following requirements</w:t>
            </w:r>
          </w:p>
          <w:p w14:paraId="6D62A6EC" w14:textId="77777777" w:rsidR="0096352D" w:rsidRPr="0096352D" w:rsidRDefault="0096352D" w:rsidP="008B1B25">
            <w:pPr>
              <w:pStyle w:val="hdr1"/>
              <w:spacing w:before="0"/>
              <w:ind w:left="0"/>
              <w:jc w:val="left"/>
              <w:rPr>
                <w:szCs w:val="24"/>
              </w:rPr>
            </w:pPr>
            <w:r w:rsidRPr="0096352D">
              <w:rPr>
                <w:szCs w:val="24"/>
              </w:rPr>
              <w:t xml:space="preserve">IV Layouts </w:t>
            </w:r>
          </w:p>
          <w:p w14:paraId="7CAA8EC9" w14:textId="40305E14" w:rsidR="0096352D" w:rsidRPr="0096352D" w:rsidRDefault="0096352D" w:rsidP="008B1B25">
            <w:pPr>
              <w:pStyle w:val="hdr1"/>
              <w:spacing w:before="0"/>
              <w:ind w:left="0"/>
              <w:jc w:val="left"/>
              <w:rPr>
                <w:szCs w:val="24"/>
              </w:rPr>
            </w:pPr>
            <w:r w:rsidRPr="0096352D">
              <w:rPr>
                <w:szCs w:val="24"/>
              </w:rPr>
              <w:t xml:space="preserve">- II Supervisor Dashboard </w:t>
            </w:r>
            <w:r w:rsidR="003D3157">
              <w:rPr>
                <w:szCs w:val="24"/>
              </w:rPr>
              <w:t>–</w:t>
            </w:r>
            <w:r w:rsidRPr="0096352D">
              <w:rPr>
                <w:szCs w:val="24"/>
              </w:rPr>
              <w:t xml:space="preserve"> 6 My Teams Warning eCoaching Logs</w:t>
            </w:r>
          </w:p>
          <w:p w14:paraId="3634BA51" w14:textId="09A1A6E1" w:rsidR="0096352D" w:rsidRPr="0096352D" w:rsidRDefault="0096352D" w:rsidP="008B1B25">
            <w:pPr>
              <w:pStyle w:val="hdr1"/>
              <w:spacing w:before="0"/>
              <w:ind w:left="0"/>
              <w:jc w:val="left"/>
              <w:rPr>
                <w:szCs w:val="24"/>
              </w:rPr>
            </w:pPr>
            <w:r w:rsidRPr="0096352D">
              <w:rPr>
                <w:szCs w:val="24"/>
              </w:rPr>
              <w:t xml:space="preserve">- III Manager Dashboard </w:t>
            </w:r>
            <w:r w:rsidR="003D3157">
              <w:rPr>
                <w:szCs w:val="24"/>
              </w:rPr>
              <w:t>–</w:t>
            </w:r>
            <w:r w:rsidRPr="0096352D">
              <w:rPr>
                <w:szCs w:val="24"/>
              </w:rPr>
              <w:t xml:space="preserve"> 5 My Teams Warning eCoaching Logs</w:t>
            </w:r>
          </w:p>
          <w:p w14:paraId="1FDC94A9" w14:textId="77777777" w:rsidR="0096352D" w:rsidRDefault="0096352D" w:rsidP="008B1B25">
            <w:pPr>
              <w:pStyle w:val="hdr1"/>
              <w:spacing w:before="0"/>
              <w:ind w:left="0"/>
              <w:jc w:val="left"/>
              <w:rPr>
                <w:szCs w:val="24"/>
              </w:rPr>
            </w:pPr>
            <w:r w:rsidRPr="0096352D">
              <w:rPr>
                <w:szCs w:val="24"/>
              </w:rPr>
              <w:t>2.1.1.2 Direct Warning Reason and Sub-Reasons</w:t>
            </w:r>
          </w:p>
          <w:p w14:paraId="66D23AF5" w14:textId="77777777" w:rsidR="00961B10" w:rsidRPr="00961B10" w:rsidRDefault="00961B10" w:rsidP="008B1B25">
            <w:pPr>
              <w:pStyle w:val="hdr1"/>
              <w:spacing w:before="0"/>
              <w:ind w:left="0"/>
              <w:rPr>
                <w:szCs w:val="24"/>
              </w:rPr>
            </w:pPr>
            <w:r w:rsidRPr="00961B10">
              <w:rPr>
                <w:szCs w:val="24"/>
              </w:rPr>
              <w:t>2.1.1.3 No Duplicate Warnings</w:t>
            </w:r>
          </w:p>
          <w:p w14:paraId="19E934CA" w14:textId="77777777" w:rsidR="0096352D" w:rsidRDefault="0096352D" w:rsidP="008B1B25">
            <w:pPr>
              <w:pStyle w:val="hdr1"/>
              <w:spacing w:before="0"/>
              <w:ind w:left="0"/>
              <w:jc w:val="left"/>
              <w:rPr>
                <w:szCs w:val="24"/>
              </w:rPr>
            </w:pPr>
            <w:r w:rsidRPr="0096352D">
              <w:rPr>
                <w:szCs w:val="24"/>
              </w:rPr>
              <w:t>2.2.1.6.3 Direct Warning Reason and Sub-Reasons</w:t>
            </w:r>
          </w:p>
          <w:p w14:paraId="30C74CDA" w14:textId="49C75FEB" w:rsidR="00961B10" w:rsidRDefault="00961B10" w:rsidP="008B1B25">
            <w:pPr>
              <w:pStyle w:val="hdr1"/>
              <w:spacing w:before="0"/>
              <w:ind w:left="0"/>
              <w:jc w:val="left"/>
              <w:rPr>
                <w:szCs w:val="24"/>
              </w:rPr>
            </w:pPr>
            <w:r w:rsidRPr="00961B10">
              <w:rPr>
                <w:szCs w:val="24"/>
              </w:rPr>
              <w:t>2.2.1.16 No Duplicate Warnings</w:t>
            </w:r>
          </w:p>
        </w:tc>
        <w:tc>
          <w:tcPr>
            <w:tcW w:w="1530" w:type="dxa"/>
          </w:tcPr>
          <w:p w14:paraId="68DC06F5" w14:textId="4E6198FB" w:rsidR="009537DE" w:rsidRDefault="009537DE" w:rsidP="008B1B25">
            <w:pPr>
              <w:pStyle w:val="hdr1"/>
              <w:spacing w:before="0"/>
              <w:ind w:left="0"/>
              <w:jc w:val="left"/>
              <w:rPr>
                <w:color w:val="000000" w:themeColor="text1"/>
              </w:rPr>
            </w:pPr>
            <w:r>
              <w:rPr>
                <w:color w:val="000000" w:themeColor="text1"/>
              </w:rPr>
              <w:lastRenderedPageBreak/>
              <w:t>Doug Stearns</w:t>
            </w:r>
          </w:p>
        </w:tc>
      </w:tr>
      <w:tr w:rsidR="0096352D" w:rsidRPr="00A43661" w14:paraId="0B735228" w14:textId="77777777" w:rsidTr="0096352D">
        <w:trPr>
          <w:trHeight w:val="341"/>
        </w:trPr>
        <w:tc>
          <w:tcPr>
            <w:tcW w:w="1440" w:type="dxa"/>
          </w:tcPr>
          <w:p w14:paraId="21DA1DE9" w14:textId="57B51FA5" w:rsidR="0096352D" w:rsidRDefault="00DB0867" w:rsidP="008B1B25">
            <w:pPr>
              <w:pStyle w:val="hdr1"/>
              <w:spacing w:before="0"/>
              <w:ind w:left="0"/>
              <w:jc w:val="left"/>
              <w:rPr>
                <w:color w:val="000000" w:themeColor="text1"/>
              </w:rPr>
            </w:pPr>
            <w:r>
              <w:rPr>
                <w:color w:val="000000" w:themeColor="text1"/>
              </w:rPr>
              <w:lastRenderedPageBreak/>
              <w:t>02/19/2015</w:t>
            </w:r>
          </w:p>
        </w:tc>
        <w:tc>
          <w:tcPr>
            <w:tcW w:w="7038" w:type="dxa"/>
          </w:tcPr>
          <w:p w14:paraId="66EB05C7" w14:textId="77777777" w:rsidR="0096352D" w:rsidRDefault="00DB0867" w:rsidP="008B1B25">
            <w:pPr>
              <w:pStyle w:val="hdr1"/>
              <w:spacing w:before="0"/>
              <w:ind w:left="0"/>
              <w:jc w:val="left"/>
              <w:rPr>
                <w:szCs w:val="24"/>
              </w:rPr>
            </w:pPr>
            <w:r w:rsidRPr="00DB0867">
              <w:rPr>
                <w:szCs w:val="24"/>
              </w:rPr>
              <w:t xml:space="preserve">P14323 – </w:t>
            </w:r>
            <w:proofErr w:type="spellStart"/>
            <w:r w:rsidRPr="00DB0867">
              <w:rPr>
                <w:szCs w:val="24"/>
              </w:rPr>
              <w:t>eCL</w:t>
            </w:r>
            <w:proofErr w:type="spellEnd"/>
            <w:r w:rsidRPr="00DB0867">
              <w:rPr>
                <w:szCs w:val="24"/>
              </w:rPr>
              <w:t xml:space="preserve"> No </w:t>
            </w:r>
            <w:proofErr w:type="spellStart"/>
            <w:r w:rsidRPr="00DB0867">
              <w:rPr>
                <w:szCs w:val="24"/>
              </w:rPr>
              <w:t>self coaching</w:t>
            </w:r>
            <w:proofErr w:type="spellEnd"/>
            <w:r w:rsidRPr="00DB0867">
              <w:rPr>
                <w:szCs w:val="24"/>
              </w:rPr>
              <w:t xml:space="preserve"> logs</w:t>
            </w:r>
          </w:p>
          <w:p w14:paraId="6149823A" w14:textId="23A4EEAF" w:rsidR="00DB0867" w:rsidRDefault="00DB0867" w:rsidP="008B1B25">
            <w:pPr>
              <w:pStyle w:val="hdr1"/>
              <w:spacing w:before="0"/>
              <w:ind w:left="0"/>
              <w:jc w:val="left"/>
              <w:rPr>
                <w:szCs w:val="24"/>
              </w:rPr>
            </w:pPr>
            <w:r>
              <w:rPr>
                <w:szCs w:val="24"/>
              </w:rPr>
              <w:t>Modified the following requirement</w:t>
            </w:r>
          </w:p>
          <w:p w14:paraId="4AFC0722" w14:textId="77777777" w:rsidR="00DB0867" w:rsidRDefault="00DB0867" w:rsidP="008B1B25">
            <w:pPr>
              <w:pStyle w:val="hdr1"/>
              <w:spacing w:before="0"/>
              <w:ind w:left="0"/>
              <w:jc w:val="left"/>
              <w:rPr>
                <w:szCs w:val="24"/>
              </w:rPr>
            </w:pPr>
            <w:r>
              <w:rPr>
                <w:szCs w:val="24"/>
              </w:rPr>
              <w:t>2.1.1.1 No log to self</w:t>
            </w:r>
          </w:p>
          <w:p w14:paraId="41AA8B0D" w14:textId="77777777" w:rsidR="00DB0867" w:rsidRDefault="00DB0867" w:rsidP="008B1B25">
            <w:pPr>
              <w:spacing w:after="0"/>
              <w:rPr>
                <w:szCs w:val="24"/>
              </w:rPr>
            </w:pPr>
            <w:r>
              <w:rPr>
                <w:rFonts w:ascii="Times New Roman" w:hAnsi="Times New Roman" w:cs="Times New Roman"/>
                <w:sz w:val="24"/>
                <w:szCs w:val="24"/>
              </w:rPr>
              <w:t>2.2.1.15 No log to self</w:t>
            </w:r>
          </w:p>
          <w:p w14:paraId="46A55A8C" w14:textId="77777777" w:rsidR="00DB0867" w:rsidRDefault="00DB0867" w:rsidP="008B1B25">
            <w:pPr>
              <w:pStyle w:val="hdr1"/>
              <w:spacing w:before="0"/>
              <w:ind w:left="0"/>
              <w:jc w:val="left"/>
              <w:rPr>
                <w:szCs w:val="24"/>
              </w:rPr>
            </w:pPr>
            <w:r>
              <w:rPr>
                <w:szCs w:val="24"/>
              </w:rPr>
              <w:t>2.3.1.14 No log to self</w:t>
            </w:r>
          </w:p>
          <w:p w14:paraId="47BA4A1D" w14:textId="508F8B1E" w:rsidR="00DB0867" w:rsidRDefault="00DB0867" w:rsidP="008B1B25">
            <w:pPr>
              <w:pStyle w:val="hdr1"/>
              <w:spacing w:before="0"/>
              <w:ind w:left="0"/>
              <w:jc w:val="left"/>
              <w:rPr>
                <w:szCs w:val="24"/>
              </w:rPr>
            </w:pPr>
            <w:r>
              <w:rPr>
                <w:szCs w:val="24"/>
              </w:rPr>
              <w:t>2.4.1.14 No log to self</w:t>
            </w:r>
          </w:p>
        </w:tc>
        <w:tc>
          <w:tcPr>
            <w:tcW w:w="1530" w:type="dxa"/>
          </w:tcPr>
          <w:p w14:paraId="50BA058A" w14:textId="2DD8EB12" w:rsidR="0096352D" w:rsidRDefault="00DB0867" w:rsidP="008B1B25">
            <w:pPr>
              <w:pStyle w:val="hdr1"/>
              <w:spacing w:before="0"/>
              <w:ind w:left="0"/>
              <w:jc w:val="left"/>
              <w:rPr>
                <w:color w:val="000000" w:themeColor="text1"/>
              </w:rPr>
            </w:pPr>
            <w:r>
              <w:rPr>
                <w:color w:val="000000" w:themeColor="text1"/>
              </w:rPr>
              <w:t>Doug Stearns</w:t>
            </w:r>
          </w:p>
        </w:tc>
      </w:tr>
      <w:tr w:rsidR="00946988" w:rsidRPr="00A43661" w14:paraId="13983556" w14:textId="77777777" w:rsidTr="0096352D">
        <w:trPr>
          <w:trHeight w:val="341"/>
        </w:trPr>
        <w:tc>
          <w:tcPr>
            <w:tcW w:w="1440" w:type="dxa"/>
          </w:tcPr>
          <w:p w14:paraId="58AF9A6F" w14:textId="5142D625" w:rsidR="00946988" w:rsidRDefault="00946988" w:rsidP="008B1B25">
            <w:pPr>
              <w:pStyle w:val="hdr1"/>
              <w:spacing w:before="0"/>
              <w:ind w:left="0"/>
              <w:jc w:val="left"/>
              <w:rPr>
                <w:color w:val="000000" w:themeColor="text1"/>
              </w:rPr>
            </w:pPr>
            <w:r>
              <w:rPr>
                <w:color w:val="000000" w:themeColor="text1"/>
              </w:rPr>
              <w:t>03/03/2015</w:t>
            </w:r>
          </w:p>
        </w:tc>
        <w:tc>
          <w:tcPr>
            <w:tcW w:w="7038" w:type="dxa"/>
          </w:tcPr>
          <w:p w14:paraId="07980C80" w14:textId="77777777" w:rsidR="00946988" w:rsidRDefault="00946988" w:rsidP="008B1B25">
            <w:pPr>
              <w:pStyle w:val="hdr1"/>
              <w:spacing w:before="0"/>
              <w:ind w:left="0"/>
              <w:jc w:val="left"/>
              <w:rPr>
                <w:szCs w:val="24"/>
              </w:rPr>
            </w:pPr>
            <w:r>
              <w:rPr>
                <w:szCs w:val="24"/>
              </w:rPr>
              <w:t xml:space="preserve">P14423 – </w:t>
            </w:r>
            <w:proofErr w:type="spellStart"/>
            <w:r>
              <w:rPr>
                <w:szCs w:val="24"/>
              </w:rPr>
              <w:t>eCL</w:t>
            </w:r>
            <w:proofErr w:type="spellEnd"/>
            <w:r>
              <w:rPr>
                <w:szCs w:val="24"/>
              </w:rPr>
              <w:t xml:space="preserve"> Extend Dashboard Hierarchy</w:t>
            </w:r>
          </w:p>
          <w:p w14:paraId="17EE839B" w14:textId="77777777" w:rsidR="00413486" w:rsidRPr="00413486" w:rsidRDefault="00413486" w:rsidP="008B1B25">
            <w:pPr>
              <w:pStyle w:val="hdr1"/>
              <w:spacing w:before="0"/>
              <w:ind w:left="0"/>
              <w:jc w:val="left"/>
              <w:rPr>
                <w:szCs w:val="24"/>
              </w:rPr>
            </w:pPr>
            <w:r w:rsidRPr="00413486">
              <w:rPr>
                <w:szCs w:val="24"/>
              </w:rPr>
              <w:t>III Program Requirements</w:t>
            </w:r>
          </w:p>
          <w:p w14:paraId="343B8AB4" w14:textId="1EAF5747" w:rsidR="00413486" w:rsidRPr="00413486" w:rsidRDefault="00413486" w:rsidP="008B1B25">
            <w:pPr>
              <w:pStyle w:val="hdr1"/>
              <w:spacing w:before="0"/>
              <w:ind w:left="0"/>
              <w:jc w:val="left"/>
              <w:rPr>
                <w:szCs w:val="24"/>
              </w:rPr>
            </w:pPr>
            <w:r w:rsidRPr="00413486">
              <w:rPr>
                <w:szCs w:val="24"/>
              </w:rPr>
              <w:t xml:space="preserve">- D </w:t>
            </w:r>
            <w:r w:rsidR="003D3157">
              <w:rPr>
                <w:szCs w:val="24"/>
              </w:rPr>
              <w:t>–</w:t>
            </w:r>
            <w:r w:rsidRPr="00413486">
              <w:rPr>
                <w:szCs w:val="24"/>
              </w:rPr>
              <w:t xml:space="preserve"> added warning information about senior managers, directors, and regional managers </w:t>
            </w:r>
          </w:p>
          <w:p w14:paraId="6B44FA79" w14:textId="6002B479" w:rsidR="00413486" w:rsidRPr="00413486" w:rsidRDefault="00413486" w:rsidP="008B1B25">
            <w:pPr>
              <w:pStyle w:val="hdr1"/>
              <w:spacing w:before="0"/>
              <w:ind w:left="0"/>
              <w:jc w:val="left"/>
              <w:rPr>
                <w:szCs w:val="24"/>
              </w:rPr>
            </w:pPr>
            <w:r w:rsidRPr="00413486">
              <w:rPr>
                <w:szCs w:val="24"/>
              </w:rPr>
              <w:t xml:space="preserve">- K </w:t>
            </w:r>
            <w:r w:rsidR="003D3157">
              <w:rPr>
                <w:szCs w:val="24"/>
              </w:rPr>
              <w:t>–</w:t>
            </w:r>
            <w:r w:rsidRPr="00413486">
              <w:rPr>
                <w:szCs w:val="24"/>
              </w:rPr>
              <w:t xml:space="preserve"> added new log information about senior managers, directors, and regional managers </w:t>
            </w:r>
          </w:p>
          <w:p w14:paraId="3D4B9B8C" w14:textId="34482F5D" w:rsidR="00413486" w:rsidRDefault="00413486" w:rsidP="008B1B25">
            <w:pPr>
              <w:pStyle w:val="hdr1"/>
              <w:spacing w:before="0"/>
              <w:ind w:left="0"/>
              <w:jc w:val="left"/>
              <w:rPr>
                <w:szCs w:val="24"/>
              </w:rPr>
            </w:pPr>
            <w:r w:rsidRPr="00413486">
              <w:rPr>
                <w:szCs w:val="24"/>
              </w:rPr>
              <w:t>IV Layouts</w:t>
            </w:r>
            <w:r w:rsidR="008A6F5E">
              <w:rPr>
                <w:szCs w:val="24"/>
              </w:rPr>
              <w:t xml:space="preserve"> – added Dashboard Filters table to the following sub-sections:</w:t>
            </w:r>
          </w:p>
          <w:p w14:paraId="62BF2677" w14:textId="77777777" w:rsidR="008A6F5E" w:rsidRPr="008A6F5E" w:rsidRDefault="008A6F5E" w:rsidP="008B1B25">
            <w:pPr>
              <w:pStyle w:val="hdr1"/>
              <w:spacing w:before="0"/>
              <w:ind w:left="0"/>
              <w:jc w:val="left"/>
              <w:rPr>
                <w:szCs w:val="24"/>
              </w:rPr>
            </w:pPr>
            <w:r w:rsidRPr="008A6F5E">
              <w:rPr>
                <w:szCs w:val="24"/>
              </w:rPr>
              <w:t>I Employee Dashboard</w:t>
            </w:r>
          </w:p>
          <w:p w14:paraId="5A337D38" w14:textId="77777777" w:rsidR="008A6F5E" w:rsidRPr="008A6F5E" w:rsidRDefault="008A6F5E" w:rsidP="008B1B25">
            <w:pPr>
              <w:pStyle w:val="hdr1"/>
              <w:spacing w:before="0"/>
              <w:ind w:left="0"/>
              <w:jc w:val="left"/>
              <w:rPr>
                <w:szCs w:val="24"/>
              </w:rPr>
            </w:pPr>
            <w:r w:rsidRPr="008A6F5E">
              <w:rPr>
                <w:szCs w:val="24"/>
              </w:rPr>
              <w:t>II Supervisor Dashboard</w:t>
            </w:r>
          </w:p>
          <w:p w14:paraId="0457B86C" w14:textId="77777777" w:rsidR="008A6F5E" w:rsidRPr="008A6F5E" w:rsidRDefault="008A6F5E" w:rsidP="008B1B25">
            <w:pPr>
              <w:pStyle w:val="hdr1"/>
              <w:spacing w:before="0"/>
              <w:ind w:left="0"/>
              <w:jc w:val="left"/>
              <w:rPr>
                <w:szCs w:val="24"/>
              </w:rPr>
            </w:pPr>
            <w:r w:rsidRPr="008A6F5E">
              <w:rPr>
                <w:szCs w:val="24"/>
              </w:rPr>
              <w:t>III Manager Dashboard</w:t>
            </w:r>
          </w:p>
          <w:p w14:paraId="344AAA01" w14:textId="77777777" w:rsidR="008A6F5E" w:rsidRPr="008A6F5E" w:rsidRDefault="008A6F5E" w:rsidP="008B1B25">
            <w:pPr>
              <w:pStyle w:val="hdr1"/>
              <w:spacing w:before="0"/>
              <w:ind w:left="0"/>
              <w:jc w:val="left"/>
              <w:rPr>
                <w:szCs w:val="24"/>
              </w:rPr>
            </w:pPr>
            <w:r w:rsidRPr="008A6F5E">
              <w:rPr>
                <w:szCs w:val="24"/>
              </w:rPr>
              <w:t>IV Quality\Training Supervisor Dashboard</w:t>
            </w:r>
          </w:p>
          <w:p w14:paraId="2F68A6A1" w14:textId="77777777" w:rsidR="008A6F5E" w:rsidRPr="008A6F5E" w:rsidRDefault="008A6F5E" w:rsidP="008B1B25">
            <w:pPr>
              <w:pStyle w:val="hdr1"/>
              <w:spacing w:before="0"/>
              <w:ind w:left="0"/>
              <w:jc w:val="left"/>
              <w:rPr>
                <w:szCs w:val="24"/>
              </w:rPr>
            </w:pPr>
            <w:r w:rsidRPr="008A6F5E">
              <w:rPr>
                <w:szCs w:val="24"/>
              </w:rPr>
              <w:t>V Support Staff Dashboard</w:t>
            </w:r>
          </w:p>
          <w:p w14:paraId="63C48730" w14:textId="4A0933F0" w:rsidR="00413486" w:rsidRPr="00DB0867" w:rsidRDefault="008A6F5E" w:rsidP="008B1B25">
            <w:pPr>
              <w:pStyle w:val="hdr1"/>
              <w:spacing w:before="0"/>
              <w:ind w:left="0"/>
              <w:jc w:val="left"/>
              <w:rPr>
                <w:szCs w:val="24"/>
              </w:rPr>
            </w:pPr>
            <w:r w:rsidRPr="008A6F5E">
              <w:rPr>
                <w:szCs w:val="24"/>
              </w:rPr>
              <w:t>VI Historical Reporting Dashboard</w:t>
            </w:r>
          </w:p>
        </w:tc>
        <w:tc>
          <w:tcPr>
            <w:tcW w:w="1530" w:type="dxa"/>
          </w:tcPr>
          <w:p w14:paraId="058327BD" w14:textId="3C3A079B" w:rsidR="00946988" w:rsidRDefault="00003D11" w:rsidP="008B1B25">
            <w:pPr>
              <w:pStyle w:val="hdr1"/>
              <w:spacing w:before="0"/>
              <w:ind w:left="0"/>
              <w:jc w:val="left"/>
              <w:rPr>
                <w:color w:val="000000" w:themeColor="text1"/>
              </w:rPr>
            </w:pPr>
            <w:r>
              <w:rPr>
                <w:color w:val="000000" w:themeColor="text1"/>
              </w:rPr>
              <w:t>Doug Stearns</w:t>
            </w:r>
          </w:p>
        </w:tc>
      </w:tr>
      <w:tr w:rsidR="00B300A6" w:rsidRPr="00A43661" w14:paraId="5178920C" w14:textId="77777777" w:rsidTr="0096352D">
        <w:trPr>
          <w:trHeight w:val="341"/>
        </w:trPr>
        <w:tc>
          <w:tcPr>
            <w:tcW w:w="1440" w:type="dxa"/>
          </w:tcPr>
          <w:p w14:paraId="12A74EDD" w14:textId="1987BBAA" w:rsidR="00B300A6" w:rsidRDefault="00B300A6" w:rsidP="008B1B25">
            <w:pPr>
              <w:pStyle w:val="hdr1"/>
              <w:spacing w:before="0"/>
              <w:ind w:left="0"/>
              <w:jc w:val="left"/>
              <w:rPr>
                <w:color w:val="000000" w:themeColor="text1"/>
              </w:rPr>
            </w:pPr>
            <w:r>
              <w:rPr>
                <w:color w:val="000000" w:themeColor="text1"/>
              </w:rPr>
              <w:t>03/09/2015</w:t>
            </w:r>
          </w:p>
        </w:tc>
        <w:tc>
          <w:tcPr>
            <w:tcW w:w="7038" w:type="dxa"/>
          </w:tcPr>
          <w:p w14:paraId="55A1C04B" w14:textId="77777777" w:rsidR="00B300A6" w:rsidRDefault="00B300A6" w:rsidP="008B1B25">
            <w:pPr>
              <w:pStyle w:val="hdr1"/>
              <w:spacing w:before="0"/>
              <w:ind w:left="0"/>
              <w:jc w:val="left"/>
              <w:rPr>
                <w:szCs w:val="24"/>
              </w:rPr>
            </w:pPr>
            <w:r>
              <w:rPr>
                <w:szCs w:val="24"/>
              </w:rPr>
              <w:t xml:space="preserve">P14422 – </w:t>
            </w:r>
            <w:proofErr w:type="spellStart"/>
            <w:r>
              <w:rPr>
                <w:szCs w:val="24"/>
              </w:rPr>
              <w:t>eCL</w:t>
            </w:r>
            <w:proofErr w:type="spellEnd"/>
            <w:r>
              <w:rPr>
                <w:szCs w:val="24"/>
              </w:rPr>
              <w:t xml:space="preserve"> Dashboard Enhancements</w:t>
            </w:r>
          </w:p>
          <w:p w14:paraId="395ADF54" w14:textId="0F3A82C1" w:rsidR="00B417AE" w:rsidRDefault="00B417AE" w:rsidP="008B1B25">
            <w:pPr>
              <w:pStyle w:val="hdr1"/>
              <w:spacing w:before="0"/>
              <w:ind w:left="0"/>
              <w:jc w:val="left"/>
              <w:rPr>
                <w:szCs w:val="24"/>
              </w:rPr>
            </w:pPr>
            <w:r>
              <w:rPr>
                <w:szCs w:val="24"/>
              </w:rPr>
              <w:t>Modified or added the following sections</w:t>
            </w:r>
            <w:r w:rsidR="00494A7C">
              <w:rPr>
                <w:szCs w:val="24"/>
              </w:rPr>
              <w:t xml:space="preserve"> (added display and filter for opportunity/reinforcement to all dashboards, </w:t>
            </w:r>
            <w:r w:rsidR="00560B7D">
              <w:rPr>
                <w:szCs w:val="24"/>
              </w:rPr>
              <w:t>sorting by column heading, added filter values section)</w:t>
            </w:r>
          </w:p>
          <w:p w14:paraId="77270704" w14:textId="77777777" w:rsidR="00B417AE" w:rsidRPr="00B417AE" w:rsidRDefault="00B417AE" w:rsidP="008B1B25">
            <w:pPr>
              <w:pStyle w:val="hdr1"/>
              <w:spacing w:before="0"/>
              <w:ind w:left="0"/>
              <w:jc w:val="left"/>
              <w:rPr>
                <w:szCs w:val="24"/>
              </w:rPr>
            </w:pPr>
            <w:r w:rsidRPr="00B417AE">
              <w:rPr>
                <w:szCs w:val="24"/>
              </w:rPr>
              <w:t>I Employee Dashboard</w:t>
            </w:r>
          </w:p>
          <w:p w14:paraId="2F451034" w14:textId="77777777" w:rsidR="00B417AE" w:rsidRPr="00B417AE" w:rsidRDefault="00B417AE" w:rsidP="008B1B25">
            <w:pPr>
              <w:pStyle w:val="hdr1"/>
              <w:spacing w:before="0"/>
              <w:ind w:left="0"/>
              <w:jc w:val="left"/>
              <w:rPr>
                <w:szCs w:val="24"/>
              </w:rPr>
            </w:pPr>
            <w:r w:rsidRPr="00B417AE">
              <w:rPr>
                <w:szCs w:val="24"/>
              </w:rPr>
              <w:t>II Supervisor Dashboard</w:t>
            </w:r>
          </w:p>
          <w:p w14:paraId="078B562A" w14:textId="77777777" w:rsidR="00B417AE" w:rsidRPr="00B417AE" w:rsidRDefault="00B417AE" w:rsidP="008B1B25">
            <w:pPr>
              <w:pStyle w:val="hdr1"/>
              <w:spacing w:before="0"/>
              <w:ind w:left="0"/>
              <w:jc w:val="left"/>
              <w:rPr>
                <w:szCs w:val="24"/>
              </w:rPr>
            </w:pPr>
            <w:r w:rsidRPr="00B417AE">
              <w:rPr>
                <w:szCs w:val="24"/>
              </w:rPr>
              <w:t>III Manager Dashboard</w:t>
            </w:r>
          </w:p>
          <w:p w14:paraId="07753060" w14:textId="77777777" w:rsidR="00B417AE" w:rsidRPr="00B417AE" w:rsidRDefault="00B417AE" w:rsidP="008B1B25">
            <w:pPr>
              <w:pStyle w:val="hdr1"/>
              <w:spacing w:before="0"/>
              <w:ind w:left="0"/>
              <w:jc w:val="left"/>
              <w:rPr>
                <w:szCs w:val="24"/>
              </w:rPr>
            </w:pPr>
            <w:r w:rsidRPr="00B417AE">
              <w:rPr>
                <w:szCs w:val="24"/>
              </w:rPr>
              <w:t>IV Quality\Training Supervisor Dashboard</w:t>
            </w:r>
          </w:p>
          <w:p w14:paraId="35CD7F4F" w14:textId="77777777" w:rsidR="00B417AE" w:rsidRPr="00B417AE" w:rsidRDefault="00B417AE" w:rsidP="008B1B25">
            <w:pPr>
              <w:pStyle w:val="hdr1"/>
              <w:spacing w:before="0"/>
              <w:ind w:left="0"/>
              <w:jc w:val="left"/>
              <w:rPr>
                <w:szCs w:val="24"/>
              </w:rPr>
            </w:pPr>
            <w:r w:rsidRPr="00B417AE">
              <w:rPr>
                <w:szCs w:val="24"/>
              </w:rPr>
              <w:t>V Support Staff Dashboard</w:t>
            </w:r>
          </w:p>
          <w:p w14:paraId="2799C887" w14:textId="77777777" w:rsidR="00B417AE" w:rsidRPr="00B417AE" w:rsidRDefault="00B417AE" w:rsidP="008B1B25">
            <w:pPr>
              <w:pStyle w:val="hdr1"/>
              <w:spacing w:before="0"/>
              <w:ind w:left="0"/>
              <w:jc w:val="left"/>
              <w:rPr>
                <w:szCs w:val="24"/>
              </w:rPr>
            </w:pPr>
            <w:r w:rsidRPr="00B417AE">
              <w:rPr>
                <w:szCs w:val="24"/>
              </w:rPr>
              <w:t>VI Historical Reporting Dashboard</w:t>
            </w:r>
          </w:p>
          <w:p w14:paraId="3789340D" w14:textId="324FB84D" w:rsidR="00B417AE" w:rsidRDefault="00B417AE" w:rsidP="008B1B25">
            <w:pPr>
              <w:pStyle w:val="hdr1"/>
              <w:spacing w:before="0"/>
              <w:ind w:left="0"/>
              <w:jc w:val="left"/>
              <w:rPr>
                <w:szCs w:val="24"/>
              </w:rPr>
            </w:pPr>
            <w:r>
              <w:rPr>
                <w:szCs w:val="24"/>
              </w:rPr>
              <w:t xml:space="preserve">Dashboard </w:t>
            </w:r>
            <w:r w:rsidRPr="00B417AE">
              <w:rPr>
                <w:szCs w:val="24"/>
              </w:rPr>
              <w:t>Filter Values</w:t>
            </w:r>
          </w:p>
        </w:tc>
        <w:tc>
          <w:tcPr>
            <w:tcW w:w="1530" w:type="dxa"/>
          </w:tcPr>
          <w:p w14:paraId="259EA04E" w14:textId="202A64DA" w:rsidR="00B300A6" w:rsidRDefault="00B300A6" w:rsidP="008B1B25">
            <w:pPr>
              <w:pStyle w:val="hdr1"/>
              <w:spacing w:before="0"/>
              <w:ind w:left="0"/>
              <w:jc w:val="left"/>
              <w:rPr>
                <w:color w:val="000000" w:themeColor="text1"/>
              </w:rPr>
            </w:pPr>
            <w:r>
              <w:rPr>
                <w:color w:val="000000" w:themeColor="text1"/>
              </w:rPr>
              <w:t>Doug Stearns</w:t>
            </w:r>
          </w:p>
        </w:tc>
      </w:tr>
      <w:tr w:rsidR="005B5311" w:rsidRPr="00A43661" w14:paraId="5C2920C9" w14:textId="77777777" w:rsidTr="0096352D">
        <w:trPr>
          <w:trHeight w:val="341"/>
        </w:trPr>
        <w:tc>
          <w:tcPr>
            <w:tcW w:w="1440" w:type="dxa"/>
          </w:tcPr>
          <w:p w14:paraId="017C6ED2" w14:textId="30DBA9D5" w:rsidR="005B5311" w:rsidRDefault="005B5311" w:rsidP="008B1B25">
            <w:pPr>
              <w:pStyle w:val="hdr1"/>
              <w:spacing w:before="0"/>
              <w:ind w:left="0"/>
              <w:jc w:val="left"/>
              <w:rPr>
                <w:color w:val="000000" w:themeColor="text1"/>
              </w:rPr>
            </w:pPr>
            <w:r>
              <w:rPr>
                <w:color w:val="000000" w:themeColor="text1"/>
              </w:rPr>
              <w:t>03/16/2015</w:t>
            </w:r>
          </w:p>
        </w:tc>
        <w:tc>
          <w:tcPr>
            <w:tcW w:w="7038" w:type="dxa"/>
          </w:tcPr>
          <w:p w14:paraId="57AC15A2" w14:textId="77777777" w:rsidR="005B5311" w:rsidRDefault="005B5311" w:rsidP="008B1B25">
            <w:pPr>
              <w:pStyle w:val="hdr1"/>
              <w:spacing w:before="0"/>
              <w:ind w:left="0"/>
              <w:jc w:val="left"/>
              <w:rPr>
                <w:szCs w:val="24"/>
              </w:rPr>
            </w:pPr>
            <w:r>
              <w:rPr>
                <w:szCs w:val="24"/>
              </w:rPr>
              <w:t xml:space="preserve">P14512 – </w:t>
            </w:r>
            <w:proofErr w:type="spellStart"/>
            <w:r>
              <w:rPr>
                <w:szCs w:val="24"/>
              </w:rPr>
              <w:t>eCL</w:t>
            </w:r>
            <w:proofErr w:type="spellEnd"/>
            <w:r>
              <w:rPr>
                <w:szCs w:val="24"/>
              </w:rPr>
              <w:t xml:space="preserve"> Training Module</w:t>
            </w:r>
          </w:p>
          <w:p w14:paraId="654FED7D" w14:textId="77777777" w:rsidR="00330079" w:rsidRPr="00330079" w:rsidRDefault="00330079" w:rsidP="008B1B25">
            <w:pPr>
              <w:pStyle w:val="hdr1"/>
              <w:spacing w:before="0"/>
              <w:ind w:left="0"/>
              <w:jc w:val="left"/>
              <w:rPr>
                <w:szCs w:val="24"/>
              </w:rPr>
            </w:pPr>
            <w:r w:rsidRPr="00330079">
              <w:rPr>
                <w:szCs w:val="24"/>
              </w:rPr>
              <w:t>II Customer Requirements</w:t>
            </w:r>
          </w:p>
          <w:p w14:paraId="0B9D62EB" w14:textId="1D3F4318" w:rsidR="00330079" w:rsidRDefault="00330079" w:rsidP="008B1B25">
            <w:pPr>
              <w:pStyle w:val="hdr1"/>
              <w:spacing w:before="0"/>
              <w:ind w:left="0"/>
              <w:jc w:val="left"/>
              <w:rPr>
                <w:szCs w:val="24"/>
              </w:rPr>
            </w:pPr>
            <w:r>
              <w:rPr>
                <w:szCs w:val="24"/>
              </w:rPr>
              <w:t xml:space="preserve">Data Definition – </w:t>
            </w:r>
            <w:r w:rsidRPr="00330079">
              <w:rPr>
                <w:szCs w:val="24"/>
              </w:rPr>
              <w:t xml:space="preserve">80 </w:t>
            </w:r>
            <w:proofErr w:type="spellStart"/>
            <w:r w:rsidRPr="00330079">
              <w:rPr>
                <w:szCs w:val="24"/>
              </w:rPr>
              <w:t>ModuleID</w:t>
            </w:r>
            <w:proofErr w:type="spellEnd"/>
            <w:r w:rsidR="00396D84">
              <w:rPr>
                <w:szCs w:val="24"/>
              </w:rPr>
              <w:t>, 86 Behavior</w:t>
            </w:r>
          </w:p>
          <w:p w14:paraId="714CD1C7" w14:textId="4103AE65" w:rsidR="00330079" w:rsidRDefault="00330079" w:rsidP="008B1B25">
            <w:pPr>
              <w:pStyle w:val="hdr1"/>
              <w:spacing w:before="0"/>
              <w:ind w:left="0"/>
              <w:jc w:val="left"/>
              <w:rPr>
                <w:szCs w:val="24"/>
              </w:rPr>
            </w:pPr>
            <w:r w:rsidRPr="00330079">
              <w:rPr>
                <w:szCs w:val="24"/>
              </w:rPr>
              <w:t>User Interface Controls</w:t>
            </w:r>
            <w:r>
              <w:rPr>
                <w:szCs w:val="24"/>
              </w:rPr>
              <w:t xml:space="preserve"> – </w:t>
            </w:r>
            <w:r w:rsidRPr="00330079">
              <w:rPr>
                <w:szCs w:val="24"/>
              </w:rPr>
              <w:t>16 Select Coaching Module</w:t>
            </w:r>
            <w:r w:rsidR="003A10BD">
              <w:rPr>
                <w:szCs w:val="24"/>
              </w:rPr>
              <w:t>; 66 Select Program; 67 Where Behavior</w:t>
            </w:r>
          </w:p>
          <w:p w14:paraId="7D796860" w14:textId="2B473DAA" w:rsidR="00330079" w:rsidRPr="00330079" w:rsidRDefault="00330079" w:rsidP="008B1B25">
            <w:pPr>
              <w:pStyle w:val="hdr1"/>
              <w:spacing w:before="0"/>
              <w:ind w:left="0"/>
              <w:jc w:val="left"/>
              <w:rPr>
                <w:szCs w:val="24"/>
              </w:rPr>
            </w:pPr>
            <w:r w:rsidRPr="00330079">
              <w:rPr>
                <w:szCs w:val="24"/>
              </w:rPr>
              <w:t>2.3.5 Electronic Timecard System Data Feed (ETS)</w:t>
            </w:r>
            <w:r>
              <w:rPr>
                <w:szCs w:val="24"/>
              </w:rPr>
              <w:t xml:space="preserve"> (added for </w:t>
            </w:r>
            <w:r>
              <w:rPr>
                <w:szCs w:val="24"/>
              </w:rPr>
              <w:lastRenderedPageBreak/>
              <w:t xml:space="preserve">consistency) </w:t>
            </w:r>
          </w:p>
          <w:p w14:paraId="35A62156" w14:textId="67156285" w:rsidR="00330079" w:rsidRPr="00330079" w:rsidRDefault="00330079" w:rsidP="008B1B25">
            <w:pPr>
              <w:pStyle w:val="hdr1"/>
              <w:spacing w:before="0"/>
              <w:ind w:left="0"/>
              <w:jc w:val="left"/>
              <w:rPr>
                <w:szCs w:val="24"/>
              </w:rPr>
            </w:pPr>
            <w:r w:rsidRPr="00330079">
              <w:rPr>
                <w:szCs w:val="24"/>
              </w:rPr>
              <w:t>2.4.5 Electronic Timecard System Data Feed (ETS)</w:t>
            </w:r>
            <w:r>
              <w:rPr>
                <w:szCs w:val="24"/>
              </w:rPr>
              <w:t xml:space="preserve"> (added for consistency) </w:t>
            </w:r>
          </w:p>
          <w:p w14:paraId="1DB40D89" w14:textId="2E1F640E" w:rsidR="00330079" w:rsidRDefault="00330079" w:rsidP="008B1B25">
            <w:pPr>
              <w:pStyle w:val="hdr1"/>
              <w:spacing w:before="0"/>
              <w:ind w:left="0"/>
              <w:jc w:val="left"/>
              <w:rPr>
                <w:szCs w:val="24"/>
              </w:rPr>
            </w:pPr>
            <w:r w:rsidRPr="00330079">
              <w:rPr>
                <w:szCs w:val="24"/>
              </w:rPr>
              <w:t>2.5</w:t>
            </w:r>
            <w:r>
              <w:rPr>
                <w:szCs w:val="24"/>
              </w:rPr>
              <w:t>x</w:t>
            </w:r>
            <w:r w:rsidRPr="00330079">
              <w:rPr>
                <w:szCs w:val="24"/>
              </w:rPr>
              <w:t xml:space="preserve"> Trainers</w:t>
            </w:r>
            <w:r>
              <w:rPr>
                <w:szCs w:val="24"/>
              </w:rPr>
              <w:t xml:space="preserve"> and sub-requirements</w:t>
            </w:r>
          </w:p>
        </w:tc>
        <w:tc>
          <w:tcPr>
            <w:tcW w:w="1530" w:type="dxa"/>
          </w:tcPr>
          <w:p w14:paraId="1F7810CC" w14:textId="17E23932" w:rsidR="005B5311" w:rsidRDefault="005B5311" w:rsidP="008B1B25">
            <w:pPr>
              <w:pStyle w:val="hdr1"/>
              <w:spacing w:before="0"/>
              <w:ind w:left="0"/>
              <w:jc w:val="left"/>
              <w:rPr>
                <w:color w:val="000000" w:themeColor="text1"/>
              </w:rPr>
            </w:pPr>
            <w:r>
              <w:rPr>
                <w:color w:val="000000" w:themeColor="text1"/>
              </w:rPr>
              <w:lastRenderedPageBreak/>
              <w:t>Doug Stearns</w:t>
            </w:r>
          </w:p>
        </w:tc>
      </w:tr>
      <w:tr w:rsidR="003C2F67" w:rsidRPr="00A43661" w14:paraId="0A03B219" w14:textId="77777777" w:rsidTr="0096352D">
        <w:trPr>
          <w:trHeight w:val="341"/>
        </w:trPr>
        <w:tc>
          <w:tcPr>
            <w:tcW w:w="1440" w:type="dxa"/>
          </w:tcPr>
          <w:p w14:paraId="01F8508A" w14:textId="2D697E8D" w:rsidR="003C2F67" w:rsidRDefault="003C2F67" w:rsidP="008B1B25">
            <w:pPr>
              <w:pStyle w:val="hdr1"/>
              <w:spacing w:before="0"/>
              <w:ind w:left="0"/>
              <w:jc w:val="left"/>
              <w:rPr>
                <w:color w:val="000000" w:themeColor="text1"/>
              </w:rPr>
            </w:pPr>
            <w:r>
              <w:rPr>
                <w:color w:val="000000" w:themeColor="text1"/>
              </w:rPr>
              <w:lastRenderedPageBreak/>
              <w:t>03/</w:t>
            </w:r>
            <w:r w:rsidR="004917E4">
              <w:rPr>
                <w:color w:val="000000" w:themeColor="text1"/>
              </w:rPr>
              <w:t>23</w:t>
            </w:r>
            <w:r>
              <w:rPr>
                <w:color w:val="000000" w:themeColor="text1"/>
              </w:rPr>
              <w:t>/2015</w:t>
            </w:r>
          </w:p>
        </w:tc>
        <w:tc>
          <w:tcPr>
            <w:tcW w:w="7038" w:type="dxa"/>
          </w:tcPr>
          <w:p w14:paraId="5E7782DC" w14:textId="77777777" w:rsidR="00A607FC" w:rsidRPr="00A607FC" w:rsidRDefault="003C2F67" w:rsidP="008B1B25">
            <w:pPr>
              <w:pStyle w:val="hdr1"/>
              <w:spacing w:before="0"/>
              <w:ind w:left="0"/>
              <w:jc w:val="left"/>
              <w:rPr>
                <w:szCs w:val="24"/>
              </w:rPr>
            </w:pPr>
            <w:r w:rsidRPr="00A607FC">
              <w:rPr>
                <w:szCs w:val="24"/>
              </w:rPr>
              <w:t>P</w:t>
            </w:r>
            <w:r w:rsidR="00A607FC" w:rsidRPr="00A607FC">
              <w:rPr>
                <w:szCs w:val="24"/>
              </w:rPr>
              <w:t xml:space="preserve">14422 – </w:t>
            </w:r>
            <w:proofErr w:type="spellStart"/>
            <w:r w:rsidR="00A607FC" w:rsidRPr="00A607FC">
              <w:rPr>
                <w:szCs w:val="24"/>
              </w:rPr>
              <w:t>eCL</w:t>
            </w:r>
            <w:proofErr w:type="spellEnd"/>
            <w:r w:rsidR="00A607FC" w:rsidRPr="00A607FC">
              <w:rPr>
                <w:szCs w:val="24"/>
              </w:rPr>
              <w:t xml:space="preserve"> Dashboard Enhancements </w:t>
            </w:r>
          </w:p>
          <w:p w14:paraId="5B0578B0" w14:textId="29E409E4" w:rsidR="00A607FC" w:rsidRDefault="00A607FC" w:rsidP="008B1B25">
            <w:pPr>
              <w:pStyle w:val="hdr1"/>
              <w:spacing w:before="0"/>
              <w:ind w:left="0"/>
              <w:jc w:val="left"/>
              <w:rPr>
                <w:szCs w:val="24"/>
              </w:rPr>
            </w:pPr>
            <w:r w:rsidRPr="00A607FC">
              <w:rPr>
                <w:szCs w:val="24"/>
              </w:rPr>
              <w:t>IV Layouts</w:t>
            </w:r>
          </w:p>
          <w:p w14:paraId="7575F9F0" w14:textId="0204FE12" w:rsidR="001873C5" w:rsidRPr="00A607FC" w:rsidRDefault="001873C5" w:rsidP="008B1B25">
            <w:pPr>
              <w:pStyle w:val="hdr1"/>
              <w:spacing w:before="0"/>
              <w:ind w:left="0"/>
              <w:jc w:val="left"/>
              <w:rPr>
                <w:szCs w:val="24"/>
              </w:rPr>
            </w:pPr>
            <w:r>
              <w:rPr>
                <w:szCs w:val="24"/>
              </w:rPr>
              <w:t>Revised Dashboard Filter Values table; ensured the dashboard name is included with each section for each dashboard,  added additional values and reordered as needed</w:t>
            </w:r>
          </w:p>
          <w:p w14:paraId="031B411F" w14:textId="77777777" w:rsidR="00A607FC" w:rsidRPr="00A607FC" w:rsidRDefault="00A607FC" w:rsidP="008B1B25">
            <w:pPr>
              <w:pStyle w:val="hdr1"/>
              <w:spacing w:before="0"/>
              <w:ind w:left="0"/>
              <w:jc w:val="left"/>
              <w:rPr>
                <w:szCs w:val="24"/>
              </w:rPr>
            </w:pPr>
            <w:r w:rsidRPr="00A607FC">
              <w:rPr>
                <w:szCs w:val="24"/>
              </w:rPr>
              <w:t xml:space="preserve">P14478 – </w:t>
            </w:r>
            <w:proofErr w:type="spellStart"/>
            <w:r w:rsidRPr="00A607FC">
              <w:rPr>
                <w:szCs w:val="24"/>
              </w:rPr>
              <w:t>eCL</w:t>
            </w:r>
            <w:proofErr w:type="spellEnd"/>
            <w:r w:rsidRPr="00A607FC">
              <w:rPr>
                <w:szCs w:val="24"/>
              </w:rPr>
              <w:t xml:space="preserve"> SQL to Delete Records</w:t>
            </w:r>
          </w:p>
          <w:p w14:paraId="46E951EC" w14:textId="77777777" w:rsidR="00A607FC" w:rsidRPr="00A607FC" w:rsidRDefault="00A607FC" w:rsidP="008B1B25">
            <w:pPr>
              <w:pStyle w:val="hdr1"/>
              <w:spacing w:before="0"/>
              <w:ind w:left="0"/>
              <w:jc w:val="left"/>
              <w:rPr>
                <w:szCs w:val="24"/>
              </w:rPr>
            </w:pPr>
            <w:r w:rsidRPr="00A607FC">
              <w:rPr>
                <w:szCs w:val="24"/>
              </w:rPr>
              <w:t>5.0 Administrative Functions</w:t>
            </w:r>
          </w:p>
          <w:p w14:paraId="7FF89E6D" w14:textId="77777777" w:rsidR="00A607FC" w:rsidRPr="00A607FC" w:rsidRDefault="00A607FC" w:rsidP="008B1B25">
            <w:pPr>
              <w:pStyle w:val="hdr1"/>
              <w:spacing w:before="0"/>
              <w:ind w:left="0"/>
              <w:jc w:val="left"/>
              <w:rPr>
                <w:szCs w:val="24"/>
              </w:rPr>
            </w:pPr>
            <w:r w:rsidRPr="00A607FC">
              <w:rPr>
                <w:szCs w:val="24"/>
              </w:rPr>
              <w:t>5.1 Delete Records</w:t>
            </w:r>
          </w:p>
          <w:p w14:paraId="0852D5E8" w14:textId="77777777" w:rsidR="00A607FC" w:rsidRDefault="00A607FC" w:rsidP="008B1B25">
            <w:pPr>
              <w:pStyle w:val="hdr1"/>
              <w:spacing w:before="0"/>
              <w:ind w:left="0"/>
              <w:jc w:val="left"/>
              <w:rPr>
                <w:szCs w:val="24"/>
              </w:rPr>
            </w:pPr>
            <w:r w:rsidRPr="00A607FC">
              <w:rPr>
                <w:szCs w:val="24"/>
              </w:rPr>
              <w:t>5.2 Inactivate Records</w:t>
            </w:r>
          </w:p>
          <w:p w14:paraId="6CE4D323" w14:textId="77777777" w:rsidR="00D05FFE" w:rsidRDefault="00D05FFE" w:rsidP="008B1B25">
            <w:pPr>
              <w:pStyle w:val="hdr1"/>
              <w:spacing w:before="0"/>
              <w:ind w:left="0"/>
              <w:jc w:val="left"/>
              <w:rPr>
                <w:szCs w:val="24"/>
              </w:rPr>
            </w:pPr>
            <w:r>
              <w:rPr>
                <w:szCs w:val="24"/>
              </w:rPr>
              <w:t xml:space="preserve">P14423 – </w:t>
            </w:r>
            <w:proofErr w:type="spellStart"/>
            <w:r>
              <w:rPr>
                <w:szCs w:val="24"/>
              </w:rPr>
              <w:t>eCL</w:t>
            </w:r>
            <w:proofErr w:type="spellEnd"/>
            <w:r>
              <w:rPr>
                <w:szCs w:val="24"/>
              </w:rPr>
              <w:t xml:space="preserve"> Extend Dashboard Hierarchy</w:t>
            </w:r>
          </w:p>
          <w:p w14:paraId="2E366E77" w14:textId="3BC362EA" w:rsidR="00D05FFE" w:rsidRPr="00A607FC" w:rsidRDefault="00D05FFE" w:rsidP="008B1B25">
            <w:pPr>
              <w:pStyle w:val="hdr1"/>
              <w:spacing w:before="0"/>
              <w:ind w:left="0"/>
              <w:jc w:val="left"/>
              <w:rPr>
                <w:szCs w:val="24"/>
              </w:rPr>
            </w:pPr>
            <w:r w:rsidRPr="00413486">
              <w:rPr>
                <w:szCs w:val="24"/>
              </w:rPr>
              <w:t>III Program Requirements</w:t>
            </w:r>
            <w:r>
              <w:rPr>
                <w:szCs w:val="24"/>
              </w:rPr>
              <w:t xml:space="preserve"> – K – </w:t>
            </w:r>
            <w:r w:rsidR="00B03FA8">
              <w:rPr>
                <w:szCs w:val="24"/>
              </w:rPr>
              <w:t>redefined how senior managers are defined</w:t>
            </w:r>
          </w:p>
        </w:tc>
        <w:tc>
          <w:tcPr>
            <w:tcW w:w="1530" w:type="dxa"/>
          </w:tcPr>
          <w:p w14:paraId="79389045" w14:textId="713E6E52" w:rsidR="003C2F67" w:rsidRDefault="00A607FC" w:rsidP="008B1B25">
            <w:pPr>
              <w:pStyle w:val="hdr1"/>
              <w:spacing w:before="0"/>
              <w:ind w:left="0"/>
              <w:jc w:val="left"/>
              <w:rPr>
                <w:color w:val="000000" w:themeColor="text1"/>
              </w:rPr>
            </w:pPr>
            <w:r>
              <w:rPr>
                <w:color w:val="000000" w:themeColor="text1"/>
              </w:rPr>
              <w:t>Doug Stearns</w:t>
            </w:r>
          </w:p>
        </w:tc>
      </w:tr>
      <w:tr w:rsidR="0022761B" w:rsidRPr="00A43661" w14:paraId="0EB584A9" w14:textId="77777777" w:rsidTr="0096352D">
        <w:trPr>
          <w:trHeight w:val="341"/>
        </w:trPr>
        <w:tc>
          <w:tcPr>
            <w:tcW w:w="1440" w:type="dxa"/>
          </w:tcPr>
          <w:p w14:paraId="1161DF90" w14:textId="64AF043C" w:rsidR="0022761B" w:rsidRDefault="0022761B" w:rsidP="008B1B25">
            <w:pPr>
              <w:pStyle w:val="hdr1"/>
              <w:spacing w:before="0"/>
              <w:ind w:left="0"/>
              <w:jc w:val="left"/>
              <w:rPr>
                <w:color w:val="000000" w:themeColor="text1"/>
              </w:rPr>
            </w:pPr>
            <w:r>
              <w:rPr>
                <w:color w:val="000000" w:themeColor="text1"/>
              </w:rPr>
              <w:t>03/25/2015</w:t>
            </w:r>
          </w:p>
        </w:tc>
        <w:tc>
          <w:tcPr>
            <w:tcW w:w="7038" w:type="dxa"/>
          </w:tcPr>
          <w:p w14:paraId="101984A2" w14:textId="77777777" w:rsidR="0022761B" w:rsidRPr="00A607FC" w:rsidRDefault="0022761B" w:rsidP="008B1B25">
            <w:pPr>
              <w:pStyle w:val="hdr1"/>
              <w:spacing w:before="0"/>
              <w:ind w:left="0"/>
              <w:jc w:val="left"/>
              <w:rPr>
                <w:szCs w:val="24"/>
              </w:rPr>
            </w:pPr>
            <w:r w:rsidRPr="00A607FC">
              <w:rPr>
                <w:szCs w:val="24"/>
              </w:rPr>
              <w:t xml:space="preserve">P14422 – </w:t>
            </w:r>
            <w:proofErr w:type="spellStart"/>
            <w:r w:rsidRPr="00A607FC">
              <w:rPr>
                <w:szCs w:val="24"/>
              </w:rPr>
              <w:t>eCL</w:t>
            </w:r>
            <w:proofErr w:type="spellEnd"/>
            <w:r w:rsidRPr="00A607FC">
              <w:rPr>
                <w:szCs w:val="24"/>
              </w:rPr>
              <w:t xml:space="preserve"> Dashboard Enhancements </w:t>
            </w:r>
          </w:p>
          <w:p w14:paraId="72CA45EA" w14:textId="3D1BF318" w:rsidR="0022761B" w:rsidRPr="00A607FC" w:rsidRDefault="0022761B" w:rsidP="008B1B25">
            <w:pPr>
              <w:pStyle w:val="hdr1"/>
              <w:spacing w:before="0"/>
              <w:ind w:left="0"/>
              <w:jc w:val="left"/>
              <w:rPr>
                <w:szCs w:val="24"/>
              </w:rPr>
            </w:pPr>
            <w:r w:rsidRPr="00A607FC">
              <w:rPr>
                <w:szCs w:val="24"/>
              </w:rPr>
              <w:t>IV Layouts</w:t>
            </w:r>
            <w:r>
              <w:rPr>
                <w:szCs w:val="24"/>
              </w:rPr>
              <w:t xml:space="preserve"> – added Coaching Reason to dashboards</w:t>
            </w:r>
          </w:p>
        </w:tc>
        <w:tc>
          <w:tcPr>
            <w:tcW w:w="1530" w:type="dxa"/>
          </w:tcPr>
          <w:p w14:paraId="54E92176" w14:textId="7449BE0D" w:rsidR="0022761B" w:rsidRDefault="0022761B" w:rsidP="008B1B25">
            <w:pPr>
              <w:pStyle w:val="hdr1"/>
              <w:spacing w:before="0"/>
              <w:ind w:left="0"/>
              <w:jc w:val="left"/>
              <w:rPr>
                <w:color w:val="000000" w:themeColor="text1"/>
              </w:rPr>
            </w:pPr>
            <w:r>
              <w:rPr>
                <w:color w:val="000000" w:themeColor="text1"/>
              </w:rPr>
              <w:t>Doug Stearns</w:t>
            </w:r>
          </w:p>
        </w:tc>
      </w:tr>
      <w:tr w:rsidR="00B347AB" w:rsidRPr="00A43661" w14:paraId="071FB792" w14:textId="77777777" w:rsidTr="0096352D">
        <w:trPr>
          <w:trHeight w:val="341"/>
        </w:trPr>
        <w:tc>
          <w:tcPr>
            <w:tcW w:w="1440" w:type="dxa"/>
          </w:tcPr>
          <w:p w14:paraId="7E4AF492" w14:textId="66D1FDAE" w:rsidR="00B347AB" w:rsidRDefault="00B347AB" w:rsidP="008B1B25">
            <w:pPr>
              <w:pStyle w:val="hdr1"/>
              <w:spacing w:before="0"/>
              <w:ind w:left="0"/>
              <w:jc w:val="left"/>
              <w:rPr>
                <w:color w:val="000000" w:themeColor="text1"/>
              </w:rPr>
            </w:pPr>
            <w:r>
              <w:rPr>
                <w:color w:val="000000" w:themeColor="text1"/>
              </w:rPr>
              <w:t>03/26/2015</w:t>
            </w:r>
          </w:p>
        </w:tc>
        <w:tc>
          <w:tcPr>
            <w:tcW w:w="7038" w:type="dxa"/>
          </w:tcPr>
          <w:p w14:paraId="0395A19F" w14:textId="77777777" w:rsidR="00B347AB" w:rsidRDefault="00B347AB" w:rsidP="008B1B25">
            <w:pPr>
              <w:pStyle w:val="hdr1"/>
              <w:spacing w:before="0"/>
              <w:ind w:left="0"/>
              <w:jc w:val="left"/>
              <w:rPr>
                <w:szCs w:val="24"/>
              </w:rPr>
            </w:pPr>
            <w:r>
              <w:rPr>
                <w:szCs w:val="24"/>
              </w:rPr>
              <w:t xml:space="preserve">P14634 – </w:t>
            </w:r>
            <w:proofErr w:type="spellStart"/>
            <w:r>
              <w:rPr>
                <w:szCs w:val="24"/>
              </w:rPr>
              <w:t>eCL</w:t>
            </w:r>
            <w:proofErr w:type="spellEnd"/>
            <w:r>
              <w:rPr>
                <w:szCs w:val="24"/>
              </w:rPr>
              <w:t xml:space="preserve"> Inactivate logs process</w:t>
            </w:r>
          </w:p>
          <w:p w14:paraId="1E65FBA0" w14:textId="77777777" w:rsidR="00423C38" w:rsidRDefault="00423C38" w:rsidP="008B1B25">
            <w:pPr>
              <w:pStyle w:val="hdr1"/>
              <w:spacing w:before="0"/>
              <w:ind w:left="0"/>
              <w:jc w:val="left"/>
              <w:rPr>
                <w:szCs w:val="24"/>
              </w:rPr>
            </w:pPr>
            <w:r>
              <w:rPr>
                <w:szCs w:val="24"/>
              </w:rPr>
              <w:t>Added or updated the following requirements</w:t>
            </w:r>
          </w:p>
          <w:p w14:paraId="1C957C54" w14:textId="2DF9F694" w:rsidR="00423C38" w:rsidRPr="00A607FC" w:rsidRDefault="00423C38" w:rsidP="008B1B25">
            <w:pPr>
              <w:pStyle w:val="hdr1"/>
              <w:spacing w:before="0"/>
              <w:ind w:left="0"/>
              <w:jc w:val="left"/>
              <w:rPr>
                <w:szCs w:val="24"/>
              </w:rPr>
            </w:pPr>
            <w:r>
              <w:rPr>
                <w:szCs w:val="24"/>
              </w:rPr>
              <w:t>5.</w:t>
            </w:r>
            <w:r w:rsidR="00FF58B1">
              <w:rPr>
                <w:szCs w:val="24"/>
              </w:rPr>
              <w:t>1</w:t>
            </w:r>
            <w:r>
              <w:rPr>
                <w:szCs w:val="24"/>
              </w:rPr>
              <w:t>, 5.</w:t>
            </w:r>
            <w:r w:rsidR="00FF58B1">
              <w:rPr>
                <w:szCs w:val="24"/>
              </w:rPr>
              <w:t>1</w:t>
            </w:r>
            <w:r>
              <w:rPr>
                <w:szCs w:val="24"/>
              </w:rPr>
              <w:t>.1, 5.</w:t>
            </w:r>
            <w:r w:rsidR="00FF58B1">
              <w:rPr>
                <w:szCs w:val="24"/>
              </w:rPr>
              <w:t>1</w:t>
            </w:r>
            <w:r>
              <w:rPr>
                <w:szCs w:val="24"/>
              </w:rPr>
              <w:t>.2, 5.</w:t>
            </w:r>
            <w:r w:rsidR="00FF58B1">
              <w:rPr>
                <w:szCs w:val="24"/>
              </w:rPr>
              <w:t>1</w:t>
            </w:r>
            <w:r>
              <w:rPr>
                <w:szCs w:val="24"/>
              </w:rPr>
              <w:t>.2.1, 5.</w:t>
            </w:r>
            <w:r w:rsidR="00FF58B1">
              <w:rPr>
                <w:szCs w:val="24"/>
              </w:rPr>
              <w:t>1</w:t>
            </w:r>
            <w:r>
              <w:rPr>
                <w:szCs w:val="24"/>
              </w:rPr>
              <w:t>.2.2, 5.</w:t>
            </w:r>
            <w:r w:rsidR="00FF58B1">
              <w:rPr>
                <w:szCs w:val="24"/>
              </w:rPr>
              <w:t>1</w:t>
            </w:r>
            <w:r>
              <w:rPr>
                <w:szCs w:val="24"/>
              </w:rPr>
              <w:t>.2.3</w:t>
            </w:r>
            <w:r w:rsidR="00F01E23">
              <w:rPr>
                <w:szCs w:val="24"/>
              </w:rPr>
              <w:t>, 5.</w:t>
            </w:r>
            <w:r w:rsidR="00FF58B1">
              <w:rPr>
                <w:szCs w:val="24"/>
              </w:rPr>
              <w:t>1</w:t>
            </w:r>
            <w:r w:rsidR="00F01E23">
              <w:rPr>
                <w:szCs w:val="24"/>
              </w:rPr>
              <w:t>.2.4</w:t>
            </w:r>
            <w:r w:rsidR="00A15258">
              <w:rPr>
                <w:szCs w:val="24"/>
              </w:rPr>
              <w:t>, 5.</w:t>
            </w:r>
            <w:r w:rsidR="00FF58B1">
              <w:rPr>
                <w:szCs w:val="24"/>
              </w:rPr>
              <w:t>1</w:t>
            </w:r>
            <w:r w:rsidR="00A15258">
              <w:rPr>
                <w:szCs w:val="24"/>
              </w:rPr>
              <w:t>.2.4.1</w:t>
            </w:r>
            <w:r w:rsidR="00711D09">
              <w:rPr>
                <w:szCs w:val="24"/>
              </w:rPr>
              <w:t>, 5.1.2.4.2</w:t>
            </w:r>
          </w:p>
        </w:tc>
        <w:tc>
          <w:tcPr>
            <w:tcW w:w="1530" w:type="dxa"/>
          </w:tcPr>
          <w:p w14:paraId="2DCF5C96" w14:textId="11DF0E7A" w:rsidR="00B347AB" w:rsidRDefault="00B347AB" w:rsidP="008B1B25">
            <w:pPr>
              <w:pStyle w:val="hdr1"/>
              <w:spacing w:before="0"/>
              <w:ind w:left="0"/>
              <w:jc w:val="left"/>
              <w:rPr>
                <w:color w:val="000000" w:themeColor="text1"/>
              </w:rPr>
            </w:pPr>
            <w:r>
              <w:rPr>
                <w:color w:val="000000" w:themeColor="text1"/>
              </w:rPr>
              <w:t>Doug Stearns</w:t>
            </w:r>
          </w:p>
        </w:tc>
      </w:tr>
      <w:tr w:rsidR="007F195A" w:rsidRPr="00A43661" w14:paraId="65609907" w14:textId="77777777" w:rsidTr="0096352D">
        <w:trPr>
          <w:trHeight w:val="341"/>
        </w:trPr>
        <w:tc>
          <w:tcPr>
            <w:tcW w:w="1440" w:type="dxa"/>
          </w:tcPr>
          <w:p w14:paraId="64E2D450" w14:textId="45DB8845" w:rsidR="007F195A" w:rsidRDefault="007F195A" w:rsidP="008B1B25">
            <w:pPr>
              <w:pStyle w:val="hdr1"/>
              <w:spacing w:before="0"/>
              <w:ind w:left="0"/>
              <w:jc w:val="left"/>
              <w:rPr>
                <w:color w:val="000000" w:themeColor="text1"/>
              </w:rPr>
            </w:pPr>
            <w:r>
              <w:rPr>
                <w:color w:val="000000" w:themeColor="text1"/>
              </w:rPr>
              <w:t>03/30/2015</w:t>
            </w:r>
          </w:p>
        </w:tc>
        <w:tc>
          <w:tcPr>
            <w:tcW w:w="7038" w:type="dxa"/>
          </w:tcPr>
          <w:p w14:paraId="365CCF62" w14:textId="77777777" w:rsidR="007F195A" w:rsidRDefault="007F195A" w:rsidP="008B1B25">
            <w:pPr>
              <w:pStyle w:val="hdr1"/>
              <w:spacing w:before="0"/>
              <w:ind w:left="0"/>
              <w:jc w:val="left"/>
              <w:rPr>
                <w:szCs w:val="24"/>
              </w:rPr>
            </w:pPr>
            <w:r w:rsidRPr="009B0B5E">
              <w:rPr>
                <w:szCs w:val="24"/>
              </w:rPr>
              <w:t xml:space="preserve">P13618 – </w:t>
            </w:r>
            <w:proofErr w:type="spellStart"/>
            <w:r w:rsidRPr="009B0B5E">
              <w:rPr>
                <w:szCs w:val="24"/>
              </w:rPr>
              <w:t>eCL</w:t>
            </w:r>
            <w:proofErr w:type="spellEnd"/>
            <w:r w:rsidRPr="009B0B5E">
              <w:rPr>
                <w:szCs w:val="24"/>
              </w:rPr>
              <w:t xml:space="preserve"> Dashboard check current </w:t>
            </w:r>
            <w:proofErr w:type="spellStart"/>
            <w:r w:rsidRPr="009B0B5E">
              <w:rPr>
                <w:szCs w:val="24"/>
              </w:rPr>
              <w:t>lanid</w:t>
            </w:r>
            <w:proofErr w:type="spellEnd"/>
          </w:p>
          <w:p w14:paraId="6CF7E610" w14:textId="218CB939" w:rsidR="007F195A" w:rsidRDefault="007F195A" w:rsidP="008B1B25">
            <w:pPr>
              <w:pStyle w:val="hdr1"/>
              <w:spacing w:before="0"/>
              <w:ind w:left="0"/>
              <w:jc w:val="left"/>
              <w:rPr>
                <w:szCs w:val="24"/>
              </w:rPr>
            </w:pPr>
            <w:r>
              <w:rPr>
                <w:szCs w:val="24"/>
              </w:rPr>
              <w:t>Correction based on feedback</w:t>
            </w:r>
          </w:p>
        </w:tc>
        <w:tc>
          <w:tcPr>
            <w:tcW w:w="1530" w:type="dxa"/>
          </w:tcPr>
          <w:p w14:paraId="7D41EE51" w14:textId="2EAA7249" w:rsidR="007F195A" w:rsidRDefault="007F195A" w:rsidP="008B1B25">
            <w:pPr>
              <w:pStyle w:val="hdr1"/>
              <w:spacing w:before="0"/>
              <w:ind w:left="0"/>
              <w:jc w:val="left"/>
              <w:rPr>
                <w:color w:val="000000" w:themeColor="text1"/>
              </w:rPr>
            </w:pPr>
            <w:r>
              <w:rPr>
                <w:color w:val="000000" w:themeColor="text1"/>
              </w:rPr>
              <w:t>Doug Stearns</w:t>
            </w:r>
          </w:p>
        </w:tc>
      </w:tr>
      <w:tr w:rsidR="007F195A" w:rsidRPr="00A43661" w14:paraId="0F80044B" w14:textId="77777777" w:rsidTr="0096352D">
        <w:trPr>
          <w:trHeight w:val="341"/>
        </w:trPr>
        <w:tc>
          <w:tcPr>
            <w:tcW w:w="1440" w:type="dxa"/>
          </w:tcPr>
          <w:p w14:paraId="17E1B71B" w14:textId="3D315EF4" w:rsidR="007F195A" w:rsidRDefault="007F195A" w:rsidP="008B1B25">
            <w:pPr>
              <w:pStyle w:val="hdr1"/>
              <w:spacing w:before="0"/>
              <w:ind w:left="0"/>
              <w:jc w:val="left"/>
              <w:rPr>
                <w:color w:val="000000" w:themeColor="text1"/>
              </w:rPr>
            </w:pPr>
            <w:r>
              <w:rPr>
                <w:color w:val="000000" w:themeColor="text1"/>
              </w:rPr>
              <w:t>03/30/2015</w:t>
            </w:r>
          </w:p>
        </w:tc>
        <w:tc>
          <w:tcPr>
            <w:tcW w:w="7038" w:type="dxa"/>
          </w:tcPr>
          <w:p w14:paraId="0A27D4C9" w14:textId="77777777" w:rsidR="007F195A" w:rsidRDefault="007F195A" w:rsidP="008B1B25">
            <w:pPr>
              <w:pStyle w:val="hdr1"/>
              <w:spacing w:before="0"/>
              <w:ind w:left="0"/>
              <w:jc w:val="left"/>
              <w:rPr>
                <w:szCs w:val="24"/>
              </w:rPr>
            </w:pPr>
            <w:r>
              <w:rPr>
                <w:szCs w:val="24"/>
              </w:rPr>
              <w:t xml:space="preserve">P14422 – </w:t>
            </w:r>
            <w:proofErr w:type="spellStart"/>
            <w:r>
              <w:rPr>
                <w:szCs w:val="24"/>
              </w:rPr>
              <w:t>eCL</w:t>
            </w:r>
            <w:proofErr w:type="spellEnd"/>
            <w:r>
              <w:rPr>
                <w:szCs w:val="24"/>
              </w:rPr>
              <w:t xml:space="preserve"> Dashboard Enhancements</w:t>
            </w:r>
          </w:p>
          <w:p w14:paraId="493A4320" w14:textId="351ACDA8" w:rsidR="007F195A" w:rsidRPr="009B0B5E" w:rsidRDefault="007F195A" w:rsidP="008B1B25">
            <w:pPr>
              <w:pStyle w:val="hdr1"/>
              <w:spacing w:before="0"/>
              <w:ind w:left="0"/>
              <w:jc w:val="left"/>
              <w:rPr>
                <w:szCs w:val="24"/>
              </w:rPr>
            </w:pPr>
            <w:r>
              <w:rPr>
                <w:szCs w:val="24"/>
              </w:rPr>
              <w:t>Updates based on feedback</w:t>
            </w:r>
          </w:p>
        </w:tc>
        <w:tc>
          <w:tcPr>
            <w:tcW w:w="1530" w:type="dxa"/>
          </w:tcPr>
          <w:p w14:paraId="5B2E04EE" w14:textId="70A1CC4F" w:rsidR="007F195A" w:rsidRDefault="007F195A" w:rsidP="008B1B25">
            <w:pPr>
              <w:pStyle w:val="hdr1"/>
              <w:spacing w:before="0"/>
              <w:ind w:left="0"/>
              <w:jc w:val="left"/>
              <w:rPr>
                <w:color w:val="000000" w:themeColor="text1"/>
              </w:rPr>
            </w:pPr>
            <w:r>
              <w:rPr>
                <w:color w:val="000000" w:themeColor="text1"/>
              </w:rPr>
              <w:t>Doug Stearns</w:t>
            </w:r>
          </w:p>
        </w:tc>
      </w:tr>
      <w:tr w:rsidR="000D544D" w:rsidRPr="00A43661" w14:paraId="500C88F2" w14:textId="77777777" w:rsidTr="0096352D">
        <w:trPr>
          <w:trHeight w:val="341"/>
        </w:trPr>
        <w:tc>
          <w:tcPr>
            <w:tcW w:w="1440" w:type="dxa"/>
          </w:tcPr>
          <w:p w14:paraId="4662C60C" w14:textId="0BEE8F46" w:rsidR="000D544D" w:rsidRDefault="000D544D" w:rsidP="008B1B25">
            <w:pPr>
              <w:pStyle w:val="hdr1"/>
              <w:spacing w:before="0"/>
              <w:ind w:left="0"/>
              <w:jc w:val="left"/>
              <w:rPr>
                <w:color w:val="000000" w:themeColor="text1"/>
              </w:rPr>
            </w:pPr>
            <w:r>
              <w:rPr>
                <w:color w:val="000000" w:themeColor="text1"/>
              </w:rPr>
              <w:t>03/30/2015</w:t>
            </w:r>
          </w:p>
        </w:tc>
        <w:tc>
          <w:tcPr>
            <w:tcW w:w="7038" w:type="dxa"/>
          </w:tcPr>
          <w:p w14:paraId="57436A1F" w14:textId="74188C3C" w:rsidR="000D544D" w:rsidRDefault="000D544D" w:rsidP="008B1B25">
            <w:pPr>
              <w:pStyle w:val="hdr1"/>
              <w:spacing w:before="0"/>
              <w:ind w:left="0"/>
              <w:jc w:val="left"/>
              <w:rPr>
                <w:szCs w:val="24"/>
              </w:rPr>
            </w:pPr>
            <w:r>
              <w:rPr>
                <w:szCs w:val="24"/>
              </w:rPr>
              <w:t xml:space="preserve">P14423 – </w:t>
            </w:r>
            <w:proofErr w:type="spellStart"/>
            <w:r>
              <w:rPr>
                <w:szCs w:val="24"/>
              </w:rPr>
              <w:t>eCL</w:t>
            </w:r>
            <w:proofErr w:type="spellEnd"/>
            <w:r>
              <w:rPr>
                <w:szCs w:val="24"/>
              </w:rPr>
              <w:t xml:space="preserve"> Extend Dashboard Hierarchy</w:t>
            </w:r>
          </w:p>
          <w:p w14:paraId="565490C0" w14:textId="504B0020" w:rsidR="000D544D" w:rsidRDefault="000D544D" w:rsidP="008B1B25">
            <w:pPr>
              <w:pStyle w:val="hdr1"/>
              <w:spacing w:before="0"/>
              <w:ind w:left="0"/>
              <w:jc w:val="left"/>
              <w:rPr>
                <w:szCs w:val="24"/>
              </w:rPr>
            </w:pPr>
            <w:r>
              <w:rPr>
                <w:szCs w:val="24"/>
              </w:rPr>
              <w:t>Updates based on feedback</w:t>
            </w:r>
          </w:p>
        </w:tc>
        <w:tc>
          <w:tcPr>
            <w:tcW w:w="1530" w:type="dxa"/>
          </w:tcPr>
          <w:p w14:paraId="05420027" w14:textId="0449A0B0" w:rsidR="000D544D" w:rsidRDefault="00001384" w:rsidP="008B1B25">
            <w:pPr>
              <w:pStyle w:val="hdr1"/>
              <w:spacing w:before="0"/>
              <w:ind w:left="0"/>
              <w:jc w:val="left"/>
              <w:rPr>
                <w:color w:val="000000" w:themeColor="text1"/>
              </w:rPr>
            </w:pPr>
            <w:r>
              <w:rPr>
                <w:color w:val="000000" w:themeColor="text1"/>
              </w:rPr>
              <w:t>Doug Stearns</w:t>
            </w:r>
          </w:p>
        </w:tc>
      </w:tr>
      <w:tr w:rsidR="00001384" w:rsidRPr="00A43661" w14:paraId="0110970D" w14:textId="77777777" w:rsidTr="0096352D">
        <w:trPr>
          <w:trHeight w:val="341"/>
        </w:trPr>
        <w:tc>
          <w:tcPr>
            <w:tcW w:w="1440" w:type="dxa"/>
          </w:tcPr>
          <w:p w14:paraId="1B6F4F12" w14:textId="747F7C53" w:rsidR="00001384" w:rsidRDefault="00001384" w:rsidP="008B1B25">
            <w:pPr>
              <w:pStyle w:val="hdr1"/>
              <w:spacing w:before="0"/>
              <w:ind w:left="0"/>
              <w:jc w:val="left"/>
              <w:rPr>
                <w:color w:val="000000" w:themeColor="text1"/>
              </w:rPr>
            </w:pPr>
            <w:r>
              <w:rPr>
                <w:color w:val="000000" w:themeColor="text1"/>
              </w:rPr>
              <w:t>03/31/2015</w:t>
            </w:r>
          </w:p>
        </w:tc>
        <w:tc>
          <w:tcPr>
            <w:tcW w:w="7038" w:type="dxa"/>
          </w:tcPr>
          <w:p w14:paraId="5656BF09" w14:textId="77777777" w:rsidR="00001384" w:rsidRDefault="00001384" w:rsidP="008B1B25">
            <w:pPr>
              <w:pStyle w:val="hdr1"/>
              <w:spacing w:before="0"/>
              <w:ind w:left="0"/>
              <w:jc w:val="left"/>
              <w:rPr>
                <w:szCs w:val="24"/>
              </w:rPr>
            </w:pPr>
            <w:r w:rsidRPr="00A607FC">
              <w:rPr>
                <w:szCs w:val="24"/>
              </w:rPr>
              <w:t xml:space="preserve">P14478 – </w:t>
            </w:r>
            <w:proofErr w:type="spellStart"/>
            <w:r w:rsidRPr="00A607FC">
              <w:rPr>
                <w:szCs w:val="24"/>
              </w:rPr>
              <w:t>eCL</w:t>
            </w:r>
            <w:proofErr w:type="spellEnd"/>
            <w:r w:rsidRPr="00A607FC">
              <w:rPr>
                <w:szCs w:val="24"/>
              </w:rPr>
              <w:t xml:space="preserve"> Delete </w:t>
            </w:r>
            <w:r>
              <w:rPr>
                <w:szCs w:val="24"/>
              </w:rPr>
              <w:t>Logs</w:t>
            </w:r>
          </w:p>
          <w:p w14:paraId="18391A5E" w14:textId="62EA2AD2" w:rsidR="00322ABE" w:rsidRDefault="00322ABE" w:rsidP="008B1B25">
            <w:pPr>
              <w:pStyle w:val="hdr1"/>
              <w:spacing w:before="0"/>
              <w:ind w:left="0"/>
              <w:jc w:val="left"/>
              <w:rPr>
                <w:szCs w:val="24"/>
              </w:rPr>
            </w:pPr>
            <w:r>
              <w:rPr>
                <w:szCs w:val="24"/>
              </w:rPr>
              <w:t>Added or updated 5.1x</w:t>
            </w:r>
          </w:p>
        </w:tc>
        <w:tc>
          <w:tcPr>
            <w:tcW w:w="1530" w:type="dxa"/>
          </w:tcPr>
          <w:p w14:paraId="61B53DCC" w14:textId="43EEF427" w:rsidR="00001384" w:rsidRDefault="00001384" w:rsidP="008B1B25">
            <w:pPr>
              <w:pStyle w:val="hdr1"/>
              <w:spacing w:before="0"/>
              <w:ind w:left="0"/>
              <w:jc w:val="left"/>
              <w:rPr>
                <w:color w:val="000000" w:themeColor="text1"/>
              </w:rPr>
            </w:pPr>
            <w:r>
              <w:rPr>
                <w:color w:val="000000" w:themeColor="text1"/>
              </w:rPr>
              <w:t>Doug Stearns</w:t>
            </w:r>
          </w:p>
        </w:tc>
      </w:tr>
      <w:tr w:rsidR="00322ABE" w:rsidRPr="00A43661" w14:paraId="00ABE695" w14:textId="77777777" w:rsidTr="0096352D">
        <w:trPr>
          <w:trHeight w:val="341"/>
        </w:trPr>
        <w:tc>
          <w:tcPr>
            <w:tcW w:w="1440" w:type="dxa"/>
          </w:tcPr>
          <w:p w14:paraId="5CFAD0C0" w14:textId="5DB981F9" w:rsidR="00322ABE" w:rsidRDefault="00322ABE" w:rsidP="008B1B25">
            <w:pPr>
              <w:pStyle w:val="hdr1"/>
              <w:spacing w:before="0"/>
              <w:ind w:left="0"/>
              <w:jc w:val="left"/>
              <w:rPr>
                <w:color w:val="000000" w:themeColor="text1"/>
              </w:rPr>
            </w:pPr>
            <w:r>
              <w:rPr>
                <w:color w:val="000000" w:themeColor="text1"/>
              </w:rPr>
              <w:t>03/31/2015</w:t>
            </w:r>
          </w:p>
        </w:tc>
        <w:tc>
          <w:tcPr>
            <w:tcW w:w="7038" w:type="dxa"/>
          </w:tcPr>
          <w:p w14:paraId="4C79B565" w14:textId="77777777" w:rsidR="00322ABE" w:rsidRDefault="00322ABE" w:rsidP="008B1B25">
            <w:pPr>
              <w:pStyle w:val="hdr1"/>
              <w:spacing w:before="0"/>
              <w:ind w:left="0"/>
              <w:jc w:val="left"/>
              <w:rPr>
                <w:szCs w:val="24"/>
              </w:rPr>
            </w:pPr>
            <w:r>
              <w:rPr>
                <w:szCs w:val="24"/>
              </w:rPr>
              <w:t xml:space="preserve">P14634 – </w:t>
            </w:r>
            <w:proofErr w:type="spellStart"/>
            <w:r>
              <w:rPr>
                <w:szCs w:val="24"/>
              </w:rPr>
              <w:t>eCL</w:t>
            </w:r>
            <w:proofErr w:type="spellEnd"/>
            <w:r>
              <w:rPr>
                <w:szCs w:val="24"/>
              </w:rPr>
              <w:t xml:space="preserve"> Inactivate Logs</w:t>
            </w:r>
          </w:p>
          <w:p w14:paraId="1D2735A9" w14:textId="7430CE3D" w:rsidR="00322ABE" w:rsidRPr="00A607FC" w:rsidRDefault="00322ABE" w:rsidP="008B1B25">
            <w:pPr>
              <w:pStyle w:val="hdr1"/>
              <w:spacing w:before="0"/>
              <w:ind w:left="0"/>
              <w:jc w:val="left"/>
              <w:rPr>
                <w:szCs w:val="24"/>
              </w:rPr>
            </w:pPr>
            <w:r>
              <w:rPr>
                <w:szCs w:val="24"/>
              </w:rPr>
              <w:t>Added or updated 5.2x</w:t>
            </w:r>
          </w:p>
        </w:tc>
        <w:tc>
          <w:tcPr>
            <w:tcW w:w="1530" w:type="dxa"/>
          </w:tcPr>
          <w:p w14:paraId="04425B0E" w14:textId="0F64DF3E" w:rsidR="00322ABE" w:rsidRDefault="00322ABE" w:rsidP="008B1B25">
            <w:pPr>
              <w:pStyle w:val="hdr1"/>
              <w:spacing w:before="0"/>
              <w:ind w:left="0"/>
              <w:jc w:val="left"/>
              <w:rPr>
                <w:color w:val="000000" w:themeColor="text1"/>
              </w:rPr>
            </w:pPr>
            <w:r>
              <w:rPr>
                <w:color w:val="000000" w:themeColor="text1"/>
              </w:rPr>
              <w:t>Doug Stearns</w:t>
            </w:r>
          </w:p>
        </w:tc>
      </w:tr>
      <w:tr w:rsidR="00D16775" w:rsidRPr="00A43661" w14:paraId="358590FB" w14:textId="77777777" w:rsidTr="0096352D">
        <w:trPr>
          <w:trHeight w:val="341"/>
        </w:trPr>
        <w:tc>
          <w:tcPr>
            <w:tcW w:w="1440" w:type="dxa"/>
          </w:tcPr>
          <w:p w14:paraId="7EFF76A9" w14:textId="6017CDC4" w:rsidR="00D16775" w:rsidRDefault="00D16775" w:rsidP="008B1B25">
            <w:pPr>
              <w:pStyle w:val="hdr1"/>
              <w:spacing w:before="0"/>
              <w:ind w:left="0"/>
              <w:jc w:val="left"/>
              <w:rPr>
                <w:color w:val="000000" w:themeColor="text1"/>
              </w:rPr>
            </w:pPr>
            <w:r>
              <w:rPr>
                <w:color w:val="000000" w:themeColor="text1"/>
              </w:rPr>
              <w:t>04/01/2015</w:t>
            </w:r>
          </w:p>
        </w:tc>
        <w:tc>
          <w:tcPr>
            <w:tcW w:w="7038" w:type="dxa"/>
          </w:tcPr>
          <w:p w14:paraId="098F2325" w14:textId="77777777" w:rsidR="00D16775" w:rsidRPr="00A607FC" w:rsidRDefault="00D16775" w:rsidP="008B1B25">
            <w:pPr>
              <w:pStyle w:val="hdr1"/>
              <w:spacing w:before="0"/>
              <w:ind w:left="0"/>
              <w:jc w:val="left"/>
              <w:rPr>
                <w:szCs w:val="24"/>
              </w:rPr>
            </w:pPr>
            <w:r w:rsidRPr="00A607FC">
              <w:rPr>
                <w:szCs w:val="24"/>
              </w:rPr>
              <w:t xml:space="preserve">P14422 – </w:t>
            </w:r>
            <w:proofErr w:type="spellStart"/>
            <w:r w:rsidRPr="00A607FC">
              <w:rPr>
                <w:szCs w:val="24"/>
              </w:rPr>
              <w:t>eCL</w:t>
            </w:r>
            <w:proofErr w:type="spellEnd"/>
            <w:r w:rsidRPr="00A607FC">
              <w:rPr>
                <w:szCs w:val="24"/>
              </w:rPr>
              <w:t xml:space="preserve"> Dashboard Enhancements </w:t>
            </w:r>
          </w:p>
          <w:p w14:paraId="297836EB" w14:textId="35EFF67B" w:rsidR="00D16775" w:rsidRDefault="00D16775" w:rsidP="008B1B25">
            <w:pPr>
              <w:pStyle w:val="hdr1"/>
              <w:spacing w:before="0"/>
              <w:ind w:left="0"/>
              <w:jc w:val="left"/>
              <w:rPr>
                <w:szCs w:val="24"/>
              </w:rPr>
            </w:pPr>
            <w:r w:rsidRPr="00A607FC">
              <w:rPr>
                <w:szCs w:val="24"/>
              </w:rPr>
              <w:t>IV Layouts</w:t>
            </w:r>
            <w:r>
              <w:rPr>
                <w:szCs w:val="24"/>
              </w:rPr>
              <w:t xml:space="preserve"> – Historical Dashboard</w:t>
            </w:r>
            <w:r w:rsidR="00C746D6">
              <w:rPr>
                <w:szCs w:val="24"/>
              </w:rPr>
              <w:t xml:space="preserve"> </w:t>
            </w:r>
            <w:r w:rsidR="00B8534F">
              <w:rPr>
                <w:szCs w:val="24"/>
              </w:rPr>
              <w:t>updates for Coaching Reason, Sub-coaching Reason and Value</w:t>
            </w:r>
          </w:p>
        </w:tc>
        <w:tc>
          <w:tcPr>
            <w:tcW w:w="1530" w:type="dxa"/>
          </w:tcPr>
          <w:p w14:paraId="03DFA33A" w14:textId="36262B09" w:rsidR="00D16775" w:rsidRDefault="00D16775" w:rsidP="008B1B25">
            <w:pPr>
              <w:pStyle w:val="hdr1"/>
              <w:spacing w:before="0"/>
              <w:ind w:left="0"/>
              <w:jc w:val="left"/>
              <w:rPr>
                <w:color w:val="000000" w:themeColor="text1"/>
              </w:rPr>
            </w:pPr>
            <w:r>
              <w:rPr>
                <w:color w:val="000000" w:themeColor="text1"/>
              </w:rPr>
              <w:t>Doug Stearns</w:t>
            </w:r>
          </w:p>
        </w:tc>
      </w:tr>
      <w:tr w:rsidR="003E2A40" w:rsidRPr="00A43661" w14:paraId="140CC70A" w14:textId="77777777" w:rsidTr="0096352D">
        <w:trPr>
          <w:trHeight w:val="341"/>
        </w:trPr>
        <w:tc>
          <w:tcPr>
            <w:tcW w:w="1440" w:type="dxa"/>
          </w:tcPr>
          <w:p w14:paraId="669FA361" w14:textId="493C95EF" w:rsidR="003E2A40" w:rsidRDefault="003E2A40" w:rsidP="008B1B25">
            <w:pPr>
              <w:pStyle w:val="hdr1"/>
              <w:spacing w:before="0"/>
              <w:ind w:left="0"/>
              <w:jc w:val="left"/>
              <w:rPr>
                <w:color w:val="000000" w:themeColor="text1"/>
              </w:rPr>
            </w:pPr>
            <w:r>
              <w:rPr>
                <w:color w:val="000000" w:themeColor="text1"/>
              </w:rPr>
              <w:t>04/02/2014</w:t>
            </w:r>
          </w:p>
        </w:tc>
        <w:tc>
          <w:tcPr>
            <w:tcW w:w="7038" w:type="dxa"/>
          </w:tcPr>
          <w:p w14:paraId="5D251E1E" w14:textId="77777777" w:rsidR="003E2A40" w:rsidRDefault="003E2A40" w:rsidP="008B1B25">
            <w:pPr>
              <w:pStyle w:val="hdr1"/>
              <w:spacing w:before="0"/>
              <w:ind w:left="0"/>
              <w:jc w:val="left"/>
              <w:rPr>
                <w:szCs w:val="24"/>
              </w:rPr>
            </w:pPr>
            <w:r w:rsidRPr="003E2A40">
              <w:rPr>
                <w:szCs w:val="24"/>
              </w:rPr>
              <w:t xml:space="preserve">P14703 – </w:t>
            </w:r>
            <w:proofErr w:type="spellStart"/>
            <w:r w:rsidRPr="003E2A40">
              <w:rPr>
                <w:szCs w:val="24"/>
              </w:rPr>
              <w:t>eCL</w:t>
            </w:r>
            <w:proofErr w:type="spellEnd"/>
            <w:r w:rsidRPr="003E2A40">
              <w:rPr>
                <w:szCs w:val="24"/>
              </w:rPr>
              <w:t xml:space="preserve"> AHT Sub-coaching Reasons in CSR module</w:t>
            </w:r>
          </w:p>
          <w:p w14:paraId="64578DF5" w14:textId="77777777" w:rsidR="003E2A40" w:rsidRDefault="003E2A40" w:rsidP="008B1B25">
            <w:pPr>
              <w:pStyle w:val="hdr1"/>
              <w:spacing w:before="0"/>
              <w:ind w:left="0"/>
              <w:jc w:val="left"/>
              <w:rPr>
                <w:szCs w:val="24"/>
              </w:rPr>
            </w:pPr>
            <w:r>
              <w:rPr>
                <w:szCs w:val="24"/>
              </w:rPr>
              <w:t>Customer Requirements – User Interface Controls - #26 AHT</w:t>
            </w:r>
          </w:p>
          <w:p w14:paraId="154BA8D7" w14:textId="154EE064" w:rsidR="003E2A40" w:rsidRPr="00A607FC" w:rsidRDefault="003E2A40" w:rsidP="008B1B25">
            <w:pPr>
              <w:pStyle w:val="hdr1"/>
              <w:spacing w:before="0"/>
              <w:ind w:left="0"/>
              <w:jc w:val="left"/>
              <w:rPr>
                <w:szCs w:val="24"/>
              </w:rPr>
            </w:pPr>
            <w:r>
              <w:rPr>
                <w:szCs w:val="24"/>
              </w:rPr>
              <w:t>IV Layouts – Direct Coaching Non CSE, Indirect Coaching Non CSE</w:t>
            </w:r>
          </w:p>
        </w:tc>
        <w:tc>
          <w:tcPr>
            <w:tcW w:w="1530" w:type="dxa"/>
          </w:tcPr>
          <w:p w14:paraId="12990977" w14:textId="3184CA19" w:rsidR="003E2A40" w:rsidRDefault="003E2A40" w:rsidP="008B1B25">
            <w:pPr>
              <w:pStyle w:val="hdr1"/>
              <w:spacing w:before="0"/>
              <w:ind w:left="0"/>
              <w:jc w:val="left"/>
              <w:rPr>
                <w:color w:val="000000" w:themeColor="text1"/>
              </w:rPr>
            </w:pPr>
            <w:r>
              <w:rPr>
                <w:color w:val="000000" w:themeColor="text1"/>
              </w:rPr>
              <w:t>Doug Stearns</w:t>
            </w:r>
          </w:p>
        </w:tc>
      </w:tr>
      <w:tr w:rsidR="00A37AAC" w:rsidRPr="00A43661" w14:paraId="5D34126F" w14:textId="77777777" w:rsidTr="0096352D">
        <w:trPr>
          <w:trHeight w:val="341"/>
        </w:trPr>
        <w:tc>
          <w:tcPr>
            <w:tcW w:w="1440" w:type="dxa"/>
          </w:tcPr>
          <w:p w14:paraId="12C60AA1" w14:textId="31B40989" w:rsidR="00A37AAC" w:rsidRDefault="00A37AAC" w:rsidP="008B1B25">
            <w:pPr>
              <w:pStyle w:val="hdr1"/>
              <w:spacing w:before="0"/>
              <w:ind w:left="0"/>
              <w:jc w:val="left"/>
              <w:rPr>
                <w:color w:val="000000" w:themeColor="text1"/>
              </w:rPr>
            </w:pPr>
            <w:r>
              <w:rPr>
                <w:color w:val="000000" w:themeColor="text1"/>
              </w:rPr>
              <w:t>04/03/2015</w:t>
            </w:r>
          </w:p>
        </w:tc>
        <w:tc>
          <w:tcPr>
            <w:tcW w:w="7038" w:type="dxa"/>
          </w:tcPr>
          <w:p w14:paraId="19E1894D" w14:textId="77777777" w:rsidR="00A37AAC" w:rsidRDefault="00A37AAC" w:rsidP="008B1B25">
            <w:pPr>
              <w:pStyle w:val="hdr1"/>
              <w:spacing w:before="0"/>
              <w:ind w:left="0"/>
              <w:jc w:val="left"/>
              <w:rPr>
                <w:szCs w:val="24"/>
              </w:rPr>
            </w:pPr>
            <w:r>
              <w:rPr>
                <w:szCs w:val="24"/>
              </w:rPr>
              <w:t xml:space="preserve">P14512 – </w:t>
            </w:r>
            <w:proofErr w:type="spellStart"/>
            <w:r>
              <w:rPr>
                <w:szCs w:val="24"/>
              </w:rPr>
              <w:t>eCL</w:t>
            </w:r>
            <w:proofErr w:type="spellEnd"/>
            <w:r>
              <w:rPr>
                <w:szCs w:val="24"/>
              </w:rPr>
              <w:t xml:space="preserve"> Training Module</w:t>
            </w:r>
          </w:p>
          <w:p w14:paraId="52C50AB4" w14:textId="77777777" w:rsidR="009E1458" w:rsidRPr="009E1458" w:rsidRDefault="00A37AAC" w:rsidP="008B1B25">
            <w:pPr>
              <w:pStyle w:val="hdr1"/>
              <w:ind w:left="0"/>
              <w:jc w:val="left"/>
              <w:rPr>
                <w:szCs w:val="24"/>
              </w:rPr>
            </w:pPr>
            <w:r>
              <w:rPr>
                <w:szCs w:val="24"/>
              </w:rPr>
              <w:t>Updated t</w:t>
            </w:r>
            <w:r w:rsidR="009E1458">
              <w:rPr>
                <w:szCs w:val="24"/>
              </w:rPr>
              <w:t>he following</w:t>
            </w:r>
            <w:r w:rsidR="009E1458">
              <w:rPr>
                <w:szCs w:val="24"/>
              </w:rPr>
              <w:br/>
            </w:r>
            <w:r w:rsidR="009E1458" w:rsidRPr="009E1458">
              <w:rPr>
                <w:szCs w:val="24"/>
              </w:rPr>
              <w:t>2.5.1.6.1 Direct Coaching Reason and Sub-Reasons</w:t>
            </w:r>
          </w:p>
          <w:p w14:paraId="529278F6" w14:textId="6C3889AF" w:rsidR="00A37AAC" w:rsidRPr="003E2A40" w:rsidRDefault="009E1458" w:rsidP="008B1B25">
            <w:pPr>
              <w:pStyle w:val="hdr1"/>
              <w:spacing w:before="0"/>
              <w:ind w:left="0"/>
              <w:jc w:val="left"/>
              <w:rPr>
                <w:szCs w:val="24"/>
              </w:rPr>
            </w:pPr>
            <w:r w:rsidRPr="009E1458">
              <w:rPr>
                <w:szCs w:val="24"/>
              </w:rPr>
              <w:t>2.5.1.6.2 Indirect Coaching Reason and Sub-Reasons</w:t>
            </w:r>
          </w:p>
        </w:tc>
        <w:tc>
          <w:tcPr>
            <w:tcW w:w="1530" w:type="dxa"/>
          </w:tcPr>
          <w:p w14:paraId="5837513A" w14:textId="2A1244AE" w:rsidR="00A37AAC" w:rsidRDefault="00A37AAC" w:rsidP="008B1B25">
            <w:pPr>
              <w:pStyle w:val="hdr1"/>
              <w:spacing w:before="0"/>
              <w:ind w:left="0"/>
              <w:jc w:val="left"/>
              <w:rPr>
                <w:color w:val="000000" w:themeColor="text1"/>
              </w:rPr>
            </w:pPr>
            <w:r>
              <w:rPr>
                <w:color w:val="000000" w:themeColor="text1"/>
              </w:rPr>
              <w:t>Doug Stearns</w:t>
            </w:r>
          </w:p>
        </w:tc>
      </w:tr>
      <w:tr w:rsidR="00CF6240" w:rsidRPr="00A43661" w14:paraId="7B25E482" w14:textId="77777777" w:rsidTr="0096352D">
        <w:trPr>
          <w:trHeight w:val="341"/>
        </w:trPr>
        <w:tc>
          <w:tcPr>
            <w:tcW w:w="1440" w:type="dxa"/>
          </w:tcPr>
          <w:p w14:paraId="03D9F4CF" w14:textId="77BC502D" w:rsidR="00CF6240" w:rsidRDefault="00CF6240" w:rsidP="008B1B25">
            <w:pPr>
              <w:pStyle w:val="hdr1"/>
              <w:spacing w:before="0"/>
              <w:ind w:left="0"/>
              <w:jc w:val="left"/>
              <w:rPr>
                <w:color w:val="000000" w:themeColor="text1"/>
              </w:rPr>
            </w:pPr>
            <w:r>
              <w:rPr>
                <w:color w:val="000000" w:themeColor="text1"/>
              </w:rPr>
              <w:t>04/07/2015</w:t>
            </w:r>
          </w:p>
        </w:tc>
        <w:tc>
          <w:tcPr>
            <w:tcW w:w="7038" w:type="dxa"/>
          </w:tcPr>
          <w:p w14:paraId="772993AB" w14:textId="77777777" w:rsidR="00CF6240" w:rsidRDefault="00CF6240" w:rsidP="008B1B25">
            <w:pPr>
              <w:pStyle w:val="hdr1"/>
              <w:spacing w:before="0"/>
              <w:ind w:left="0"/>
              <w:jc w:val="left"/>
              <w:rPr>
                <w:szCs w:val="24"/>
              </w:rPr>
            </w:pPr>
            <w:r w:rsidRPr="00CF6240">
              <w:rPr>
                <w:szCs w:val="24"/>
              </w:rPr>
              <w:t xml:space="preserve">P14676 – </w:t>
            </w:r>
            <w:proofErr w:type="spellStart"/>
            <w:r w:rsidRPr="00CF6240">
              <w:rPr>
                <w:szCs w:val="24"/>
              </w:rPr>
              <w:t>eCL</w:t>
            </w:r>
            <w:proofErr w:type="spellEnd"/>
            <w:r w:rsidRPr="00CF6240">
              <w:rPr>
                <w:szCs w:val="24"/>
              </w:rPr>
              <w:t xml:space="preserve"> Extract to Excel from Historical Dashboard</w:t>
            </w:r>
          </w:p>
          <w:p w14:paraId="18ABC16C" w14:textId="77777777" w:rsidR="00812621" w:rsidRDefault="00812621" w:rsidP="008B1B25">
            <w:pPr>
              <w:pStyle w:val="hdr1"/>
              <w:spacing w:before="0"/>
              <w:ind w:left="0"/>
              <w:jc w:val="left"/>
              <w:rPr>
                <w:szCs w:val="24"/>
              </w:rPr>
            </w:pPr>
            <w:r>
              <w:rPr>
                <w:szCs w:val="24"/>
              </w:rPr>
              <w:t xml:space="preserve">Added the following requirements: </w:t>
            </w:r>
          </w:p>
          <w:p w14:paraId="5EA47889" w14:textId="77777777" w:rsidR="00812621" w:rsidRDefault="00812621" w:rsidP="008B1B25">
            <w:pPr>
              <w:pStyle w:val="hdr1"/>
              <w:spacing w:before="0"/>
              <w:ind w:left="0"/>
              <w:jc w:val="left"/>
              <w:rPr>
                <w:szCs w:val="24"/>
              </w:rPr>
            </w:pPr>
            <w:r>
              <w:rPr>
                <w:szCs w:val="24"/>
              </w:rPr>
              <w:t>6.0 Reporting</w:t>
            </w:r>
          </w:p>
          <w:p w14:paraId="1B441F5E" w14:textId="77777777" w:rsidR="00812621" w:rsidRPr="00812621" w:rsidRDefault="00812621" w:rsidP="008B1B25">
            <w:pPr>
              <w:pStyle w:val="hdr1"/>
              <w:spacing w:before="0"/>
              <w:ind w:left="0"/>
              <w:rPr>
                <w:szCs w:val="24"/>
              </w:rPr>
            </w:pPr>
            <w:r w:rsidRPr="00812621">
              <w:rPr>
                <w:szCs w:val="24"/>
              </w:rPr>
              <w:t>6.1.1 Filters</w:t>
            </w:r>
          </w:p>
          <w:p w14:paraId="5B914FC9" w14:textId="1F742295" w:rsidR="00812621" w:rsidRDefault="00812621" w:rsidP="008B1B25">
            <w:pPr>
              <w:pStyle w:val="hdr1"/>
              <w:spacing w:before="0"/>
              <w:ind w:left="0"/>
              <w:jc w:val="left"/>
              <w:rPr>
                <w:szCs w:val="24"/>
              </w:rPr>
            </w:pPr>
            <w:r w:rsidRPr="00812621">
              <w:rPr>
                <w:szCs w:val="24"/>
              </w:rPr>
              <w:lastRenderedPageBreak/>
              <w:t>6.1.2 Data</w:t>
            </w:r>
          </w:p>
        </w:tc>
        <w:tc>
          <w:tcPr>
            <w:tcW w:w="1530" w:type="dxa"/>
          </w:tcPr>
          <w:p w14:paraId="70AEC0C3" w14:textId="4DA18D49" w:rsidR="00CF6240" w:rsidRDefault="00CF6240" w:rsidP="008B1B25">
            <w:pPr>
              <w:pStyle w:val="hdr1"/>
              <w:spacing w:before="0"/>
              <w:ind w:left="0"/>
              <w:jc w:val="left"/>
              <w:rPr>
                <w:color w:val="000000" w:themeColor="text1"/>
              </w:rPr>
            </w:pPr>
            <w:r>
              <w:rPr>
                <w:color w:val="000000" w:themeColor="text1"/>
              </w:rPr>
              <w:lastRenderedPageBreak/>
              <w:t>Doug Stearns</w:t>
            </w:r>
          </w:p>
        </w:tc>
      </w:tr>
      <w:tr w:rsidR="004F578B" w:rsidRPr="00A43661" w14:paraId="54387FC8" w14:textId="77777777" w:rsidTr="0096352D">
        <w:trPr>
          <w:trHeight w:val="341"/>
        </w:trPr>
        <w:tc>
          <w:tcPr>
            <w:tcW w:w="1440" w:type="dxa"/>
          </w:tcPr>
          <w:p w14:paraId="3D2D595B" w14:textId="168AED8E" w:rsidR="004F578B" w:rsidRDefault="004F578B" w:rsidP="008B1B25">
            <w:pPr>
              <w:pStyle w:val="hdr1"/>
              <w:spacing w:before="0"/>
              <w:ind w:left="0"/>
              <w:jc w:val="left"/>
              <w:rPr>
                <w:color w:val="000000" w:themeColor="text1"/>
              </w:rPr>
            </w:pPr>
            <w:r>
              <w:rPr>
                <w:color w:val="000000" w:themeColor="text1"/>
              </w:rPr>
              <w:lastRenderedPageBreak/>
              <w:t>04/28/2015</w:t>
            </w:r>
          </w:p>
        </w:tc>
        <w:tc>
          <w:tcPr>
            <w:tcW w:w="7038" w:type="dxa"/>
          </w:tcPr>
          <w:p w14:paraId="128BF17B" w14:textId="77777777" w:rsidR="004F578B" w:rsidRDefault="004F578B" w:rsidP="008B1B25">
            <w:pPr>
              <w:pStyle w:val="hdr1"/>
              <w:spacing w:before="0"/>
              <w:ind w:left="0"/>
              <w:jc w:val="left"/>
              <w:rPr>
                <w:szCs w:val="24"/>
              </w:rPr>
            </w:pPr>
            <w:r>
              <w:rPr>
                <w:szCs w:val="24"/>
              </w:rPr>
              <w:t xml:space="preserve">P14634 – </w:t>
            </w:r>
            <w:proofErr w:type="spellStart"/>
            <w:r>
              <w:rPr>
                <w:szCs w:val="24"/>
              </w:rPr>
              <w:t>eCL</w:t>
            </w:r>
            <w:proofErr w:type="spellEnd"/>
            <w:r>
              <w:rPr>
                <w:szCs w:val="24"/>
              </w:rPr>
              <w:t xml:space="preserve"> Log Inactivation Feed</w:t>
            </w:r>
          </w:p>
          <w:p w14:paraId="13AB1694" w14:textId="77777777" w:rsidR="00EA5744" w:rsidRDefault="00EA5744" w:rsidP="008B1B25">
            <w:pPr>
              <w:pStyle w:val="hdr1"/>
              <w:spacing w:before="0"/>
              <w:ind w:left="0"/>
              <w:jc w:val="left"/>
              <w:rPr>
                <w:szCs w:val="24"/>
              </w:rPr>
            </w:pPr>
            <w:r>
              <w:rPr>
                <w:szCs w:val="24"/>
              </w:rPr>
              <w:t>Changes from review</w:t>
            </w:r>
          </w:p>
          <w:p w14:paraId="4F8915E2" w14:textId="77777777" w:rsidR="004F578B" w:rsidRDefault="00EA5744" w:rsidP="008B1B25">
            <w:pPr>
              <w:pStyle w:val="hdr1"/>
              <w:spacing w:before="0"/>
              <w:ind w:left="0"/>
              <w:jc w:val="left"/>
              <w:rPr>
                <w:szCs w:val="24"/>
              </w:rPr>
            </w:pPr>
            <w:r>
              <w:rPr>
                <w:szCs w:val="24"/>
              </w:rPr>
              <w:t>5.2.2.3 Schedule</w:t>
            </w:r>
          </w:p>
          <w:p w14:paraId="0FC9C34A" w14:textId="3DEB9669" w:rsidR="00EA5744" w:rsidRPr="00CF6240" w:rsidRDefault="00EA5744" w:rsidP="008B1B25">
            <w:pPr>
              <w:pStyle w:val="hdr1"/>
              <w:spacing w:before="0"/>
              <w:ind w:left="0"/>
              <w:jc w:val="left"/>
              <w:rPr>
                <w:szCs w:val="24"/>
              </w:rPr>
            </w:pPr>
            <w:r>
              <w:rPr>
                <w:szCs w:val="24"/>
              </w:rPr>
              <w:t>5.2.2.4.2 Notification</w:t>
            </w:r>
          </w:p>
        </w:tc>
        <w:tc>
          <w:tcPr>
            <w:tcW w:w="1530" w:type="dxa"/>
          </w:tcPr>
          <w:p w14:paraId="4A55AF72" w14:textId="578B3563" w:rsidR="004F578B" w:rsidRDefault="004F578B" w:rsidP="008B1B25">
            <w:pPr>
              <w:pStyle w:val="hdr1"/>
              <w:spacing w:before="0"/>
              <w:ind w:left="0"/>
              <w:jc w:val="left"/>
              <w:rPr>
                <w:color w:val="000000" w:themeColor="text1"/>
              </w:rPr>
            </w:pPr>
            <w:r>
              <w:rPr>
                <w:color w:val="000000" w:themeColor="text1"/>
              </w:rPr>
              <w:t>Doug Stearns</w:t>
            </w:r>
          </w:p>
        </w:tc>
      </w:tr>
      <w:tr w:rsidR="009769D2" w:rsidRPr="00A43661" w14:paraId="27563D6F" w14:textId="77777777" w:rsidTr="0096352D">
        <w:trPr>
          <w:trHeight w:val="341"/>
        </w:trPr>
        <w:tc>
          <w:tcPr>
            <w:tcW w:w="1440" w:type="dxa"/>
          </w:tcPr>
          <w:p w14:paraId="3014314A" w14:textId="327F81E0" w:rsidR="009769D2" w:rsidRDefault="009769D2" w:rsidP="008B1B25">
            <w:pPr>
              <w:pStyle w:val="hdr1"/>
              <w:spacing w:before="0"/>
              <w:ind w:left="0"/>
              <w:jc w:val="left"/>
              <w:rPr>
                <w:color w:val="000000" w:themeColor="text1"/>
              </w:rPr>
            </w:pPr>
            <w:r>
              <w:rPr>
                <w:color w:val="000000" w:themeColor="text1"/>
              </w:rPr>
              <w:t>04/30/2015</w:t>
            </w:r>
          </w:p>
        </w:tc>
        <w:tc>
          <w:tcPr>
            <w:tcW w:w="7038" w:type="dxa"/>
          </w:tcPr>
          <w:p w14:paraId="672D1215" w14:textId="77777777" w:rsidR="009769D2" w:rsidRDefault="009769D2" w:rsidP="008B1B25">
            <w:pPr>
              <w:pStyle w:val="hdr1"/>
              <w:spacing w:before="0"/>
              <w:ind w:left="0"/>
              <w:jc w:val="left"/>
              <w:rPr>
                <w:szCs w:val="24"/>
              </w:rPr>
            </w:pPr>
            <w:r>
              <w:rPr>
                <w:szCs w:val="24"/>
              </w:rPr>
              <w:t xml:space="preserve">P14840 – </w:t>
            </w:r>
            <w:proofErr w:type="spellStart"/>
            <w:r>
              <w:rPr>
                <w:szCs w:val="24"/>
              </w:rPr>
              <w:t>eCL</w:t>
            </w:r>
            <w:proofErr w:type="spellEnd"/>
            <w:r>
              <w:rPr>
                <w:szCs w:val="24"/>
              </w:rPr>
              <w:t xml:space="preserve"> Performance Improvements</w:t>
            </w:r>
          </w:p>
          <w:p w14:paraId="42F2DD2C" w14:textId="77777777" w:rsidR="00DF5694" w:rsidRDefault="00DF5694" w:rsidP="008B1B25">
            <w:pPr>
              <w:pStyle w:val="hdr1"/>
              <w:spacing w:before="0"/>
              <w:ind w:left="0"/>
              <w:jc w:val="left"/>
              <w:rPr>
                <w:szCs w:val="24"/>
              </w:rPr>
            </w:pPr>
            <w:r>
              <w:rPr>
                <w:szCs w:val="24"/>
              </w:rPr>
              <w:t>IV Layouts</w:t>
            </w:r>
          </w:p>
          <w:p w14:paraId="7A1BA949" w14:textId="272BB63D" w:rsidR="00DF5694" w:rsidRDefault="00DF5694" w:rsidP="008B1B25">
            <w:pPr>
              <w:pStyle w:val="hdr1"/>
              <w:spacing w:before="0"/>
              <w:ind w:left="0"/>
              <w:jc w:val="left"/>
              <w:rPr>
                <w:szCs w:val="24"/>
              </w:rPr>
            </w:pPr>
            <w:r>
              <w:rPr>
                <w:szCs w:val="24"/>
              </w:rPr>
              <w:t>Dashboard Filter Values – added notes for initial defaults</w:t>
            </w:r>
          </w:p>
          <w:p w14:paraId="3FF05DE0" w14:textId="0A70ADD0" w:rsidR="00DF5694" w:rsidRDefault="00DF5694" w:rsidP="008B1B25">
            <w:pPr>
              <w:pStyle w:val="hdr1"/>
              <w:spacing w:before="0"/>
              <w:ind w:left="0"/>
              <w:jc w:val="left"/>
              <w:rPr>
                <w:szCs w:val="24"/>
              </w:rPr>
            </w:pPr>
            <w:r>
              <w:rPr>
                <w:szCs w:val="24"/>
              </w:rPr>
              <w:t>Corrected Submitted description for all Dashboard Filters (added word ‘end’)</w:t>
            </w:r>
          </w:p>
          <w:p w14:paraId="11B3A9A5" w14:textId="6E11FBB9" w:rsidR="00FE3BF8" w:rsidRDefault="00DF5694" w:rsidP="008B1B25">
            <w:pPr>
              <w:pStyle w:val="hdr1"/>
              <w:spacing w:before="0"/>
              <w:ind w:left="0"/>
              <w:jc w:val="left"/>
              <w:rPr>
                <w:szCs w:val="24"/>
              </w:rPr>
            </w:pPr>
            <w:r>
              <w:rPr>
                <w:szCs w:val="24"/>
              </w:rPr>
              <w:t>III Manager Dashboard, Manager Dashboard Filters, My Dashboard – My Hierarchy eCoaching Logs section – added filter F for Submitted</w:t>
            </w:r>
            <w:r w:rsidR="00FE3BF8">
              <w:rPr>
                <w:szCs w:val="24"/>
              </w:rPr>
              <w:t xml:space="preserve"> </w:t>
            </w:r>
          </w:p>
        </w:tc>
        <w:tc>
          <w:tcPr>
            <w:tcW w:w="1530" w:type="dxa"/>
          </w:tcPr>
          <w:p w14:paraId="347FD68A" w14:textId="13399BF5" w:rsidR="009769D2" w:rsidRDefault="009769D2" w:rsidP="008B1B25">
            <w:pPr>
              <w:pStyle w:val="hdr1"/>
              <w:spacing w:before="0"/>
              <w:ind w:left="0"/>
              <w:jc w:val="left"/>
              <w:rPr>
                <w:color w:val="000000" w:themeColor="text1"/>
              </w:rPr>
            </w:pPr>
            <w:r>
              <w:rPr>
                <w:color w:val="000000" w:themeColor="text1"/>
              </w:rPr>
              <w:t>Doug Stearns</w:t>
            </w:r>
          </w:p>
        </w:tc>
      </w:tr>
      <w:tr w:rsidR="00176C9C" w:rsidRPr="00A43661" w14:paraId="609B4B38" w14:textId="77777777" w:rsidTr="0096352D">
        <w:trPr>
          <w:trHeight w:val="341"/>
        </w:trPr>
        <w:tc>
          <w:tcPr>
            <w:tcW w:w="1440" w:type="dxa"/>
          </w:tcPr>
          <w:p w14:paraId="159F5B06" w14:textId="40A1A01A" w:rsidR="00176C9C" w:rsidRDefault="00176C9C" w:rsidP="008B1B25">
            <w:pPr>
              <w:pStyle w:val="hdr1"/>
              <w:spacing w:before="0"/>
              <w:ind w:left="0"/>
              <w:jc w:val="left"/>
              <w:rPr>
                <w:color w:val="000000" w:themeColor="text1"/>
              </w:rPr>
            </w:pPr>
            <w:r>
              <w:rPr>
                <w:color w:val="000000" w:themeColor="text1"/>
              </w:rPr>
              <w:t>04/30/2015</w:t>
            </w:r>
          </w:p>
        </w:tc>
        <w:tc>
          <w:tcPr>
            <w:tcW w:w="7038" w:type="dxa"/>
          </w:tcPr>
          <w:p w14:paraId="56C42AF6" w14:textId="77777777" w:rsidR="00176C9C" w:rsidRDefault="00176C9C" w:rsidP="008B1B25">
            <w:pPr>
              <w:pStyle w:val="hdr1"/>
              <w:spacing w:before="0"/>
              <w:ind w:left="0"/>
              <w:jc w:val="left"/>
              <w:rPr>
                <w:szCs w:val="24"/>
              </w:rPr>
            </w:pPr>
            <w:r>
              <w:rPr>
                <w:szCs w:val="24"/>
              </w:rPr>
              <w:t xml:space="preserve">P14818 – </w:t>
            </w:r>
            <w:proofErr w:type="spellStart"/>
            <w:r>
              <w:rPr>
                <w:szCs w:val="24"/>
              </w:rPr>
              <w:t>eCL</w:t>
            </w:r>
            <w:proofErr w:type="spellEnd"/>
            <w:r>
              <w:rPr>
                <w:szCs w:val="24"/>
              </w:rPr>
              <w:t xml:space="preserve"> Low CSAT Feed</w:t>
            </w:r>
          </w:p>
          <w:p w14:paraId="244411E3" w14:textId="515C40E5" w:rsidR="00B62C44" w:rsidRDefault="00B62C44" w:rsidP="008B1B25">
            <w:pPr>
              <w:pStyle w:val="hdr1"/>
              <w:spacing w:before="0"/>
              <w:ind w:left="0"/>
              <w:jc w:val="left"/>
              <w:rPr>
                <w:szCs w:val="24"/>
              </w:rPr>
            </w:pPr>
            <w:r>
              <w:rPr>
                <w:szCs w:val="24"/>
              </w:rPr>
              <w:t>Added exception to note on manager providing research/coaching</w:t>
            </w:r>
          </w:p>
          <w:p w14:paraId="5B327B83" w14:textId="70EA7E19" w:rsidR="00B62C44" w:rsidRDefault="00B62C44" w:rsidP="008B1B25">
            <w:pPr>
              <w:pStyle w:val="hdr1"/>
              <w:spacing w:before="0"/>
              <w:ind w:left="0"/>
              <w:jc w:val="left"/>
              <w:rPr>
                <w:szCs w:val="24"/>
              </w:rPr>
            </w:pPr>
            <w:proofErr w:type="spellStart"/>
            <w:r>
              <w:rPr>
                <w:szCs w:val="24"/>
              </w:rPr>
              <w:t>eCL</w:t>
            </w:r>
            <w:proofErr w:type="spellEnd"/>
            <w:r>
              <w:rPr>
                <w:szCs w:val="24"/>
              </w:rPr>
              <w:t xml:space="preserve"> Outlier Reporting Matrix 12 to Manager Review and Data Feed</w:t>
            </w:r>
          </w:p>
          <w:p w14:paraId="214E7590" w14:textId="15097730" w:rsidR="00942C3C" w:rsidRDefault="00942C3C" w:rsidP="008B1B25">
            <w:pPr>
              <w:pStyle w:val="hdr1"/>
              <w:spacing w:before="0"/>
              <w:ind w:left="0"/>
              <w:jc w:val="left"/>
              <w:rPr>
                <w:szCs w:val="24"/>
              </w:rPr>
            </w:pPr>
            <w:r>
              <w:rPr>
                <w:szCs w:val="24"/>
              </w:rPr>
              <w:t>Front-end Form – Conditions for Review pages – 1 Manager review – added row for report code LCS</w:t>
            </w:r>
          </w:p>
          <w:p w14:paraId="1D73B1F3" w14:textId="5A00CE1B" w:rsidR="00942C3C" w:rsidRDefault="004778D8" w:rsidP="008B1B25">
            <w:pPr>
              <w:pStyle w:val="hdr1"/>
              <w:spacing w:before="0"/>
              <w:ind w:left="0"/>
              <w:jc w:val="left"/>
              <w:rPr>
                <w:szCs w:val="24"/>
              </w:rPr>
            </w:pPr>
            <w:r>
              <w:rPr>
                <w:szCs w:val="24"/>
              </w:rPr>
              <w:t xml:space="preserve">Moved layout of file to </w:t>
            </w:r>
            <w:r>
              <w:t xml:space="preserve"> </w:t>
            </w:r>
            <w:r w:rsidRPr="004778D8">
              <w:rPr>
                <w:szCs w:val="24"/>
              </w:rPr>
              <w:t>CCO_eCoaching_Log_OMR_Layout.docx</w:t>
            </w:r>
          </w:p>
        </w:tc>
        <w:tc>
          <w:tcPr>
            <w:tcW w:w="1530" w:type="dxa"/>
          </w:tcPr>
          <w:p w14:paraId="7A7E76AA" w14:textId="19E327EC" w:rsidR="00176C9C" w:rsidRDefault="00176C9C" w:rsidP="008B1B25">
            <w:pPr>
              <w:pStyle w:val="hdr1"/>
              <w:spacing w:before="0"/>
              <w:ind w:left="0"/>
              <w:jc w:val="left"/>
              <w:rPr>
                <w:color w:val="000000" w:themeColor="text1"/>
              </w:rPr>
            </w:pPr>
            <w:r>
              <w:rPr>
                <w:color w:val="000000" w:themeColor="text1"/>
              </w:rPr>
              <w:t>Doug Stearns</w:t>
            </w:r>
          </w:p>
        </w:tc>
      </w:tr>
      <w:tr w:rsidR="0056715C" w:rsidRPr="00A43661" w14:paraId="0551818A" w14:textId="77777777" w:rsidTr="0096352D">
        <w:trPr>
          <w:trHeight w:val="341"/>
        </w:trPr>
        <w:tc>
          <w:tcPr>
            <w:tcW w:w="1440" w:type="dxa"/>
          </w:tcPr>
          <w:p w14:paraId="44DE2C37" w14:textId="22E34235" w:rsidR="0056715C" w:rsidRDefault="0056715C" w:rsidP="008B1B25">
            <w:pPr>
              <w:pStyle w:val="hdr1"/>
              <w:spacing w:before="0"/>
              <w:ind w:left="0"/>
              <w:jc w:val="left"/>
              <w:rPr>
                <w:color w:val="000000" w:themeColor="text1"/>
              </w:rPr>
            </w:pPr>
            <w:r>
              <w:rPr>
                <w:color w:val="000000" w:themeColor="text1"/>
              </w:rPr>
              <w:t>05/18/2015</w:t>
            </w:r>
          </w:p>
        </w:tc>
        <w:tc>
          <w:tcPr>
            <w:tcW w:w="7038" w:type="dxa"/>
          </w:tcPr>
          <w:p w14:paraId="21D2ECE5" w14:textId="77777777" w:rsidR="0056715C" w:rsidRDefault="0056715C" w:rsidP="008B1B25">
            <w:pPr>
              <w:pStyle w:val="hdr1"/>
              <w:spacing w:before="0"/>
              <w:ind w:left="0"/>
              <w:jc w:val="left"/>
              <w:rPr>
                <w:szCs w:val="24"/>
              </w:rPr>
            </w:pPr>
            <w:r>
              <w:rPr>
                <w:szCs w:val="24"/>
              </w:rPr>
              <w:t xml:space="preserve">P14916 – </w:t>
            </w:r>
            <w:proofErr w:type="spellStart"/>
            <w:r>
              <w:rPr>
                <w:szCs w:val="24"/>
              </w:rPr>
              <w:t>eCL</w:t>
            </w:r>
            <w:proofErr w:type="spellEnd"/>
            <w:r>
              <w:rPr>
                <w:szCs w:val="24"/>
              </w:rPr>
              <w:t xml:space="preserve"> New HR Job Codes</w:t>
            </w:r>
          </w:p>
          <w:p w14:paraId="1A530F2D" w14:textId="386446FF" w:rsidR="0056715C" w:rsidRDefault="0056715C" w:rsidP="008B1B25">
            <w:pPr>
              <w:pStyle w:val="hdr1"/>
              <w:spacing w:before="0"/>
              <w:ind w:left="0"/>
              <w:jc w:val="left"/>
              <w:rPr>
                <w:szCs w:val="24"/>
              </w:rPr>
            </w:pPr>
            <w:r>
              <w:rPr>
                <w:szCs w:val="24"/>
              </w:rPr>
              <w:t>IV Layouts – Dashboard Permissions Criteria Submission Page, Main Dashb</w:t>
            </w:r>
            <w:r w:rsidR="00210396">
              <w:rPr>
                <w:szCs w:val="24"/>
              </w:rPr>
              <w:t>o</w:t>
            </w:r>
            <w:r>
              <w:rPr>
                <w:szCs w:val="24"/>
              </w:rPr>
              <w:t>a</w:t>
            </w:r>
            <w:r w:rsidR="00210396">
              <w:rPr>
                <w:szCs w:val="24"/>
              </w:rPr>
              <w:t>rd, My Submitted, Historical Dashboard, Historical Dashboard Review</w:t>
            </w:r>
          </w:p>
        </w:tc>
        <w:tc>
          <w:tcPr>
            <w:tcW w:w="1530" w:type="dxa"/>
          </w:tcPr>
          <w:p w14:paraId="7F79F8FA" w14:textId="48EC06EF" w:rsidR="0056715C" w:rsidRDefault="0056715C" w:rsidP="008B1B25">
            <w:pPr>
              <w:pStyle w:val="hdr1"/>
              <w:spacing w:before="0"/>
              <w:ind w:left="0"/>
              <w:jc w:val="left"/>
              <w:rPr>
                <w:color w:val="000000" w:themeColor="text1"/>
              </w:rPr>
            </w:pPr>
            <w:r>
              <w:rPr>
                <w:color w:val="000000" w:themeColor="text1"/>
              </w:rPr>
              <w:t>Doug Stearns</w:t>
            </w:r>
          </w:p>
        </w:tc>
      </w:tr>
      <w:tr w:rsidR="00902959" w:rsidRPr="00A43661" w14:paraId="1230594C" w14:textId="77777777" w:rsidTr="0096352D">
        <w:trPr>
          <w:trHeight w:val="341"/>
        </w:trPr>
        <w:tc>
          <w:tcPr>
            <w:tcW w:w="1440" w:type="dxa"/>
          </w:tcPr>
          <w:p w14:paraId="4D159BD9" w14:textId="63DE77D9" w:rsidR="00902959" w:rsidRDefault="00902959" w:rsidP="008B1B25">
            <w:pPr>
              <w:pStyle w:val="hdr1"/>
              <w:spacing w:before="0"/>
              <w:ind w:left="0"/>
              <w:jc w:val="left"/>
              <w:rPr>
                <w:color w:val="000000" w:themeColor="text1"/>
              </w:rPr>
            </w:pPr>
            <w:r>
              <w:rPr>
                <w:color w:val="000000" w:themeColor="text1"/>
              </w:rPr>
              <w:t>05/27/2015</w:t>
            </w:r>
          </w:p>
        </w:tc>
        <w:tc>
          <w:tcPr>
            <w:tcW w:w="7038" w:type="dxa"/>
          </w:tcPr>
          <w:p w14:paraId="4F854EA5" w14:textId="77777777" w:rsidR="00902959" w:rsidRDefault="00902959" w:rsidP="008B1B25">
            <w:pPr>
              <w:pStyle w:val="hdr1"/>
              <w:spacing w:before="0"/>
              <w:ind w:left="0"/>
              <w:jc w:val="left"/>
              <w:rPr>
                <w:szCs w:val="24"/>
              </w:rPr>
            </w:pPr>
            <w:r>
              <w:rPr>
                <w:szCs w:val="24"/>
              </w:rPr>
              <w:t xml:space="preserve">P15029 – </w:t>
            </w:r>
            <w:proofErr w:type="spellStart"/>
            <w:r>
              <w:rPr>
                <w:szCs w:val="24"/>
              </w:rPr>
              <w:t>eCL</w:t>
            </w:r>
            <w:proofErr w:type="spellEnd"/>
            <w:r>
              <w:rPr>
                <w:szCs w:val="24"/>
              </w:rPr>
              <w:t xml:space="preserve"> AHT for Supervisor Module</w:t>
            </w:r>
          </w:p>
          <w:p w14:paraId="7CC40933" w14:textId="77777777" w:rsidR="00902959" w:rsidRDefault="00902959" w:rsidP="008B1B25">
            <w:pPr>
              <w:pStyle w:val="hdr1"/>
              <w:spacing w:before="0"/>
              <w:ind w:left="0"/>
              <w:jc w:val="left"/>
              <w:rPr>
                <w:szCs w:val="24"/>
              </w:rPr>
            </w:pPr>
            <w:r>
              <w:rPr>
                <w:szCs w:val="24"/>
              </w:rPr>
              <w:t>Modified the following requirements to add additional AHT sub-reasons to supervisor module:</w:t>
            </w:r>
          </w:p>
          <w:p w14:paraId="2572255A" w14:textId="77777777" w:rsidR="00902959" w:rsidRPr="00902959" w:rsidRDefault="00902959" w:rsidP="008B1B25">
            <w:pPr>
              <w:pStyle w:val="hdr1"/>
              <w:spacing w:before="0"/>
              <w:ind w:left="0"/>
              <w:rPr>
                <w:szCs w:val="24"/>
              </w:rPr>
            </w:pPr>
            <w:r w:rsidRPr="00902959">
              <w:rPr>
                <w:szCs w:val="24"/>
              </w:rPr>
              <w:t>2.2.1.6.1 Direct Coaching Reason and Sub-Reasons</w:t>
            </w:r>
          </w:p>
          <w:p w14:paraId="5108AAAC" w14:textId="1EC099FC" w:rsidR="00902959" w:rsidRDefault="00902959" w:rsidP="008B1B25">
            <w:pPr>
              <w:pStyle w:val="hdr1"/>
              <w:spacing w:before="0"/>
              <w:ind w:left="0"/>
              <w:jc w:val="left"/>
              <w:rPr>
                <w:szCs w:val="24"/>
              </w:rPr>
            </w:pPr>
            <w:r w:rsidRPr="00902959">
              <w:rPr>
                <w:szCs w:val="24"/>
              </w:rPr>
              <w:t>2.2.1.6.2 Indirect Coaching Reason and Sub-Reasons</w:t>
            </w:r>
          </w:p>
        </w:tc>
        <w:tc>
          <w:tcPr>
            <w:tcW w:w="1530" w:type="dxa"/>
          </w:tcPr>
          <w:p w14:paraId="54887654" w14:textId="1D5135AF" w:rsidR="00902959" w:rsidRDefault="00902959" w:rsidP="008B1B25">
            <w:pPr>
              <w:pStyle w:val="hdr1"/>
              <w:spacing w:before="0"/>
              <w:ind w:left="0"/>
              <w:jc w:val="left"/>
              <w:rPr>
                <w:color w:val="000000" w:themeColor="text1"/>
              </w:rPr>
            </w:pPr>
            <w:r>
              <w:rPr>
                <w:color w:val="000000" w:themeColor="text1"/>
              </w:rPr>
              <w:t>Doug Stearns</w:t>
            </w:r>
          </w:p>
        </w:tc>
      </w:tr>
      <w:tr w:rsidR="008509BD" w:rsidRPr="00A43661" w14:paraId="0064A5C3" w14:textId="77777777" w:rsidTr="0096352D">
        <w:trPr>
          <w:trHeight w:val="341"/>
        </w:trPr>
        <w:tc>
          <w:tcPr>
            <w:tcW w:w="1440" w:type="dxa"/>
          </w:tcPr>
          <w:p w14:paraId="14B41AB5" w14:textId="3037E1AA" w:rsidR="008509BD" w:rsidRDefault="008509BD" w:rsidP="008B1B25">
            <w:pPr>
              <w:pStyle w:val="hdr1"/>
              <w:spacing w:before="0"/>
              <w:ind w:left="0"/>
              <w:jc w:val="left"/>
              <w:rPr>
                <w:color w:val="000000" w:themeColor="text1"/>
              </w:rPr>
            </w:pPr>
            <w:r>
              <w:rPr>
                <w:color w:val="000000" w:themeColor="text1"/>
              </w:rPr>
              <w:t>06/08/2015</w:t>
            </w:r>
          </w:p>
        </w:tc>
        <w:tc>
          <w:tcPr>
            <w:tcW w:w="7038" w:type="dxa"/>
          </w:tcPr>
          <w:p w14:paraId="2ACFD52A" w14:textId="77777777" w:rsidR="008509BD" w:rsidRDefault="008509BD" w:rsidP="008B1B25">
            <w:pPr>
              <w:pStyle w:val="hdr1"/>
              <w:spacing w:before="0"/>
              <w:ind w:left="0"/>
              <w:jc w:val="left"/>
              <w:rPr>
                <w:szCs w:val="24"/>
              </w:rPr>
            </w:pPr>
            <w:r>
              <w:rPr>
                <w:szCs w:val="24"/>
              </w:rPr>
              <w:t>P15008 – New job codes for Supervisor module</w:t>
            </w:r>
          </w:p>
          <w:p w14:paraId="02318700" w14:textId="77777777" w:rsidR="008509BD" w:rsidRDefault="008509BD" w:rsidP="008B1B25">
            <w:pPr>
              <w:pStyle w:val="hdr1"/>
              <w:spacing w:before="0"/>
              <w:ind w:left="0"/>
              <w:jc w:val="left"/>
              <w:rPr>
                <w:szCs w:val="24"/>
              </w:rPr>
            </w:pPr>
            <w:r>
              <w:rPr>
                <w:szCs w:val="24"/>
              </w:rPr>
              <w:t xml:space="preserve">Added two new job codes to </w:t>
            </w:r>
          </w:p>
          <w:p w14:paraId="5C7140BC" w14:textId="525368D5" w:rsidR="008509BD" w:rsidRDefault="008509BD" w:rsidP="008B1B25">
            <w:pPr>
              <w:pStyle w:val="hdr1"/>
              <w:spacing w:before="0"/>
              <w:ind w:left="0"/>
              <w:jc w:val="left"/>
              <w:rPr>
                <w:szCs w:val="24"/>
              </w:rPr>
            </w:pPr>
            <w:r w:rsidRPr="008509BD">
              <w:rPr>
                <w:szCs w:val="24"/>
              </w:rPr>
              <w:t>2.2.1.13 Access to submission</w:t>
            </w:r>
          </w:p>
        </w:tc>
        <w:tc>
          <w:tcPr>
            <w:tcW w:w="1530" w:type="dxa"/>
          </w:tcPr>
          <w:p w14:paraId="7FCD41DD" w14:textId="54570E63" w:rsidR="008509BD" w:rsidRDefault="008509BD" w:rsidP="008B1B25">
            <w:pPr>
              <w:pStyle w:val="hdr1"/>
              <w:spacing w:before="0"/>
              <w:ind w:left="0"/>
              <w:jc w:val="left"/>
              <w:rPr>
                <w:color w:val="000000" w:themeColor="text1"/>
              </w:rPr>
            </w:pPr>
            <w:r>
              <w:rPr>
                <w:color w:val="000000" w:themeColor="text1"/>
              </w:rPr>
              <w:t>Doug Stearns</w:t>
            </w:r>
          </w:p>
        </w:tc>
      </w:tr>
      <w:tr w:rsidR="002D6C06" w:rsidRPr="00A43661" w14:paraId="2EFCD0BA" w14:textId="77777777" w:rsidTr="0096352D">
        <w:trPr>
          <w:trHeight w:val="341"/>
        </w:trPr>
        <w:tc>
          <w:tcPr>
            <w:tcW w:w="1440" w:type="dxa"/>
          </w:tcPr>
          <w:p w14:paraId="7A69ECB7" w14:textId="33E03614" w:rsidR="002D6C06" w:rsidRDefault="002D6C06" w:rsidP="008B1B25">
            <w:pPr>
              <w:pStyle w:val="hdr1"/>
              <w:spacing w:before="0"/>
              <w:ind w:left="0"/>
              <w:jc w:val="left"/>
              <w:rPr>
                <w:color w:val="000000" w:themeColor="text1"/>
              </w:rPr>
            </w:pPr>
            <w:r>
              <w:rPr>
                <w:color w:val="000000" w:themeColor="text1"/>
              </w:rPr>
              <w:t>06/10/2015</w:t>
            </w:r>
          </w:p>
        </w:tc>
        <w:tc>
          <w:tcPr>
            <w:tcW w:w="7038" w:type="dxa"/>
          </w:tcPr>
          <w:p w14:paraId="18754970" w14:textId="77777777" w:rsidR="002D6C06" w:rsidRDefault="002D6C06" w:rsidP="008B1B25">
            <w:pPr>
              <w:pStyle w:val="hdr1"/>
              <w:spacing w:before="0"/>
              <w:ind w:left="0"/>
              <w:jc w:val="left"/>
              <w:rPr>
                <w:szCs w:val="24"/>
              </w:rPr>
            </w:pPr>
            <w:r>
              <w:rPr>
                <w:szCs w:val="24"/>
              </w:rPr>
              <w:t xml:space="preserve">P15075 – </w:t>
            </w:r>
            <w:proofErr w:type="spellStart"/>
            <w:r>
              <w:rPr>
                <w:szCs w:val="24"/>
              </w:rPr>
              <w:t>eCL</w:t>
            </w:r>
            <w:proofErr w:type="spellEnd"/>
            <w:r>
              <w:rPr>
                <w:szCs w:val="24"/>
              </w:rPr>
              <w:t xml:space="preserve"> Training Module Updates</w:t>
            </w:r>
          </w:p>
          <w:p w14:paraId="74FBE5F5" w14:textId="77777777" w:rsidR="002D6C06" w:rsidRDefault="002D6C06" w:rsidP="008B1B25">
            <w:pPr>
              <w:pStyle w:val="hdr1"/>
              <w:spacing w:before="0"/>
              <w:ind w:left="0"/>
              <w:jc w:val="left"/>
              <w:rPr>
                <w:szCs w:val="24"/>
              </w:rPr>
            </w:pPr>
            <w:r>
              <w:rPr>
                <w:szCs w:val="24"/>
              </w:rPr>
              <w:t>Modified the following requirements to have Opportunity or Reinforcement as values for all sub-coaching reasons except Recognition and Customer Service Escalation (which remain unchanged)</w:t>
            </w:r>
          </w:p>
          <w:p w14:paraId="40799858" w14:textId="77777777" w:rsidR="002D6C06" w:rsidRPr="002D6C06" w:rsidRDefault="002D6C06" w:rsidP="008B1B25">
            <w:pPr>
              <w:pStyle w:val="hdr1"/>
              <w:ind w:left="0"/>
              <w:rPr>
                <w:szCs w:val="24"/>
              </w:rPr>
            </w:pPr>
            <w:r w:rsidRPr="002D6C06">
              <w:rPr>
                <w:szCs w:val="24"/>
              </w:rPr>
              <w:t>2.5.1.6.1 Direct Coaching Reason and Sub-Reasons</w:t>
            </w:r>
          </w:p>
          <w:p w14:paraId="4CAB1F77" w14:textId="13D63F57" w:rsidR="002D6C06" w:rsidRDefault="002D6C06" w:rsidP="008B1B25">
            <w:pPr>
              <w:pStyle w:val="hdr1"/>
              <w:spacing w:before="0"/>
              <w:ind w:left="0"/>
              <w:jc w:val="left"/>
              <w:rPr>
                <w:szCs w:val="24"/>
              </w:rPr>
            </w:pPr>
            <w:r w:rsidRPr="002D6C06">
              <w:rPr>
                <w:szCs w:val="24"/>
              </w:rPr>
              <w:t>2.5.1.6.2 Indirect Coaching Reason and Sub-Reasons</w:t>
            </w:r>
          </w:p>
        </w:tc>
        <w:tc>
          <w:tcPr>
            <w:tcW w:w="1530" w:type="dxa"/>
          </w:tcPr>
          <w:p w14:paraId="5BE30327" w14:textId="3137995A" w:rsidR="002D6C06" w:rsidRDefault="002D6C06" w:rsidP="008B1B25">
            <w:pPr>
              <w:pStyle w:val="hdr1"/>
              <w:spacing w:before="0"/>
              <w:ind w:left="0"/>
              <w:jc w:val="left"/>
              <w:rPr>
                <w:color w:val="000000" w:themeColor="text1"/>
              </w:rPr>
            </w:pPr>
            <w:r>
              <w:rPr>
                <w:color w:val="000000" w:themeColor="text1"/>
              </w:rPr>
              <w:t>Doug Stearns</w:t>
            </w:r>
          </w:p>
        </w:tc>
      </w:tr>
      <w:tr w:rsidR="001D1FDC" w:rsidRPr="00A43661" w14:paraId="27BEE211" w14:textId="77777777" w:rsidTr="0096352D">
        <w:trPr>
          <w:trHeight w:val="341"/>
        </w:trPr>
        <w:tc>
          <w:tcPr>
            <w:tcW w:w="1440" w:type="dxa"/>
          </w:tcPr>
          <w:p w14:paraId="3D7E9C1E" w14:textId="60F3608B" w:rsidR="001D1FDC" w:rsidRDefault="001D1FDC" w:rsidP="008B1B25">
            <w:pPr>
              <w:pStyle w:val="hdr1"/>
              <w:spacing w:before="0"/>
              <w:ind w:left="0"/>
              <w:jc w:val="left"/>
              <w:rPr>
                <w:color w:val="000000" w:themeColor="text1"/>
              </w:rPr>
            </w:pPr>
            <w:r>
              <w:rPr>
                <w:color w:val="000000" w:themeColor="text1"/>
              </w:rPr>
              <w:t>07/13/2015</w:t>
            </w:r>
          </w:p>
        </w:tc>
        <w:tc>
          <w:tcPr>
            <w:tcW w:w="7038" w:type="dxa"/>
          </w:tcPr>
          <w:p w14:paraId="635F9971" w14:textId="77777777" w:rsidR="001D1FDC" w:rsidRDefault="001D1FDC" w:rsidP="008B1B25">
            <w:pPr>
              <w:pStyle w:val="hdr1"/>
              <w:spacing w:before="0"/>
              <w:ind w:left="0"/>
              <w:jc w:val="left"/>
              <w:rPr>
                <w:szCs w:val="24"/>
              </w:rPr>
            </w:pPr>
            <w:r>
              <w:rPr>
                <w:szCs w:val="24"/>
              </w:rPr>
              <w:t xml:space="preserve">TFS261 – </w:t>
            </w:r>
            <w:proofErr w:type="spellStart"/>
            <w:r>
              <w:rPr>
                <w:szCs w:val="24"/>
              </w:rPr>
              <w:t>eCL</w:t>
            </w:r>
            <w:proofErr w:type="spellEnd"/>
            <w:r>
              <w:rPr>
                <w:szCs w:val="24"/>
              </w:rPr>
              <w:t xml:space="preserve"> ETS OAS New Text</w:t>
            </w:r>
          </w:p>
          <w:p w14:paraId="4471DA05" w14:textId="77777777" w:rsidR="001D1FDC" w:rsidRDefault="001D1FDC" w:rsidP="008B1B25">
            <w:pPr>
              <w:pStyle w:val="hdr1"/>
              <w:spacing w:before="0"/>
              <w:ind w:left="0"/>
              <w:jc w:val="left"/>
              <w:rPr>
                <w:szCs w:val="24"/>
              </w:rPr>
            </w:pPr>
            <w:r>
              <w:rPr>
                <w:szCs w:val="24"/>
              </w:rPr>
              <w:t>Modified the text in the following requirement</w:t>
            </w:r>
          </w:p>
          <w:p w14:paraId="3D3800C4" w14:textId="1D7D8885" w:rsidR="001D1FDC" w:rsidRDefault="001D1FDC" w:rsidP="008B1B25">
            <w:pPr>
              <w:pStyle w:val="hdr1"/>
              <w:spacing w:before="0"/>
              <w:ind w:left="0"/>
              <w:jc w:val="left"/>
              <w:rPr>
                <w:szCs w:val="24"/>
              </w:rPr>
            </w:pPr>
            <w:r w:rsidRPr="001D1FDC">
              <w:rPr>
                <w:szCs w:val="24"/>
              </w:rPr>
              <w:t>2.2.5.4.8 Outstanding Action (Supervisor) Description Text</w:t>
            </w:r>
          </w:p>
        </w:tc>
        <w:tc>
          <w:tcPr>
            <w:tcW w:w="1530" w:type="dxa"/>
          </w:tcPr>
          <w:p w14:paraId="28823F30" w14:textId="1E050DE5" w:rsidR="001D1FDC" w:rsidRDefault="001D1FDC" w:rsidP="008B1B25">
            <w:pPr>
              <w:pStyle w:val="hdr1"/>
              <w:spacing w:before="0"/>
              <w:ind w:left="0"/>
              <w:jc w:val="left"/>
              <w:rPr>
                <w:color w:val="000000" w:themeColor="text1"/>
              </w:rPr>
            </w:pPr>
            <w:r>
              <w:rPr>
                <w:color w:val="000000" w:themeColor="text1"/>
              </w:rPr>
              <w:t>Doug Stearns</w:t>
            </w:r>
          </w:p>
        </w:tc>
      </w:tr>
      <w:tr w:rsidR="00C5113A" w:rsidRPr="00A43661" w14:paraId="490CC5C3" w14:textId="77777777" w:rsidTr="0096352D">
        <w:trPr>
          <w:trHeight w:val="341"/>
        </w:trPr>
        <w:tc>
          <w:tcPr>
            <w:tcW w:w="1440" w:type="dxa"/>
          </w:tcPr>
          <w:p w14:paraId="5493A55E" w14:textId="0A0BADDF" w:rsidR="00C5113A" w:rsidRDefault="00C5113A" w:rsidP="008B1B25">
            <w:pPr>
              <w:pStyle w:val="hdr1"/>
              <w:spacing w:before="0"/>
              <w:ind w:left="0"/>
              <w:jc w:val="left"/>
              <w:rPr>
                <w:color w:val="000000" w:themeColor="text1"/>
              </w:rPr>
            </w:pPr>
            <w:r>
              <w:rPr>
                <w:color w:val="000000" w:themeColor="text1"/>
              </w:rPr>
              <w:t>07/24/2015</w:t>
            </w:r>
          </w:p>
        </w:tc>
        <w:tc>
          <w:tcPr>
            <w:tcW w:w="7038" w:type="dxa"/>
          </w:tcPr>
          <w:p w14:paraId="21F51336" w14:textId="77777777" w:rsidR="00C5113A" w:rsidRDefault="00C5113A" w:rsidP="008B1B25">
            <w:pPr>
              <w:pStyle w:val="hdr1"/>
              <w:spacing w:before="0"/>
              <w:ind w:left="0"/>
              <w:jc w:val="left"/>
              <w:rPr>
                <w:szCs w:val="24"/>
              </w:rPr>
            </w:pPr>
            <w:r>
              <w:rPr>
                <w:szCs w:val="24"/>
              </w:rPr>
              <w:t xml:space="preserve">TFS363 – </w:t>
            </w:r>
            <w:proofErr w:type="spellStart"/>
            <w:r>
              <w:rPr>
                <w:szCs w:val="24"/>
              </w:rPr>
              <w:t>eCL</w:t>
            </w:r>
            <w:proofErr w:type="spellEnd"/>
            <w:r>
              <w:rPr>
                <w:szCs w:val="24"/>
              </w:rPr>
              <w:t xml:space="preserve"> Duplicate form names</w:t>
            </w:r>
          </w:p>
          <w:p w14:paraId="3A048491" w14:textId="77777777" w:rsidR="00C5113A" w:rsidRDefault="00C5113A" w:rsidP="008B1B25">
            <w:pPr>
              <w:pStyle w:val="hdr1"/>
              <w:spacing w:before="0"/>
              <w:ind w:left="0"/>
              <w:jc w:val="left"/>
              <w:rPr>
                <w:szCs w:val="24"/>
              </w:rPr>
            </w:pPr>
            <w:r>
              <w:rPr>
                <w:szCs w:val="24"/>
              </w:rPr>
              <w:t>Updated the following:</w:t>
            </w:r>
          </w:p>
          <w:p w14:paraId="3F3BF4B2" w14:textId="3E458988" w:rsidR="00C5113A" w:rsidRDefault="00C5113A" w:rsidP="008B1B25">
            <w:pPr>
              <w:pStyle w:val="hdr1"/>
              <w:spacing w:before="0"/>
              <w:ind w:left="0"/>
              <w:jc w:val="left"/>
              <w:rPr>
                <w:szCs w:val="24"/>
              </w:rPr>
            </w:pPr>
            <w:r>
              <w:rPr>
                <w:szCs w:val="24"/>
              </w:rPr>
              <w:t xml:space="preserve">II Customer Requirements – Data Definition #3 </w:t>
            </w:r>
            <w:proofErr w:type="spellStart"/>
            <w:r>
              <w:rPr>
                <w:szCs w:val="24"/>
              </w:rPr>
              <w:t>FormName</w:t>
            </w:r>
            <w:proofErr w:type="spellEnd"/>
            <w:r>
              <w:rPr>
                <w:szCs w:val="24"/>
              </w:rPr>
              <w:t xml:space="preserve"> – added note that resulting form name should be duplicate</w:t>
            </w:r>
          </w:p>
        </w:tc>
        <w:tc>
          <w:tcPr>
            <w:tcW w:w="1530" w:type="dxa"/>
          </w:tcPr>
          <w:p w14:paraId="7A271991" w14:textId="09371A35" w:rsidR="00C5113A" w:rsidRDefault="00C5113A" w:rsidP="008B1B25">
            <w:pPr>
              <w:pStyle w:val="hdr1"/>
              <w:spacing w:before="0"/>
              <w:ind w:left="0"/>
              <w:jc w:val="left"/>
              <w:rPr>
                <w:color w:val="000000" w:themeColor="text1"/>
              </w:rPr>
            </w:pPr>
            <w:r>
              <w:rPr>
                <w:color w:val="000000" w:themeColor="text1"/>
              </w:rPr>
              <w:t>Doug Stearns</w:t>
            </w:r>
          </w:p>
        </w:tc>
      </w:tr>
      <w:tr w:rsidR="005E0D5E" w:rsidRPr="00A43661" w14:paraId="285D165C" w14:textId="77777777" w:rsidTr="0096352D">
        <w:trPr>
          <w:trHeight w:val="341"/>
        </w:trPr>
        <w:tc>
          <w:tcPr>
            <w:tcW w:w="1440" w:type="dxa"/>
          </w:tcPr>
          <w:p w14:paraId="40004427" w14:textId="162F8996" w:rsidR="005E0D5E" w:rsidRDefault="005E0D5E" w:rsidP="008B1B25">
            <w:pPr>
              <w:pStyle w:val="hdr1"/>
              <w:spacing w:before="0"/>
              <w:ind w:left="0"/>
              <w:jc w:val="left"/>
              <w:rPr>
                <w:color w:val="000000" w:themeColor="text1"/>
              </w:rPr>
            </w:pPr>
            <w:r>
              <w:rPr>
                <w:color w:val="000000" w:themeColor="text1"/>
              </w:rPr>
              <w:lastRenderedPageBreak/>
              <w:t>07/27/2015</w:t>
            </w:r>
          </w:p>
        </w:tc>
        <w:tc>
          <w:tcPr>
            <w:tcW w:w="7038" w:type="dxa"/>
          </w:tcPr>
          <w:p w14:paraId="22490EA6" w14:textId="77777777" w:rsidR="005E0D5E" w:rsidRDefault="005E0D5E" w:rsidP="008B1B25">
            <w:pPr>
              <w:pStyle w:val="hdr1"/>
              <w:spacing w:before="0"/>
              <w:ind w:left="0"/>
              <w:jc w:val="left"/>
              <w:rPr>
                <w:szCs w:val="24"/>
              </w:rPr>
            </w:pPr>
            <w:r>
              <w:rPr>
                <w:szCs w:val="24"/>
              </w:rPr>
              <w:t xml:space="preserve">TFS364 – </w:t>
            </w:r>
            <w:proofErr w:type="spellStart"/>
            <w:r>
              <w:rPr>
                <w:szCs w:val="24"/>
              </w:rPr>
              <w:t>eCL</w:t>
            </w:r>
            <w:proofErr w:type="spellEnd"/>
            <w:r>
              <w:rPr>
                <w:szCs w:val="24"/>
              </w:rPr>
              <w:t xml:space="preserve"> not displaying coaching notes</w:t>
            </w:r>
          </w:p>
          <w:p w14:paraId="6543543F" w14:textId="67C3B7CA" w:rsidR="007970B3" w:rsidRDefault="007970B3" w:rsidP="008B1B25">
            <w:pPr>
              <w:pStyle w:val="hdr1"/>
              <w:spacing w:before="0"/>
              <w:ind w:left="0"/>
              <w:jc w:val="left"/>
              <w:rPr>
                <w:szCs w:val="24"/>
              </w:rPr>
            </w:pPr>
            <w:r>
              <w:rPr>
                <w:szCs w:val="24"/>
              </w:rPr>
              <w:t>Added requirements 3.2x for review pages</w:t>
            </w:r>
          </w:p>
        </w:tc>
        <w:tc>
          <w:tcPr>
            <w:tcW w:w="1530" w:type="dxa"/>
          </w:tcPr>
          <w:p w14:paraId="6303EB0C" w14:textId="47B4E6DA" w:rsidR="005E0D5E" w:rsidRDefault="005E0D5E" w:rsidP="008B1B25">
            <w:pPr>
              <w:pStyle w:val="hdr1"/>
              <w:spacing w:before="0"/>
              <w:ind w:left="0"/>
              <w:jc w:val="left"/>
              <w:rPr>
                <w:color w:val="000000" w:themeColor="text1"/>
              </w:rPr>
            </w:pPr>
            <w:r>
              <w:rPr>
                <w:color w:val="000000" w:themeColor="text1"/>
              </w:rPr>
              <w:t>Doug Stearns</w:t>
            </w:r>
          </w:p>
        </w:tc>
      </w:tr>
      <w:tr w:rsidR="005E0D5E" w:rsidRPr="00A43661" w14:paraId="4BC6D213" w14:textId="77777777" w:rsidTr="0096352D">
        <w:trPr>
          <w:trHeight w:val="341"/>
        </w:trPr>
        <w:tc>
          <w:tcPr>
            <w:tcW w:w="1440" w:type="dxa"/>
          </w:tcPr>
          <w:p w14:paraId="360B8449" w14:textId="25761073" w:rsidR="005E0D5E" w:rsidRDefault="005E0D5E" w:rsidP="008B1B25">
            <w:pPr>
              <w:pStyle w:val="hdr1"/>
              <w:spacing w:before="0"/>
              <w:ind w:left="0"/>
              <w:jc w:val="left"/>
              <w:rPr>
                <w:color w:val="000000" w:themeColor="text1"/>
              </w:rPr>
            </w:pPr>
            <w:r>
              <w:rPr>
                <w:color w:val="000000" w:themeColor="text1"/>
              </w:rPr>
              <w:t>07/28/2015</w:t>
            </w:r>
          </w:p>
        </w:tc>
        <w:tc>
          <w:tcPr>
            <w:tcW w:w="7038" w:type="dxa"/>
          </w:tcPr>
          <w:p w14:paraId="1968152C" w14:textId="77777777" w:rsidR="005E0D5E" w:rsidRDefault="005E0D5E" w:rsidP="008B1B25">
            <w:pPr>
              <w:pStyle w:val="hdr1"/>
              <w:spacing w:before="0"/>
              <w:ind w:left="0"/>
              <w:jc w:val="left"/>
              <w:rPr>
                <w:szCs w:val="24"/>
              </w:rPr>
            </w:pPr>
            <w:r>
              <w:rPr>
                <w:szCs w:val="24"/>
              </w:rPr>
              <w:t xml:space="preserve">TFS363 – </w:t>
            </w:r>
            <w:proofErr w:type="spellStart"/>
            <w:r>
              <w:rPr>
                <w:szCs w:val="24"/>
              </w:rPr>
              <w:t>eCL</w:t>
            </w:r>
            <w:proofErr w:type="spellEnd"/>
            <w:r>
              <w:rPr>
                <w:szCs w:val="24"/>
              </w:rPr>
              <w:t xml:space="preserve"> Duplicate form names</w:t>
            </w:r>
          </w:p>
          <w:p w14:paraId="4900E950" w14:textId="789DF41C" w:rsidR="005E0D5E" w:rsidRDefault="005E0D5E" w:rsidP="008B1B25">
            <w:pPr>
              <w:pStyle w:val="hdr1"/>
              <w:spacing w:before="0"/>
              <w:ind w:left="0"/>
              <w:jc w:val="left"/>
              <w:rPr>
                <w:szCs w:val="24"/>
              </w:rPr>
            </w:pPr>
            <w:r>
              <w:rPr>
                <w:szCs w:val="24"/>
              </w:rPr>
              <w:t>Updated the following based on feedback:</w:t>
            </w:r>
          </w:p>
          <w:p w14:paraId="72DEC33A" w14:textId="5C957FAF" w:rsidR="005E0D5E" w:rsidRDefault="005E0D5E" w:rsidP="008B1B25">
            <w:pPr>
              <w:pStyle w:val="hdr1"/>
              <w:spacing w:before="0"/>
              <w:ind w:left="0"/>
              <w:jc w:val="left"/>
              <w:rPr>
                <w:szCs w:val="24"/>
              </w:rPr>
            </w:pPr>
            <w:r>
              <w:rPr>
                <w:szCs w:val="24"/>
              </w:rPr>
              <w:t xml:space="preserve">II Customer Requirements – Data Definition #3 </w:t>
            </w:r>
            <w:proofErr w:type="spellStart"/>
            <w:r>
              <w:rPr>
                <w:szCs w:val="24"/>
              </w:rPr>
              <w:t>FormName</w:t>
            </w:r>
            <w:proofErr w:type="spellEnd"/>
            <w:r>
              <w:rPr>
                <w:szCs w:val="24"/>
              </w:rPr>
              <w:t xml:space="preserve"> – added note that resulting form name shall be unique</w:t>
            </w:r>
          </w:p>
        </w:tc>
        <w:tc>
          <w:tcPr>
            <w:tcW w:w="1530" w:type="dxa"/>
          </w:tcPr>
          <w:p w14:paraId="66F478AF" w14:textId="6E504BEA" w:rsidR="005E0D5E" w:rsidRDefault="005E0D5E" w:rsidP="008B1B25">
            <w:pPr>
              <w:pStyle w:val="hdr1"/>
              <w:spacing w:before="0"/>
              <w:ind w:left="0"/>
              <w:jc w:val="left"/>
              <w:rPr>
                <w:color w:val="000000" w:themeColor="text1"/>
              </w:rPr>
            </w:pPr>
            <w:r>
              <w:rPr>
                <w:color w:val="000000" w:themeColor="text1"/>
              </w:rPr>
              <w:t>Doug Stearns</w:t>
            </w:r>
          </w:p>
        </w:tc>
      </w:tr>
      <w:tr w:rsidR="00D82407" w:rsidRPr="00A43661" w14:paraId="4C60319B" w14:textId="77777777" w:rsidTr="0096352D">
        <w:trPr>
          <w:trHeight w:val="341"/>
        </w:trPr>
        <w:tc>
          <w:tcPr>
            <w:tcW w:w="1440" w:type="dxa"/>
          </w:tcPr>
          <w:p w14:paraId="236C2D53" w14:textId="215BE44C" w:rsidR="00D82407" w:rsidRDefault="00D82407" w:rsidP="008B1B25">
            <w:pPr>
              <w:pStyle w:val="hdr1"/>
              <w:spacing w:before="0"/>
              <w:ind w:left="0"/>
              <w:jc w:val="left"/>
              <w:rPr>
                <w:color w:val="000000" w:themeColor="text1"/>
              </w:rPr>
            </w:pPr>
            <w:r>
              <w:rPr>
                <w:color w:val="000000" w:themeColor="text1"/>
              </w:rPr>
              <w:t>07/30/2015</w:t>
            </w:r>
          </w:p>
        </w:tc>
        <w:tc>
          <w:tcPr>
            <w:tcW w:w="7038" w:type="dxa"/>
          </w:tcPr>
          <w:p w14:paraId="2E2E2B33" w14:textId="77777777" w:rsidR="00D82407" w:rsidRDefault="00D82407" w:rsidP="008B1B25">
            <w:pPr>
              <w:pStyle w:val="hdr1"/>
              <w:spacing w:before="0"/>
              <w:ind w:left="0"/>
              <w:jc w:val="left"/>
              <w:rPr>
                <w:szCs w:val="24"/>
              </w:rPr>
            </w:pPr>
            <w:r>
              <w:rPr>
                <w:szCs w:val="24"/>
              </w:rPr>
              <w:t xml:space="preserve">TFS175 – </w:t>
            </w:r>
            <w:proofErr w:type="spellStart"/>
            <w:r>
              <w:rPr>
                <w:szCs w:val="24"/>
              </w:rPr>
              <w:t>eCL</w:t>
            </w:r>
            <w:proofErr w:type="spellEnd"/>
            <w:r>
              <w:rPr>
                <w:szCs w:val="24"/>
              </w:rPr>
              <w:t xml:space="preserve"> Assigned Reviewer</w:t>
            </w:r>
          </w:p>
          <w:p w14:paraId="3C3C1C3E" w14:textId="77777777" w:rsidR="00D82407" w:rsidRDefault="00D82407" w:rsidP="008B1B25">
            <w:pPr>
              <w:pStyle w:val="hdr1"/>
              <w:spacing w:before="0"/>
              <w:ind w:left="0"/>
              <w:jc w:val="left"/>
              <w:rPr>
                <w:szCs w:val="24"/>
              </w:rPr>
            </w:pPr>
            <w:r>
              <w:rPr>
                <w:szCs w:val="24"/>
              </w:rPr>
              <w:t>Updated the following requirements:</w:t>
            </w:r>
          </w:p>
          <w:p w14:paraId="32DD1593" w14:textId="40972E65" w:rsidR="00D82407" w:rsidRDefault="00D82407" w:rsidP="008B1B25">
            <w:pPr>
              <w:pStyle w:val="hdr1"/>
              <w:spacing w:before="0"/>
              <w:ind w:left="0"/>
              <w:jc w:val="left"/>
              <w:rPr>
                <w:szCs w:val="24"/>
              </w:rPr>
            </w:pPr>
            <w:r w:rsidRPr="00D82407">
              <w:rPr>
                <w:szCs w:val="24"/>
              </w:rPr>
              <w:t xml:space="preserve">VII Review Page Informational Display </w:t>
            </w:r>
            <w:r w:rsidR="003D3157">
              <w:rPr>
                <w:szCs w:val="24"/>
              </w:rPr>
              <w:t>–</w:t>
            </w:r>
            <w:r w:rsidRPr="00D82407">
              <w:rPr>
                <w:szCs w:val="24"/>
              </w:rPr>
              <w:t xml:space="preserve"> number 13, Condition/value, Description/source</w:t>
            </w:r>
            <w:r>
              <w:rPr>
                <w:szCs w:val="24"/>
              </w:rPr>
              <w:t xml:space="preserve"> page 68</w:t>
            </w:r>
          </w:p>
          <w:p w14:paraId="08138EEA" w14:textId="7ACD8427" w:rsidR="00D82407" w:rsidRDefault="00E276B6" w:rsidP="008B1B25">
            <w:pPr>
              <w:pStyle w:val="hdr1"/>
              <w:spacing w:before="0"/>
              <w:ind w:left="0"/>
              <w:jc w:val="left"/>
              <w:rPr>
                <w:szCs w:val="24"/>
              </w:rPr>
            </w:pPr>
            <w:r w:rsidRPr="00E276B6">
              <w:rPr>
                <w:szCs w:val="24"/>
              </w:rPr>
              <w:t>3.2.1.1.1 Coaching and Warning Logs page 159</w:t>
            </w:r>
          </w:p>
        </w:tc>
        <w:tc>
          <w:tcPr>
            <w:tcW w:w="1530" w:type="dxa"/>
          </w:tcPr>
          <w:p w14:paraId="715E5E9A" w14:textId="475E4741" w:rsidR="00D82407" w:rsidRDefault="00D82407" w:rsidP="008B1B25">
            <w:pPr>
              <w:pStyle w:val="hdr1"/>
              <w:spacing w:before="0"/>
              <w:ind w:left="0"/>
              <w:jc w:val="left"/>
              <w:rPr>
                <w:color w:val="000000" w:themeColor="text1"/>
              </w:rPr>
            </w:pPr>
            <w:r>
              <w:rPr>
                <w:color w:val="000000" w:themeColor="text1"/>
              </w:rPr>
              <w:t>Doug Stearns</w:t>
            </w:r>
          </w:p>
        </w:tc>
      </w:tr>
      <w:tr w:rsidR="00851285" w:rsidRPr="00A43661" w14:paraId="7202D433" w14:textId="77777777" w:rsidTr="0096352D">
        <w:trPr>
          <w:trHeight w:val="341"/>
        </w:trPr>
        <w:tc>
          <w:tcPr>
            <w:tcW w:w="1440" w:type="dxa"/>
          </w:tcPr>
          <w:p w14:paraId="68914E8A" w14:textId="7193916D" w:rsidR="00851285" w:rsidRDefault="00851285" w:rsidP="008B1B25">
            <w:pPr>
              <w:pStyle w:val="hdr1"/>
              <w:spacing w:before="0"/>
              <w:ind w:left="0"/>
              <w:jc w:val="left"/>
              <w:rPr>
                <w:color w:val="000000" w:themeColor="text1"/>
              </w:rPr>
            </w:pPr>
            <w:r>
              <w:rPr>
                <w:color w:val="000000" w:themeColor="text1"/>
              </w:rPr>
              <w:t>08/03/2015</w:t>
            </w:r>
          </w:p>
        </w:tc>
        <w:tc>
          <w:tcPr>
            <w:tcW w:w="7038" w:type="dxa"/>
          </w:tcPr>
          <w:p w14:paraId="51B1A064" w14:textId="77777777" w:rsidR="00851285" w:rsidRDefault="00851285" w:rsidP="008B1B25">
            <w:pPr>
              <w:pStyle w:val="hdr1"/>
              <w:spacing w:before="0"/>
              <w:ind w:left="0"/>
              <w:jc w:val="left"/>
              <w:rPr>
                <w:szCs w:val="24"/>
              </w:rPr>
            </w:pPr>
            <w:r w:rsidRPr="00851285">
              <w:rPr>
                <w:szCs w:val="24"/>
              </w:rPr>
              <w:t>TFS413 – IQS/</w:t>
            </w:r>
            <w:proofErr w:type="spellStart"/>
            <w:r w:rsidRPr="00851285">
              <w:rPr>
                <w:szCs w:val="24"/>
              </w:rPr>
              <w:t>eCL</w:t>
            </w:r>
            <w:proofErr w:type="spellEnd"/>
            <w:r w:rsidRPr="00851285">
              <w:rPr>
                <w:szCs w:val="24"/>
              </w:rPr>
              <w:t xml:space="preserve"> new </w:t>
            </w:r>
            <w:proofErr w:type="spellStart"/>
            <w:r w:rsidRPr="00851285">
              <w:rPr>
                <w:szCs w:val="24"/>
              </w:rPr>
              <w:t>Verint</w:t>
            </w:r>
            <w:proofErr w:type="spellEnd"/>
            <w:r w:rsidRPr="00851285">
              <w:rPr>
                <w:szCs w:val="24"/>
              </w:rPr>
              <w:t>-GDIT Supervisor source</w:t>
            </w:r>
          </w:p>
          <w:p w14:paraId="68C8E2FF" w14:textId="77777777" w:rsidR="00B85D55" w:rsidRDefault="00B85D55" w:rsidP="008B1B25">
            <w:pPr>
              <w:pStyle w:val="hdr1"/>
              <w:spacing w:before="0"/>
              <w:ind w:left="0"/>
              <w:jc w:val="left"/>
              <w:rPr>
                <w:szCs w:val="24"/>
              </w:rPr>
            </w:pPr>
            <w:r>
              <w:rPr>
                <w:szCs w:val="24"/>
              </w:rPr>
              <w:t>Updated the following requirements</w:t>
            </w:r>
          </w:p>
          <w:p w14:paraId="1AEEDF14" w14:textId="423D12FE" w:rsidR="00B85D55" w:rsidRPr="00B85D55" w:rsidRDefault="00B85D55" w:rsidP="008B1B25">
            <w:pPr>
              <w:pStyle w:val="hdr1"/>
              <w:spacing w:before="0"/>
              <w:ind w:left="0"/>
              <w:jc w:val="left"/>
              <w:rPr>
                <w:szCs w:val="24"/>
              </w:rPr>
            </w:pPr>
            <w:r w:rsidRPr="00B85D55">
              <w:rPr>
                <w:szCs w:val="24"/>
              </w:rPr>
              <w:t xml:space="preserve">II Customer Requirements </w:t>
            </w:r>
            <w:r w:rsidR="003D3157">
              <w:rPr>
                <w:szCs w:val="24"/>
              </w:rPr>
              <w:t>–</w:t>
            </w:r>
            <w:r w:rsidRPr="00B85D55">
              <w:rPr>
                <w:szCs w:val="24"/>
              </w:rPr>
              <w:t xml:space="preserve"> Data Definition - #58 </w:t>
            </w:r>
            <w:proofErr w:type="spellStart"/>
            <w:r w:rsidRPr="00B85D55">
              <w:rPr>
                <w:szCs w:val="24"/>
              </w:rPr>
              <w:t>SubCoachingSource</w:t>
            </w:r>
            <w:proofErr w:type="spellEnd"/>
          </w:p>
          <w:p w14:paraId="58F0BB49" w14:textId="0F4A7F14" w:rsidR="00B85D55" w:rsidRPr="00B85D55" w:rsidRDefault="00B85D55" w:rsidP="008B1B25">
            <w:pPr>
              <w:pStyle w:val="hdr1"/>
              <w:spacing w:before="0"/>
              <w:ind w:left="0"/>
              <w:jc w:val="left"/>
              <w:rPr>
                <w:szCs w:val="24"/>
              </w:rPr>
            </w:pPr>
            <w:r w:rsidRPr="00B85D55">
              <w:rPr>
                <w:szCs w:val="24"/>
              </w:rPr>
              <w:t xml:space="preserve">IV Layouts </w:t>
            </w:r>
            <w:r w:rsidR="003D3157">
              <w:rPr>
                <w:szCs w:val="24"/>
              </w:rPr>
              <w:t>–</w:t>
            </w:r>
            <w:r w:rsidRPr="00B85D55">
              <w:rPr>
                <w:szCs w:val="24"/>
              </w:rPr>
              <w:t xml:space="preserve"> Dashboard Filter Values - #8 Source</w:t>
            </w:r>
          </w:p>
          <w:p w14:paraId="264DC221" w14:textId="3FB6C0D9" w:rsidR="00B85D55" w:rsidRPr="00B85D55" w:rsidRDefault="00B85D55" w:rsidP="008B1B25">
            <w:pPr>
              <w:pStyle w:val="hdr1"/>
              <w:spacing w:before="0"/>
              <w:ind w:left="0"/>
              <w:jc w:val="left"/>
              <w:rPr>
                <w:szCs w:val="24"/>
              </w:rPr>
            </w:pPr>
            <w:r w:rsidRPr="00B85D55">
              <w:rPr>
                <w:szCs w:val="24"/>
              </w:rPr>
              <w:t xml:space="preserve">VII </w:t>
            </w:r>
            <w:r w:rsidR="003D3157">
              <w:rPr>
                <w:szCs w:val="24"/>
              </w:rPr>
              <w:t>–</w:t>
            </w:r>
            <w:r w:rsidRPr="00B85D55">
              <w:rPr>
                <w:szCs w:val="24"/>
              </w:rPr>
              <w:t xml:space="preserve"> IQS (Data Feed) </w:t>
            </w:r>
            <w:r w:rsidR="003D3157">
              <w:rPr>
                <w:szCs w:val="24"/>
              </w:rPr>
              <w:t>–</w:t>
            </w:r>
            <w:r w:rsidRPr="00B85D55">
              <w:rPr>
                <w:szCs w:val="24"/>
              </w:rPr>
              <w:t xml:space="preserve"> File Layout: - #19 Source</w:t>
            </w:r>
          </w:p>
          <w:p w14:paraId="101D20F7" w14:textId="77777777" w:rsidR="00B85D55" w:rsidRPr="00B85D55" w:rsidRDefault="00B85D55" w:rsidP="008B1B25">
            <w:pPr>
              <w:pStyle w:val="hdr1"/>
              <w:spacing w:before="0"/>
              <w:ind w:left="0"/>
              <w:jc w:val="left"/>
              <w:rPr>
                <w:szCs w:val="24"/>
              </w:rPr>
            </w:pPr>
            <w:r w:rsidRPr="00B85D55">
              <w:rPr>
                <w:szCs w:val="24"/>
              </w:rPr>
              <w:t xml:space="preserve">3.2.3.1 Acknowledgement </w:t>
            </w:r>
          </w:p>
          <w:p w14:paraId="48866751" w14:textId="77777777" w:rsidR="00B85D55" w:rsidRPr="00B85D55" w:rsidRDefault="00B85D55" w:rsidP="008B1B25">
            <w:pPr>
              <w:pStyle w:val="hdr1"/>
              <w:spacing w:before="0"/>
              <w:ind w:left="0"/>
              <w:jc w:val="left"/>
              <w:rPr>
                <w:szCs w:val="24"/>
              </w:rPr>
            </w:pPr>
            <w:r w:rsidRPr="00B85D55">
              <w:rPr>
                <w:szCs w:val="24"/>
              </w:rPr>
              <w:t>3.2.3.2 Acknowledge and feedback</w:t>
            </w:r>
          </w:p>
          <w:p w14:paraId="6736621E" w14:textId="77777777" w:rsidR="00B85D55" w:rsidRPr="00B85D55" w:rsidRDefault="00B85D55" w:rsidP="008B1B25">
            <w:pPr>
              <w:pStyle w:val="hdr1"/>
              <w:spacing w:before="0"/>
              <w:ind w:left="0"/>
              <w:jc w:val="left"/>
              <w:rPr>
                <w:szCs w:val="24"/>
              </w:rPr>
            </w:pPr>
            <w:r w:rsidRPr="00B85D55">
              <w:rPr>
                <w:szCs w:val="24"/>
              </w:rPr>
              <w:t xml:space="preserve">3.2.4.1 Acknowledgement </w:t>
            </w:r>
          </w:p>
          <w:p w14:paraId="297EF2A7" w14:textId="2C5F14FB" w:rsidR="00B85D55" w:rsidRDefault="00B85D55" w:rsidP="008B1B25">
            <w:pPr>
              <w:pStyle w:val="hdr1"/>
              <w:spacing w:before="0"/>
              <w:ind w:left="0"/>
              <w:jc w:val="left"/>
              <w:rPr>
                <w:szCs w:val="24"/>
              </w:rPr>
            </w:pPr>
            <w:r w:rsidRPr="00B85D55">
              <w:rPr>
                <w:szCs w:val="24"/>
              </w:rPr>
              <w:t>3.2.6 Other reviewers #7,8,9,10,11</w:t>
            </w:r>
          </w:p>
        </w:tc>
        <w:tc>
          <w:tcPr>
            <w:tcW w:w="1530" w:type="dxa"/>
          </w:tcPr>
          <w:p w14:paraId="062FC770" w14:textId="2C23866D" w:rsidR="00851285" w:rsidRDefault="00851285" w:rsidP="008B1B25">
            <w:pPr>
              <w:pStyle w:val="hdr1"/>
              <w:spacing w:before="0"/>
              <w:ind w:left="0"/>
              <w:jc w:val="left"/>
              <w:rPr>
                <w:color w:val="000000" w:themeColor="text1"/>
              </w:rPr>
            </w:pPr>
            <w:r>
              <w:rPr>
                <w:color w:val="000000" w:themeColor="text1"/>
              </w:rPr>
              <w:t>Doug Stearns</w:t>
            </w:r>
          </w:p>
        </w:tc>
      </w:tr>
      <w:tr w:rsidR="00AE458C" w:rsidRPr="00A43661" w14:paraId="04CF08EA" w14:textId="77777777" w:rsidTr="0096352D">
        <w:trPr>
          <w:trHeight w:val="341"/>
        </w:trPr>
        <w:tc>
          <w:tcPr>
            <w:tcW w:w="1440" w:type="dxa"/>
          </w:tcPr>
          <w:p w14:paraId="3EE6A7DF" w14:textId="1595AC43" w:rsidR="00AE458C" w:rsidRDefault="00AE458C" w:rsidP="008B1B25">
            <w:pPr>
              <w:pStyle w:val="hdr1"/>
              <w:spacing w:before="0"/>
              <w:ind w:left="0"/>
              <w:jc w:val="left"/>
              <w:rPr>
                <w:color w:val="000000" w:themeColor="text1"/>
              </w:rPr>
            </w:pPr>
            <w:r>
              <w:rPr>
                <w:color w:val="000000" w:themeColor="text1"/>
              </w:rPr>
              <w:t>08/05/2015</w:t>
            </w:r>
          </w:p>
        </w:tc>
        <w:tc>
          <w:tcPr>
            <w:tcW w:w="7038" w:type="dxa"/>
          </w:tcPr>
          <w:p w14:paraId="24C44952" w14:textId="77777777" w:rsidR="00AE458C" w:rsidRDefault="00AE458C" w:rsidP="008B1B25">
            <w:pPr>
              <w:pStyle w:val="hdr1"/>
              <w:spacing w:before="0"/>
              <w:ind w:left="0"/>
              <w:jc w:val="left"/>
              <w:rPr>
                <w:szCs w:val="24"/>
              </w:rPr>
            </w:pPr>
            <w:r>
              <w:rPr>
                <w:szCs w:val="24"/>
              </w:rPr>
              <w:t>TFS283 – IQS/</w:t>
            </w:r>
            <w:proofErr w:type="spellStart"/>
            <w:r>
              <w:rPr>
                <w:szCs w:val="24"/>
              </w:rPr>
              <w:t>eCL</w:t>
            </w:r>
            <w:proofErr w:type="spellEnd"/>
            <w:r>
              <w:rPr>
                <w:szCs w:val="24"/>
              </w:rPr>
              <w:t xml:space="preserve"> Scorecard feed changes</w:t>
            </w:r>
          </w:p>
          <w:p w14:paraId="5D39B33B" w14:textId="099DBF78" w:rsidR="00AE458C" w:rsidRDefault="00AE458C" w:rsidP="008B1B25">
            <w:pPr>
              <w:pStyle w:val="hdr1"/>
              <w:spacing w:before="0"/>
              <w:ind w:left="0"/>
              <w:jc w:val="left"/>
              <w:rPr>
                <w:szCs w:val="24"/>
              </w:rPr>
            </w:pPr>
            <w:r>
              <w:rPr>
                <w:szCs w:val="24"/>
              </w:rPr>
              <w:t>Updated the following requirements</w:t>
            </w:r>
          </w:p>
          <w:p w14:paraId="31C2EA75" w14:textId="3AE2E50A" w:rsidR="00AE458C" w:rsidRPr="00851285" w:rsidRDefault="00AE458C" w:rsidP="008B1B25">
            <w:pPr>
              <w:pStyle w:val="hdr1"/>
              <w:spacing w:before="0"/>
              <w:ind w:left="0"/>
              <w:jc w:val="left"/>
              <w:rPr>
                <w:szCs w:val="24"/>
              </w:rPr>
            </w:pPr>
            <w:r w:rsidRPr="00AE458C">
              <w:rPr>
                <w:szCs w:val="24"/>
              </w:rPr>
              <w:t>VII IQS (Data Feed)</w:t>
            </w:r>
            <w:r>
              <w:rPr>
                <w:szCs w:val="24"/>
              </w:rPr>
              <w:t xml:space="preserve"> – removed layout and added reference to </w:t>
            </w:r>
            <w:r>
              <w:t xml:space="preserve"> </w:t>
            </w:r>
            <w:r w:rsidRPr="00AE458C">
              <w:rPr>
                <w:szCs w:val="24"/>
              </w:rPr>
              <w:t>CCO_eCoaching_Log_IQS_Layout.docx</w:t>
            </w:r>
          </w:p>
        </w:tc>
        <w:tc>
          <w:tcPr>
            <w:tcW w:w="1530" w:type="dxa"/>
          </w:tcPr>
          <w:p w14:paraId="1DA9592E" w14:textId="1A614890" w:rsidR="00AE458C" w:rsidRDefault="00AE458C" w:rsidP="008B1B25">
            <w:pPr>
              <w:pStyle w:val="hdr1"/>
              <w:spacing w:before="0"/>
              <w:ind w:left="0"/>
              <w:jc w:val="left"/>
              <w:rPr>
                <w:color w:val="000000" w:themeColor="text1"/>
              </w:rPr>
            </w:pPr>
            <w:r>
              <w:rPr>
                <w:color w:val="000000" w:themeColor="text1"/>
              </w:rPr>
              <w:t>Doug Stearns</w:t>
            </w:r>
          </w:p>
        </w:tc>
      </w:tr>
      <w:tr w:rsidR="00A029F9" w:rsidRPr="00A43661" w14:paraId="710A38B7" w14:textId="77777777" w:rsidTr="0096352D">
        <w:trPr>
          <w:trHeight w:val="341"/>
        </w:trPr>
        <w:tc>
          <w:tcPr>
            <w:tcW w:w="1440" w:type="dxa"/>
          </w:tcPr>
          <w:p w14:paraId="78B8FD90" w14:textId="73255E67" w:rsidR="00A029F9" w:rsidRDefault="00A029F9" w:rsidP="008B1B25">
            <w:pPr>
              <w:pStyle w:val="hdr1"/>
              <w:spacing w:before="0"/>
              <w:ind w:left="0"/>
              <w:jc w:val="left"/>
              <w:rPr>
                <w:color w:val="000000" w:themeColor="text1"/>
              </w:rPr>
            </w:pPr>
            <w:r>
              <w:rPr>
                <w:color w:val="000000" w:themeColor="text1"/>
              </w:rPr>
              <w:t>08/11/2015</w:t>
            </w:r>
          </w:p>
        </w:tc>
        <w:tc>
          <w:tcPr>
            <w:tcW w:w="7038" w:type="dxa"/>
          </w:tcPr>
          <w:p w14:paraId="7BA38B6D" w14:textId="77777777" w:rsidR="00A029F9" w:rsidRDefault="00A029F9" w:rsidP="008B1B25">
            <w:pPr>
              <w:pStyle w:val="hdr1"/>
              <w:spacing w:before="0"/>
              <w:ind w:left="0"/>
              <w:jc w:val="left"/>
              <w:rPr>
                <w:szCs w:val="24"/>
              </w:rPr>
            </w:pPr>
            <w:r>
              <w:rPr>
                <w:szCs w:val="24"/>
              </w:rPr>
              <w:t xml:space="preserve">TFS481 – </w:t>
            </w:r>
            <w:proofErr w:type="spellStart"/>
            <w:r>
              <w:rPr>
                <w:szCs w:val="24"/>
              </w:rPr>
              <w:t>eCL</w:t>
            </w:r>
            <w:proofErr w:type="spellEnd"/>
            <w:r>
              <w:rPr>
                <w:szCs w:val="24"/>
              </w:rPr>
              <w:t xml:space="preserve"> display of reasons/sub-reasons/values</w:t>
            </w:r>
          </w:p>
          <w:p w14:paraId="4C28D819" w14:textId="77777777" w:rsidR="00A029F9" w:rsidRDefault="00A029F9" w:rsidP="008B1B25">
            <w:pPr>
              <w:pStyle w:val="hdr1"/>
              <w:spacing w:before="0"/>
              <w:ind w:left="0"/>
              <w:jc w:val="left"/>
              <w:rPr>
                <w:szCs w:val="24"/>
              </w:rPr>
            </w:pPr>
            <w:r>
              <w:rPr>
                <w:szCs w:val="24"/>
              </w:rPr>
              <w:t>Modified the following requirements</w:t>
            </w:r>
          </w:p>
          <w:p w14:paraId="6BE466CF" w14:textId="55F70887" w:rsidR="00A029F9" w:rsidRDefault="00A029F9" w:rsidP="008B1B25">
            <w:pPr>
              <w:pStyle w:val="hdr1"/>
              <w:spacing w:before="0"/>
              <w:ind w:left="0"/>
              <w:jc w:val="left"/>
              <w:rPr>
                <w:szCs w:val="24"/>
              </w:rPr>
            </w:pPr>
            <w:r w:rsidRPr="005C64C5">
              <w:rPr>
                <w:szCs w:val="24"/>
              </w:rPr>
              <w:t>3.2.1.3 Coaching/Warning Reasons Found</w:t>
            </w:r>
          </w:p>
        </w:tc>
        <w:tc>
          <w:tcPr>
            <w:tcW w:w="1530" w:type="dxa"/>
          </w:tcPr>
          <w:p w14:paraId="344909D0" w14:textId="010F0DE5" w:rsidR="00A029F9" w:rsidRDefault="00A029F9" w:rsidP="008B1B25">
            <w:pPr>
              <w:pStyle w:val="hdr1"/>
              <w:spacing w:before="0"/>
              <w:ind w:left="0"/>
              <w:jc w:val="left"/>
              <w:rPr>
                <w:color w:val="000000" w:themeColor="text1"/>
              </w:rPr>
            </w:pPr>
            <w:r>
              <w:rPr>
                <w:color w:val="000000" w:themeColor="text1"/>
              </w:rPr>
              <w:t>Doug Stearns</w:t>
            </w:r>
          </w:p>
        </w:tc>
      </w:tr>
      <w:tr w:rsidR="00A029F9" w:rsidRPr="00A43661" w14:paraId="5FB1E8DA" w14:textId="77777777" w:rsidTr="0096352D">
        <w:trPr>
          <w:trHeight w:val="341"/>
        </w:trPr>
        <w:tc>
          <w:tcPr>
            <w:tcW w:w="1440" w:type="dxa"/>
          </w:tcPr>
          <w:p w14:paraId="44DA57E6" w14:textId="473ECC23" w:rsidR="00A029F9" w:rsidRDefault="00A029F9" w:rsidP="008B1B25">
            <w:pPr>
              <w:pStyle w:val="hdr1"/>
              <w:spacing w:before="0"/>
              <w:ind w:left="0"/>
              <w:jc w:val="left"/>
              <w:rPr>
                <w:color w:val="000000" w:themeColor="text1"/>
              </w:rPr>
            </w:pPr>
            <w:r>
              <w:rPr>
                <w:color w:val="000000" w:themeColor="text1"/>
              </w:rPr>
              <w:t>08/11/2015</w:t>
            </w:r>
          </w:p>
        </w:tc>
        <w:tc>
          <w:tcPr>
            <w:tcW w:w="7038" w:type="dxa"/>
          </w:tcPr>
          <w:p w14:paraId="0D6D8259" w14:textId="77777777" w:rsidR="00A029F9" w:rsidRDefault="00A029F9" w:rsidP="008B1B25">
            <w:pPr>
              <w:pStyle w:val="hdr1"/>
              <w:spacing w:before="0"/>
              <w:ind w:left="0"/>
              <w:jc w:val="left"/>
              <w:rPr>
                <w:szCs w:val="24"/>
              </w:rPr>
            </w:pPr>
            <w:r>
              <w:rPr>
                <w:szCs w:val="24"/>
              </w:rPr>
              <w:t xml:space="preserve">TFS364 – </w:t>
            </w:r>
            <w:proofErr w:type="spellStart"/>
            <w:r>
              <w:rPr>
                <w:szCs w:val="24"/>
              </w:rPr>
              <w:t>eCL</w:t>
            </w:r>
            <w:proofErr w:type="spellEnd"/>
            <w:r>
              <w:rPr>
                <w:szCs w:val="24"/>
              </w:rPr>
              <w:t xml:space="preserve"> not displaying coaching notes</w:t>
            </w:r>
          </w:p>
          <w:p w14:paraId="359AB68B" w14:textId="77777777" w:rsidR="00A029F9" w:rsidRDefault="00A029F9" w:rsidP="008B1B25">
            <w:pPr>
              <w:pStyle w:val="hdr1"/>
              <w:spacing w:before="0"/>
              <w:ind w:left="0"/>
              <w:jc w:val="left"/>
              <w:rPr>
                <w:szCs w:val="24"/>
              </w:rPr>
            </w:pPr>
            <w:r>
              <w:rPr>
                <w:szCs w:val="24"/>
              </w:rPr>
              <w:t>Continued changes to section 3.2x for review pages</w:t>
            </w:r>
          </w:p>
          <w:p w14:paraId="076AF637" w14:textId="51744B57" w:rsidR="00A029F9" w:rsidRDefault="00A029F9" w:rsidP="008B1B25">
            <w:pPr>
              <w:pStyle w:val="hdr1"/>
              <w:spacing w:before="0"/>
              <w:ind w:left="0"/>
              <w:jc w:val="left"/>
              <w:rPr>
                <w:szCs w:val="24"/>
              </w:rPr>
            </w:pPr>
            <w:r>
              <w:rPr>
                <w:szCs w:val="24"/>
              </w:rPr>
              <w:t>Rem</w:t>
            </w:r>
            <w:r w:rsidRPr="00F410CD">
              <w:rPr>
                <w:szCs w:val="24"/>
              </w:rPr>
              <w:t>oved VII Re</w:t>
            </w:r>
            <w:r>
              <w:rPr>
                <w:szCs w:val="24"/>
              </w:rPr>
              <w:t>view Page Informational Display</w:t>
            </w:r>
          </w:p>
        </w:tc>
        <w:tc>
          <w:tcPr>
            <w:tcW w:w="1530" w:type="dxa"/>
          </w:tcPr>
          <w:p w14:paraId="2D743F6C" w14:textId="1EED3741" w:rsidR="00A029F9" w:rsidRDefault="00A029F9" w:rsidP="008B1B25">
            <w:pPr>
              <w:pStyle w:val="hdr1"/>
              <w:spacing w:before="0"/>
              <w:ind w:left="0"/>
              <w:jc w:val="left"/>
              <w:rPr>
                <w:color w:val="000000" w:themeColor="text1"/>
              </w:rPr>
            </w:pPr>
            <w:r>
              <w:rPr>
                <w:color w:val="000000" w:themeColor="text1"/>
              </w:rPr>
              <w:t>Doug Stearns</w:t>
            </w:r>
          </w:p>
        </w:tc>
      </w:tr>
      <w:tr w:rsidR="00A029F9" w:rsidRPr="00A43661" w14:paraId="54DCFDA4" w14:textId="77777777" w:rsidTr="0096352D">
        <w:trPr>
          <w:trHeight w:val="341"/>
        </w:trPr>
        <w:tc>
          <w:tcPr>
            <w:tcW w:w="1440" w:type="dxa"/>
          </w:tcPr>
          <w:p w14:paraId="53DA8096" w14:textId="3CBBA95C" w:rsidR="00A029F9" w:rsidRDefault="008D2B20" w:rsidP="008B1B25">
            <w:pPr>
              <w:pStyle w:val="hdr1"/>
              <w:spacing w:before="0"/>
              <w:ind w:left="0"/>
              <w:jc w:val="left"/>
              <w:rPr>
                <w:color w:val="000000" w:themeColor="text1"/>
              </w:rPr>
            </w:pPr>
            <w:r>
              <w:rPr>
                <w:color w:val="000000" w:themeColor="text1"/>
              </w:rPr>
              <w:t>08/25/2015</w:t>
            </w:r>
          </w:p>
        </w:tc>
        <w:tc>
          <w:tcPr>
            <w:tcW w:w="7038" w:type="dxa"/>
          </w:tcPr>
          <w:p w14:paraId="15098D9C" w14:textId="77777777" w:rsidR="00A029F9" w:rsidRDefault="008D2B20" w:rsidP="008B1B25">
            <w:pPr>
              <w:pStyle w:val="hdr1"/>
              <w:spacing w:before="0"/>
              <w:ind w:left="0"/>
              <w:jc w:val="left"/>
              <w:rPr>
                <w:szCs w:val="24"/>
              </w:rPr>
            </w:pPr>
            <w:r>
              <w:rPr>
                <w:szCs w:val="24"/>
              </w:rPr>
              <w:t xml:space="preserve">TFS605 – </w:t>
            </w:r>
            <w:proofErr w:type="spellStart"/>
            <w:r>
              <w:rPr>
                <w:szCs w:val="24"/>
              </w:rPr>
              <w:t>eCL</w:t>
            </w:r>
            <w:proofErr w:type="spellEnd"/>
            <w:r>
              <w:rPr>
                <w:szCs w:val="24"/>
              </w:rPr>
              <w:t xml:space="preserve"> alpha employee id</w:t>
            </w:r>
          </w:p>
          <w:p w14:paraId="2A309FB0" w14:textId="51CD13B0" w:rsidR="008B1B25" w:rsidRPr="008B1B25" w:rsidRDefault="008B1B25" w:rsidP="008B1B25">
            <w:pPr>
              <w:pStyle w:val="hdr1"/>
              <w:spacing w:before="0"/>
              <w:ind w:left="0"/>
              <w:rPr>
                <w:szCs w:val="24"/>
              </w:rPr>
            </w:pPr>
            <w:r w:rsidRPr="008B1B25">
              <w:rPr>
                <w:szCs w:val="24"/>
              </w:rPr>
              <w:t xml:space="preserve">II Customer Requirements </w:t>
            </w:r>
            <w:r w:rsidR="003D3157">
              <w:rPr>
                <w:szCs w:val="24"/>
              </w:rPr>
              <w:t>–</w:t>
            </w:r>
            <w:r w:rsidRPr="008B1B25">
              <w:rPr>
                <w:szCs w:val="24"/>
              </w:rPr>
              <w:t xml:space="preserve"> Data Definition </w:t>
            </w:r>
            <w:r w:rsidR="003D3157">
              <w:rPr>
                <w:szCs w:val="24"/>
              </w:rPr>
              <w:t>–</w:t>
            </w:r>
            <w:r w:rsidRPr="008B1B25">
              <w:rPr>
                <w:szCs w:val="24"/>
              </w:rPr>
              <w:t xml:space="preserve"> changed the following to represent text data type instead of integer</w:t>
            </w:r>
          </w:p>
          <w:p w14:paraId="0083D0E4" w14:textId="266AFD9A" w:rsidR="008B1B25" w:rsidRDefault="008B1B25" w:rsidP="008B1B25">
            <w:pPr>
              <w:pStyle w:val="hdr1"/>
              <w:spacing w:before="0"/>
              <w:ind w:left="0"/>
              <w:jc w:val="left"/>
              <w:rPr>
                <w:szCs w:val="24"/>
              </w:rPr>
            </w:pPr>
            <w:r w:rsidRPr="008B1B25">
              <w:rPr>
                <w:szCs w:val="24"/>
              </w:rPr>
              <w:t xml:space="preserve">- #8 </w:t>
            </w:r>
            <w:proofErr w:type="spellStart"/>
            <w:r w:rsidRPr="008B1B25">
              <w:rPr>
                <w:szCs w:val="24"/>
              </w:rPr>
              <w:t>EmpID</w:t>
            </w:r>
            <w:proofErr w:type="spellEnd"/>
            <w:r w:rsidRPr="008B1B25">
              <w:rPr>
                <w:szCs w:val="24"/>
              </w:rPr>
              <w:t xml:space="preserve">, #38 </w:t>
            </w:r>
            <w:proofErr w:type="spellStart"/>
            <w:r w:rsidRPr="008B1B25">
              <w:rPr>
                <w:szCs w:val="24"/>
              </w:rPr>
              <w:t>SupID</w:t>
            </w:r>
            <w:proofErr w:type="spellEnd"/>
            <w:r w:rsidRPr="008B1B25">
              <w:rPr>
                <w:szCs w:val="24"/>
              </w:rPr>
              <w:t xml:space="preserve">, #43 </w:t>
            </w:r>
            <w:proofErr w:type="spellStart"/>
            <w:r w:rsidRPr="008B1B25">
              <w:rPr>
                <w:szCs w:val="24"/>
              </w:rPr>
              <w:t>MgrID</w:t>
            </w:r>
            <w:proofErr w:type="spellEnd"/>
            <w:r w:rsidRPr="008B1B25">
              <w:rPr>
                <w:szCs w:val="24"/>
              </w:rPr>
              <w:t xml:space="preserve">, #82 </w:t>
            </w:r>
            <w:proofErr w:type="spellStart"/>
            <w:r w:rsidRPr="008B1B25">
              <w:rPr>
                <w:szCs w:val="24"/>
              </w:rPr>
              <w:t>SupID</w:t>
            </w:r>
            <w:proofErr w:type="spellEnd"/>
            <w:r w:rsidRPr="008B1B25">
              <w:rPr>
                <w:szCs w:val="24"/>
              </w:rPr>
              <w:t xml:space="preserve">, #83 </w:t>
            </w:r>
            <w:proofErr w:type="spellStart"/>
            <w:r w:rsidRPr="008B1B25">
              <w:rPr>
                <w:szCs w:val="24"/>
              </w:rPr>
              <w:t>MgrID</w:t>
            </w:r>
            <w:proofErr w:type="spellEnd"/>
            <w:r w:rsidRPr="008B1B25">
              <w:rPr>
                <w:szCs w:val="24"/>
              </w:rPr>
              <w:t xml:space="preserve">, #84 </w:t>
            </w:r>
            <w:proofErr w:type="spellStart"/>
            <w:r w:rsidRPr="008B1B25">
              <w:rPr>
                <w:szCs w:val="24"/>
              </w:rPr>
              <w:t>Review_SupID</w:t>
            </w:r>
            <w:proofErr w:type="spellEnd"/>
            <w:r w:rsidRPr="008B1B25">
              <w:rPr>
                <w:szCs w:val="24"/>
              </w:rPr>
              <w:t xml:space="preserve">, #85 </w:t>
            </w:r>
            <w:proofErr w:type="spellStart"/>
            <w:r w:rsidRPr="008B1B25">
              <w:rPr>
                <w:szCs w:val="24"/>
              </w:rPr>
              <w:t>Review_MgrID</w:t>
            </w:r>
            <w:proofErr w:type="spellEnd"/>
          </w:p>
        </w:tc>
        <w:tc>
          <w:tcPr>
            <w:tcW w:w="1530" w:type="dxa"/>
          </w:tcPr>
          <w:p w14:paraId="5BF15880" w14:textId="4C788632" w:rsidR="00A029F9" w:rsidRDefault="008D2B20" w:rsidP="008B1B25">
            <w:pPr>
              <w:pStyle w:val="hdr1"/>
              <w:spacing w:before="0"/>
              <w:ind w:left="0"/>
              <w:jc w:val="left"/>
              <w:rPr>
                <w:color w:val="000000" w:themeColor="text1"/>
              </w:rPr>
            </w:pPr>
            <w:r>
              <w:rPr>
                <w:color w:val="000000" w:themeColor="text1"/>
              </w:rPr>
              <w:t>Doug Stearns</w:t>
            </w:r>
          </w:p>
        </w:tc>
      </w:tr>
      <w:tr w:rsidR="00F032FF" w:rsidRPr="00A43661" w14:paraId="589B856B" w14:textId="77777777" w:rsidTr="0096352D">
        <w:trPr>
          <w:trHeight w:val="341"/>
        </w:trPr>
        <w:tc>
          <w:tcPr>
            <w:tcW w:w="1440" w:type="dxa"/>
          </w:tcPr>
          <w:p w14:paraId="2BC8BD35" w14:textId="615A4B50" w:rsidR="00F032FF" w:rsidRDefault="00F032FF" w:rsidP="008B1B25">
            <w:pPr>
              <w:pStyle w:val="hdr1"/>
              <w:spacing w:before="0"/>
              <w:ind w:left="0"/>
              <w:jc w:val="left"/>
              <w:rPr>
                <w:color w:val="000000" w:themeColor="text1"/>
              </w:rPr>
            </w:pPr>
            <w:r>
              <w:rPr>
                <w:color w:val="000000" w:themeColor="text1"/>
              </w:rPr>
              <w:t>08/25/2015</w:t>
            </w:r>
          </w:p>
        </w:tc>
        <w:tc>
          <w:tcPr>
            <w:tcW w:w="7038" w:type="dxa"/>
          </w:tcPr>
          <w:p w14:paraId="2E771279" w14:textId="77777777" w:rsidR="00F032FF" w:rsidRDefault="00F032FF" w:rsidP="008B1B25">
            <w:pPr>
              <w:pStyle w:val="hdr1"/>
              <w:spacing w:before="0"/>
              <w:ind w:left="0"/>
              <w:jc w:val="left"/>
              <w:rPr>
                <w:szCs w:val="24"/>
              </w:rPr>
            </w:pPr>
            <w:r>
              <w:rPr>
                <w:szCs w:val="24"/>
              </w:rPr>
              <w:t xml:space="preserve">TFS548 – </w:t>
            </w:r>
            <w:proofErr w:type="spellStart"/>
            <w:r>
              <w:rPr>
                <w:szCs w:val="24"/>
              </w:rPr>
              <w:t>eCL</w:t>
            </w:r>
            <w:proofErr w:type="spellEnd"/>
            <w:r>
              <w:rPr>
                <w:szCs w:val="24"/>
              </w:rPr>
              <w:t xml:space="preserve"> Disable Extract to Excel</w:t>
            </w:r>
          </w:p>
          <w:p w14:paraId="290C7996" w14:textId="77777777" w:rsidR="00C73321" w:rsidRDefault="00C73321" w:rsidP="008B1B25">
            <w:pPr>
              <w:pStyle w:val="hdr1"/>
              <w:spacing w:before="0"/>
              <w:ind w:left="0"/>
              <w:jc w:val="left"/>
              <w:rPr>
                <w:szCs w:val="24"/>
              </w:rPr>
            </w:pPr>
            <w:r>
              <w:rPr>
                <w:szCs w:val="24"/>
              </w:rPr>
              <w:t>Added the following requirement</w:t>
            </w:r>
          </w:p>
          <w:p w14:paraId="4F0F54C6" w14:textId="33C1091E" w:rsidR="00C73321" w:rsidRDefault="00C73321" w:rsidP="008B1B25">
            <w:pPr>
              <w:pStyle w:val="hdr1"/>
              <w:spacing w:before="0"/>
              <w:ind w:left="0"/>
              <w:jc w:val="left"/>
              <w:rPr>
                <w:szCs w:val="24"/>
              </w:rPr>
            </w:pPr>
            <w:r>
              <w:rPr>
                <w:szCs w:val="24"/>
              </w:rPr>
              <w:t>6.1.3 Permissions</w:t>
            </w:r>
          </w:p>
        </w:tc>
        <w:tc>
          <w:tcPr>
            <w:tcW w:w="1530" w:type="dxa"/>
          </w:tcPr>
          <w:p w14:paraId="1A340474" w14:textId="4FBC65BF" w:rsidR="00F032FF" w:rsidRDefault="00F032FF" w:rsidP="008B1B25">
            <w:pPr>
              <w:pStyle w:val="hdr1"/>
              <w:spacing w:before="0"/>
              <w:ind w:left="0"/>
              <w:jc w:val="left"/>
              <w:rPr>
                <w:color w:val="000000" w:themeColor="text1"/>
              </w:rPr>
            </w:pPr>
            <w:r>
              <w:rPr>
                <w:color w:val="000000" w:themeColor="text1"/>
              </w:rPr>
              <w:t>Doug Stearns</w:t>
            </w:r>
          </w:p>
        </w:tc>
      </w:tr>
      <w:tr w:rsidR="00227A23" w:rsidRPr="00A43661" w14:paraId="472C032B" w14:textId="77777777" w:rsidTr="0096352D">
        <w:trPr>
          <w:trHeight w:val="341"/>
        </w:trPr>
        <w:tc>
          <w:tcPr>
            <w:tcW w:w="1440" w:type="dxa"/>
          </w:tcPr>
          <w:p w14:paraId="014C4C09" w14:textId="7E82520C" w:rsidR="00227A23" w:rsidRDefault="00227A23" w:rsidP="008B1B25">
            <w:pPr>
              <w:pStyle w:val="hdr1"/>
              <w:spacing w:before="0"/>
              <w:ind w:left="0"/>
              <w:jc w:val="left"/>
              <w:rPr>
                <w:color w:val="000000" w:themeColor="text1"/>
              </w:rPr>
            </w:pPr>
            <w:r>
              <w:rPr>
                <w:color w:val="000000" w:themeColor="text1"/>
              </w:rPr>
              <w:t>08/27/2015</w:t>
            </w:r>
          </w:p>
        </w:tc>
        <w:tc>
          <w:tcPr>
            <w:tcW w:w="7038" w:type="dxa"/>
          </w:tcPr>
          <w:p w14:paraId="3264D7F1" w14:textId="77777777" w:rsidR="00227A23" w:rsidRDefault="00227A23" w:rsidP="00227A23">
            <w:pPr>
              <w:pStyle w:val="hdr1"/>
              <w:spacing w:before="0"/>
              <w:ind w:left="0"/>
              <w:jc w:val="left"/>
              <w:rPr>
                <w:szCs w:val="24"/>
              </w:rPr>
            </w:pPr>
            <w:r>
              <w:rPr>
                <w:szCs w:val="24"/>
              </w:rPr>
              <w:t xml:space="preserve">TFS549 – </w:t>
            </w:r>
            <w:proofErr w:type="spellStart"/>
            <w:r>
              <w:rPr>
                <w:szCs w:val="24"/>
              </w:rPr>
              <w:t>eCL</w:t>
            </w:r>
            <w:proofErr w:type="spellEnd"/>
            <w:r>
              <w:rPr>
                <w:szCs w:val="24"/>
              </w:rPr>
              <w:t xml:space="preserve"> Survey</w:t>
            </w:r>
          </w:p>
          <w:p w14:paraId="61BCFB4F" w14:textId="77777777" w:rsidR="00227A23" w:rsidRDefault="00227A23" w:rsidP="00227A23">
            <w:pPr>
              <w:pStyle w:val="hdr1"/>
              <w:spacing w:before="0"/>
              <w:ind w:left="0"/>
              <w:jc w:val="left"/>
              <w:rPr>
                <w:szCs w:val="24"/>
              </w:rPr>
            </w:pPr>
            <w:r>
              <w:rPr>
                <w:szCs w:val="24"/>
              </w:rPr>
              <w:t>Added the following requirements for eCoaching Log Survey</w:t>
            </w:r>
          </w:p>
          <w:p w14:paraId="670DB10F" w14:textId="2A01FFD6" w:rsidR="00227A23" w:rsidRDefault="00227A23" w:rsidP="00227A23">
            <w:pPr>
              <w:pStyle w:val="hdr1"/>
              <w:spacing w:before="0"/>
              <w:ind w:left="0"/>
              <w:jc w:val="left"/>
              <w:rPr>
                <w:szCs w:val="24"/>
              </w:rPr>
            </w:pPr>
            <w:r>
              <w:rPr>
                <w:szCs w:val="24"/>
              </w:rPr>
              <w:t>7x eCoaching Log Survey</w:t>
            </w:r>
          </w:p>
        </w:tc>
        <w:tc>
          <w:tcPr>
            <w:tcW w:w="1530" w:type="dxa"/>
          </w:tcPr>
          <w:p w14:paraId="134E8AB5" w14:textId="29C06B11" w:rsidR="00227A23" w:rsidRDefault="00227A23" w:rsidP="008B1B25">
            <w:pPr>
              <w:pStyle w:val="hdr1"/>
              <w:spacing w:before="0"/>
              <w:ind w:left="0"/>
              <w:jc w:val="left"/>
              <w:rPr>
                <w:color w:val="000000" w:themeColor="text1"/>
              </w:rPr>
            </w:pPr>
            <w:r>
              <w:rPr>
                <w:color w:val="000000" w:themeColor="text1"/>
              </w:rPr>
              <w:t>Doug Stearns</w:t>
            </w:r>
          </w:p>
        </w:tc>
      </w:tr>
      <w:tr w:rsidR="00341D92" w:rsidRPr="00A43661" w14:paraId="0BB6953F" w14:textId="77777777" w:rsidTr="0096352D">
        <w:trPr>
          <w:trHeight w:val="341"/>
        </w:trPr>
        <w:tc>
          <w:tcPr>
            <w:tcW w:w="1440" w:type="dxa"/>
          </w:tcPr>
          <w:p w14:paraId="4FB6C9ED" w14:textId="76884908" w:rsidR="00341D92" w:rsidRDefault="00341D92" w:rsidP="008B1B25">
            <w:pPr>
              <w:pStyle w:val="hdr1"/>
              <w:spacing w:before="0"/>
              <w:ind w:left="0"/>
              <w:jc w:val="left"/>
              <w:rPr>
                <w:color w:val="000000" w:themeColor="text1"/>
              </w:rPr>
            </w:pPr>
            <w:r>
              <w:rPr>
                <w:color w:val="000000" w:themeColor="text1"/>
              </w:rPr>
              <w:t>09/01/2015</w:t>
            </w:r>
          </w:p>
        </w:tc>
        <w:tc>
          <w:tcPr>
            <w:tcW w:w="7038" w:type="dxa"/>
          </w:tcPr>
          <w:p w14:paraId="5CEE94D8" w14:textId="77777777" w:rsidR="00341D92" w:rsidRDefault="00341D92" w:rsidP="005D2043">
            <w:pPr>
              <w:pStyle w:val="hdr1"/>
              <w:spacing w:before="0"/>
              <w:ind w:left="0"/>
              <w:jc w:val="left"/>
              <w:rPr>
                <w:szCs w:val="24"/>
              </w:rPr>
            </w:pPr>
            <w:r>
              <w:rPr>
                <w:szCs w:val="24"/>
              </w:rPr>
              <w:t xml:space="preserve">TFS604 – </w:t>
            </w:r>
            <w:proofErr w:type="spellStart"/>
            <w:r>
              <w:rPr>
                <w:szCs w:val="24"/>
              </w:rPr>
              <w:t>eCL</w:t>
            </w:r>
            <w:proofErr w:type="spellEnd"/>
            <w:r>
              <w:rPr>
                <w:szCs w:val="24"/>
              </w:rPr>
              <w:t xml:space="preserve"> New AHT sub-reason for CSR and SUP</w:t>
            </w:r>
          </w:p>
          <w:p w14:paraId="373E85DD" w14:textId="77777777" w:rsidR="005D2043" w:rsidRDefault="005D2043" w:rsidP="005D2043">
            <w:pPr>
              <w:pStyle w:val="hdr1"/>
              <w:spacing w:before="0"/>
              <w:ind w:left="0"/>
              <w:jc w:val="left"/>
              <w:rPr>
                <w:szCs w:val="24"/>
              </w:rPr>
            </w:pPr>
            <w:r>
              <w:rPr>
                <w:szCs w:val="24"/>
              </w:rPr>
              <w:t>Updated the following requirements</w:t>
            </w:r>
          </w:p>
          <w:p w14:paraId="171CE721" w14:textId="77777777" w:rsidR="005D2043" w:rsidRPr="005D2043" w:rsidRDefault="005D2043" w:rsidP="005D2043">
            <w:pPr>
              <w:pStyle w:val="hdr1"/>
              <w:spacing w:before="0"/>
              <w:ind w:left="0"/>
              <w:rPr>
                <w:szCs w:val="24"/>
              </w:rPr>
            </w:pPr>
            <w:r w:rsidRPr="005D2043">
              <w:rPr>
                <w:szCs w:val="24"/>
              </w:rPr>
              <w:t>II Customer Requirements, User Interface Controls, #26 AHT</w:t>
            </w:r>
          </w:p>
          <w:p w14:paraId="4ADBA136" w14:textId="3AEDA134" w:rsidR="005D2043" w:rsidRPr="005D2043" w:rsidRDefault="005D2043" w:rsidP="005D2043">
            <w:pPr>
              <w:pStyle w:val="hdr1"/>
              <w:spacing w:before="0"/>
              <w:ind w:left="0"/>
              <w:rPr>
                <w:szCs w:val="24"/>
              </w:rPr>
            </w:pPr>
            <w:proofErr w:type="spellStart"/>
            <w:r w:rsidRPr="005D2043">
              <w:rPr>
                <w:szCs w:val="24"/>
              </w:rPr>
              <w:lastRenderedPageBreak/>
              <w:t>IV.Layouts</w:t>
            </w:r>
            <w:proofErr w:type="spellEnd"/>
            <w:r w:rsidRPr="005D2043">
              <w:rPr>
                <w:szCs w:val="24"/>
              </w:rPr>
              <w:t xml:space="preserve"> </w:t>
            </w:r>
            <w:r w:rsidR="003D3157">
              <w:rPr>
                <w:szCs w:val="24"/>
              </w:rPr>
              <w:t>–</w:t>
            </w:r>
            <w:r w:rsidRPr="005D2043">
              <w:rPr>
                <w:szCs w:val="24"/>
              </w:rPr>
              <w:t xml:space="preserve"> Direct Coaching </w:t>
            </w:r>
            <w:r w:rsidR="003D3157">
              <w:rPr>
                <w:szCs w:val="24"/>
              </w:rPr>
              <w:t>–</w:t>
            </w:r>
            <w:r w:rsidRPr="005D2043">
              <w:rPr>
                <w:szCs w:val="24"/>
              </w:rPr>
              <w:t xml:space="preserve"> Non CSE</w:t>
            </w:r>
          </w:p>
          <w:p w14:paraId="66C469FF" w14:textId="6F97561C" w:rsidR="005D2043" w:rsidRPr="005D2043" w:rsidRDefault="005D2043" w:rsidP="005D2043">
            <w:pPr>
              <w:pStyle w:val="hdr1"/>
              <w:spacing w:before="0"/>
              <w:ind w:left="0"/>
              <w:rPr>
                <w:szCs w:val="24"/>
              </w:rPr>
            </w:pPr>
            <w:proofErr w:type="spellStart"/>
            <w:r w:rsidRPr="005D2043">
              <w:rPr>
                <w:szCs w:val="24"/>
              </w:rPr>
              <w:t>IV.Layouts</w:t>
            </w:r>
            <w:proofErr w:type="spellEnd"/>
            <w:r w:rsidRPr="005D2043">
              <w:rPr>
                <w:szCs w:val="24"/>
              </w:rPr>
              <w:t xml:space="preserve"> </w:t>
            </w:r>
            <w:r w:rsidR="003D3157">
              <w:rPr>
                <w:szCs w:val="24"/>
              </w:rPr>
              <w:t>–</w:t>
            </w:r>
            <w:r w:rsidRPr="005D2043">
              <w:rPr>
                <w:szCs w:val="24"/>
              </w:rPr>
              <w:t xml:space="preserve"> Indirect Coaching </w:t>
            </w:r>
            <w:r w:rsidR="003D3157">
              <w:rPr>
                <w:szCs w:val="24"/>
              </w:rPr>
              <w:t>–</w:t>
            </w:r>
            <w:r w:rsidRPr="005D2043">
              <w:rPr>
                <w:szCs w:val="24"/>
              </w:rPr>
              <w:t xml:space="preserve"> Non CSE</w:t>
            </w:r>
          </w:p>
          <w:p w14:paraId="182347D6" w14:textId="77777777" w:rsidR="005D2043" w:rsidRPr="005D2043" w:rsidRDefault="005D2043" w:rsidP="005D2043">
            <w:pPr>
              <w:pStyle w:val="hdr1"/>
              <w:spacing w:before="0"/>
              <w:ind w:left="0"/>
              <w:rPr>
                <w:szCs w:val="24"/>
              </w:rPr>
            </w:pPr>
            <w:r w:rsidRPr="005D2043">
              <w:rPr>
                <w:szCs w:val="24"/>
              </w:rPr>
              <w:t>2.2.1.6.1 Direct Coaching Reason and Sub-Reasons</w:t>
            </w:r>
          </w:p>
          <w:p w14:paraId="326D56A6" w14:textId="1C879B4F" w:rsidR="005D2043" w:rsidRDefault="005D2043" w:rsidP="005D2043">
            <w:pPr>
              <w:pStyle w:val="hdr1"/>
              <w:spacing w:before="0"/>
              <w:ind w:left="0"/>
              <w:jc w:val="left"/>
              <w:rPr>
                <w:szCs w:val="24"/>
              </w:rPr>
            </w:pPr>
            <w:r w:rsidRPr="005D2043">
              <w:rPr>
                <w:szCs w:val="24"/>
              </w:rPr>
              <w:t>2.2.1.6.2 Indirect Coaching Reason and Sub-Reasons</w:t>
            </w:r>
          </w:p>
        </w:tc>
        <w:tc>
          <w:tcPr>
            <w:tcW w:w="1530" w:type="dxa"/>
          </w:tcPr>
          <w:p w14:paraId="27A1F812" w14:textId="4D8996B8" w:rsidR="00341D92" w:rsidRDefault="00341D92" w:rsidP="008B1B25">
            <w:pPr>
              <w:pStyle w:val="hdr1"/>
              <w:spacing w:before="0"/>
              <w:ind w:left="0"/>
              <w:jc w:val="left"/>
              <w:rPr>
                <w:color w:val="000000" w:themeColor="text1"/>
              </w:rPr>
            </w:pPr>
            <w:r>
              <w:rPr>
                <w:color w:val="000000" w:themeColor="text1"/>
              </w:rPr>
              <w:lastRenderedPageBreak/>
              <w:t>Doug Stearns</w:t>
            </w:r>
          </w:p>
        </w:tc>
      </w:tr>
      <w:tr w:rsidR="00FF4EFB" w:rsidRPr="00A43661" w14:paraId="51E28B8A" w14:textId="77777777" w:rsidTr="0096352D">
        <w:trPr>
          <w:trHeight w:val="341"/>
        </w:trPr>
        <w:tc>
          <w:tcPr>
            <w:tcW w:w="1440" w:type="dxa"/>
          </w:tcPr>
          <w:p w14:paraId="23931D78" w14:textId="7B100E16" w:rsidR="00FF4EFB" w:rsidRDefault="00FF4EFB" w:rsidP="008B1B25">
            <w:pPr>
              <w:pStyle w:val="hdr1"/>
              <w:spacing w:before="0"/>
              <w:ind w:left="0"/>
              <w:jc w:val="left"/>
              <w:rPr>
                <w:color w:val="000000" w:themeColor="text1"/>
              </w:rPr>
            </w:pPr>
            <w:r>
              <w:rPr>
                <w:color w:val="000000" w:themeColor="text1"/>
              </w:rPr>
              <w:lastRenderedPageBreak/>
              <w:t>09/01/2015</w:t>
            </w:r>
          </w:p>
        </w:tc>
        <w:tc>
          <w:tcPr>
            <w:tcW w:w="7038" w:type="dxa"/>
          </w:tcPr>
          <w:p w14:paraId="17DE6AA5" w14:textId="77777777" w:rsidR="00FF4EFB" w:rsidRDefault="00FF4EFB" w:rsidP="005D2043">
            <w:pPr>
              <w:pStyle w:val="hdr1"/>
              <w:spacing w:before="0"/>
              <w:ind w:left="0"/>
              <w:jc w:val="left"/>
              <w:rPr>
                <w:szCs w:val="24"/>
              </w:rPr>
            </w:pPr>
            <w:r>
              <w:rPr>
                <w:szCs w:val="24"/>
              </w:rPr>
              <w:t xml:space="preserve">TFS641 – </w:t>
            </w:r>
            <w:proofErr w:type="spellStart"/>
            <w:r>
              <w:rPr>
                <w:szCs w:val="24"/>
              </w:rPr>
              <w:t>eCL</w:t>
            </w:r>
            <w:proofErr w:type="spellEnd"/>
            <w:r>
              <w:rPr>
                <w:szCs w:val="24"/>
              </w:rPr>
              <w:t xml:space="preserve"> Trim spaces from employee id</w:t>
            </w:r>
          </w:p>
          <w:p w14:paraId="6F226E20" w14:textId="77777777" w:rsidR="00FF4EFB" w:rsidRDefault="00FF4EFB" w:rsidP="005D2043">
            <w:pPr>
              <w:pStyle w:val="hdr1"/>
              <w:spacing w:before="0"/>
              <w:ind w:left="0"/>
              <w:jc w:val="left"/>
              <w:rPr>
                <w:szCs w:val="24"/>
              </w:rPr>
            </w:pPr>
            <w:r>
              <w:rPr>
                <w:szCs w:val="24"/>
              </w:rPr>
              <w:t>Added the following requirement</w:t>
            </w:r>
          </w:p>
          <w:p w14:paraId="5DDE3BD0" w14:textId="1D82883D" w:rsidR="00FF4EFB" w:rsidRDefault="00FF4EFB" w:rsidP="005D2043">
            <w:pPr>
              <w:pStyle w:val="hdr1"/>
              <w:spacing w:before="0"/>
              <w:ind w:left="0"/>
              <w:jc w:val="left"/>
              <w:rPr>
                <w:szCs w:val="24"/>
              </w:rPr>
            </w:pPr>
            <w:r w:rsidRPr="00FF4EFB">
              <w:rPr>
                <w:szCs w:val="24"/>
              </w:rPr>
              <w:t>4.2.3.3 Employee IDs with spaces</w:t>
            </w:r>
          </w:p>
        </w:tc>
        <w:tc>
          <w:tcPr>
            <w:tcW w:w="1530" w:type="dxa"/>
          </w:tcPr>
          <w:p w14:paraId="31A995BF" w14:textId="67CE69D6" w:rsidR="00FF4EFB" w:rsidRDefault="00FF4EFB" w:rsidP="008B1B25">
            <w:pPr>
              <w:pStyle w:val="hdr1"/>
              <w:spacing w:before="0"/>
              <w:ind w:left="0"/>
              <w:jc w:val="left"/>
              <w:rPr>
                <w:color w:val="000000" w:themeColor="text1"/>
              </w:rPr>
            </w:pPr>
            <w:r>
              <w:rPr>
                <w:color w:val="000000" w:themeColor="text1"/>
              </w:rPr>
              <w:t>Doug Stearns</w:t>
            </w:r>
          </w:p>
        </w:tc>
      </w:tr>
      <w:tr w:rsidR="00A13DC8" w:rsidRPr="00A43661" w14:paraId="483DE68D" w14:textId="77777777" w:rsidTr="0096352D">
        <w:trPr>
          <w:trHeight w:val="341"/>
        </w:trPr>
        <w:tc>
          <w:tcPr>
            <w:tcW w:w="1440" w:type="dxa"/>
          </w:tcPr>
          <w:p w14:paraId="70DC251F" w14:textId="09C278BB" w:rsidR="00A13DC8" w:rsidRDefault="00A13DC8" w:rsidP="008B1B25">
            <w:pPr>
              <w:pStyle w:val="hdr1"/>
              <w:spacing w:before="0"/>
              <w:ind w:left="0"/>
              <w:jc w:val="left"/>
              <w:rPr>
                <w:color w:val="000000" w:themeColor="text1"/>
              </w:rPr>
            </w:pPr>
            <w:r>
              <w:rPr>
                <w:color w:val="000000" w:themeColor="text1"/>
              </w:rPr>
              <w:t>09/02/2015</w:t>
            </w:r>
          </w:p>
        </w:tc>
        <w:tc>
          <w:tcPr>
            <w:tcW w:w="7038" w:type="dxa"/>
          </w:tcPr>
          <w:p w14:paraId="3CA79E1A" w14:textId="77777777" w:rsidR="00A13DC8" w:rsidRDefault="00A13DC8" w:rsidP="005D2043">
            <w:pPr>
              <w:pStyle w:val="hdr1"/>
              <w:spacing w:before="0"/>
              <w:ind w:left="0"/>
              <w:jc w:val="left"/>
              <w:rPr>
                <w:szCs w:val="24"/>
              </w:rPr>
            </w:pPr>
            <w:r w:rsidRPr="00A13DC8">
              <w:rPr>
                <w:szCs w:val="24"/>
              </w:rPr>
              <w:t xml:space="preserve">TFS667 – </w:t>
            </w:r>
            <w:proofErr w:type="spellStart"/>
            <w:r w:rsidRPr="00A13DC8">
              <w:rPr>
                <w:szCs w:val="24"/>
              </w:rPr>
              <w:t>eCL</w:t>
            </w:r>
            <w:proofErr w:type="spellEnd"/>
            <w:r w:rsidRPr="00A13DC8">
              <w:rPr>
                <w:szCs w:val="24"/>
              </w:rPr>
              <w:t xml:space="preserve"> WPOP70 submit all modules</w:t>
            </w:r>
          </w:p>
          <w:p w14:paraId="622DB0D4" w14:textId="77777777" w:rsidR="009436FF" w:rsidRDefault="009436FF" w:rsidP="009436FF">
            <w:pPr>
              <w:pStyle w:val="hdr1"/>
              <w:spacing w:before="0"/>
              <w:ind w:left="0"/>
              <w:jc w:val="left"/>
              <w:rPr>
                <w:szCs w:val="24"/>
              </w:rPr>
            </w:pPr>
            <w:r>
              <w:rPr>
                <w:szCs w:val="24"/>
              </w:rPr>
              <w:t>Added WPOP70 to the following requirements</w:t>
            </w:r>
          </w:p>
          <w:p w14:paraId="74621DAA" w14:textId="77777777" w:rsidR="009436FF" w:rsidRDefault="009436FF" w:rsidP="009436FF">
            <w:pPr>
              <w:pStyle w:val="hdr1"/>
              <w:spacing w:before="0"/>
              <w:ind w:left="0"/>
              <w:jc w:val="left"/>
              <w:rPr>
                <w:szCs w:val="24"/>
              </w:rPr>
            </w:pPr>
            <w:r w:rsidRPr="009436FF">
              <w:rPr>
                <w:szCs w:val="24"/>
              </w:rPr>
              <w:t>2.2.1.13 Access to submission</w:t>
            </w:r>
          </w:p>
          <w:p w14:paraId="42D7B803" w14:textId="77777777" w:rsidR="009436FF" w:rsidRDefault="009436FF" w:rsidP="009436FF">
            <w:pPr>
              <w:pStyle w:val="hdr1"/>
              <w:spacing w:before="0"/>
              <w:ind w:left="0"/>
              <w:jc w:val="left"/>
              <w:rPr>
                <w:szCs w:val="24"/>
              </w:rPr>
            </w:pPr>
            <w:r w:rsidRPr="009436FF">
              <w:rPr>
                <w:szCs w:val="24"/>
              </w:rPr>
              <w:t xml:space="preserve">2.3.1.13 Access to Submission </w:t>
            </w:r>
          </w:p>
          <w:p w14:paraId="27BFA0F8" w14:textId="68BB2527" w:rsidR="009436FF" w:rsidRPr="009436FF" w:rsidRDefault="009436FF" w:rsidP="009436FF">
            <w:pPr>
              <w:pStyle w:val="hdr1"/>
              <w:spacing w:before="0"/>
              <w:ind w:left="0"/>
              <w:jc w:val="left"/>
              <w:rPr>
                <w:szCs w:val="24"/>
              </w:rPr>
            </w:pPr>
            <w:r w:rsidRPr="009436FF">
              <w:rPr>
                <w:szCs w:val="24"/>
              </w:rPr>
              <w:t xml:space="preserve">2.4.1.13 Access to Submission </w:t>
            </w:r>
          </w:p>
          <w:p w14:paraId="48890EAC" w14:textId="7D8F1611" w:rsidR="009436FF" w:rsidRDefault="009436FF" w:rsidP="009436FF">
            <w:pPr>
              <w:pStyle w:val="hdr1"/>
              <w:spacing w:before="0"/>
              <w:ind w:left="0"/>
              <w:jc w:val="left"/>
              <w:rPr>
                <w:szCs w:val="24"/>
              </w:rPr>
            </w:pPr>
            <w:r w:rsidRPr="009436FF">
              <w:rPr>
                <w:szCs w:val="24"/>
              </w:rPr>
              <w:t>2.5.1.13 Access to Submission</w:t>
            </w:r>
          </w:p>
        </w:tc>
        <w:tc>
          <w:tcPr>
            <w:tcW w:w="1530" w:type="dxa"/>
          </w:tcPr>
          <w:p w14:paraId="4D04B26D" w14:textId="62543E51" w:rsidR="00A13DC8" w:rsidRDefault="00A13DC8" w:rsidP="008B1B25">
            <w:pPr>
              <w:pStyle w:val="hdr1"/>
              <w:spacing w:before="0"/>
              <w:ind w:left="0"/>
              <w:jc w:val="left"/>
              <w:rPr>
                <w:color w:val="000000" w:themeColor="text1"/>
              </w:rPr>
            </w:pPr>
            <w:r>
              <w:rPr>
                <w:color w:val="000000" w:themeColor="text1"/>
              </w:rPr>
              <w:t>Doug Stearns</w:t>
            </w:r>
          </w:p>
        </w:tc>
      </w:tr>
      <w:tr w:rsidR="00BA6FB5" w:rsidRPr="00A43661" w14:paraId="002DD7B6" w14:textId="77777777" w:rsidTr="00EB04D7">
        <w:trPr>
          <w:trHeight w:val="341"/>
        </w:trPr>
        <w:tc>
          <w:tcPr>
            <w:tcW w:w="1440" w:type="dxa"/>
          </w:tcPr>
          <w:p w14:paraId="64C57C18" w14:textId="79B9024F" w:rsidR="00BA6FB5" w:rsidRDefault="00BA6FB5" w:rsidP="008B1B25">
            <w:pPr>
              <w:pStyle w:val="hdr1"/>
              <w:spacing w:before="0"/>
              <w:ind w:left="0"/>
              <w:jc w:val="left"/>
              <w:rPr>
                <w:color w:val="000000" w:themeColor="text1"/>
              </w:rPr>
            </w:pPr>
            <w:r>
              <w:rPr>
                <w:color w:val="000000" w:themeColor="text1"/>
              </w:rPr>
              <w:t>09/04/2015</w:t>
            </w:r>
          </w:p>
        </w:tc>
        <w:tc>
          <w:tcPr>
            <w:tcW w:w="7038" w:type="dxa"/>
          </w:tcPr>
          <w:p w14:paraId="6B73EC65" w14:textId="77777777" w:rsidR="00BA6FB5" w:rsidRDefault="00BA6FB5" w:rsidP="00282698">
            <w:pPr>
              <w:pStyle w:val="hdr1"/>
              <w:spacing w:before="0"/>
              <w:ind w:left="0"/>
              <w:jc w:val="left"/>
              <w:rPr>
                <w:szCs w:val="24"/>
              </w:rPr>
            </w:pPr>
            <w:r>
              <w:rPr>
                <w:szCs w:val="24"/>
              </w:rPr>
              <w:t xml:space="preserve">TFS644 – </w:t>
            </w:r>
            <w:proofErr w:type="spellStart"/>
            <w:r>
              <w:rPr>
                <w:szCs w:val="24"/>
              </w:rPr>
              <w:t>eCL</w:t>
            </w:r>
            <w:proofErr w:type="spellEnd"/>
            <w:r>
              <w:rPr>
                <w:szCs w:val="24"/>
              </w:rPr>
              <w:t xml:space="preserve"> Inappropriate ARC Escalation feed</w:t>
            </w:r>
          </w:p>
          <w:p w14:paraId="46C161DE" w14:textId="77777777" w:rsidR="00126A87" w:rsidRDefault="00BA6FB5" w:rsidP="00282698">
            <w:pPr>
              <w:pStyle w:val="hdr1"/>
              <w:spacing w:before="0"/>
              <w:ind w:left="0"/>
              <w:jc w:val="left"/>
              <w:rPr>
                <w:szCs w:val="24"/>
              </w:rPr>
            </w:pPr>
            <w:r>
              <w:rPr>
                <w:szCs w:val="24"/>
              </w:rPr>
              <w:t>Modified the following requirements</w:t>
            </w:r>
          </w:p>
          <w:p w14:paraId="538C2644" w14:textId="00E8BB1C" w:rsidR="00282698" w:rsidRPr="00282698" w:rsidRDefault="00282698" w:rsidP="00282698">
            <w:pPr>
              <w:pStyle w:val="hdr1"/>
              <w:spacing w:before="0"/>
              <w:ind w:left="0"/>
              <w:rPr>
                <w:szCs w:val="24"/>
              </w:rPr>
            </w:pPr>
            <w:r w:rsidRPr="00282698">
              <w:rPr>
                <w:szCs w:val="24"/>
              </w:rPr>
              <w:t xml:space="preserve">II Customer Requirements </w:t>
            </w:r>
            <w:r w:rsidR="003D3157">
              <w:rPr>
                <w:szCs w:val="24"/>
              </w:rPr>
              <w:t>–</w:t>
            </w:r>
            <w:r w:rsidRPr="00282698">
              <w:rPr>
                <w:szCs w:val="24"/>
              </w:rPr>
              <w:t xml:space="preserve"> User Interface Controls #34 OMR Exceptions</w:t>
            </w:r>
          </w:p>
          <w:p w14:paraId="42A4E19C" w14:textId="00E84C48" w:rsidR="00282698" w:rsidRPr="00282698" w:rsidRDefault="00282698" w:rsidP="00282698">
            <w:pPr>
              <w:pStyle w:val="hdr1"/>
              <w:spacing w:before="0"/>
              <w:ind w:left="0"/>
              <w:rPr>
                <w:szCs w:val="24"/>
              </w:rPr>
            </w:pPr>
            <w:r w:rsidRPr="00282698">
              <w:rPr>
                <w:szCs w:val="24"/>
              </w:rPr>
              <w:t xml:space="preserve">IV Layouts </w:t>
            </w:r>
            <w:r w:rsidR="003D3157">
              <w:rPr>
                <w:szCs w:val="24"/>
              </w:rPr>
              <w:t>–</w:t>
            </w:r>
            <w:r w:rsidRPr="00282698">
              <w:rPr>
                <w:szCs w:val="24"/>
              </w:rPr>
              <w:t xml:space="preserve"> Direct Coaching – Non CSE, Indirect Coaching – Non CSE</w:t>
            </w:r>
          </w:p>
          <w:p w14:paraId="4A6FEE85" w14:textId="77777777" w:rsidR="00282698" w:rsidRPr="00282698" w:rsidRDefault="00282698" w:rsidP="00282698">
            <w:pPr>
              <w:pStyle w:val="hdr1"/>
              <w:spacing w:before="0"/>
              <w:ind w:left="0"/>
              <w:rPr>
                <w:szCs w:val="24"/>
              </w:rPr>
            </w:pPr>
            <w:r w:rsidRPr="00282698">
              <w:rPr>
                <w:szCs w:val="24"/>
              </w:rPr>
              <w:t>VI. Outliers (Data Feed\Form Entry)</w:t>
            </w:r>
          </w:p>
          <w:p w14:paraId="431E3DC8" w14:textId="77777777" w:rsidR="00282698" w:rsidRPr="00282698" w:rsidRDefault="00282698" w:rsidP="00282698">
            <w:pPr>
              <w:pStyle w:val="hdr1"/>
              <w:spacing w:before="0"/>
              <w:ind w:left="0"/>
              <w:rPr>
                <w:szCs w:val="24"/>
              </w:rPr>
            </w:pPr>
            <w:proofErr w:type="spellStart"/>
            <w:r w:rsidRPr="00282698">
              <w:rPr>
                <w:szCs w:val="24"/>
              </w:rPr>
              <w:t>eCL</w:t>
            </w:r>
            <w:proofErr w:type="spellEnd"/>
            <w:r w:rsidRPr="00282698">
              <w:rPr>
                <w:szCs w:val="24"/>
              </w:rPr>
              <w:t xml:space="preserve"> Outlier Research and Coaching Process</w:t>
            </w:r>
          </w:p>
          <w:p w14:paraId="7A34F6D9" w14:textId="77777777" w:rsidR="00282698" w:rsidRPr="00282698" w:rsidRDefault="00282698" w:rsidP="00282698">
            <w:pPr>
              <w:pStyle w:val="hdr1"/>
              <w:spacing w:before="0"/>
              <w:ind w:left="0"/>
              <w:rPr>
                <w:szCs w:val="24"/>
              </w:rPr>
            </w:pPr>
            <w:proofErr w:type="spellStart"/>
            <w:r w:rsidRPr="00282698">
              <w:rPr>
                <w:szCs w:val="24"/>
              </w:rPr>
              <w:t>eCL</w:t>
            </w:r>
            <w:proofErr w:type="spellEnd"/>
            <w:r w:rsidRPr="00282698">
              <w:rPr>
                <w:szCs w:val="24"/>
              </w:rPr>
              <w:t xml:space="preserve"> Outlier Reporting Matrix – 6 OMR: Inappropriate ARC Escalation, 17 OMR: Returned MAC Escalation, 23 Inappropriate ARC Transfers </w:t>
            </w:r>
          </w:p>
          <w:p w14:paraId="5CEED0D3" w14:textId="77777777" w:rsidR="00282698" w:rsidRPr="00282698" w:rsidRDefault="00282698" w:rsidP="00282698">
            <w:pPr>
              <w:pStyle w:val="hdr1"/>
              <w:spacing w:before="0"/>
              <w:ind w:left="0"/>
              <w:rPr>
                <w:szCs w:val="24"/>
              </w:rPr>
            </w:pPr>
            <w:proofErr w:type="spellStart"/>
            <w:r w:rsidRPr="00282698">
              <w:rPr>
                <w:szCs w:val="24"/>
              </w:rPr>
              <w:t>eCL</w:t>
            </w:r>
            <w:proofErr w:type="spellEnd"/>
            <w:r w:rsidRPr="00282698">
              <w:rPr>
                <w:szCs w:val="24"/>
              </w:rPr>
              <w:t xml:space="preserve"> Outlier Research and Coaching Process Front-end Form Changes </w:t>
            </w:r>
          </w:p>
          <w:p w14:paraId="50CE215E" w14:textId="77777777" w:rsidR="00282698" w:rsidRPr="00282698" w:rsidRDefault="00282698" w:rsidP="00282698">
            <w:pPr>
              <w:pStyle w:val="hdr1"/>
              <w:spacing w:before="0"/>
              <w:ind w:left="0"/>
              <w:rPr>
                <w:szCs w:val="24"/>
              </w:rPr>
            </w:pPr>
            <w:r w:rsidRPr="00282698">
              <w:rPr>
                <w:szCs w:val="24"/>
              </w:rPr>
              <w:t>- #1</w:t>
            </w:r>
          </w:p>
          <w:p w14:paraId="0EE2F083" w14:textId="77777777" w:rsidR="00282698" w:rsidRPr="00282698" w:rsidRDefault="00282698" w:rsidP="00282698">
            <w:pPr>
              <w:pStyle w:val="hdr1"/>
              <w:spacing w:before="0"/>
              <w:ind w:left="0"/>
              <w:rPr>
                <w:szCs w:val="24"/>
              </w:rPr>
            </w:pPr>
            <w:r w:rsidRPr="00282698">
              <w:rPr>
                <w:szCs w:val="24"/>
              </w:rPr>
              <w:t>- Conditions for Manager Review pages #1</w:t>
            </w:r>
          </w:p>
          <w:p w14:paraId="33319181" w14:textId="77777777" w:rsidR="00282698" w:rsidRPr="00282698" w:rsidRDefault="00282698" w:rsidP="00282698">
            <w:pPr>
              <w:pStyle w:val="hdr1"/>
              <w:spacing w:before="0"/>
              <w:ind w:left="0"/>
              <w:rPr>
                <w:szCs w:val="24"/>
              </w:rPr>
            </w:pPr>
            <w:r w:rsidRPr="00282698">
              <w:rPr>
                <w:szCs w:val="24"/>
              </w:rPr>
              <w:t xml:space="preserve">- Conditions for Supervisor Review pages #1, </w:t>
            </w:r>
          </w:p>
          <w:p w14:paraId="0FA7D962" w14:textId="77777777" w:rsidR="00282698" w:rsidRPr="00282698" w:rsidRDefault="00282698" w:rsidP="00282698">
            <w:pPr>
              <w:pStyle w:val="hdr1"/>
              <w:spacing w:before="0"/>
              <w:ind w:left="0"/>
              <w:rPr>
                <w:szCs w:val="24"/>
              </w:rPr>
            </w:pPr>
            <w:r w:rsidRPr="00282698">
              <w:rPr>
                <w:szCs w:val="24"/>
              </w:rPr>
              <w:t>Dashboards #2</w:t>
            </w:r>
          </w:p>
          <w:p w14:paraId="07368C93" w14:textId="354B3E13" w:rsidR="00126A87" w:rsidRPr="00A13DC8" w:rsidRDefault="00282698" w:rsidP="00282698">
            <w:pPr>
              <w:pStyle w:val="hdr1"/>
              <w:spacing w:before="0"/>
              <w:ind w:left="0"/>
              <w:jc w:val="left"/>
              <w:rPr>
                <w:szCs w:val="24"/>
              </w:rPr>
            </w:pPr>
            <w:r w:rsidRPr="00282698">
              <w:rPr>
                <w:szCs w:val="24"/>
              </w:rPr>
              <w:t>2.1.3 Outlier Data Feed (OMR) (and child requirements)</w:t>
            </w:r>
          </w:p>
        </w:tc>
        <w:tc>
          <w:tcPr>
            <w:tcW w:w="1530" w:type="dxa"/>
          </w:tcPr>
          <w:p w14:paraId="52BB8D70" w14:textId="07E8077D" w:rsidR="00BA6FB5" w:rsidRDefault="00BA6FB5" w:rsidP="008B1B25">
            <w:pPr>
              <w:pStyle w:val="hdr1"/>
              <w:spacing w:before="0"/>
              <w:ind w:left="0"/>
              <w:jc w:val="left"/>
              <w:rPr>
                <w:color w:val="000000" w:themeColor="text1"/>
              </w:rPr>
            </w:pPr>
            <w:r>
              <w:rPr>
                <w:color w:val="000000" w:themeColor="text1"/>
              </w:rPr>
              <w:t>Doug Stearns</w:t>
            </w:r>
          </w:p>
        </w:tc>
      </w:tr>
      <w:tr w:rsidR="00D5180F" w:rsidRPr="00A43661" w14:paraId="2C457B7F" w14:textId="77777777" w:rsidTr="00EB04D7">
        <w:trPr>
          <w:trHeight w:val="341"/>
        </w:trPr>
        <w:tc>
          <w:tcPr>
            <w:tcW w:w="1440" w:type="dxa"/>
          </w:tcPr>
          <w:p w14:paraId="2B6D09C9" w14:textId="009F9420" w:rsidR="00D5180F" w:rsidRDefault="00D5180F" w:rsidP="008B1B25">
            <w:pPr>
              <w:pStyle w:val="hdr1"/>
              <w:spacing w:before="0"/>
              <w:ind w:left="0"/>
              <w:jc w:val="left"/>
              <w:rPr>
                <w:color w:val="000000" w:themeColor="text1"/>
              </w:rPr>
            </w:pPr>
            <w:r>
              <w:rPr>
                <w:color w:val="000000" w:themeColor="text1"/>
              </w:rPr>
              <w:t>09/11/2015</w:t>
            </w:r>
          </w:p>
        </w:tc>
        <w:tc>
          <w:tcPr>
            <w:tcW w:w="7038" w:type="dxa"/>
          </w:tcPr>
          <w:p w14:paraId="4321947F" w14:textId="77777777" w:rsidR="00D5180F" w:rsidRDefault="00D5180F" w:rsidP="00ED078A">
            <w:pPr>
              <w:pStyle w:val="hdr1"/>
              <w:spacing w:before="0"/>
              <w:ind w:left="0"/>
              <w:jc w:val="left"/>
              <w:rPr>
                <w:szCs w:val="24"/>
              </w:rPr>
            </w:pPr>
            <w:r>
              <w:rPr>
                <w:szCs w:val="24"/>
              </w:rPr>
              <w:t xml:space="preserve">TFS644 – </w:t>
            </w:r>
            <w:proofErr w:type="spellStart"/>
            <w:r>
              <w:rPr>
                <w:szCs w:val="24"/>
              </w:rPr>
              <w:t>eCL</w:t>
            </w:r>
            <w:proofErr w:type="spellEnd"/>
            <w:r>
              <w:rPr>
                <w:szCs w:val="24"/>
              </w:rPr>
              <w:t xml:space="preserve"> Inappropriate ARC Escalation feed</w:t>
            </w:r>
          </w:p>
          <w:p w14:paraId="7A4AA479" w14:textId="25DAF444" w:rsidR="00D5180F" w:rsidRDefault="00D5180F" w:rsidP="00ED078A">
            <w:pPr>
              <w:pStyle w:val="hdr1"/>
              <w:spacing w:before="0"/>
              <w:ind w:left="0"/>
              <w:jc w:val="left"/>
              <w:rPr>
                <w:szCs w:val="24"/>
              </w:rPr>
            </w:pPr>
            <w:r>
              <w:rPr>
                <w:szCs w:val="24"/>
              </w:rPr>
              <w:t>Moved RME back to generic OMR</w:t>
            </w:r>
          </w:p>
          <w:p w14:paraId="50FA08B5" w14:textId="77777777" w:rsidR="00ED078A" w:rsidRPr="00ED078A" w:rsidRDefault="00ED078A" w:rsidP="00ED078A">
            <w:pPr>
              <w:pStyle w:val="hdr1"/>
              <w:spacing w:before="0"/>
              <w:ind w:left="0"/>
              <w:jc w:val="left"/>
              <w:rPr>
                <w:szCs w:val="24"/>
              </w:rPr>
            </w:pPr>
            <w:r w:rsidRPr="00ED078A">
              <w:rPr>
                <w:szCs w:val="24"/>
              </w:rPr>
              <w:t xml:space="preserve">VI. Outliers (Data Feed\Form Entry) </w:t>
            </w:r>
          </w:p>
          <w:p w14:paraId="232CEE42" w14:textId="77777777" w:rsidR="00ED078A" w:rsidRPr="00ED078A" w:rsidRDefault="00ED078A" w:rsidP="00ED078A">
            <w:pPr>
              <w:pStyle w:val="hdr1"/>
              <w:spacing w:before="0"/>
              <w:ind w:left="0"/>
              <w:jc w:val="left"/>
              <w:rPr>
                <w:szCs w:val="24"/>
              </w:rPr>
            </w:pPr>
            <w:r w:rsidRPr="00ED078A">
              <w:rPr>
                <w:szCs w:val="24"/>
              </w:rPr>
              <w:t xml:space="preserve">- </w:t>
            </w:r>
            <w:proofErr w:type="spellStart"/>
            <w:r w:rsidRPr="00ED078A">
              <w:rPr>
                <w:szCs w:val="24"/>
              </w:rPr>
              <w:t>eCL</w:t>
            </w:r>
            <w:proofErr w:type="spellEnd"/>
            <w:r w:rsidRPr="00ED078A">
              <w:rPr>
                <w:szCs w:val="24"/>
              </w:rPr>
              <w:t xml:space="preserve"> Outlier Research and Coaching Process</w:t>
            </w:r>
          </w:p>
          <w:p w14:paraId="0DBD200A" w14:textId="77777777" w:rsidR="00ED078A" w:rsidRPr="00ED078A" w:rsidRDefault="00ED078A" w:rsidP="00ED078A">
            <w:pPr>
              <w:pStyle w:val="hdr1"/>
              <w:spacing w:before="0"/>
              <w:ind w:left="0"/>
              <w:jc w:val="left"/>
              <w:rPr>
                <w:szCs w:val="24"/>
              </w:rPr>
            </w:pPr>
            <w:r w:rsidRPr="00ED078A">
              <w:rPr>
                <w:szCs w:val="24"/>
              </w:rPr>
              <w:t xml:space="preserve">- </w:t>
            </w:r>
            <w:proofErr w:type="spellStart"/>
            <w:r w:rsidRPr="00ED078A">
              <w:rPr>
                <w:szCs w:val="24"/>
              </w:rPr>
              <w:t>eCL</w:t>
            </w:r>
            <w:proofErr w:type="spellEnd"/>
            <w:r w:rsidRPr="00ED078A">
              <w:rPr>
                <w:szCs w:val="24"/>
              </w:rPr>
              <w:t xml:space="preserve"> Outlier Reporting Matrix #17</w:t>
            </w:r>
          </w:p>
          <w:p w14:paraId="2B82CCBE" w14:textId="77777777" w:rsidR="00ED078A" w:rsidRPr="00ED078A" w:rsidRDefault="00ED078A" w:rsidP="00ED078A">
            <w:pPr>
              <w:pStyle w:val="hdr1"/>
              <w:spacing w:before="0"/>
              <w:ind w:left="0"/>
              <w:jc w:val="left"/>
              <w:rPr>
                <w:szCs w:val="24"/>
              </w:rPr>
            </w:pPr>
            <w:r w:rsidRPr="00ED078A">
              <w:rPr>
                <w:szCs w:val="24"/>
              </w:rPr>
              <w:t xml:space="preserve">- </w:t>
            </w:r>
            <w:proofErr w:type="spellStart"/>
            <w:r w:rsidRPr="00ED078A">
              <w:rPr>
                <w:szCs w:val="24"/>
              </w:rPr>
              <w:t>eCL</w:t>
            </w:r>
            <w:proofErr w:type="spellEnd"/>
            <w:r w:rsidRPr="00ED078A">
              <w:rPr>
                <w:szCs w:val="24"/>
              </w:rPr>
              <w:t xml:space="preserve"> Outlier Research and Coaching Process Front-end Form Changes Conditions for Manager Review Pages #1, Conditions for Supervisor Review pages #1</w:t>
            </w:r>
          </w:p>
          <w:p w14:paraId="53F555D6" w14:textId="7EBBFAE1" w:rsidR="00ED078A" w:rsidRPr="00ED078A" w:rsidRDefault="00ED078A" w:rsidP="00ED078A">
            <w:pPr>
              <w:pStyle w:val="hdr1"/>
              <w:spacing w:before="0"/>
              <w:ind w:left="0"/>
              <w:jc w:val="left"/>
              <w:rPr>
                <w:szCs w:val="24"/>
              </w:rPr>
            </w:pPr>
            <w:r w:rsidRPr="00ED078A">
              <w:rPr>
                <w:szCs w:val="24"/>
              </w:rPr>
              <w:t>X. eC</w:t>
            </w:r>
            <w:r>
              <w:rPr>
                <w:szCs w:val="24"/>
              </w:rPr>
              <w:t>o</w:t>
            </w:r>
            <w:r w:rsidRPr="00ED078A">
              <w:rPr>
                <w:szCs w:val="24"/>
              </w:rPr>
              <w:t>aching Modules</w:t>
            </w:r>
          </w:p>
          <w:p w14:paraId="05EAD128" w14:textId="37F2E617" w:rsidR="00ED078A" w:rsidRPr="00ED078A" w:rsidRDefault="00ED078A" w:rsidP="00ED078A">
            <w:pPr>
              <w:pStyle w:val="hdr1"/>
              <w:spacing w:before="0"/>
              <w:ind w:left="0"/>
              <w:jc w:val="left"/>
              <w:rPr>
                <w:szCs w:val="24"/>
              </w:rPr>
            </w:pPr>
            <w:r>
              <w:rPr>
                <w:szCs w:val="24"/>
              </w:rPr>
              <w:t xml:space="preserve">- </w:t>
            </w:r>
            <w:r w:rsidRPr="00ED078A">
              <w:rPr>
                <w:szCs w:val="24"/>
              </w:rPr>
              <w:t>2.1.3.1 Generic Reports</w:t>
            </w:r>
          </w:p>
          <w:p w14:paraId="1C6699EA" w14:textId="7C71DCD0" w:rsidR="00ED078A" w:rsidRPr="00ED078A" w:rsidRDefault="00ED078A" w:rsidP="00ED078A">
            <w:pPr>
              <w:pStyle w:val="hdr1"/>
              <w:spacing w:before="0"/>
              <w:ind w:left="0"/>
              <w:jc w:val="left"/>
              <w:rPr>
                <w:szCs w:val="24"/>
              </w:rPr>
            </w:pPr>
            <w:r>
              <w:rPr>
                <w:szCs w:val="24"/>
              </w:rPr>
              <w:t xml:space="preserve">- </w:t>
            </w:r>
            <w:r w:rsidRPr="00ED078A">
              <w:rPr>
                <w:szCs w:val="24"/>
              </w:rPr>
              <w:t>2.1.3.3 Supervisor Review Reports</w:t>
            </w:r>
          </w:p>
          <w:p w14:paraId="272B6A32" w14:textId="37311D4F" w:rsidR="00ED078A" w:rsidRPr="00ED078A" w:rsidRDefault="00ED078A" w:rsidP="00ED078A">
            <w:pPr>
              <w:pStyle w:val="hdr1"/>
              <w:spacing w:before="0"/>
              <w:ind w:left="0"/>
              <w:jc w:val="left"/>
              <w:rPr>
                <w:szCs w:val="24"/>
              </w:rPr>
            </w:pPr>
            <w:r>
              <w:rPr>
                <w:szCs w:val="24"/>
              </w:rPr>
              <w:t xml:space="preserve">- </w:t>
            </w:r>
            <w:r w:rsidRPr="00ED078A">
              <w:rPr>
                <w:szCs w:val="24"/>
              </w:rPr>
              <w:t>2.1.3.3.1 OMR Feed File Layout</w:t>
            </w:r>
          </w:p>
          <w:p w14:paraId="4795BEE1" w14:textId="5985658B" w:rsidR="00ED078A" w:rsidRPr="00ED078A" w:rsidRDefault="00ED078A" w:rsidP="00ED078A">
            <w:pPr>
              <w:pStyle w:val="hdr1"/>
              <w:spacing w:before="0"/>
              <w:ind w:left="0"/>
              <w:jc w:val="left"/>
              <w:rPr>
                <w:szCs w:val="24"/>
              </w:rPr>
            </w:pPr>
            <w:r>
              <w:rPr>
                <w:szCs w:val="24"/>
              </w:rPr>
              <w:t xml:space="preserve">- </w:t>
            </w:r>
            <w:r w:rsidRPr="00ED078A">
              <w:rPr>
                <w:szCs w:val="24"/>
              </w:rPr>
              <w:t>2.1.3.3.4 Report Codes</w:t>
            </w:r>
          </w:p>
          <w:p w14:paraId="56C898DA" w14:textId="6D956B52" w:rsidR="00ED078A" w:rsidRPr="00ED078A" w:rsidRDefault="00ED078A" w:rsidP="00ED078A">
            <w:pPr>
              <w:pStyle w:val="hdr1"/>
              <w:spacing w:before="0"/>
              <w:ind w:left="0"/>
              <w:jc w:val="left"/>
              <w:rPr>
                <w:szCs w:val="24"/>
              </w:rPr>
            </w:pPr>
            <w:r>
              <w:rPr>
                <w:szCs w:val="24"/>
              </w:rPr>
              <w:t xml:space="preserve">- </w:t>
            </w:r>
            <w:r w:rsidRPr="00ED078A">
              <w:rPr>
                <w:szCs w:val="24"/>
              </w:rPr>
              <w:t xml:space="preserve">2.1.3.3.10 Coaching Reasons </w:t>
            </w:r>
          </w:p>
          <w:p w14:paraId="689CB83D" w14:textId="1843233A" w:rsidR="00ED078A" w:rsidRPr="00ED078A" w:rsidRDefault="00ED078A" w:rsidP="00ED078A">
            <w:pPr>
              <w:pStyle w:val="hdr1"/>
              <w:spacing w:before="0"/>
              <w:ind w:left="0"/>
              <w:jc w:val="left"/>
              <w:rPr>
                <w:szCs w:val="24"/>
              </w:rPr>
            </w:pPr>
            <w:r>
              <w:rPr>
                <w:szCs w:val="24"/>
              </w:rPr>
              <w:t xml:space="preserve">- </w:t>
            </w:r>
            <w:r w:rsidRPr="00ED078A">
              <w:rPr>
                <w:szCs w:val="24"/>
              </w:rPr>
              <w:t xml:space="preserve">2.1.3.3.11 Report Details </w:t>
            </w:r>
          </w:p>
          <w:p w14:paraId="5F54DC37" w14:textId="62AB140D" w:rsidR="00ED078A" w:rsidRPr="00ED078A" w:rsidRDefault="00ED078A" w:rsidP="00ED078A">
            <w:pPr>
              <w:pStyle w:val="hdr1"/>
              <w:spacing w:before="0"/>
              <w:ind w:left="0"/>
              <w:jc w:val="left"/>
              <w:rPr>
                <w:szCs w:val="24"/>
              </w:rPr>
            </w:pPr>
            <w:r>
              <w:rPr>
                <w:szCs w:val="24"/>
              </w:rPr>
              <w:lastRenderedPageBreak/>
              <w:t xml:space="preserve">- </w:t>
            </w:r>
            <w:r w:rsidRPr="00ED078A">
              <w:rPr>
                <w:szCs w:val="24"/>
              </w:rPr>
              <w:t>2.1.3.3.13 Notification of eCoaching Logs</w:t>
            </w:r>
          </w:p>
          <w:p w14:paraId="559124F0" w14:textId="623362BF" w:rsidR="00ED078A" w:rsidRPr="00ED078A" w:rsidRDefault="00ED078A" w:rsidP="00ED078A">
            <w:pPr>
              <w:pStyle w:val="hdr1"/>
              <w:spacing w:before="0"/>
              <w:ind w:left="0"/>
              <w:jc w:val="left"/>
              <w:rPr>
                <w:szCs w:val="24"/>
              </w:rPr>
            </w:pPr>
            <w:r>
              <w:rPr>
                <w:szCs w:val="24"/>
              </w:rPr>
              <w:t xml:space="preserve">- </w:t>
            </w:r>
            <w:r w:rsidRPr="00ED078A">
              <w:rPr>
                <w:szCs w:val="24"/>
              </w:rPr>
              <w:t>2.1.3.3.13.1 Notification for Inappropriate ARC Escalation, Inappropriate ARC Transfer</w:t>
            </w:r>
          </w:p>
          <w:p w14:paraId="3C42E7CD" w14:textId="6860297A" w:rsidR="00ED078A" w:rsidRPr="00ED078A" w:rsidRDefault="00ED078A" w:rsidP="00ED078A">
            <w:pPr>
              <w:pStyle w:val="hdr1"/>
              <w:spacing w:before="0"/>
              <w:ind w:left="0"/>
              <w:jc w:val="left"/>
              <w:rPr>
                <w:szCs w:val="24"/>
              </w:rPr>
            </w:pPr>
            <w:r>
              <w:rPr>
                <w:szCs w:val="24"/>
              </w:rPr>
              <w:t xml:space="preserve">- </w:t>
            </w:r>
            <w:r w:rsidRPr="00ED078A">
              <w:rPr>
                <w:szCs w:val="24"/>
              </w:rPr>
              <w:t>2.1.3.3.13.2 Pending Supervisor Review</w:t>
            </w:r>
          </w:p>
          <w:p w14:paraId="6DC36A6D" w14:textId="216C50F1" w:rsidR="00ED078A" w:rsidRPr="00ED078A" w:rsidRDefault="00ED078A" w:rsidP="00ED078A">
            <w:pPr>
              <w:pStyle w:val="hdr1"/>
              <w:spacing w:before="0"/>
              <w:ind w:left="0"/>
              <w:jc w:val="left"/>
              <w:rPr>
                <w:szCs w:val="24"/>
              </w:rPr>
            </w:pPr>
            <w:r>
              <w:rPr>
                <w:szCs w:val="24"/>
              </w:rPr>
              <w:t xml:space="preserve">- </w:t>
            </w:r>
            <w:r w:rsidRPr="00ED078A">
              <w:rPr>
                <w:szCs w:val="24"/>
              </w:rPr>
              <w:t>2.1.3.3.14.1 Description Text IAE, IAT</w:t>
            </w:r>
          </w:p>
          <w:p w14:paraId="111D3924" w14:textId="5369F7F4" w:rsidR="00D5180F" w:rsidRDefault="00ED078A" w:rsidP="00ED078A">
            <w:pPr>
              <w:pStyle w:val="hdr1"/>
              <w:spacing w:before="0"/>
              <w:ind w:left="0"/>
              <w:jc w:val="left"/>
              <w:rPr>
                <w:szCs w:val="24"/>
              </w:rPr>
            </w:pPr>
            <w:r>
              <w:rPr>
                <w:szCs w:val="24"/>
              </w:rPr>
              <w:t xml:space="preserve">- </w:t>
            </w:r>
            <w:r w:rsidRPr="00ED078A">
              <w:rPr>
                <w:szCs w:val="24"/>
              </w:rPr>
              <w:t>2.1.3.3.15 Supervisor Review</w:t>
            </w:r>
          </w:p>
        </w:tc>
        <w:tc>
          <w:tcPr>
            <w:tcW w:w="1530" w:type="dxa"/>
          </w:tcPr>
          <w:p w14:paraId="2925DABE" w14:textId="5BD9A300" w:rsidR="00D5180F" w:rsidRDefault="00D5180F" w:rsidP="008B1B25">
            <w:pPr>
              <w:pStyle w:val="hdr1"/>
              <w:spacing w:before="0"/>
              <w:ind w:left="0"/>
              <w:jc w:val="left"/>
              <w:rPr>
                <w:color w:val="000000" w:themeColor="text1"/>
              </w:rPr>
            </w:pPr>
            <w:r>
              <w:rPr>
                <w:color w:val="000000" w:themeColor="text1"/>
              </w:rPr>
              <w:lastRenderedPageBreak/>
              <w:t>Doug Stearns</w:t>
            </w:r>
          </w:p>
        </w:tc>
      </w:tr>
      <w:tr w:rsidR="00F726C2" w14:paraId="70E424B8" w14:textId="77777777" w:rsidTr="00F726C2">
        <w:trPr>
          <w:trHeight w:val="341"/>
        </w:trPr>
        <w:tc>
          <w:tcPr>
            <w:tcW w:w="1440" w:type="dxa"/>
          </w:tcPr>
          <w:p w14:paraId="203FF8EE" w14:textId="33C1E64B" w:rsidR="00F726C2" w:rsidRDefault="00F726C2" w:rsidP="00F726C2">
            <w:pPr>
              <w:pStyle w:val="hdr1"/>
              <w:spacing w:before="0"/>
              <w:ind w:left="0"/>
              <w:jc w:val="left"/>
              <w:rPr>
                <w:color w:val="000000" w:themeColor="text1"/>
              </w:rPr>
            </w:pPr>
            <w:r>
              <w:rPr>
                <w:color w:val="000000" w:themeColor="text1"/>
              </w:rPr>
              <w:lastRenderedPageBreak/>
              <w:t>09/27/2015</w:t>
            </w:r>
          </w:p>
        </w:tc>
        <w:tc>
          <w:tcPr>
            <w:tcW w:w="7038" w:type="dxa"/>
          </w:tcPr>
          <w:p w14:paraId="513D7988" w14:textId="77777777" w:rsidR="00F726C2" w:rsidRDefault="00F726C2" w:rsidP="00F726C2">
            <w:pPr>
              <w:pStyle w:val="hdr1"/>
              <w:spacing w:before="0"/>
              <w:ind w:left="0"/>
              <w:jc w:val="left"/>
              <w:rPr>
                <w:szCs w:val="24"/>
              </w:rPr>
            </w:pPr>
            <w:r>
              <w:rPr>
                <w:szCs w:val="24"/>
              </w:rPr>
              <w:t xml:space="preserve">TFS644 – </w:t>
            </w:r>
            <w:proofErr w:type="spellStart"/>
            <w:r>
              <w:rPr>
                <w:szCs w:val="24"/>
              </w:rPr>
              <w:t>eCL</w:t>
            </w:r>
            <w:proofErr w:type="spellEnd"/>
            <w:r>
              <w:rPr>
                <w:szCs w:val="24"/>
              </w:rPr>
              <w:t xml:space="preserve"> Inappropriate ARC Escalation feed</w:t>
            </w:r>
          </w:p>
          <w:p w14:paraId="389DED64" w14:textId="47F49CFE" w:rsidR="00F726C2" w:rsidRDefault="00F726C2" w:rsidP="00F726C2">
            <w:pPr>
              <w:pStyle w:val="hdr1"/>
              <w:spacing w:before="0"/>
              <w:ind w:left="0"/>
              <w:jc w:val="left"/>
              <w:rPr>
                <w:szCs w:val="24"/>
              </w:rPr>
            </w:pPr>
            <w:r>
              <w:rPr>
                <w:szCs w:val="24"/>
              </w:rPr>
              <w:t>Updates for clarity as a result of review. (VI. Outliers</w:t>
            </w:r>
            <w:r w:rsidR="00AA3B86">
              <w:rPr>
                <w:szCs w:val="24"/>
              </w:rPr>
              <w:t xml:space="preserve"> Page 72</w:t>
            </w:r>
            <w:r>
              <w:rPr>
                <w:szCs w:val="24"/>
              </w:rPr>
              <w:t>)</w:t>
            </w:r>
          </w:p>
        </w:tc>
        <w:tc>
          <w:tcPr>
            <w:tcW w:w="1530" w:type="dxa"/>
          </w:tcPr>
          <w:p w14:paraId="1DA8D445" w14:textId="672F923A" w:rsidR="00F726C2" w:rsidRDefault="00F726C2" w:rsidP="00F726C2">
            <w:pPr>
              <w:pStyle w:val="hdr1"/>
              <w:spacing w:before="0"/>
              <w:ind w:left="0"/>
              <w:jc w:val="left"/>
              <w:rPr>
                <w:color w:val="000000" w:themeColor="text1"/>
              </w:rPr>
            </w:pPr>
            <w:r>
              <w:rPr>
                <w:color w:val="000000" w:themeColor="text1"/>
              </w:rPr>
              <w:t>Lisa Stein</w:t>
            </w:r>
          </w:p>
        </w:tc>
      </w:tr>
      <w:tr w:rsidR="003D3157" w14:paraId="38E47C0F" w14:textId="77777777" w:rsidTr="00F726C2">
        <w:trPr>
          <w:trHeight w:val="341"/>
        </w:trPr>
        <w:tc>
          <w:tcPr>
            <w:tcW w:w="1440" w:type="dxa"/>
          </w:tcPr>
          <w:p w14:paraId="5F5D9888" w14:textId="2DCFF56A" w:rsidR="003D3157" w:rsidRDefault="003D3157" w:rsidP="00F726C2">
            <w:pPr>
              <w:pStyle w:val="hdr1"/>
              <w:spacing w:before="0"/>
              <w:ind w:left="0"/>
              <w:jc w:val="left"/>
              <w:rPr>
                <w:color w:val="000000" w:themeColor="text1"/>
              </w:rPr>
            </w:pPr>
            <w:r>
              <w:rPr>
                <w:color w:val="000000" w:themeColor="text1"/>
              </w:rPr>
              <w:t>10/9/2015</w:t>
            </w:r>
          </w:p>
        </w:tc>
        <w:tc>
          <w:tcPr>
            <w:tcW w:w="7038" w:type="dxa"/>
          </w:tcPr>
          <w:p w14:paraId="24B170B3" w14:textId="48EE8157" w:rsidR="003D3157" w:rsidRDefault="003D3157" w:rsidP="0086048F">
            <w:pPr>
              <w:pStyle w:val="hdr1"/>
              <w:rPr>
                <w:szCs w:val="24"/>
              </w:rPr>
            </w:pPr>
            <w:r>
              <w:rPr>
                <w:szCs w:val="24"/>
              </w:rPr>
              <w:t>TFS841 – eCoaching – Open up Supervisor module to job code WACQ13</w:t>
            </w:r>
            <w:r w:rsidR="0086048F">
              <w:rPr>
                <w:szCs w:val="24"/>
              </w:rPr>
              <w:t xml:space="preserve"> </w:t>
            </w:r>
            <w:r w:rsidR="0086048F" w:rsidRPr="0086048F">
              <w:rPr>
                <w:szCs w:val="24"/>
              </w:rPr>
              <w:t>Updat</w:t>
            </w:r>
            <w:r w:rsidR="0086048F">
              <w:rPr>
                <w:szCs w:val="24"/>
              </w:rPr>
              <w:t>e 2.2.1.13 access to submission</w:t>
            </w:r>
          </w:p>
        </w:tc>
        <w:tc>
          <w:tcPr>
            <w:tcW w:w="1530" w:type="dxa"/>
          </w:tcPr>
          <w:p w14:paraId="463D4DF5" w14:textId="49ACE350" w:rsidR="003D3157" w:rsidRDefault="003D3157" w:rsidP="00F726C2">
            <w:pPr>
              <w:pStyle w:val="hdr1"/>
              <w:spacing w:before="0"/>
              <w:ind w:left="0"/>
              <w:jc w:val="left"/>
              <w:rPr>
                <w:color w:val="000000" w:themeColor="text1"/>
              </w:rPr>
            </w:pPr>
            <w:r>
              <w:rPr>
                <w:color w:val="000000" w:themeColor="text1"/>
              </w:rPr>
              <w:t>Lisa Stein</w:t>
            </w:r>
          </w:p>
        </w:tc>
      </w:tr>
      <w:tr w:rsidR="008304A2" w14:paraId="00852F2D" w14:textId="77777777" w:rsidTr="00F726C2">
        <w:trPr>
          <w:trHeight w:val="341"/>
        </w:trPr>
        <w:tc>
          <w:tcPr>
            <w:tcW w:w="1440" w:type="dxa"/>
          </w:tcPr>
          <w:p w14:paraId="474C0D4F" w14:textId="225B57EA" w:rsidR="008304A2" w:rsidRDefault="008304A2" w:rsidP="00F726C2">
            <w:pPr>
              <w:pStyle w:val="hdr1"/>
              <w:spacing w:before="0"/>
              <w:ind w:left="0"/>
              <w:jc w:val="left"/>
              <w:rPr>
                <w:color w:val="000000" w:themeColor="text1"/>
              </w:rPr>
            </w:pPr>
            <w:r>
              <w:rPr>
                <w:color w:val="000000" w:themeColor="text1"/>
              </w:rPr>
              <w:t>12/10/2015</w:t>
            </w:r>
          </w:p>
        </w:tc>
        <w:tc>
          <w:tcPr>
            <w:tcW w:w="7038" w:type="dxa"/>
          </w:tcPr>
          <w:p w14:paraId="014E35D8" w14:textId="44C34F05" w:rsidR="00610700" w:rsidRPr="00610700" w:rsidRDefault="008304A2" w:rsidP="00610700">
            <w:pPr>
              <w:pStyle w:val="hdr1"/>
              <w:rPr>
                <w:szCs w:val="24"/>
              </w:rPr>
            </w:pPr>
            <w:r w:rsidRPr="008304A2">
              <w:rPr>
                <w:szCs w:val="24"/>
              </w:rPr>
              <w:t>1410: eCoaching - Update "My Team's Warning eCoaching Logs" Section</w:t>
            </w:r>
            <w:r>
              <w:rPr>
                <w:szCs w:val="24"/>
              </w:rPr>
              <w:t xml:space="preserve"> </w:t>
            </w:r>
            <w:r w:rsidR="00610700">
              <w:rPr>
                <w:szCs w:val="24"/>
              </w:rPr>
              <w:t xml:space="preserve">Updated  </w:t>
            </w:r>
          </w:p>
          <w:p w14:paraId="4BA75DED" w14:textId="307443CF" w:rsidR="008304A2" w:rsidRDefault="00610700" w:rsidP="00610700">
            <w:pPr>
              <w:pStyle w:val="hdr1"/>
              <w:ind w:left="0"/>
              <w:rPr>
                <w:szCs w:val="24"/>
              </w:rPr>
            </w:pPr>
            <w:r w:rsidRPr="00610700">
              <w:rPr>
                <w:szCs w:val="24"/>
              </w:rPr>
              <w:t>IV.</w:t>
            </w:r>
            <w:r w:rsidRPr="00610700">
              <w:rPr>
                <w:szCs w:val="24"/>
              </w:rPr>
              <w:tab/>
              <w:t>Quality\Training Supervisor Dashboard and Quality\Training Supervisor Dashboard Filters</w:t>
            </w:r>
          </w:p>
        </w:tc>
        <w:tc>
          <w:tcPr>
            <w:tcW w:w="1530" w:type="dxa"/>
          </w:tcPr>
          <w:p w14:paraId="6ECB18D9" w14:textId="297C12C2" w:rsidR="008304A2" w:rsidRDefault="008304A2" w:rsidP="00F726C2">
            <w:pPr>
              <w:pStyle w:val="hdr1"/>
              <w:spacing w:before="0"/>
              <w:ind w:left="0"/>
              <w:jc w:val="left"/>
              <w:rPr>
                <w:color w:val="000000" w:themeColor="text1"/>
              </w:rPr>
            </w:pPr>
            <w:r>
              <w:rPr>
                <w:color w:val="000000" w:themeColor="text1"/>
              </w:rPr>
              <w:t>Lisa Stein</w:t>
            </w:r>
          </w:p>
        </w:tc>
      </w:tr>
      <w:tr w:rsidR="008B7F8D" w14:paraId="2496498C" w14:textId="77777777" w:rsidTr="00F726C2">
        <w:trPr>
          <w:trHeight w:val="341"/>
        </w:trPr>
        <w:tc>
          <w:tcPr>
            <w:tcW w:w="1440" w:type="dxa"/>
          </w:tcPr>
          <w:p w14:paraId="15FDC2B6" w14:textId="34904CF6" w:rsidR="008B7F8D" w:rsidRDefault="008B7F8D" w:rsidP="00F726C2">
            <w:pPr>
              <w:pStyle w:val="hdr1"/>
              <w:spacing w:before="0"/>
              <w:ind w:left="0"/>
              <w:jc w:val="left"/>
              <w:rPr>
                <w:color w:val="000000" w:themeColor="text1"/>
              </w:rPr>
            </w:pPr>
            <w:r>
              <w:rPr>
                <w:color w:val="000000" w:themeColor="text1"/>
              </w:rPr>
              <w:t>12/10/2015</w:t>
            </w:r>
          </w:p>
        </w:tc>
        <w:tc>
          <w:tcPr>
            <w:tcW w:w="7038" w:type="dxa"/>
          </w:tcPr>
          <w:p w14:paraId="5FA0059F" w14:textId="300C9914" w:rsidR="008B7F8D" w:rsidRPr="00610700" w:rsidRDefault="008B7F8D" w:rsidP="008B7F8D">
            <w:pPr>
              <w:pStyle w:val="hdr1"/>
              <w:ind w:left="0"/>
              <w:jc w:val="left"/>
              <w:rPr>
                <w:szCs w:val="24"/>
              </w:rPr>
            </w:pPr>
            <w:r w:rsidRPr="008304A2">
              <w:rPr>
                <w:szCs w:val="24"/>
              </w:rPr>
              <w:t>1410: eCoaching - Update "My Team's Warning eCoaching Logs" Section</w:t>
            </w:r>
            <w:r>
              <w:rPr>
                <w:szCs w:val="24"/>
              </w:rPr>
              <w:t xml:space="preserve"> Updated ‘V’ (support staff dashboard) per review.</w:t>
            </w:r>
          </w:p>
          <w:p w14:paraId="4323735E" w14:textId="0F558A1C" w:rsidR="008B7F8D" w:rsidRPr="008304A2" w:rsidRDefault="008B7F8D" w:rsidP="008B7F8D">
            <w:pPr>
              <w:pStyle w:val="hdr1"/>
              <w:ind w:left="0"/>
              <w:rPr>
                <w:szCs w:val="24"/>
              </w:rPr>
            </w:pPr>
          </w:p>
        </w:tc>
        <w:tc>
          <w:tcPr>
            <w:tcW w:w="1530" w:type="dxa"/>
          </w:tcPr>
          <w:p w14:paraId="420DC047" w14:textId="4913F438" w:rsidR="008B7F8D" w:rsidRDefault="008B7F8D" w:rsidP="00F726C2">
            <w:pPr>
              <w:pStyle w:val="hdr1"/>
              <w:spacing w:before="0"/>
              <w:ind w:left="0"/>
              <w:jc w:val="left"/>
              <w:rPr>
                <w:color w:val="000000" w:themeColor="text1"/>
              </w:rPr>
            </w:pPr>
            <w:r>
              <w:rPr>
                <w:color w:val="000000" w:themeColor="text1"/>
              </w:rPr>
              <w:t>Lisa Stein</w:t>
            </w:r>
          </w:p>
        </w:tc>
      </w:tr>
      <w:tr w:rsidR="00983503" w14:paraId="54A3CA0F" w14:textId="77777777" w:rsidTr="00F726C2">
        <w:trPr>
          <w:trHeight w:val="341"/>
          <w:ins w:id="4" w:author="Stein, Lisa D" w:date="2015-12-15T06:57:00Z"/>
        </w:trPr>
        <w:tc>
          <w:tcPr>
            <w:tcW w:w="1440" w:type="dxa"/>
          </w:tcPr>
          <w:p w14:paraId="33FB4853" w14:textId="398C2FE4" w:rsidR="00983503" w:rsidRDefault="00983503" w:rsidP="00F726C2">
            <w:pPr>
              <w:pStyle w:val="hdr1"/>
              <w:spacing w:before="0"/>
              <w:ind w:left="0"/>
              <w:jc w:val="left"/>
              <w:rPr>
                <w:ins w:id="5" w:author="Stein, Lisa D" w:date="2015-12-15T06:57:00Z"/>
                <w:color w:val="000000" w:themeColor="text1"/>
              </w:rPr>
            </w:pPr>
            <w:ins w:id="6" w:author="Stein, Lisa D" w:date="2015-12-15T06:57:00Z">
              <w:r>
                <w:rPr>
                  <w:color w:val="000000" w:themeColor="text1"/>
                </w:rPr>
                <w:t>12/15/2015</w:t>
              </w:r>
            </w:ins>
          </w:p>
        </w:tc>
        <w:tc>
          <w:tcPr>
            <w:tcW w:w="7038" w:type="dxa"/>
          </w:tcPr>
          <w:p w14:paraId="4A125E49" w14:textId="37C9FEB6" w:rsidR="00983503" w:rsidRPr="008304A2" w:rsidRDefault="00983503" w:rsidP="006B7EF5">
            <w:pPr>
              <w:pStyle w:val="hdr1"/>
              <w:rPr>
                <w:ins w:id="7" w:author="Stein, Lisa D" w:date="2015-12-15T06:57:00Z"/>
                <w:szCs w:val="24"/>
              </w:rPr>
              <w:pPrChange w:id="8" w:author="Stein, Lisa D" w:date="2015-12-15T07:01:00Z">
                <w:pPr>
                  <w:pStyle w:val="hdr1"/>
                  <w:framePr w:hSpace="180" w:wrap="around" w:vAnchor="text" w:hAnchor="margin" w:y="-532"/>
                  <w:ind w:left="0"/>
                  <w:jc w:val="left"/>
                </w:pPr>
              </w:pPrChange>
            </w:pPr>
            <w:bookmarkStart w:id="9" w:name="_GoBack"/>
            <w:ins w:id="10" w:author="Stein, Lisa D" w:date="2015-12-15T06:57:00Z">
              <w:r>
                <w:rPr>
                  <w:szCs w:val="24"/>
                </w:rPr>
                <w:t>1423: eCoaching – Add job code WHH</w:t>
              </w:r>
            </w:ins>
            <w:ins w:id="11" w:author="Stein, Lisa D" w:date="2015-12-15T06:58:00Z">
              <w:r>
                <w:rPr>
                  <w:szCs w:val="24"/>
                </w:rPr>
                <w:t>R</w:t>
              </w:r>
            </w:ins>
            <w:ins w:id="12" w:author="Stein, Lisa D" w:date="2015-12-15T06:57:00Z">
              <w:r>
                <w:rPr>
                  <w:szCs w:val="24"/>
                </w:rPr>
                <w:t xml:space="preserve">70 for HR users. Replaced all </w:t>
              </w:r>
            </w:ins>
            <w:ins w:id="13" w:author="Stein, Lisa D" w:date="2015-12-15T06:58:00Z">
              <w:r>
                <w:rPr>
                  <w:szCs w:val="24"/>
                </w:rPr>
                <w:t>occurrences</w:t>
              </w:r>
            </w:ins>
            <w:ins w:id="14" w:author="Stein, Lisa D" w:date="2015-12-15T06:57:00Z">
              <w:r>
                <w:rPr>
                  <w:szCs w:val="24"/>
                </w:rPr>
                <w:t xml:space="preserve"> of WHHR80 with WHHR70</w:t>
              </w:r>
            </w:ins>
            <w:ins w:id="15" w:author="Stein, Lisa D" w:date="2015-12-15T07:01:00Z">
              <w:r w:rsidR="0097604E">
                <w:rPr>
                  <w:szCs w:val="24"/>
                </w:rPr>
                <w:t xml:space="preserve">. </w:t>
              </w:r>
              <w:r w:rsidR="006B7EF5">
                <w:rPr>
                  <w:szCs w:val="24"/>
                </w:rPr>
                <w:t xml:space="preserve">Updates on </w:t>
              </w:r>
              <w:r w:rsidR="006B7EF5">
                <w:t xml:space="preserve"> </w:t>
              </w:r>
              <w:r w:rsidR="006B7EF5" w:rsidRPr="006B7EF5">
                <w:rPr>
                  <w:szCs w:val="24"/>
                </w:rPr>
                <w:t>Page 56 of 184</w:t>
              </w:r>
              <w:r w:rsidR="006B7EF5">
                <w:rPr>
                  <w:szCs w:val="24"/>
                </w:rPr>
                <w:t xml:space="preserve">: </w:t>
              </w:r>
              <w:r w:rsidR="006B7EF5" w:rsidRPr="006B7EF5">
                <w:rPr>
                  <w:szCs w:val="24"/>
                </w:rPr>
                <w:t>Dashboard Permissions Criteria</w:t>
              </w:r>
              <w:r w:rsidR="006B7EF5">
                <w:rPr>
                  <w:szCs w:val="24"/>
                </w:rPr>
                <w:t xml:space="preserve">, </w:t>
              </w:r>
              <w:r w:rsidR="006B7EF5" w:rsidRPr="006B7EF5">
                <w:rPr>
                  <w:szCs w:val="24"/>
                </w:rPr>
                <w:t>Submission Page</w:t>
              </w:r>
              <w:r w:rsidR="006B7EF5">
                <w:rPr>
                  <w:szCs w:val="24"/>
                </w:rPr>
                <w:t xml:space="preserve">, </w:t>
              </w:r>
              <w:r w:rsidR="006B7EF5" w:rsidRPr="006B7EF5">
                <w:rPr>
                  <w:szCs w:val="24"/>
                </w:rPr>
                <w:t>Main Dashboard</w:t>
              </w:r>
              <w:r w:rsidR="006B7EF5">
                <w:rPr>
                  <w:szCs w:val="24"/>
                </w:rPr>
                <w:t xml:space="preserve">, </w:t>
              </w:r>
              <w:r w:rsidR="006B7EF5" w:rsidRPr="006B7EF5">
                <w:rPr>
                  <w:szCs w:val="24"/>
                </w:rPr>
                <w:t>My Submitted</w:t>
              </w:r>
            </w:ins>
            <w:bookmarkEnd w:id="9"/>
          </w:p>
        </w:tc>
        <w:tc>
          <w:tcPr>
            <w:tcW w:w="1530" w:type="dxa"/>
          </w:tcPr>
          <w:p w14:paraId="3DB7F0F5" w14:textId="03128D54" w:rsidR="00983503" w:rsidRDefault="00983503" w:rsidP="00F726C2">
            <w:pPr>
              <w:pStyle w:val="hdr1"/>
              <w:spacing w:before="0"/>
              <w:ind w:left="0"/>
              <w:jc w:val="left"/>
              <w:rPr>
                <w:ins w:id="16" w:author="Stein, Lisa D" w:date="2015-12-15T06:57:00Z"/>
                <w:color w:val="000000" w:themeColor="text1"/>
              </w:rPr>
            </w:pPr>
            <w:ins w:id="17" w:author="Stein, Lisa D" w:date="2015-12-15T06:58:00Z">
              <w:r>
                <w:rPr>
                  <w:color w:val="000000" w:themeColor="text1"/>
                </w:rPr>
                <w:t>Lisa Stein</w:t>
              </w:r>
            </w:ins>
          </w:p>
        </w:tc>
      </w:tr>
    </w:tbl>
    <w:p w14:paraId="1A51E9F4" w14:textId="293AE2F0" w:rsidR="004C5BA9" w:rsidRPr="004C5BA9" w:rsidRDefault="004C5BA9" w:rsidP="00D60161">
      <w:pPr>
        <w:spacing w:after="0"/>
        <w:rPr>
          <w:rFonts w:ascii="Arial" w:hAnsi="Arial"/>
          <w:color w:val="000000" w:themeColor="text1"/>
          <w:sz w:val="24"/>
          <w:szCs w:val="24"/>
        </w:rPr>
      </w:pPr>
    </w:p>
    <w:p w14:paraId="5388EFB6" w14:textId="77777777" w:rsidR="004C5BA9" w:rsidRPr="004C5BA9" w:rsidRDefault="004C5BA9" w:rsidP="004C5BA9">
      <w:pPr>
        <w:spacing w:after="0"/>
        <w:rPr>
          <w:rFonts w:ascii="Arial" w:hAnsi="Arial"/>
          <w:color w:val="000000" w:themeColor="text1"/>
          <w:sz w:val="24"/>
          <w:szCs w:val="24"/>
        </w:rPr>
      </w:pPr>
    </w:p>
    <w:p w14:paraId="4760EA31" w14:textId="1EBA422A" w:rsidR="004C5BA9" w:rsidRDefault="004C5BA9">
      <w:pPr>
        <w:rPr>
          <w:rFonts w:ascii="Arial" w:hAnsi="Arial"/>
          <w:color w:val="000000" w:themeColor="text1"/>
          <w:sz w:val="24"/>
          <w:szCs w:val="24"/>
        </w:rPr>
      </w:pPr>
      <w:r>
        <w:rPr>
          <w:rFonts w:ascii="Arial" w:hAnsi="Arial"/>
          <w:color w:val="000000" w:themeColor="text1"/>
          <w:sz w:val="24"/>
          <w:szCs w:val="24"/>
        </w:rPr>
        <w:br w:type="page"/>
      </w:r>
    </w:p>
    <w:p w14:paraId="6A88FAAE" w14:textId="77777777" w:rsidR="004C5BA9" w:rsidRPr="004C5BA9" w:rsidRDefault="004C5BA9" w:rsidP="004C5BA9">
      <w:pPr>
        <w:spacing w:after="0"/>
        <w:rPr>
          <w:rFonts w:ascii="Arial" w:hAnsi="Arial"/>
          <w:color w:val="000000" w:themeColor="text1"/>
          <w:sz w:val="24"/>
          <w:szCs w:val="24"/>
        </w:rPr>
      </w:pPr>
    </w:p>
    <w:p w14:paraId="26AB483F" w14:textId="0D94AA7D" w:rsidR="000A38FB" w:rsidRPr="00A43661" w:rsidRDefault="00BC56DC" w:rsidP="000A38FB">
      <w:pPr>
        <w:rPr>
          <w:rFonts w:ascii="Arial" w:hAnsi="Arial"/>
          <w:color w:val="000000" w:themeColor="text1"/>
          <w:sz w:val="28"/>
        </w:rPr>
      </w:pPr>
      <w:r>
        <w:rPr>
          <w:rFonts w:ascii="Arial" w:hAnsi="Arial"/>
          <w:color w:val="000000" w:themeColor="text1"/>
          <w:sz w:val="28"/>
        </w:rPr>
        <w:t>C</w:t>
      </w:r>
      <w:r w:rsidR="000A38FB" w:rsidRPr="00A43661">
        <w:rPr>
          <w:rFonts w:ascii="Arial" w:hAnsi="Arial"/>
          <w:color w:val="000000" w:themeColor="text1"/>
          <w:sz w:val="28"/>
        </w:rPr>
        <w:t>ontents</w:t>
      </w:r>
    </w:p>
    <w:p w14:paraId="13FF4E2A" w14:textId="77777777" w:rsidR="000A38FB" w:rsidRPr="00A43661" w:rsidRDefault="000A38FB" w:rsidP="000A38FB">
      <w:pPr>
        <w:pStyle w:val="Guidance"/>
        <w:rPr>
          <w:color w:val="000000" w:themeColor="text1"/>
        </w:rPr>
      </w:pPr>
    </w:p>
    <w:p w14:paraId="09024993" w14:textId="77777777" w:rsidR="0051031B" w:rsidRDefault="00916A6D">
      <w:pPr>
        <w:pStyle w:val="TOC1"/>
        <w:tabs>
          <w:tab w:val="left" w:pos="440"/>
          <w:tab w:val="right" w:leader="dot" w:pos="9494"/>
        </w:tabs>
        <w:rPr>
          <w:rFonts w:asciiTheme="minorHAnsi" w:eastAsiaTheme="minorEastAsia" w:hAnsiTheme="minorHAnsi" w:cstheme="minorBidi"/>
          <w:noProof/>
          <w:sz w:val="22"/>
          <w:szCs w:val="22"/>
        </w:rPr>
      </w:pPr>
      <w:r w:rsidRPr="00A43661">
        <w:rPr>
          <w:color w:val="000000" w:themeColor="text1"/>
        </w:rPr>
        <w:fldChar w:fldCharType="begin"/>
      </w:r>
      <w:r w:rsidR="000A38FB" w:rsidRPr="00A43661">
        <w:rPr>
          <w:color w:val="000000" w:themeColor="text1"/>
        </w:rPr>
        <w:instrText xml:space="preserve"> TOC \o "1-3" </w:instrText>
      </w:r>
      <w:r w:rsidRPr="00A43661">
        <w:rPr>
          <w:color w:val="000000" w:themeColor="text1"/>
        </w:rPr>
        <w:fldChar w:fldCharType="separate"/>
      </w:r>
      <w:r w:rsidR="0051031B" w:rsidRPr="008F17CA">
        <w:rPr>
          <w:rFonts w:asciiTheme="minorHAnsi" w:hAnsiTheme="minorHAnsi"/>
          <w:noProof/>
          <w:color w:val="548DD4" w:themeColor="text2" w:themeTint="99"/>
        </w:rPr>
        <w:t>I.</w:t>
      </w:r>
      <w:r w:rsidR="0051031B">
        <w:rPr>
          <w:rFonts w:asciiTheme="minorHAnsi" w:eastAsiaTheme="minorEastAsia" w:hAnsiTheme="minorHAnsi" w:cstheme="minorBidi"/>
          <w:noProof/>
          <w:sz w:val="22"/>
          <w:szCs w:val="22"/>
        </w:rPr>
        <w:tab/>
      </w:r>
      <w:r w:rsidR="0051031B" w:rsidRPr="008F17CA">
        <w:rPr>
          <w:noProof/>
          <w:color w:val="000000" w:themeColor="text1"/>
        </w:rPr>
        <w:t>Product Description</w:t>
      </w:r>
      <w:r w:rsidR="0051031B">
        <w:rPr>
          <w:noProof/>
        </w:rPr>
        <w:tab/>
      </w:r>
      <w:r w:rsidR="0051031B">
        <w:rPr>
          <w:noProof/>
        </w:rPr>
        <w:fldChar w:fldCharType="begin"/>
      </w:r>
      <w:r w:rsidR="0051031B">
        <w:rPr>
          <w:noProof/>
        </w:rPr>
        <w:instrText xml:space="preserve"> PAGEREF _Toc399751311 \h </w:instrText>
      </w:r>
      <w:r w:rsidR="0051031B">
        <w:rPr>
          <w:noProof/>
        </w:rPr>
      </w:r>
      <w:r w:rsidR="0051031B">
        <w:rPr>
          <w:noProof/>
        </w:rPr>
        <w:fldChar w:fldCharType="separate"/>
      </w:r>
      <w:r w:rsidR="00B67176">
        <w:rPr>
          <w:noProof/>
        </w:rPr>
        <w:t>16</w:t>
      </w:r>
      <w:r w:rsidR="0051031B">
        <w:rPr>
          <w:noProof/>
        </w:rPr>
        <w:fldChar w:fldCharType="end"/>
      </w:r>
    </w:p>
    <w:p w14:paraId="37CD35B0"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II.</w:t>
      </w:r>
      <w:r>
        <w:rPr>
          <w:rFonts w:asciiTheme="minorHAnsi" w:eastAsiaTheme="minorEastAsia" w:hAnsiTheme="minorHAnsi" w:cstheme="minorBidi"/>
          <w:noProof/>
          <w:sz w:val="22"/>
          <w:szCs w:val="22"/>
        </w:rPr>
        <w:tab/>
      </w:r>
      <w:r>
        <w:rPr>
          <w:noProof/>
        </w:rPr>
        <w:t>Customer Requirements</w:t>
      </w:r>
      <w:r>
        <w:rPr>
          <w:noProof/>
        </w:rPr>
        <w:tab/>
      </w:r>
      <w:r>
        <w:rPr>
          <w:noProof/>
        </w:rPr>
        <w:fldChar w:fldCharType="begin"/>
      </w:r>
      <w:r>
        <w:rPr>
          <w:noProof/>
        </w:rPr>
        <w:instrText xml:space="preserve"> PAGEREF _Toc399751312 \h </w:instrText>
      </w:r>
      <w:r>
        <w:rPr>
          <w:noProof/>
        </w:rPr>
      </w:r>
      <w:r>
        <w:rPr>
          <w:noProof/>
        </w:rPr>
        <w:fldChar w:fldCharType="separate"/>
      </w:r>
      <w:r w:rsidR="00B67176">
        <w:rPr>
          <w:noProof/>
        </w:rPr>
        <w:t>18</w:t>
      </w:r>
      <w:r>
        <w:rPr>
          <w:noProof/>
        </w:rPr>
        <w:fldChar w:fldCharType="end"/>
      </w:r>
    </w:p>
    <w:p w14:paraId="56917DFF"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III.</w:t>
      </w:r>
      <w:r>
        <w:rPr>
          <w:rFonts w:asciiTheme="minorHAnsi" w:eastAsiaTheme="minorEastAsia" w:hAnsiTheme="minorHAnsi" w:cstheme="minorBidi"/>
          <w:noProof/>
          <w:sz w:val="22"/>
          <w:szCs w:val="22"/>
        </w:rPr>
        <w:tab/>
      </w:r>
      <w:r>
        <w:rPr>
          <w:noProof/>
        </w:rPr>
        <w:t>Program Requirements</w:t>
      </w:r>
      <w:r>
        <w:rPr>
          <w:noProof/>
        </w:rPr>
        <w:tab/>
      </w:r>
      <w:r>
        <w:rPr>
          <w:noProof/>
        </w:rPr>
        <w:fldChar w:fldCharType="begin"/>
      </w:r>
      <w:r>
        <w:rPr>
          <w:noProof/>
        </w:rPr>
        <w:instrText xml:space="preserve"> PAGEREF _Toc399751313 \h </w:instrText>
      </w:r>
      <w:r>
        <w:rPr>
          <w:noProof/>
        </w:rPr>
      </w:r>
      <w:r>
        <w:rPr>
          <w:noProof/>
        </w:rPr>
        <w:fldChar w:fldCharType="separate"/>
      </w:r>
      <w:r w:rsidR="00B67176">
        <w:rPr>
          <w:noProof/>
        </w:rPr>
        <w:t>47</w:t>
      </w:r>
      <w:r>
        <w:rPr>
          <w:noProof/>
        </w:rPr>
        <w:fldChar w:fldCharType="end"/>
      </w:r>
    </w:p>
    <w:p w14:paraId="36E4B46D"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IV.</w:t>
      </w:r>
      <w:r>
        <w:rPr>
          <w:rFonts w:asciiTheme="minorHAnsi" w:eastAsiaTheme="minorEastAsia" w:hAnsiTheme="minorHAnsi" w:cstheme="minorBidi"/>
          <w:noProof/>
          <w:sz w:val="22"/>
          <w:szCs w:val="22"/>
        </w:rPr>
        <w:tab/>
      </w:r>
      <w:r w:rsidRPr="008F17CA">
        <w:rPr>
          <w:noProof/>
          <w:color w:val="000000" w:themeColor="text1"/>
        </w:rPr>
        <w:t>Layouts</w:t>
      </w:r>
      <w:r>
        <w:rPr>
          <w:noProof/>
        </w:rPr>
        <w:tab/>
      </w:r>
      <w:r>
        <w:rPr>
          <w:noProof/>
        </w:rPr>
        <w:fldChar w:fldCharType="begin"/>
      </w:r>
      <w:r>
        <w:rPr>
          <w:noProof/>
        </w:rPr>
        <w:instrText xml:space="preserve"> PAGEREF _Toc399751320 \h </w:instrText>
      </w:r>
      <w:r>
        <w:rPr>
          <w:noProof/>
        </w:rPr>
      </w:r>
      <w:r>
        <w:rPr>
          <w:noProof/>
        </w:rPr>
        <w:fldChar w:fldCharType="separate"/>
      </w:r>
      <w:r w:rsidR="00B67176">
        <w:rPr>
          <w:noProof/>
        </w:rPr>
        <w:t>48</w:t>
      </w:r>
      <w:r>
        <w:rPr>
          <w:noProof/>
        </w:rPr>
        <w:fldChar w:fldCharType="end"/>
      </w:r>
    </w:p>
    <w:p w14:paraId="43EC3089"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w:t>
      </w:r>
      <w:r>
        <w:rPr>
          <w:rFonts w:asciiTheme="minorHAnsi" w:eastAsiaTheme="minorEastAsia" w:hAnsiTheme="minorHAnsi" w:cstheme="minorBidi"/>
          <w:noProof/>
          <w:sz w:val="22"/>
          <w:szCs w:val="22"/>
        </w:rPr>
        <w:tab/>
      </w:r>
      <w:r w:rsidRPr="008F17CA">
        <w:rPr>
          <w:noProof/>
          <w:color w:val="000000" w:themeColor="text1"/>
        </w:rPr>
        <w:t>System Generated Emails</w:t>
      </w:r>
      <w:r>
        <w:rPr>
          <w:noProof/>
        </w:rPr>
        <w:tab/>
      </w:r>
      <w:r>
        <w:rPr>
          <w:noProof/>
        </w:rPr>
        <w:fldChar w:fldCharType="begin"/>
      </w:r>
      <w:r>
        <w:rPr>
          <w:noProof/>
        </w:rPr>
        <w:instrText xml:space="preserve"> PAGEREF _Toc399751328 \h </w:instrText>
      </w:r>
      <w:r>
        <w:rPr>
          <w:noProof/>
        </w:rPr>
      </w:r>
      <w:r>
        <w:rPr>
          <w:noProof/>
        </w:rPr>
        <w:fldChar w:fldCharType="separate"/>
      </w:r>
      <w:r w:rsidR="00B67176">
        <w:rPr>
          <w:noProof/>
        </w:rPr>
        <w:t>69</w:t>
      </w:r>
      <w:r>
        <w:rPr>
          <w:noProof/>
        </w:rPr>
        <w:fldChar w:fldCharType="end"/>
      </w:r>
    </w:p>
    <w:p w14:paraId="0DB842C4"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VI.</w:t>
      </w:r>
      <w:r>
        <w:rPr>
          <w:rFonts w:asciiTheme="minorHAnsi" w:eastAsiaTheme="minorEastAsia" w:hAnsiTheme="minorHAnsi" w:cstheme="minorBidi"/>
          <w:noProof/>
          <w:sz w:val="22"/>
          <w:szCs w:val="22"/>
        </w:rPr>
        <w:tab/>
      </w:r>
      <w:r>
        <w:rPr>
          <w:noProof/>
        </w:rPr>
        <w:t>Outliers (Data Feed\Form Entry)</w:t>
      </w:r>
      <w:r>
        <w:rPr>
          <w:noProof/>
        </w:rPr>
        <w:tab/>
      </w:r>
      <w:r>
        <w:rPr>
          <w:noProof/>
        </w:rPr>
        <w:fldChar w:fldCharType="begin"/>
      </w:r>
      <w:r>
        <w:rPr>
          <w:noProof/>
        </w:rPr>
        <w:instrText xml:space="preserve"> PAGEREF _Toc399751334 \h </w:instrText>
      </w:r>
      <w:r>
        <w:rPr>
          <w:noProof/>
        </w:rPr>
      </w:r>
      <w:r>
        <w:rPr>
          <w:noProof/>
        </w:rPr>
        <w:fldChar w:fldCharType="separate"/>
      </w:r>
      <w:r w:rsidR="00B67176">
        <w:rPr>
          <w:noProof/>
        </w:rPr>
        <w:t>71</w:t>
      </w:r>
      <w:r>
        <w:rPr>
          <w:noProof/>
        </w:rPr>
        <w:fldChar w:fldCharType="end"/>
      </w:r>
    </w:p>
    <w:p w14:paraId="70E62268" w14:textId="77777777" w:rsidR="0051031B" w:rsidRPr="0051031B" w:rsidRDefault="0051031B" w:rsidP="00ED0292">
      <w:pPr>
        <w:pStyle w:val="TOC1"/>
        <w:tabs>
          <w:tab w:val="left" w:pos="450"/>
          <w:tab w:val="right" w:leader="dot" w:pos="9494"/>
        </w:tabs>
        <w:rPr>
          <w:noProof/>
        </w:rPr>
      </w:pPr>
      <w:r w:rsidRPr="008F17CA">
        <w:rPr>
          <w:rFonts w:asciiTheme="minorHAnsi" w:hAnsiTheme="minorHAnsi"/>
          <w:noProof/>
          <w:color w:val="548DD4" w:themeColor="text2" w:themeTint="99"/>
        </w:rPr>
        <w:t>VII.</w:t>
      </w:r>
      <w:r>
        <w:rPr>
          <w:rFonts w:asciiTheme="minorHAnsi" w:eastAsiaTheme="minorEastAsia" w:hAnsiTheme="minorHAnsi" w:cstheme="minorBidi"/>
          <w:noProof/>
          <w:sz w:val="22"/>
          <w:szCs w:val="22"/>
        </w:rPr>
        <w:tab/>
      </w:r>
      <w:r>
        <w:rPr>
          <w:noProof/>
        </w:rPr>
        <w:t>IQS (Data Feed)</w:t>
      </w:r>
      <w:r>
        <w:rPr>
          <w:noProof/>
        </w:rPr>
        <w:tab/>
      </w:r>
      <w:r>
        <w:rPr>
          <w:noProof/>
        </w:rPr>
        <w:fldChar w:fldCharType="begin"/>
      </w:r>
      <w:r>
        <w:rPr>
          <w:noProof/>
        </w:rPr>
        <w:instrText xml:space="preserve"> PAGEREF _Toc399751335 \h </w:instrText>
      </w:r>
      <w:r>
        <w:rPr>
          <w:noProof/>
        </w:rPr>
      </w:r>
      <w:r>
        <w:rPr>
          <w:noProof/>
        </w:rPr>
        <w:fldChar w:fldCharType="separate"/>
      </w:r>
      <w:r w:rsidR="00B67176">
        <w:rPr>
          <w:noProof/>
        </w:rPr>
        <w:t>79</w:t>
      </w:r>
      <w:r>
        <w:rPr>
          <w:noProof/>
        </w:rPr>
        <w:fldChar w:fldCharType="end"/>
      </w:r>
    </w:p>
    <w:p w14:paraId="47C2DB61" w14:textId="77777777" w:rsidR="0051031B" w:rsidRDefault="0051031B" w:rsidP="00ED0292">
      <w:pPr>
        <w:pStyle w:val="TOC1"/>
        <w:tabs>
          <w:tab w:val="left" w:pos="45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VIII.</w:t>
      </w:r>
      <w:r>
        <w:rPr>
          <w:rFonts w:asciiTheme="minorHAnsi" w:eastAsiaTheme="minorEastAsia" w:hAnsiTheme="minorHAnsi" w:cstheme="minorBidi"/>
          <w:noProof/>
          <w:sz w:val="22"/>
          <w:szCs w:val="22"/>
        </w:rPr>
        <w:tab/>
      </w:r>
      <w:r>
        <w:rPr>
          <w:noProof/>
        </w:rPr>
        <w:t>Other System Attributes</w:t>
      </w:r>
      <w:r>
        <w:rPr>
          <w:noProof/>
        </w:rPr>
        <w:tab/>
      </w:r>
      <w:r>
        <w:rPr>
          <w:noProof/>
        </w:rPr>
        <w:fldChar w:fldCharType="begin"/>
      </w:r>
      <w:r>
        <w:rPr>
          <w:noProof/>
        </w:rPr>
        <w:instrText xml:space="preserve"> PAGEREF _Toc399751336 \h </w:instrText>
      </w:r>
      <w:r>
        <w:rPr>
          <w:noProof/>
        </w:rPr>
      </w:r>
      <w:r>
        <w:rPr>
          <w:noProof/>
        </w:rPr>
        <w:fldChar w:fldCharType="separate"/>
      </w:r>
      <w:r w:rsidR="00B67176">
        <w:rPr>
          <w:noProof/>
        </w:rPr>
        <w:t>88</w:t>
      </w:r>
      <w:r>
        <w:rPr>
          <w:noProof/>
        </w:rPr>
        <w:fldChar w:fldCharType="end"/>
      </w:r>
    </w:p>
    <w:p w14:paraId="1C7045CE"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IX.</w:t>
      </w:r>
      <w:r>
        <w:rPr>
          <w:rFonts w:asciiTheme="minorHAnsi" w:eastAsiaTheme="minorEastAsia" w:hAnsiTheme="minorHAnsi" w:cstheme="minorBidi"/>
          <w:noProof/>
          <w:sz w:val="22"/>
          <w:szCs w:val="22"/>
        </w:rPr>
        <w:tab/>
      </w:r>
      <w:r w:rsidRPr="008F17CA">
        <w:rPr>
          <w:noProof/>
          <w:color w:val="000000" w:themeColor="text1"/>
        </w:rPr>
        <w:t>Method for Change Management</w:t>
      </w:r>
      <w:r>
        <w:rPr>
          <w:noProof/>
        </w:rPr>
        <w:tab/>
      </w:r>
      <w:r>
        <w:rPr>
          <w:noProof/>
        </w:rPr>
        <w:fldChar w:fldCharType="begin"/>
      </w:r>
      <w:r>
        <w:rPr>
          <w:noProof/>
        </w:rPr>
        <w:instrText xml:space="preserve"> PAGEREF _Toc399751338 \h </w:instrText>
      </w:r>
      <w:r>
        <w:rPr>
          <w:noProof/>
        </w:rPr>
      </w:r>
      <w:r>
        <w:rPr>
          <w:noProof/>
        </w:rPr>
        <w:fldChar w:fldCharType="separate"/>
      </w:r>
      <w:r w:rsidR="00B67176">
        <w:rPr>
          <w:noProof/>
        </w:rPr>
        <w:t>90</w:t>
      </w:r>
      <w:r>
        <w:rPr>
          <w:noProof/>
        </w:rPr>
        <w:fldChar w:fldCharType="end"/>
      </w:r>
    </w:p>
    <w:p w14:paraId="1A32A3C4"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X.</w:t>
      </w:r>
      <w:r>
        <w:rPr>
          <w:rFonts w:asciiTheme="minorHAnsi" w:eastAsiaTheme="minorEastAsia" w:hAnsiTheme="minorHAnsi" w:cstheme="minorBidi"/>
          <w:noProof/>
          <w:sz w:val="22"/>
          <w:szCs w:val="22"/>
        </w:rPr>
        <w:tab/>
      </w:r>
      <w:r w:rsidRPr="008F17CA">
        <w:rPr>
          <w:noProof/>
          <w:color w:val="000000" w:themeColor="text1"/>
        </w:rPr>
        <w:t>eCoaching Modules</w:t>
      </w:r>
      <w:r>
        <w:rPr>
          <w:noProof/>
        </w:rPr>
        <w:tab/>
      </w:r>
      <w:r>
        <w:rPr>
          <w:noProof/>
        </w:rPr>
        <w:fldChar w:fldCharType="begin"/>
      </w:r>
      <w:r>
        <w:rPr>
          <w:noProof/>
        </w:rPr>
        <w:instrText xml:space="preserve"> PAGEREF _Toc399751339 \h </w:instrText>
      </w:r>
      <w:r>
        <w:rPr>
          <w:noProof/>
        </w:rPr>
      </w:r>
      <w:r>
        <w:rPr>
          <w:noProof/>
        </w:rPr>
        <w:fldChar w:fldCharType="separate"/>
      </w:r>
      <w:r w:rsidR="00B67176">
        <w:rPr>
          <w:noProof/>
        </w:rPr>
        <w:t>91</w:t>
      </w:r>
      <w:r>
        <w:rPr>
          <w:noProof/>
        </w:rPr>
        <w:fldChar w:fldCharType="end"/>
      </w:r>
    </w:p>
    <w:p w14:paraId="636A5A30" w14:textId="77777777" w:rsidR="000A38FB" w:rsidRPr="00A43661" w:rsidRDefault="00916A6D" w:rsidP="000A38FB">
      <w:pPr>
        <w:rPr>
          <w:color w:val="000000" w:themeColor="text1"/>
        </w:rPr>
      </w:pPr>
      <w:r w:rsidRPr="00A43661">
        <w:rPr>
          <w:color w:val="000000" w:themeColor="text1"/>
        </w:rPr>
        <w:fldChar w:fldCharType="end"/>
      </w:r>
    </w:p>
    <w:p w14:paraId="0212CE11" w14:textId="77777777" w:rsidR="000A38FB" w:rsidRPr="00A43661" w:rsidRDefault="000A38FB" w:rsidP="000A38FB">
      <w:pPr>
        <w:pStyle w:val="Heading1"/>
        <w:rPr>
          <w:color w:val="000000" w:themeColor="text1"/>
        </w:rPr>
      </w:pPr>
      <w:r w:rsidRPr="00A43661">
        <w:rPr>
          <w:color w:val="000000" w:themeColor="text1"/>
        </w:rPr>
        <w:br w:type="page"/>
      </w:r>
      <w:bookmarkStart w:id="18" w:name="_Toc399751311"/>
      <w:r w:rsidRPr="00A43661">
        <w:rPr>
          <w:color w:val="000000" w:themeColor="text1"/>
        </w:rPr>
        <w:lastRenderedPageBreak/>
        <w:t>Product Description</w:t>
      </w:r>
      <w:bookmarkEnd w:id="18"/>
    </w:p>
    <w:p w14:paraId="2678017F" w14:textId="77777777" w:rsidR="000A38FB" w:rsidRPr="002F7978" w:rsidRDefault="000A38FB" w:rsidP="000A38FB">
      <w:pPr>
        <w:rPr>
          <w:color w:val="000000" w:themeColor="text1"/>
          <w:sz w:val="20"/>
          <w:szCs w:val="20"/>
        </w:rPr>
      </w:pPr>
      <w:r w:rsidRPr="002F7978">
        <w:rPr>
          <w:color w:val="000000" w:themeColor="text1"/>
          <w:sz w:val="20"/>
          <w:szCs w:val="20"/>
        </w:rPr>
        <w:t>Project:</w:t>
      </w:r>
      <w:r w:rsidRPr="002F7978">
        <w:rPr>
          <w:color w:val="000000" w:themeColor="text1"/>
          <w:sz w:val="20"/>
          <w:szCs w:val="20"/>
        </w:rPr>
        <w:tab/>
      </w:r>
      <w:r w:rsidRPr="002F7978">
        <w:rPr>
          <w:color w:val="000000" w:themeColor="text1"/>
          <w:sz w:val="20"/>
          <w:szCs w:val="20"/>
        </w:rPr>
        <w:tab/>
        <w:t>eCoaching Log</w:t>
      </w:r>
    </w:p>
    <w:p w14:paraId="64DE3C21" w14:textId="0A964B40" w:rsidR="000A38FB" w:rsidRPr="00A21275" w:rsidRDefault="000A38FB" w:rsidP="00A21275">
      <w:pPr>
        <w:pStyle w:val="Default"/>
        <w:ind w:left="2160" w:hanging="2160"/>
        <w:rPr>
          <w:rFonts w:asciiTheme="minorHAnsi" w:hAnsiTheme="minorHAnsi" w:cs="Segoe UI"/>
          <w:color w:val="000000" w:themeColor="text1"/>
          <w:sz w:val="20"/>
          <w:szCs w:val="20"/>
        </w:rPr>
      </w:pPr>
      <w:r w:rsidRPr="002F7978">
        <w:rPr>
          <w:rFonts w:asciiTheme="minorHAnsi" w:hAnsiTheme="minorHAnsi"/>
          <w:noProof/>
          <w:color w:val="000000" w:themeColor="text1"/>
          <w:sz w:val="20"/>
          <w:szCs w:val="20"/>
        </w:rPr>
        <w:t>Project Purpose:</w:t>
      </w:r>
      <w:r w:rsidRPr="002F7978">
        <w:rPr>
          <w:rFonts w:asciiTheme="minorHAnsi" w:hAnsiTheme="minorHAnsi"/>
          <w:noProof/>
          <w:color w:val="000000" w:themeColor="text1"/>
          <w:sz w:val="20"/>
          <w:szCs w:val="20"/>
        </w:rPr>
        <w:tab/>
      </w:r>
      <w:r w:rsidRPr="00A21275">
        <w:rPr>
          <w:rFonts w:asciiTheme="minorHAnsi" w:hAnsiTheme="minorHAnsi"/>
          <w:noProof/>
          <w:color w:val="000000" w:themeColor="text1"/>
          <w:sz w:val="20"/>
          <w:szCs w:val="20"/>
        </w:rPr>
        <w:t>T</w:t>
      </w:r>
      <w:r w:rsidRPr="00A21275">
        <w:rPr>
          <w:rFonts w:asciiTheme="minorHAnsi" w:hAnsiTheme="minorHAnsi" w:cs="Segoe UI"/>
          <w:color w:val="000000" w:themeColor="text1"/>
          <w:sz w:val="20"/>
          <w:szCs w:val="20"/>
        </w:rPr>
        <w:t>he eCoaching Log (</w:t>
      </w:r>
      <w:proofErr w:type="spellStart"/>
      <w:proofErr w:type="gramStart"/>
      <w:r w:rsidRPr="00A21275">
        <w:rPr>
          <w:rFonts w:asciiTheme="minorHAnsi" w:hAnsiTheme="minorHAnsi" w:cs="Segoe UI"/>
          <w:color w:val="000000" w:themeColor="text1"/>
          <w:sz w:val="20"/>
          <w:szCs w:val="20"/>
        </w:rPr>
        <w:t>eCL</w:t>
      </w:r>
      <w:proofErr w:type="spellEnd"/>
      <w:proofErr w:type="gramEnd"/>
      <w:r w:rsidRPr="00A21275">
        <w:rPr>
          <w:rFonts w:asciiTheme="minorHAnsi" w:hAnsiTheme="minorHAnsi" w:cs="Segoe UI"/>
          <w:color w:val="000000" w:themeColor="text1"/>
          <w:sz w:val="20"/>
          <w:szCs w:val="20"/>
        </w:rPr>
        <w:t xml:space="preserve">) is an internal </w:t>
      </w:r>
      <w:r w:rsidR="002F2006">
        <w:rPr>
          <w:rFonts w:asciiTheme="minorHAnsi" w:hAnsiTheme="minorHAnsi" w:cs="Segoe UI"/>
          <w:color w:val="000000" w:themeColor="text1"/>
          <w:sz w:val="20"/>
          <w:szCs w:val="20"/>
        </w:rPr>
        <w:t>GDIT</w:t>
      </w:r>
      <w:r w:rsidRPr="00A21275">
        <w:rPr>
          <w:rFonts w:asciiTheme="minorHAnsi" w:hAnsiTheme="minorHAnsi" w:cs="Segoe UI"/>
          <w:color w:val="000000" w:themeColor="text1"/>
          <w:sz w:val="20"/>
          <w:szCs w:val="20"/>
        </w:rPr>
        <w:t xml:space="preserve"> process designed for the entry and storage of the coaching notes that supervisors, managers, </w:t>
      </w:r>
      <w:r w:rsidR="00FD0931" w:rsidRPr="00A21275">
        <w:rPr>
          <w:rFonts w:asciiTheme="minorHAnsi" w:hAnsiTheme="minorHAnsi" w:cs="Segoe UI"/>
          <w:color w:val="000000" w:themeColor="text1"/>
          <w:sz w:val="20"/>
          <w:szCs w:val="20"/>
        </w:rPr>
        <w:t xml:space="preserve">Advanced Resolution Center (ARC) CSRs </w:t>
      </w:r>
      <w:r w:rsidRPr="00A21275">
        <w:rPr>
          <w:rFonts w:asciiTheme="minorHAnsi" w:hAnsiTheme="minorHAnsi" w:cs="Segoe UI"/>
          <w:color w:val="000000" w:themeColor="text1"/>
          <w:sz w:val="20"/>
          <w:szCs w:val="20"/>
        </w:rPr>
        <w:t xml:space="preserve">and quality leads make regarding </w:t>
      </w:r>
      <w:r w:rsidR="000267A5" w:rsidRPr="00A21275">
        <w:rPr>
          <w:rFonts w:asciiTheme="minorHAnsi" w:hAnsiTheme="minorHAnsi" w:cs="Segoe UI"/>
          <w:color w:val="000000" w:themeColor="text1"/>
          <w:sz w:val="20"/>
          <w:szCs w:val="20"/>
        </w:rPr>
        <w:t>Employee</w:t>
      </w:r>
      <w:r w:rsidRPr="00A21275">
        <w:rPr>
          <w:rFonts w:asciiTheme="minorHAnsi" w:hAnsiTheme="minorHAnsi" w:cs="Segoe UI"/>
          <w:color w:val="000000" w:themeColor="text1"/>
          <w:sz w:val="20"/>
          <w:szCs w:val="20"/>
        </w:rPr>
        <w:t xml:space="preserve"> performance.  </w:t>
      </w:r>
      <w:r w:rsidR="00B311A6" w:rsidRPr="00A21275">
        <w:rPr>
          <w:rFonts w:asciiTheme="minorHAnsi" w:hAnsiTheme="minorHAnsi" w:cs="Segoe UI"/>
          <w:color w:val="000000" w:themeColor="text1"/>
          <w:sz w:val="20"/>
          <w:szCs w:val="20"/>
        </w:rPr>
        <w:t xml:space="preserve">They may also be related to Verbal and Written </w:t>
      </w:r>
      <w:r w:rsidR="005D0314" w:rsidRPr="00A21275">
        <w:rPr>
          <w:rFonts w:asciiTheme="minorHAnsi" w:hAnsiTheme="minorHAnsi" w:cs="Segoe UI"/>
          <w:color w:val="000000" w:themeColor="text1"/>
          <w:sz w:val="20"/>
          <w:szCs w:val="20"/>
        </w:rPr>
        <w:t xml:space="preserve">progressive disciplinary </w:t>
      </w:r>
      <w:r w:rsidR="00B311A6" w:rsidRPr="00A21275">
        <w:rPr>
          <w:rFonts w:asciiTheme="minorHAnsi" w:hAnsiTheme="minorHAnsi" w:cs="Segoe UI"/>
          <w:color w:val="000000" w:themeColor="text1"/>
          <w:sz w:val="20"/>
          <w:szCs w:val="20"/>
        </w:rPr>
        <w:t>warnings the employee</w:t>
      </w:r>
      <w:r w:rsidR="00151DD5">
        <w:rPr>
          <w:rFonts w:asciiTheme="minorHAnsi" w:hAnsiTheme="minorHAnsi" w:cs="Segoe UI"/>
          <w:color w:val="000000" w:themeColor="text1"/>
          <w:sz w:val="20"/>
          <w:szCs w:val="20"/>
        </w:rPr>
        <w:t xml:space="preserve"> or supervisor </w:t>
      </w:r>
      <w:r w:rsidR="00B311A6" w:rsidRPr="00A21275">
        <w:rPr>
          <w:rFonts w:asciiTheme="minorHAnsi" w:hAnsiTheme="minorHAnsi" w:cs="Segoe UI"/>
          <w:color w:val="000000" w:themeColor="text1"/>
          <w:sz w:val="20"/>
          <w:szCs w:val="20"/>
        </w:rPr>
        <w:t>receives</w:t>
      </w:r>
      <w:r w:rsidR="000C6A36" w:rsidRPr="00A21275">
        <w:rPr>
          <w:rFonts w:asciiTheme="minorHAnsi" w:hAnsiTheme="minorHAnsi" w:cs="Segoe UI"/>
          <w:color w:val="000000" w:themeColor="text1"/>
          <w:sz w:val="20"/>
          <w:szCs w:val="20"/>
        </w:rPr>
        <w:t xml:space="preserve"> from their supervisor or manager</w:t>
      </w:r>
      <w:r w:rsidR="00B311A6" w:rsidRPr="00A21275">
        <w:rPr>
          <w:rFonts w:asciiTheme="minorHAnsi" w:hAnsiTheme="minorHAnsi" w:cs="Segoe UI"/>
          <w:color w:val="000000" w:themeColor="text1"/>
          <w:sz w:val="20"/>
          <w:szCs w:val="20"/>
        </w:rPr>
        <w:t xml:space="preserve">.  </w:t>
      </w:r>
      <w:r w:rsidRPr="00A21275">
        <w:rPr>
          <w:rFonts w:asciiTheme="minorHAnsi" w:hAnsiTheme="minorHAnsi" w:cs="Segoe UI"/>
          <w:color w:val="000000" w:themeColor="text1"/>
          <w:sz w:val="20"/>
          <w:szCs w:val="20"/>
        </w:rPr>
        <w:t xml:space="preserve">These notes are gathered </w:t>
      </w:r>
      <w:r w:rsidRPr="00A21275">
        <w:rPr>
          <w:rFonts w:asciiTheme="minorHAnsi" w:hAnsiTheme="minorHAnsi"/>
          <w:color w:val="000000" w:themeColor="text1"/>
          <w:sz w:val="20"/>
          <w:szCs w:val="20"/>
        </w:rPr>
        <w:t xml:space="preserve">through escalations, floor walking, training, quality monitors.  </w:t>
      </w:r>
      <w:r w:rsidRPr="00A21275">
        <w:rPr>
          <w:rFonts w:asciiTheme="minorHAnsi" w:hAnsiTheme="minorHAnsi" w:cs="Segoe UI"/>
          <w:color w:val="000000" w:themeColor="text1"/>
          <w:sz w:val="20"/>
          <w:szCs w:val="20"/>
        </w:rPr>
        <w:t>It also provides a repository of coaching notes to generate reports for management.</w:t>
      </w:r>
      <w:r w:rsidR="00C75DCB" w:rsidRPr="00A21275">
        <w:rPr>
          <w:rFonts w:asciiTheme="minorHAnsi" w:hAnsiTheme="minorHAnsi" w:cs="Segoe UI"/>
          <w:color w:val="000000" w:themeColor="text1"/>
          <w:sz w:val="20"/>
          <w:szCs w:val="20"/>
        </w:rPr>
        <w:t xml:space="preserve">  The </w:t>
      </w:r>
      <w:r w:rsidR="00065CF4" w:rsidRPr="00A21275">
        <w:rPr>
          <w:rFonts w:asciiTheme="minorHAnsi" w:hAnsiTheme="minorHAnsi" w:cs="Segoe UI"/>
          <w:color w:val="000000" w:themeColor="text1"/>
          <w:sz w:val="20"/>
          <w:szCs w:val="20"/>
        </w:rPr>
        <w:t>coaching notes will be retained for 3 years.</w:t>
      </w:r>
      <w:r w:rsidR="00FE177B" w:rsidRPr="00A21275">
        <w:rPr>
          <w:rFonts w:asciiTheme="minorHAnsi" w:hAnsiTheme="minorHAnsi" w:cs="Segoe UI"/>
          <w:color w:val="000000" w:themeColor="text1"/>
          <w:sz w:val="20"/>
          <w:szCs w:val="20"/>
        </w:rPr>
        <w:t xml:space="preserve"> </w:t>
      </w:r>
    </w:p>
    <w:p w14:paraId="3CB5AA69" w14:textId="77777777" w:rsidR="000A38FB" w:rsidRPr="00A21275" w:rsidRDefault="000A38FB" w:rsidP="00A21275">
      <w:pPr>
        <w:spacing w:after="0"/>
        <w:ind w:left="2160" w:hanging="2160"/>
        <w:rPr>
          <w:rFonts w:cs="Segoe UI"/>
          <w:color w:val="000000" w:themeColor="text1"/>
          <w:sz w:val="20"/>
          <w:szCs w:val="20"/>
        </w:rPr>
      </w:pPr>
    </w:p>
    <w:p w14:paraId="2057519E" w14:textId="2CD2BFD4" w:rsidR="000A38FB" w:rsidRPr="00A21275" w:rsidRDefault="000A38FB" w:rsidP="00A21275">
      <w:pPr>
        <w:spacing w:after="0"/>
        <w:ind w:left="2160"/>
        <w:rPr>
          <w:color w:val="000000" w:themeColor="text1"/>
          <w:sz w:val="20"/>
          <w:szCs w:val="20"/>
        </w:rPr>
      </w:pPr>
      <w:r w:rsidRPr="00A21275">
        <w:rPr>
          <w:color w:val="000000" w:themeColor="text1"/>
          <w:sz w:val="20"/>
          <w:szCs w:val="20"/>
        </w:rPr>
        <w:t xml:space="preserve">The eCoaching Log contains a component for </w:t>
      </w:r>
      <w:r w:rsidR="000267A5" w:rsidRPr="00A21275">
        <w:rPr>
          <w:color w:val="000000" w:themeColor="text1"/>
          <w:sz w:val="20"/>
          <w:szCs w:val="20"/>
        </w:rPr>
        <w:t>Employees</w:t>
      </w:r>
      <w:r w:rsidRPr="00A21275">
        <w:rPr>
          <w:color w:val="000000" w:themeColor="text1"/>
          <w:sz w:val="20"/>
          <w:szCs w:val="20"/>
        </w:rPr>
        <w:t xml:space="preserve"> to have the ability to comment on, or simply acknowledge the coaching comments entered by the supervisor or manager. The eCoaching Log VIP site establishes consistency and ease of use in our coaching notes process along with providing historical coaching data for all </w:t>
      </w:r>
      <w:r w:rsidR="000267A5" w:rsidRPr="00A21275">
        <w:rPr>
          <w:color w:val="000000" w:themeColor="text1"/>
          <w:sz w:val="20"/>
          <w:szCs w:val="20"/>
        </w:rPr>
        <w:t>Employees</w:t>
      </w:r>
      <w:r w:rsidRPr="00A21275">
        <w:rPr>
          <w:color w:val="000000" w:themeColor="text1"/>
          <w:sz w:val="20"/>
          <w:szCs w:val="20"/>
        </w:rPr>
        <w:t xml:space="preserve">. </w:t>
      </w:r>
    </w:p>
    <w:p w14:paraId="0B5D6255" w14:textId="77777777" w:rsidR="003D6632" w:rsidRDefault="003D6632" w:rsidP="00A21275">
      <w:pPr>
        <w:spacing w:after="0"/>
        <w:ind w:left="2160"/>
        <w:rPr>
          <w:color w:val="000000" w:themeColor="text1"/>
          <w:sz w:val="20"/>
          <w:szCs w:val="20"/>
        </w:rPr>
      </w:pPr>
    </w:p>
    <w:p w14:paraId="49A6169B" w14:textId="77777777" w:rsidR="00A21275" w:rsidRDefault="000A38FB" w:rsidP="00A21275">
      <w:pPr>
        <w:spacing w:after="0"/>
        <w:ind w:left="2160"/>
        <w:rPr>
          <w:color w:val="000000" w:themeColor="text1"/>
          <w:sz w:val="20"/>
          <w:szCs w:val="20"/>
        </w:rPr>
      </w:pPr>
      <w:r w:rsidRPr="00A21275">
        <w:rPr>
          <w:color w:val="000000" w:themeColor="text1"/>
          <w:sz w:val="20"/>
          <w:szCs w:val="20"/>
        </w:rPr>
        <w:t xml:space="preserve">The central effort here involves porting the existing InfoPath based eCoaching log to </w:t>
      </w:r>
      <w:proofErr w:type="gramStart"/>
      <w:r w:rsidRPr="00A21275">
        <w:rPr>
          <w:color w:val="000000" w:themeColor="text1"/>
          <w:sz w:val="20"/>
          <w:szCs w:val="20"/>
        </w:rPr>
        <w:t>an</w:t>
      </w:r>
      <w:proofErr w:type="gramEnd"/>
      <w:r w:rsidRPr="00A21275">
        <w:rPr>
          <w:color w:val="000000" w:themeColor="text1"/>
          <w:sz w:val="20"/>
          <w:szCs w:val="20"/>
        </w:rPr>
        <w:t xml:space="preserve"> </w:t>
      </w:r>
      <w:r w:rsidR="006E7DC9" w:rsidRPr="00A21275">
        <w:rPr>
          <w:color w:val="000000" w:themeColor="text1"/>
          <w:sz w:val="20"/>
          <w:szCs w:val="20"/>
        </w:rPr>
        <w:t>.NET/SQL Server platform</w:t>
      </w:r>
      <w:r w:rsidRPr="00A21275">
        <w:rPr>
          <w:color w:val="000000" w:themeColor="text1"/>
          <w:sz w:val="20"/>
          <w:szCs w:val="20"/>
        </w:rPr>
        <w:t xml:space="preserve">.  This will allow for improved performance and increased data capacity.  The interface will utilize </w:t>
      </w:r>
      <w:proofErr w:type="spellStart"/>
      <w:r w:rsidRPr="00A21275">
        <w:rPr>
          <w:color w:val="000000" w:themeColor="text1"/>
          <w:sz w:val="20"/>
          <w:szCs w:val="20"/>
        </w:rPr>
        <w:t>heirarchy</w:t>
      </w:r>
      <w:proofErr w:type="spellEnd"/>
      <w:r w:rsidRPr="00A21275">
        <w:rPr>
          <w:color w:val="000000" w:themeColor="text1"/>
          <w:sz w:val="20"/>
          <w:szCs w:val="20"/>
        </w:rPr>
        <w:t xml:space="preserve"> information defined in </w:t>
      </w:r>
      <w:proofErr w:type="spellStart"/>
      <w:r w:rsidR="00037E42" w:rsidRPr="00A21275">
        <w:rPr>
          <w:color w:val="000000" w:themeColor="text1"/>
          <w:sz w:val="20"/>
          <w:szCs w:val="20"/>
        </w:rPr>
        <w:t>Peoplesoft</w:t>
      </w:r>
      <w:proofErr w:type="spellEnd"/>
      <w:r w:rsidR="00037E42" w:rsidRPr="00A21275">
        <w:rPr>
          <w:color w:val="000000" w:themeColor="text1"/>
          <w:sz w:val="20"/>
          <w:szCs w:val="20"/>
        </w:rPr>
        <w:t xml:space="preserve"> and </w:t>
      </w:r>
      <w:proofErr w:type="spellStart"/>
      <w:r w:rsidR="00037E42" w:rsidRPr="00A21275">
        <w:rPr>
          <w:color w:val="000000" w:themeColor="text1"/>
          <w:sz w:val="20"/>
          <w:szCs w:val="20"/>
        </w:rPr>
        <w:t>eWFM</w:t>
      </w:r>
      <w:proofErr w:type="spellEnd"/>
      <w:r w:rsidRPr="00A21275">
        <w:rPr>
          <w:color w:val="000000" w:themeColor="text1"/>
          <w:sz w:val="20"/>
          <w:szCs w:val="20"/>
        </w:rPr>
        <w:t>.</w:t>
      </w:r>
      <w:r w:rsidR="00A21275">
        <w:rPr>
          <w:color w:val="000000" w:themeColor="text1"/>
          <w:sz w:val="20"/>
          <w:szCs w:val="20"/>
        </w:rPr>
        <w:t xml:space="preserve"> </w:t>
      </w:r>
    </w:p>
    <w:p w14:paraId="2CF38E2E" w14:textId="77777777" w:rsidR="00A21275" w:rsidRDefault="00A21275" w:rsidP="00A21275">
      <w:pPr>
        <w:spacing w:after="0"/>
        <w:ind w:left="2160"/>
        <w:rPr>
          <w:color w:val="000000" w:themeColor="text1"/>
          <w:sz w:val="20"/>
          <w:szCs w:val="20"/>
        </w:rPr>
      </w:pPr>
    </w:p>
    <w:p w14:paraId="5C1BBA57" w14:textId="03BE0C89" w:rsidR="00F131FB" w:rsidRPr="00A21275" w:rsidRDefault="00F131FB" w:rsidP="00A21275">
      <w:pPr>
        <w:spacing w:after="0"/>
        <w:ind w:left="2160"/>
        <w:rPr>
          <w:noProof/>
          <w:color w:val="000000" w:themeColor="text1"/>
          <w:sz w:val="20"/>
          <w:szCs w:val="20"/>
        </w:rPr>
      </w:pPr>
      <w:r w:rsidRPr="00A21275">
        <w:rPr>
          <w:noProof/>
          <w:color w:val="000000" w:themeColor="text1"/>
          <w:sz w:val="20"/>
          <w:szCs w:val="20"/>
        </w:rPr>
        <w:t xml:space="preserve">The text (comments) fields in the database will need to be periodically scanned for PHI/PII data, in accordance with </w:t>
      </w:r>
      <w:r w:rsidR="00BF3700" w:rsidRPr="00A21275">
        <w:rPr>
          <w:noProof/>
          <w:color w:val="000000" w:themeColor="text1"/>
          <w:sz w:val="20"/>
          <w:szCs w:val="20"/>
        </w:rPr>
        <w:t>CCO</w:t>
      </w:r>
      <w:r w:rsidRPr="00A21275">
        <w:rPr>
          <w:noProof/>
          <w:color w:val="000000" w:themeColor="text1"/>
          <w:sz w:val="20"/>
          <w:szCs w:val="20"/>
        </w:rPr>
        <w:t xml:space="preserve"> Security Policy and Procedures.</w:t>
      </w:r>
    </w:p>
    <w:p w14:paraId="7A995346" w14:textId="77777777" w:rsidR="008418BE" w:rsidRPr="00A21275" w:rsidRDefault="008418BE" w:rsidP="00A21275">
      <w:pPr>
        <w:spacing w:after="0"/>
        <w:ind w:left="2160"/>
        <w:rPr>
          <w:rFonts w:cs="Times New Roman"/>
          <w:color w:val="000000" w:themeColor="text1"/>
          <w:sz w:val="20"/>
          <w:szCs w:val="20"/>
        </w:rPr>
      </w:pPr>
    </w:p>
    <w:p w14:paraId="1275460C" w14:textId="53B25A45" w:rsidR="008418BE" w:rsidRDefault="008418BE" w:rsidP="00A21275">
      <w:pPr>
        <w:spacing w:after="0"/>
        <w:ind w:left="2160"/>
        <w:rPr>
          <w:rFonts w:cs="Times New Roman"/>
          <w:color w:val="000000" w:themeColor="text1"/>
          <w:sz w:val="20"/>
          <w:szCs w:val="20"/>
        </w:rPr>
      </w:pPr>
      <w:r w:rsidRPr="00A21275">
        <w:rPr>
          <w:rFonts w:cs="Times New Roman"/>
          <w:color w:val="000000" w:themeColor="text1"/>
          <w:sz w:val="20"/>
          <w:szCs w:val="20"/>
        </w:rPr>
        <w:t xml:space="preserve">The </w:t>
      </w:r>
      <w:r w:rsidR="000267A5" w:rsidRPr="00A21275">
        <w:rPr>
          <w:rFonts w:cs="Times New Roman"/>
          <w:color w:val="000000" w:themeColor="text1"/>
          <w:sz w:val="20"/>
          <w:szCs w:val="20"/>
        </w:rPr>
        <w:t>Emp</w:t>
      </w:r>
      <w:r w:rsidR="003B668D">
        <w:rPr>
          <w:rFonts w:cs="Times New Roman"/>
          <w:color w:val="000000" w:themeColor="text1"/>
          <w:sz w:val="20"/>
          <w:szCs w:val="20"/>
        </w:rPr>
        <w:t>l</w:t>
      </w:r>
      <w:r w:rsidR="000267A5" w:rsidRPr="00A21275">
        <w:rPr>
          <w:rFonts w:cs="Times New Roman"/>
          <w:color w:val="000000" w:themeColor="text1"/>
          <w:sz w:val="20"/>
          <w:szCs w:val="20"/>
        </w:rPr>
        <w:t>oyee</w:t>
      </w:r>
      <w:r w:rsidRPr="00A21275">
        <w:rPr>
          <w:rFonts w:cs="Times New Roman"/>
          <w:color w:val="000000" w:themeColor="text1"/>
          <w:sz w:val="20"/>
          <w:szCs w:val="20"/>
        </w:rPr>
        <w:t>/Supervisor hierarchical relationship comes from WFM, the HR/</w:t>
      </w:r>
      <w:proofErr w:type="spellStart"/>
      <w:r w:rsidRPr="00A21275">
        <w:rPr>
          <w:rFonts w:cs="Times New Roman"/>
          <w:color w:val="000000" w:themeColor="text1"/>
          <w:sz w:val="20"/>
          <w:szCs w:val="20"/>
        </w:rPr>
        <w:t>Peoplesoft</w:t>
      </w:r>
      <w:proofErr w:type="spellEnd"/>
      <w:r w:rsidRPr="00A21275">
        <w:rPr>
          <w:rFonts w:cs="Times New Roman"/>
          <w:color w:val="000000" w:themeColor="text1"/>
          <w:sz w:val="20"/>
          <w:szCs w:val="20"/>
        </w:rPr>
        <w:t xml:space="preserve"> group maintains Supervisor/Manager relationship.</w:t>
      </w:r>
      <w:r w:rsidR="002F28BD" w:rsidRPr="00A21275">
        <w:rPr>
          <w:rFonts w:cs="Times New Roman"/>
          <w:color w:val="000000" w:themeColor="text1"/>
          <w:sz w:val="20"/>
          <w:szCs w:val="20"/>
        </w:rPr>
        <w:t xml:space="preserve">  If </w:t>
      </w:r>
      <w:r w:rsidR="00741C9B" w:rsidRPr="00A21275">
        <w:rPr>
          <w:rFonts w:cs="Times New Roman"/>
          <w:color w:val="000000" w:themeColor="text1"/>
          <w:sz w:val="20"/>
          <w:szCs w:val="20"/>
        </w:rPr>
        <w:t>Hierarchy information is missing in Coaching Logs received within the last 30 days, it will be updated with information from the WFM Employee Information table.</w:t>
      </w:r>
    </w:p>
    <w:p w14:paraId="16A24D36" w14:textId="77777777" w:rsidR="00A21275" w:rsidRPr="00A21275" w:rsidRDefault="00A21275" w:rsidP="00A21275">
      <w:pPr>
        <w:spacing w:after="0"/>
        <w:ind w:left="2160"/>
        <w:rPr>
          <w:rFonts w:cs="Times New Roman"/>
          <w:color w:val="000000" w:themeColor="text1"/>
          <w:sz w:val="20"/>
          <w:szCs w:val="20"/>
        </w:rPr>
      </w:pPr>
    </w:p>
    <w:p w14:paraId="7251E744" w14:textId="116B8BD0" w:rsidR="00F131FB" w:rsidRPr="00A21275" w:rsidRDefault="00F131FB" w:rsidP="00A21275">
      <w:pPr>
        <w:spacing w:after="0"/>
        <w:ind w:left="2160" w:hanging="2160"/>
        <w:rPr>
          <w:noProof/>
          <w:color w:val="000000" w:themeColor="text1"/>
          <w:sz w:val="20"/>
          <w:szCs w:val="20"/>
        </w:rPr>
      </w:pPr>
      <w:r w:rsidRPr="00A21275">
        <w:rPr>
          <w:noProof/>
          <w:color w:val="000000" w:themeColor="text1"/>
          <w:sz w:val="20"/>
          <w:szCs w:val="20"/>
        </w:rPr>
        <w:tab/>
        <w:t xml:space="preserve">Many </w:t>
      </w:r>
      <w:r w:rsidR="000267A5" w:rsidRPr="00A21275">
        <w:rPr>
          <w:noProof/>
          <w:color w:val="000000" w:themeColor="text1"/>
          <w:sz w:val="20"/>
          <w:szCs w:val="20"/>
        </w:rPr>
        <w:t>Employee</w:t>
      </w:r>
      <w:r w:rsidRPr="00A21275">
        <w:rPr>
          <w:noProof/>
          <w:color w:val="000000" w:themeColor="text1"/>
          <w:sz w:val="20"/>
          <w:szCs w:val="20"/>
        </w:rPr>
        <w:t xml:space="preserve"> names contain apostrophes which </w:t>
      </w:r>
      <w:r w:rsidR="00A72B01" w:rsidRPr="00A21275">
        <w:rPr>
          <w:noProof/>
          <w:color w:val="000000" w:themeColor="text1"/>
          <w:sz w:val="20"/>
          <w:szCs w:val="20"/>
        </w:rPr>
        <w:t xml:space="preserve">need to be removed in the database tables as well as the </w:t>
      </w:r>
      <w:r w:rsidR="00104CCD" w:rsidRPr="00A21275">
        <w:rPr>
          <w:noProof/>
          <w:color w:val="000000" w:themeColor="text1"/>
          <w:sz w:val="20"/>
          <w:szCs w:val="20"/>
        </w:rPr>
        <w:t>IQS</w:t>
      </w:r>
      <w:r w:rsidR="00A72B01" w:rsidRPr="00A21275">
        <w:rPr>
          <w:noProof/>
          <w:color w:val="000000" w:themeColor="text1"/>
          <w:sz w:val="20"/>
          <w:szCs w:val="20"/>
        </w:rPr>
        <w:t xml:space="preserve"> feeds.  They need to be retained in email addresses so those will be converted to double apostrophes.  This has been completed for database functionality and security.</w:t>
      </w:r>
    </w:p>
    <w:p w14:paraId="6B78C391" w14:textId="77777777" w:rsidR="00A21275" w:rsidRDefault="00A21275" w:rsidP="00A21275">
      <w:pPr>
        <w:spacing w:after="0"/>
        <w:ind w:left="2160"/>
        <w:rPr>
          <w:noProof/>
          <w:color w:val="000000" w:themeColor="text1"/>
          <w:sz w:val="20"/>
          <w:szCs w:val="20"/>
        </w:rPr>
      </w:pPr>
    </w:p>
    <w:p w14:paraId="0AB78443" w14:textId="31A67EA3" w:rsidR="00A72B01" w:rsidRPr="00A21275" w:rsidRDefault="00A72B01" w:rsidP="00A21275">
      <w:pPr>
        <w:spacing w:after="0"/>
        <w:ind w:left="2160"/>
        <w:rPr>
          <w:noProof/>
          <w:color w:val="000000" w:themeColor="text1"/>
          <w:sz w:val="20"/>
          <w:szCs w:val="20"/>
        </w:rPr>
      </w:pPr>
      <w:r w:rsidRPr="00A21275">
        <w:rPr>
          <w:noProof/>
          <w:color w:val="000000" w:themeColor="text1"/>
          <w:sz w:val="20"/>
          <w:szCs w:val="20"/>
        </w:rPr>
        <w:t xml:space="preserve">The comma delimiter in the </w:t>
      </w:r>
      <w:r w:rsidR="00104CCD" w:rsidRPr="00A21275">
        <w:rPr>
          <w:noProof/>
          <w:color w:val="000000" w:themeColor="text1"/>
          <w:sz w:val="20"/>
          <w:szCs w:val="20"/>
        </w:rPr>
        <w:t>IQS</w:t>
      </w:r>
      <w:r w:rsidRPr="00A21275">
        <w:rPr>
          <w:noProof/>
          <w:color w:val="000000" w:themeColor="text1"/>
          <w:sz w:val="20"/>
          <w:szCs w:val="20"/>
        </w:rPr>
        <w:t xml:space="preserve"> feed was replaced with a pipe delimiter (|) in order to maintain the punctuation integrity in the data.</w:t>
      </w:r>
    </w:p>
    <w:p w14:paraId="12F37F4D" w14:textId="77777777" w:rsidR="00A21275" w:rsidRDefault="00A21275" w:rsidP="00A21275">
      <w:pPr>
        <w:spacing w:after="0"/>
        <w:ind w:left="2160"/>
        <w:rPr>
          <w:noProof/>
          <w:color w:val="000000" w:themeColor="text1"/>
          <w:sz w:val="20"/>
          <w:szCs w:val="20"/>
        </w:rPr>
      </w:pPr>
    </w:p>
    <w:p w14:paraId="29026B35" w14:textId="0E328F4A" w:rsidR="00B73412" w:rsidRPr="00A21275" w:rsidRDefault="00B73412" w:rsidP="00A21275">
      <w:pPr>
        <w:spacing w:after="0"/>
        <w:ind w:left="2160"/>
        <w:rPr>
          <w:noProof/>
          <w:color w:val="000000" w:themeColor="text1"/>
          <w:sz w:val="20"/>
          <w:szCs w:val="20"/>
        </w:rPr>
      </w:pPr>
      <w:r w:rsidRPr="00A21275">
        <w:rPr>
          <w:noProof/>
          <w:color w:val="000000" w:themeColor="text1"/>
          <w:sz w:val="20"/>
          <w:szCs w:val="20"/>
        </w:rPr>
        <w:t>From the dashboards, clicking on an eCoaching Log should open the log in a child window.  With this functionality, the filter choices in the parent dashboard window are retained after the log</w:t>
      </w:r>
      <w:r w:rsidR="00CB1D73" w:rsidRPr="00A21275">
        <w:rPr>
          <w:noProof/>
          <w:color w:val="000000" w:themeColor="text1"/>
          <w:sz w:val="20"/>
          <w:szCs w:val="20"/>
        </w:rPr>
        <w:t xml:space="preserve"> window is closed</w:t>
      </w:r>
      <w:r w:rsidRPr="00A21275">
        <w:rPr>
          <w:noProof/>
          <w:color w:val="000000" w:themeColor="text1"/>
          <w:sz w:val="20"/>
          <w:szCs w:val="20"/>
        </w:rPr>
        <w:t>.</w:t>
      </w:r>
    </w:p>
    <w:p w14:paraId="1EB8A149" w14:textId="0043914E" w:rsidR="005C4C86" w:rsidRPr="00A21275" w:rsidRDefault="005C4C86" w:rsidP="00A21275">
      <w:pPr>
        <w:spacing w:after="0"/>
        <w:ind w:left="2160"/>
        <w:rPr>
          <w:noProof/>
          <w:color w:val="000000" w:themeColor="text1"/>
          <w:sz w:val="20"/>
          <w:szCs w:val="20"/>
        </w:rPr>
      </w:pPr>
    </w:p>
    <w:p w14:paraId="75EF8162" w14:textId="7CA48140" w:rsidR="005C4C86" w:rsidRPr="00A21275" w:rsidRDefault="005C4C86" w:rsidP="00A21275">
      <w:pPr>
        <w:spacing w:after="0"/>
        <w:ind w:left="2160"/>
        <w:rPr>
          <w:rStyle w:val="f2027"/>
          <w:rFonts w:cs="Arial"/>
          <w:color w:val="000000" w:themeColor="text1"/>
          <w:sz w:val="20"/>
          <w:szCs w:val="20"/>
        </w:rPr>
      </w:pPr>
      <w:r w:rsidRPr="00A21275">
        <w:rPr>
          <w:noProof/>
          <w:color w:val="000000" w:themeColor="text1"/>
          <w:sz w:val="20"/>
          <w:szCs w:val="20"/>
        </w:rPr>
        <w:t xml:space="preserve">Authentication to the eCL tab is done by validating the users LAN ID against a hierarchy table which is populated by Peoplesoft and eWFM based data.  </w:t>
      </w:r>
      <w:r w:rsidR="00DC1F38" w:rsidRPr="00A21275">
        <w:rPr>
          <w:noProof/>
          <w:color w:val="000000" w:themeColor="text1"/>
          <w:sz w:val="20"/>
          <w:szCs w:val="20"/>
        </w:rPr>
        <w:t xml:space="preserve">The LAN ID comes from the Peoplesoft feed.  </w:t>
      </w:r>
      <w:r w:rsidRPr="00A21275">
        <w:rPr>
          <w:noProof/>
          <w:color w:val="000000" w:themeColor="text1"/>
          <w:sz w:val="20"/>
          <w:szCs w:val="20"/>
        </w:rPr>
        <w:t>This replaces the previous Active Directory check, because there are now two disparate Actived Directory systems.</w:t>
      </w:r>
      <w:r w:rsidR="00C36D59" w:rsidRPr="00A21275">
        <w:rPr>
          <w:noProof/>
          <w:color w:val="000000" w:themeColor="text1"/>
          <w:sz w:val="20"/>
          <w:szCs w:val="20"/>
        </w:rPr>
        <w:t xml:space="preserve">  </w:t>
      </w:r>
      <w:r w:rsidR="00C36D59" w:rsidRPr="00A21275">
        <w:rPr>
          <w:rStyle w:val="f2027"/>
          <w:rFonts w:cs="Arial"/>
          <w:color w:val="000000" w:themeColor="text1"/>
          <w:sz w:val="20"/>
          <w:szCs w:val="20"/>
        </w:rPr>
        <w:t xml:space="preserve">Due to weekly AD migration of users </w:t>
      </w:r>
      <w:proofErr w:type="gramStart"/>
      <w:r w:rsidR="00C36D59" w:rsidRPr="00A21275">
        <w:rPr>
          <w:rStyle w:val="f2027"/>
          <w:rFonts w:cs="Arial"/>
          <w:color w:val="000000" w:themeColor="text1"/>
          <w:sz w:val="20"/>
          <w:szCs w:val="20"/>
        </w:rPr>
        <w:t xml:space="preserve">the  </w:t>
      </w:r>
      <w:r w:rsidR="00C36D59" w:rsidRPr="00A21275">
        <w:rPr>
          <w:rStyle w:val="f2027"/>
          <w:rFonts w:cs="Arial"/>
          <w:color w:val="000000" w:themeColor="text1"/>
          <w:sz w:val="20"/>
          <w:szCs w:val="20"/>
        </w:rPr>
        <w:lastRenderedPageBreak/>
        <w:t>production</w:t>
      </w:r>
      <w:proofErr w:type="gramEnd"/>
      <w:r w:rsidR="00C36D59" w:rsidRPr="00A21275">
        <w:rPr>
          <w:rStyle w:val="f2027"/>
          <w:rFonts w:cs="Arial"/>
          <w:color w:val="000000" w:themeColor="text1"/>
          <w:sz w:val="20"/>
          <w:szCs w:val="20"/>
        </w:rPr>
        <w:t xml:space="preserve"> database is updated to convert </w:t>
      </w:r>
      <w:proofErr w:type="spellStart"/>
      <w:r w:rsidR="00C36D59" w:rsidRPr="00A21275">
        <w:rPr>
          <w:rStyle w:val="f2027"/>
          <w:rFonts w:cs="Arial"/>
          <w:color w:val="000000" w:themeColor="text1"/>
          <w:sz w:val="20"/>
          <w:szCs w:val="20"/>
        </w:rPr>
        <w:t>vngt</w:t>
      </w:r>
      <w:proofErr w:type="spellEnd"/>
      <w:r w:rsidR="00C36D59" w:rsidRPr="00A21275">
        <w:rPr>
          <w:rStyle w:val="f2027"/>
          <w:rFonts w:cs="Arial"/>
          <w:color w:val="000000" w:themeColor="text1"/>
          <w:sz w:val="20"/>
          <w:szCs w:val="20"/>
        </w:rPr>
        <w:t>\</w:t>
      </w:r>
      <w:r w:rsidR="000267A5" w:rsidRPr="00A21275">
        <w:rPr>
          <w:rStyle w:val="f2027"/>
          <w:rFonts w:cs="Arial"/>
          <w:color w:val="000000" w:themeColor="text1"/>
          <w:sz w:val="20"/>
          <w:szCs w:val="20"/>
        </w:rPr>
        <w:t xml:space="preserve"> </w:t>
      </w:r>
      <w:r w:rsidR="00C36D59" w:rsidRPr="00A21275">
        <w:rPr>
          <w:rStyle w:val="f2027"/>
          <w:rFonts w:cs="Arial"/>
          <w:color w:val="000000" w:themeColor="text1"/>
          <w:sz w:val="20"/>
          <w:szCs w:val="20"/>
        </w:rPr>
        <w:t>LAN IDs to the new ad\ LAN IDs, so that these migrated users can access the eCoaching system.</w:t>
      </w:r>
    </w:p>
    <w:p w14:paraId="0BCF9E5C" w14:textId="77777777" w:rsidR="00A21275" w:rsidRPr="00A21275" w:rsidRDefault="00A21275" w:rsidP="00A21275">
      <w:pPr>
        <w:spacing w:after="0"/>
        <w:ind w:left="2160"/>
        <w:rPr>
          <w:rStyle w:val="f2027"/>
          <w:rFonts w:cs="Arial"/>
          <w:color w:val="000000" w:themeColor="text1"/>
          <w:sz w:val="20"/>
          <w:szCs w:val="20"/>
        </w:rPr>
      </w:pPr>
    </w:p>
    <w:p w14:paraId="2267568F" w14:textId="750E6A03" w:rsidR="00A21275" w:rsidRPr="003D6632" w:rsidRDefault="00A21275" w:rsidP="003D6632">
      <w:pPr>
        <w:spacing w:after="0"/>
        <w:ind w:left="2160"/>
        <w:rPr>
          <w:rStyle w:val="f2027"/>
          <w:rFonts w:cs="Arial"/>
          <w:color w:val="000000" w:themeColor="text1"/>
          <w:sz w:val="20"/>
          <w:szCs w:val="20"/>
        </w:rPr>
      </w:pPr>
      <w:r w:rsidRPr="00A21275">
        <w:rPr>
          <w:rStyle w:val="f2027"/>
          <w:rFonts w:cs="Arial"/>
          <w:color w:val="000000" w:themeColor="text1"/>
          <w:sz w:val="20"/>
          <w:szCs w:val="20"/>
        </w:rPr>
        <w:t>LAD IDs are occasionally re-used (</w:t>
      </w:r>
      <w:r w:rsidR="003D6632">
        <w:rPr>
          <w:rStyle w:val="f2027"/>
          <w:rFonts w:cs="Arial"/>
          <w:color w:val="000000" w:themeColor="text1"/>
          <w:sz w:val="20"/>
          <w:szCs w:val="20"/>
        </w:rPr>
        <w:t xml:space="preserve">a </w:t>
      </w:r>
      <w:r w:rsidRPr="00A21275">
        <w:rPr>
          <w:rStyle w:val="f2027"/>
          <w:rFonts w:cs="Arial"/>
          <w:color w:val="000000" w:themeColor="text1"/>
          <w:sz w:val="20"/>
          <w:szCs w:val="20"/>
        </w:rPr>
        <w:t>LAN ID of a former or terminated employee is assigned to a new employee</w:t>
      </w:r>
      <w:r w:rsidRPr="003D6632">
        <w:rPr>
          <w:rStyle w:val="f2027"/>
          <w:rFonts w:cs="Arial"/>
          <w:color w:val="000000" w:themeColor="text1"/>
          <w:sz w:val="20"/>
          <w:szCs w:val="20"/>
        </w:rPr>
        <w:t xml:space="preserve">).  </w:t>
      </w:r>
      <w:proofErr w:type="gramStart"/>
      <w:r w:rsidR="003D6632">
        <w:rPr>
          <w:rStyle w:val="f2027"/>
          <w:rFonts w:cs="Arial"/>
          <w:color w:val="000000" w:themeColor="text1"/>
          <w:sz w:val="20"/>
          <w:szCs w:val="20"/>
        </w:rPr>
        <w:t>eCoaching</w:t>
      </w:r>
      <w:proofErr w:type="gramEnd"/>
      <w:r w:rsidR="003D6632">
        <w:rPr>
          <w:rStyle w:val="f2027"/>
          <w:rFonts w:cs="Arial"/>
          <w:color w:val="000000" w:themeColor="text1"/>
          <w:sz w:val="20"/>
          <w:szCs w:val="20"/>
        </w:rPr>
        <w:t xml:space="preserve"> Logs of the previous user of the </w:t>
      </w:r>
      <w:r w:rsidRPr="003D6632">
        <w:rPr>
          <w:rStyle w:val="f2027"/>
          <w:rFonts w:cs="Arial"/>
          <w:color w:val="000000" w:themeColor="text1"/>
          <w:sz w:val="20"/>
          <w:szCs w:val="20"/>
        </w:rPr>
        <w:t>LAN ID</w:t>
      </w:r>
      <w:r w:rsidR="003D6632">
        <w:rPr>
          <w:rStyle w:val="f2027"/>
          <w:rFonts w:cs="Arial"/>
          <w:color w:val="000000" w:themeColor="text1"/>
          <w:sz w:val="20"/>
          <w:szCs w:val="20"/>
        </w:rPr>
        <w:t xml:space="preserve"> should </w:t>
      </w:r>
      <w:r w:rsidR="007F195A">
        <w:rPr>
          <w:rStyle w:val="f2027"/>
          <w:rFonts w:cs="Arial"/>
          <w:color w:val="000000" w:themeColor="text1"/>
          <w:sz w:val="20"/>
          <w:szCs w:val="20"/>
        </w:rPr>
        <w:t>not</w:t>
      </w:r>
      <w:r w:rsidR="003D6632">
        <w:rPr>
          <w:rStyle w:val="f2027"/>
          <w:rFonts w:cs="Arial"/>
          <w:color w:val="000000" w:themeColor="text1"/>
          <w:sz w:val="20"/>
          <w:szCs w:val="20"/>
        </w:rPr>
        <w:t xml:space="preserve"> be combined or displayed with the logs of the new user</w:t>
      </w:r>
      <w:r w:rsidR="003D6632" w:rsidRPr="003D6632">
        <w:rPr>
          <w:rStyle w:val="f2027"/>
          <w:rFonts w:cs="Arial"/>
          <w:color w:val="000000" w:themeColor="text1"/>
          <w:sz w:val="20"/>
          <w:szCs w:val="20"/>
        </w:rPr>
        <w:t>.</w:t>
      </w:r>
      <w:r w:rsidRPr="003D6632">
        <w:rPr>
          <w:rStyle w:val="f2027"/>
          <w:rFonts w:cs="Arial"/>
          <w:color w:val="000000" w:themeColor="text1"/>
          <w:sz w:val="20"/>
          <w:szCs w:val="20"/>
        </w:rPr>
        <w:t xml:space="preserve"> </w:t>
      </w:r>
    </w:p>
    <w:p w14:paraId="33B6E0C1" w14:textId="77777777" w:rsidR="003D6632" w:rsidRPr="003D6632" w:rsidRDefault="003D6632" w:rsidP="00A21275">
      <w:pPr>
        <w:spacing w:after="0"/>
        <w:ind w:left="2160"/>
        <w:rPr>
          <w:rStyle w:val="f2027"/>
          <w:rFonts w:cs="Arial"/>
          <w:color w:val="000000" w:themeColor="text1"/>
          <w:sz w:val="20"/>
          <w:szCs w:val="20"/>
        </w:rPr>
      </w:pPr>
    </w:p>
    <w:p w14:paraId="6B387EDD" w14:textId="5CF8BE5E" w:rsidR="00B34EE6" w:rsidRPr="00A21275" w:rsidRDefault="00B34EE6" w:rsidP="00A21275">
      <w:pPr>
        <w:spacing w:after="0"/>
        <w:ind w:left="2160"/>
        <w:rPr>
          <w:rStyle w:val="f2027"/>
          <w:rFonts w:cs="Arial"/>
          <w:color w:val="000000" w:themeColor="text1"/>
          <w:sz w:val="20"/>
          <w:szCs w:val="20"/>
        </w:rPr>
      </w:pPr>
      <w:r w:rsidRPr="00A21275">
        <w:rPr>
          <w:rStyle w:val="f2027"/>
          <w:rFonts w:cs="Arial"/>
          <w:color w:val="000000" w:themeColor="text1"/>
          <w:sz w:val="20"/>
          <w:szCs w:val="20"/>
        </w:rPr>
        <w:t>ECLs are not maintained for subcontractors and records that are not able to be mapped to a user are rejected.</w:t>
      </w:r>
    </w:p>
    <w:p w14:paraId="70FC3249" w14:textId="0ACAE73A" w:rsidR="000A38FB" w:rsidRPr="00A21275" w:rsidRDefault="000A38FB" w:rsidP="000A38FB">
      <w:pPr>
        <w:spacing w:after="0"/>
        <w:ind w:left="2160" w:hanging="2160"/>
        <w:rPr>
          <w:noProof/>
          <w:color w:val="000000" w:themeColor="text1"/>
          <w:sz w:val="20"/>
          <w:szCs w:val="20"/>
        </w:rPr>
      </w:pPr>
    </w:p>
    <w:p w14:paraId="16220512" w14:textId="77777777" w:rsidR="000A38FB" w:rsidRPr="002F7978" w:rsidRDefault="000A38FB" w:rsidP="000A38FB">
      <w:pPr>
        <w:ind w:left="2160" w:hanging="2160"/>
        <w:rPr>
          <w:noProof/>
          <w:color w:val="000000" w:themeColor="text1"/>
          <w:sz w:val="20"/>
          <w:szCs w:val="20"/>
        </w:rPr>
      </w:pPr>
      <w:r w:rsidRPr="002F7978">
        <w:rPr>
          <w:noProof/>
          <w:color w:val="000000" w:themeColor="text1"/>
          <w:sz w:val="20"/>
          <w:szCs w:val="20"/>
        </w:rPr>
        <w:t>Document Purpose:</w:t>
      </w:r>
      <w:r w:rsidRPr="002F7978">
        <w:rPr>
          <w:noProof/>
          <w:color w:val="000000" w:themeColor="text1"/>
          <w:sz w:val="20"/>
          <w:szCs w:val="20"/>
        </w:rPr>
        <w:tab/>
        <w:t>To provide technical specifications the eCoaching Log.</w:t>
      </w:r>
    </w:p>
    <w:p w14:paraId="32294241" w14:textId="77777777" w:rsidR="000A38FB" w:rsidRPr="002F7978" w:rsidRDefault="000A38FB" w:rsidP="000A38FB">
      <w:pPr>
        <w:tabs>
          <w:tab w:val="left" w:pos="720"/>
          <w:tab w:val="left" w:pos="1440"/>
          <w:tab w:val="left" w:pos="2160"/>
          <w:tab w:val="left" w:pos="2880"/>
          <w:tab w:val="left" w:pos="3600"/>
          <w:tab w:val="center" w:pos="4680"/>
        </w:tabs>
        <w:rPr>
          <w:color w:val="000000" w:themeColor="text1"/>
          <w:sz w:val="20"/>
          <w:szCs w:val="20"/>
        </w:rPr>
      </w:pPr>
      <w:r w:rsidRPr="002F7978">
        <w:rPr>
          <w:color w:val="000000" w:themeColor="text1"/>
          <w:sz w:val="20"/>
          <w:szCs w:val="20"/>
        </w:rPr>
        <w:t>Project Team:</w:t>
      </w:r>
      <w:r w:rsidRPr="002F7978">
        <w:rPr>
          <w:color w:val="000000" w:themeColor="text1"/>
          <w:sz w:val="20"/>
          <w:szCs w:val="20"/>
        </w:rPr>
        <w:tab/>
      </w:r>
      <w:r w:rsidRPr="002F7978">
        <w:rPr>
          <w:color w:val="000000" w:themeColor="text1"/>
          <w:sz w:val="20"/>
          <w:szCs w:val="20"/>
        </w:rPr>
        <w:tab/>
        <w:t>See table below.</w:t>
      </w:r>
      <w:r w:rsidRPr="002F7978">
        <w:rPr>
          <w:color w:val="000000" w:themeColor="text1"/>
          <w:sz w:val="20"/>
          <w:szCs w:val="20"/>
        </w:rPr>
        <w:tab/>
      </w:r>
    </w:p>
    <w:tbl>
      <w:tblPr>
        <w:tblW w:w="6390" w:type="dxa"/>
        <w:tblInd w:w="22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30"/>
        <w:gridCol w:w="3960"/>
      </w:tblGrid>
      <w:tr w:rsidR="000A38FB" w:rsidRPr="00A43661" w14:paraId="4DDDE62F" w14:textId="77777777" w:rsidTr="00E60A7A">
        <w:trPr>
          <w:tblHeader/>
        </w:trPr>
        <w:tc>
          <w:tcPr>
            <w:tcW w:w="2430" w:type="dxa"/>
            <w:shd w:val="solid" w:color="auto" w:fill="000000"/>
          </w:tcPr>
          <w:p w14:paraId="630CBE9D" w14:textId="77777777" w:rsidR="000A38FB" w:rsidRPr="00A43661" w:rsidRDefault="000A38FB" w:rsidP="00D12430">
            <w:pPr>
              <w:pStyle w:val="hdr1"/>
              <w:spacing w:before="0"/>
              <w:ind w:left="0"/>
              <w:jc w:val="center"/>
              <w:rPr>
                <w:rFonts w:ascii="Arial" w:hAnsi="Arial"/>
                <w:b/>
                <w:color w:val="000000" w:themeColor="text1"/>
                <w:sz w:val="20"/>
              </w:rPr>
            </w:pPr>
            <w:r w:rsidRPr="00A43661">
              <w:rPr>
                <w:rFonts w:ascii="Arial" w:hAnsi="Arial"/>
                <w:b/>
                <w:color w:val="000000" w:themeColor="text1"/>
                <w:sz w:val="20"/>
              </w:rPr>
              <w:t>Name</w:t>
            </w:r>
          </w:p>
        </w:tc>
        <w:tc>
          <w:tcPr>
            <w:tcW w:w="3960" w:type="dxa"/>
            <w:shd w:val="solid" w:color="auto" w:fill="000000"/>
          </w:tcPr>
          <w:p w14:paraId="7AF96D2A" w14:textId="77777777" w:rsidR="000A38FB" w:rsidRPr="00A43661" w:rsidRDefault="000A38FB" w:rsidP="00D12430">
            <w:pPr>
              <w:pStyle w:val="hdr1"/>
              <w:spacing w:before="0"/>
              <w:ind w:left="0"/>
              <w:jc w:val="center"/>
              <w:rPr>
                <w:rFonts w:ascii="Arial" w:hAnsi="Arial"/>
                <w:b/>
                <w:color w:val="000000" w:themeColor="text1"/>
                <w:sz w:val="20"/>
              </w:rPr>
            </w:pPr>
            <w:r w:rsidRPr="00A43661">
              <w:rPr>
                <w:rFonts w:ascii="Arial" w:hAnsi="Arial"/>
                <w:b/>
                <w:color w:val="000000" w:themeColor="text1"/>
                <w:sz w:val="20"/>
              </w:rPr>
              <w:t>Role</w:t>
            </w:r>
          </w:p>
        </w:tc>
      </w:tr>
      <w:tr w:rsidR="000A38FB" w:rsidRPr="00A43661" w14:paraId="468FE536" w14:textId="77777777" w:rsidTr="00E60A7A">
        <w:tc>
          <w:tcPr>
            <w:tcW w:w="2430" w:type="dxa"/>
          </w:tcPr>
          <w:p w14:paraId="6B9AA698" w14:textId="1269983A" w:rsidR="000A38FB" w:rsidRPr="002F7978" w:rsidRDefault="00DC1F38"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 xml:space="preserve">John </w:t>
            </w:r>
            <w:proofErr w:type="spellStart"/>
            <w:r w:rsidR="008D46F6" w:rsidRPr="002F7978">
              <w:rPr>
                <w:rFonts w:asciiTheme="minorHAnsi" w:hAnsiTheme="minorHAnsi"/>
                <w:color w:val="000000" w:themeColor="text1"/>
                <w:sz w:val="20"/>
              </w:rPr>
              <w:t>Tiongson</w:t>
            </w:r>
            <w:proofErr w:type="spellEnd"/>
          </w:p>
        </w:tc>
        <w:tc>
          <w:tcPr>
            <w:tcW w:w="3960" w:type="dxa"/>
          </w:tcPr>
          <w:p w14:paraId="26F600F8" w14:textId="27B351BB" w:rsidR="000A38FB" w:rsidRPr="002F7978" w:rsidRDefault="007D0E78"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Program Manager</w:t>
            </w:r>
            <w:r>
              <w:rPr>
                <w:rFonts w:asciiTheme="minorHAnsi" w:hAnsiTheme="minorHAnsi"/>
                <w:color w:val="000000" w:themeColor="text1"/>
                <w:sz w:val="20"/>
              </w:rPr>
              <w:t>/</w:t>
            </w:r>
            <w:r w:rsidR="000A38FB" w:rsidRPr="002F7978">
              <w:rPr>
                <w:rFonts w:asciiTheme="minorHAnsi" w:hAnsiTheme="minorHAnsi"/>
                <w:color w:val="000000" w:themeColor="text1"/>
                <w:sz w:val="20"/>
              </w:rPr>
              <w:t>Analyst</w:t>
            </w:r>
          </w:p>
        </w:tc>
      </w:tr>
      <w:tr w:rsidR="000A38FB" w:rsidRPr="00A43661" w14:paraId="63D49422" w14:textId="77777777" w:rsidTr="00E60A7A">
        <w:tc>
          <w:tcPr>
            <w:tcW w:w="2430" w:type="dxa"/>
          </w:tcPr>
          <w:p w14:paraId="19592E86" w14:textId="654FC23D" w:rsidR="000A38FB" w:rsidRPr="002F7978" w:rsidRDefault="00012889" w:rsidP="00D12430">
            <w:pPr>
              <w:pStyle w:val="hdr1"/>
              <w:ind w:left="0"/>
              <w:jc w:val="left"/>
              <w:rPr>
                <w:rFonts w:asciiTheme="minorHAnsi" w:hAnsiTheme="minorHAnsi"/>
                <w:color w:val="000000" w:themeColor="text1"/>
                <w:sz w:val="20"/>
              </w:rPr>
            </w:pPr>
            <w:r>
              <w:rPr>
                <w:rFonts w:asciiTheme="minorHAnsi" w:hAnsiTheme="minorHAnsi"/>
                <w:color w:val="000000" w:themeColor="text1"/>
                <w:sz w:val="20"/>
              </w:rPr>
              <w:t>Tim Queen</w:t>
            </w:r>
          </w:p>
        </w:tc>
        <w:tc>
          <w:tcPr>
            <w:tcW w:w="3960" w:type="dxa"/>
          </w:tcPr>
          <w:p w14:paraId="0D5A7F5C"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Project Manager – Engineering</w:t>
            </w:r>
          </w:p>
        </w:tc>
      </w:tr>
      <w:tr w:rsidR="000A38FB" w:rsidRPr="00A43661" w14:paraId="7304DB41" w14:textId="77777777" w:rsidTr="00E60A7A">
        <w:tc>
          <w:tcPr>
            <w:tcW w:w="2430" w:type="dxa"/>
          </w:tcPr>
          <w:p w14:paraId="6D43C087" w14:textId="77777777" w:rsidR="000A38FB" w:rsidRPr="002F7978" w:rsidRDefault="000A38FB" w:rsidP="00D12430">
            <w:pPr>
              <w:pStyle w:val="hdr1"/>
              <w:ind w:left="0"/>
              <w:jc w:val="left"/>
              <w:rPr>
                <w:rFonts w:asciiTheme="minorHAnsi" w:hAnsiTheme="minorHAnsi"/>
                <w:color w:val="000000" w:themeColor="text1"/>
                <w:sz w:val="20"/>
              </w:rPr>
            </w:pPr>
            <w:proofErr w:type="spellStart"/>
            <w:r w:rsidRPr="002F7978">
              <w:rPr>
                <w:rFonts w:asciiTheme="minorHAnsi" w:hAnsiTheme="minorHAnsi"/>
                <w:color w:val="000000" w:themeColor="text1"/>
                <w:sz w:val="20"/>
              </w:rPr>
              <w:t>Jourdain</w:t>
            </w:r>
            <w:proofErr w:type="spellEnd"/>
            <w:r w:rsidRPr="002F7978">
              <w:rPr>
                <w:rFonts w:asciiTheme="minorHAnsi" w:hAnsiTheme="minorHAnsi"/>
                <w:color w:val="000000" w:themeColor="text1"/>
                <w:sz w:val="20"/>
              </w:rPr>
              <w:t xml:space="preserve"> Augustin</w:t>
            </w:r>
          </w:p>
        </w:tc>
        <w:tc>
          <w:tcPr>
            <w:tcW w:w="3960" w:type="dxa"/>
          </w:tcPr>
          <w:p w14:paraId="5B3DF5A0"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Engineering</w:t>
            </w:r>
          </w:p>
        </w:tc>
      </w:tr>
      <w:tr w:rsidR="000A38FB" w:rsidRPr="00A43661" w14:paraId="0C45AD76" w14:textId="77777777" w:rsidTr="00E60A7A">
        <w:tc>
          <w:tcPr>
            <w:tcW w:w="2430" w:type="dxa"/>
          </w:tcPr>
          <w:p w14:paraId="1C5C4E8B" w14:textId="77777777" w:rsidR="000A38FB" w:rsidRPr="002F7978" w:rsidRDefault="000A38FB" w:rsidP="00D12430">
            <w:pPr>
              <w:pStyle w:val="hdr1"/>
              <w:ind w:left="0"/>
              <w:jc w:val="left"/>
              <w:rPr>
                <w:rFonts w:asciiTheme="minorHAnsi" w:hAnsiTheme="minorHAnsi"/>
                <w:color w:val="000000" w:themeColor="text1"/>
                <w:sz w:val="20"/>
              </w:rPr>
            </w:pPr>
            <w:proofErr w:type="spellStart"/>
            <w:r w:rsidRPr="002F7978">
              <w:rPr>
                <w:rFonts w:asciiTheme="minorHAnsi" w:hAnsiTheme="minorHAnsi"/>
                <w:color w:val="000000" w:themeColor="text1"/>
                <w:sz w:val="20"/>
              </w:rPr>
              <w:t>Susmitha</w:t>
            </w:r>
            <w:proofErr w:type="spellEnd"/>
            <w:r w:rsidRPr="002F7978">
              <w:rPr>
                <w:rFonts w:asciiTheme="minorHAnsi" w:hAnsiTheme="minorHAnsi"/>
                <w:color w:val="000000" w:themeColor="text1"/>
                <w:sz w:val="20"/>
              </w:rPr>
              <w:t xml:space="preserve"> </w:t>
            </w:r>
            <w:proofErr w:type="spellStart"/>
            <w:r w:rsidRPr="002F7978">
              <w:rPr>
                <w:rFonts w:asciiTheme="minorHAnsi" w:hAnsiTheme="minorHAnsi"/>
                <w:color w:val="000000" w:themeColor="text1"/>
                <w:sz w:val="20"/>
              </w:rPr>
              <w:t>Palacherla</w:t>
            </w:r>
            <w:proofErr w:type="spellEnd"/>
          </w:p>
        </w:tc>
        <w:tc>
          <w:tcPr>
            <w:tcW w:w="3960" w:type="dxa"/>
          </w:tcPr>
          <w:p w14:paraId="1C3DDCA0"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Engineering</w:t>
            </w:r>
          </w:p>
        </w:tc>
      </w:tr>
      <w:tr w:rsidR="000A38FB" w:rsidRPr="00A43661" w14:paraId="2F769158" w14:textId="77777777" w:rsidTr="00E60A7A">
        <w:tc>
          <w:tcPr>
            <w:tcW w:w="2430" w:type="dxa"/>
          </w:tcPr>
          <w:p w14:paraId="681C3858" w14:textId="4855D6C4" w:rsidR="000A38FB" w:rsidRPr="002F7978" w:rsidRDefault="00A032FD" w:rsidP="00A032FD">
            <w:pPr>
              <w:pStyle w:val="hdr1"/>
              <w:ind w:left="0"/>
              <w:jc w:val="left"/>
              <w:rPr>
                <w:rFonts w:asciiTheme="minorHAnsi" w:hAnsiTheme="minorHAnsi"/>
                <w:color w:val="000000" w:themeColor="text1"/>
                <w:sz w:val="20"/>
              </w:rPr>
            </w:pPr>
            <w:r>
              <w:rPr>
                <w:rFonts w:asciiTheme="minorHAnsi" w:hAnsiTheme="minorHAnsi"/>
                <w:color w:val="000000" w:themeColor="text1"/>
                <w:sz w:val="20"/>
              </w:rPr>
              <w:t>Doug Stearns</w:t>
            </w:r>
          </w:p>
        </w:tc>
        <w:tc>
          <w:tcPr>
            <w:tcW w:w="3960" w:type="dxa"/>
          </w:tcPr>
          <w:p w14:paraId="1DAA75D1"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Requirements and Testing</w:t>
            </w:r>
          </w:p>
        </w:tc>
      </w:tr>
    </w:tbl>
    <w:p w14:paraId="72B29C35" w14:textId="77777777" w:rsidR="000A38FB" w:rsidRPr="00A43661" w:rsidRDefault="000A38FB" w:rsidP="000A38FB">
      <w:pPr>
        <w:pStyle w:val="BodyText"/>
        <w:rPr>
          <w:color w:val="000000" w:themeColor="text1"/>
        </w:rPr>
      </w:pPr>
    </w:p>
    <w:p w14:paraId="491F82C8" w14:textId="77777777" w:rsidR="00E60A7A" w:rsidRPr="00A43661" w:rsidRDefault="00E60A7A" w:rsidP="000A38FB">
      <w:pPr>
        <w:pStyle w:val="BodyText"/>
        <w:rPr>
          <w:color w:val="000000" w:themeColor="text1"/>
        </w:rPr>
      </w:pPr>
    </w:p>
    <w:p w14:paraId="58E9114A" w14:textId="77777777" w:rsidR="00E60A7A" w:rsidRPr="00A43661" w:rsidRDefault="00E60A7A" w:rsidP="000A38FB">
      <w:pPr>
        <w:pStyle w:val="BodyText"/>
        <w:rPr>
          <w:color w:val="000000" w:themeColor="text1"/>
        </w:rPr>
      </w:pPr>
    </w:p>
    <w:p w14:paraId="00492D89" w14:textId="77777777" w:rsidR="00E60A7A" w:rsidRPr="00A43661" w:rsidRDefault="00E60A7A" w:rsidP="000A38FB">
      <w:pPr>
        <w:pStyle w:val="BodyText"/>
        <w:rPr>
          <w:color w:val="000000" w:themeColor="text1"/>
        </w:rPr>
      </w:pPr>
    </w:p>
    <w:p w14:paraId="57C5FC02" w14:textId="77777777" w:rsidR="005F433B" w:rsidRDefault="005F433B" w:rsidP="005F433B"/>
    <w:p w14:paraId="2553328D" w14:textId="77777777" w:rsidR="007D0E78" w:rsidRDefault="007D0E78" w:rsidP="005F433B"/>
    <w:p w14:paraId="03C71DDF" w14:textId="77777777" w:rsidR="007D0E78" w:rsidRDefault="007D0E78" w:rsidP="005F433B"/>
    <w:p w14:paraId="6161AA79" w14:textId="77777777" w:rsidR="005F433B" w:rsidRDefault="005F433B" w:rsidP="005F433B"/>
    <w:p w14:paraId="7AD5C450" w14:textId="77777777" w:rsidR="005F433B" w:rsidRDefault="005F433B" w:rsidP="005F433B"/>
    <w:p w14:paraId="5FD5C656" w14:textId="77777777" w:rsidR="00DD75E3" w:rsidRDefault="00DD75E3" w:rsidP="005F433B"/>
    <w:p w14:paraId="75D92187" w14:textId="77777777" w:rsidR="005F433B" w:rsidRDefault="005F433B" w:rsidP="005F433B"/>
    <w:p w14:paraId="25E82A9C" w14:textId="77777777" w:rsidR="005F433B" w:rsidRDefault="005F433B" w:rsidP="005F433B"/>
    <w:p w14:paraId="56B7722B" w14:textId="77777777" w:rsidR="005F433B" w:rsidRDefault="005F433B" w:rsidP="005F433B"/>
    <w:p w14:paraId="56A3D11C" w14:textId="77777777" w:rsidR="005F433B" w:rsidRDefault="005F433B" w:rsidP="005F433B"/>
    <w:p w14:paraId="6599F1D1" w14:textId="77777777" w:rsidR="005F433B" w:rsidRDefault="005F433B" w:rsidP="005F433B"/>
    <w:p w14:paraId="383EBF0F" w14:textId="77777777" w:rsidR="000A38FB" w:rsidRDefault="00A613A9" w:rsidP="00A613A9">
      <w:pPr>
        <w:pStyle w:val="Heading1"/>
      </w:pPr>
      <w:bookmarkStart w:id="19" w:name="_Toc399751312"/>
      <w:r w:rsidRPr="00A613A9">
        <w:lastRenderedPageBreak/>
        <w:t>C</w:t>
      </w:r>
      <w:r w:rsidR="000A38FB" w:rsidRPr="00A613A9">
        <w:t>ustomer Requirements</w:t>
      </w:r>
      <w:bookmarkEnd w:id="19"/>
    </w:p>
    <w:p w14:paraId="7FA65B53" w14:textId="77777777" w:rsidR="005F433B" w:rsidRPr="00CB0AD8" w:rsidRDefault="005F433B" w:rsidP="005F433B">
      <w:pPr>
        <w:rPr>
          <w:color w:val="000000" w:themeColor="text1"/>
          <w:u w:val="single"/>
        </w:rPr>
      </w:pPr>
      <w:r w:rsidRPr="00CB0AD8">
        <w:rPr>
          <w:color w:val="000000" w:themeColor="text1"/>
          <w:u w:val="single"/>
        </w:rPr>
        <w:t>Database Schema</w:t>
      </w:r>
    </w:p>
    <w:p w14:paraId="41945D32" w14:textId="78CBDE87" w:rsidR="005F433B" w:rsidRDefault="00BD4F5A" w:rsidP="005F433B">
      <w:r>
        <w:rPr>
          <w:noProof/>
        </w:rPr>
        <w:drawing>
          <wp:inline distT="0" distB="0" distL="0" distR="0" wp14:anchorId="331328F2" wp14:editId="4468853A">
            <wp:extent cx="5204460" cy="58240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04460" cy="5824039"/>
                    </a:xfrm>
                    <a:prstGeom prst="rect">
                      <a:avLst/>
                    </a:prstGeom>
                    <a:noFill/>
                    <a:ln>
                      <a:noFill/>
                    </a:ln>
                  </pic:spPr>
                </pic:pic>
              </a:graphicData>
            </a:graphic>
          </wp:inline>
        </w:drawing>
      </w:r>
    </w:p>
    <w:p w14:paraId="27633339" w14:textId="77777777" w:rsidR="005F433B" w:rsidRDefault="005F433B" w:rsidP="005F433B"/>
    <w:p w14:paraId="54246E54" w14:textId="62B6B610" w:rsidR="005F433B" w:rsidRPr="00CB0AD8" w:rsidRDefault="00BD4F5A" w:rsidP="005F433B">
      <w:pPr>
        <w:rPr>
          <w:u w:val="single"/>
        </w:rPr>
      </w:pPr>
      <w:r>
        <w:rPr>
          <w:u w:val="single"/>
        </w:rPr>
        <w:t>D</w:t>
      </w:r>
      <w:r w:rsidR="00CB0AD8" w:rsidRPr="00CB0AD8">
        <w:rPr>
          <w:u w:val="single"/>
        </w:rPr>
        <w:t>ata Definition</w:t>
      </w:r>
    </w:p>
    <w:tbl>
      <w:tblPr>
        <w:tblW w:w="14506" w:type="dxa"/>
        <w:tblInd w:w="-972" w:type="dxa"/>
        <w:tblBorders>
          <w:top w:val="single" w:sz="6" w:space="0" w:color="auto"/>
          <w:left w:val="single" w:sz="6" w:space="0" w:color="auto"/>
          <w:bottom w:val="single" w:sz="6" w:space="0" w:color="auto"/>
          <w:right w:val="single" w:sz="6" w:space="0" w:color="auto"/>
          <w:insideH w:val="single" w:sz="4" w:space="0" w:color="auto"/>
          <w:insideV w:val="single" w:sz="4" w:space="0" w:color="auto"/>
        </w:tblBorders>
        <w:tblLayout w:type="fixed"/>
        <w:tblLook w:val="0000" w:firstRow="0" w:lastRow="0" w:firstColumn="0" w:lastColumn="0" w:noHBand="0" w:noVBand="0"/>
      </w:tblPr>
      <w:tblGrid>
        <w:gridCol w:w="857"/>
        <w:gridCol w:w="2205"/>
        <w:gridCol w:w="1362"/>
        <w:gridCol w:w="2506"/>
        <w:gridCol w:w="456"/>
        <w:gridCol w:w="1868"/>
        <w:gridCol w:w="2626"/>
        <w:gridCol w:w="2626"/>
      </w:tblGrid>
      <w:tr w:rsidR="00A73D91" w:rsidRPr="00A43661" w14:paraId="0F38B6AB" w14:textId="6CE5748A" w:rsidTr="005978FD">
        <w:trPr>
          <w:gridAfter w:val="1"/>
          <w:wAfter w:w="2626" w:type="dxa"/>
          <w:trHeight w:val="402"/>
        </w:trPr>
        <w:tc>
          <w:tcPr>
            <w:tcW w:w="857" w:type="dxa"/>
            <w:tcBorders>
              <w:top w:val="nil"/>
            </w:tcBorders>
            <w:shd w:val="solid" w:color="auto" w:fill="000000"/>
            <w:vAlign w:val="center"/>
          </w:tcPr>
          <w:p w14:paraId="5A34815D" w14:textId="77777777" w:rsidR="00A73D91" w:rsidRPr="00A613A9" w:rsidRDefault="00A73D91" w:rsidP="00D12430">
            <w:pPr>
              <w:rPr>
                <w:rFonts w:ascii="Arial" w:hAnsi="Arial" w:cs="Arial"/>
                <w:b/>
                <w:color w:val="FFFFFF" w:themeColor="background1"/>
              </w:rPr>
            </w:pPr>
            <w:r w:rsidRPr="00A613A9">
              <w:rPr>
                <w:rFonts w:ascii="Arial" w:hAnsi="Arial" w:cs="Arial"/>
                <w:b/>
                <w:color w:val="FFFFFF" w:themeColor="background1"/>
              </w:rPr>
              <w:br w:type="page"/>
              <w:t>#</w:t>
            </w:r>
          </w:p>
        </w:tc>
        <w:tc>
          <w:tcPr>
            <w:tcW w:w="2205" w:type="dxa"/>
            <w:tcBorders>
              <w:top w:val="nil"/>
            </w:tcBorders>
            <w:shd w:val="solid" w:color="auto" w:fill="000000"/>
            <w:vAlign w:val="center"/>
          </w:tcPr>
          <w:p w14:paraId="2B53B3D0"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REQUIREMENT</w:t>
            </w:r>
          </w:p>
        </w:tc>
        <w:tc>
          <w:tcPr>
            <w:tcW w:w="1362" w:type="dxa"/>
            <w:tcBorders>
              <w:top w:val="nil"/>
            </w:tcBorders>
            <w:shd w:val="solid" w:color="auto" w:fill="000000"/>
            <w:vAlign w:val="center"/>
          </w:tcPr>
          <w:p w14:paraId="45260309" w14:textId="77777777" w:rsidR="00A73D91" w:rsidRPr="00A613A9" w:rsidRDefault="00A73D91" w:rsidP="00D12430">
            <w:pPr>
              <w:rPr>
                <w:rFonts w:ascii="Verdana" w:hAnsi="Verdana" w:cs="Arial"/>
                <w:b/>
                <w:color w:val="FFFFFF" w:themeColor="background1"/>
                <w:sz w:val="16"/>
                <w:szCs w:val="16"/>
              </w:rPr>
            </w:pPr>
            <w:r>
              <w:rPr>
                <w:rFonts w:ascii="Verdana" w:hAnsi="Verdana" w:cs="Arial"/>
                <w:b/>
                <w:color w:val="FFFFFF" w:themeColor="background1"/>
                <w:sz w:val="16"/>
                <w:szCs w:val="16"/>
              </w:rPr>
              <w:t>Type</w:t>
            </w:r>
          </w:p>
        </w:tc>
        <w:tc>
          <w:tcPr>
            <w:tcW w:w="2506" w:type="dxa"/>
            <w:tcBorders>
              <w:top w:val="nil"/>
            </w:tcBorders>
            <w:shd w:val="solid" w:color="auto" w:fill="000000"/>
          </w:tcPr>
          <w:p w14:paraId="5E4F4D41"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RELATED REQUIREMENTS</w:t>
            </w:r>
          </w:p>
        </w:tc>
        <w:tc>
          <w:tcPr>
            <w:tcW w:w="2324" w:type="dxa"/>
            <w:gridSpan w:val="2"/>
            <w:tcBorders>
              <w:top w:val="nil"/>
              <w:right w:val="nil"/>
            </w:tcBorders>
            <w:shd w:val="solid" w:color="auto" w:fill="000000"/>
            <w:vAlign w:val="center"/>
          </w:tcPr>
          <w:p w14:paraId="2353A06A"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COMMENTS</w:t>
            </w:r>
          </w:p>
        </w:tc>
        <w:tc>
          <w:tcPr>
            <w:tcW w:w="2626" w:type="dxa"/>
            <w:tcBorders>
              <w:top w:val="nil"/>
              <w:left w:val="nil"/>
              <w:bottom w:val="single" w:sz="4" w:space="0" w:color="auto"/>
            </w:tcBorders>
            <w:shd w:val="solid" w:color="auto" w:fill="000000"/>
          </w:tcPr>
          <w:p w14:paraId="39B4CDC4" w14:textId="77777777" w:rsidR="00A73D91" w:rsidRPr="00A613A9" w:rsidRDefault="00A73D91" w:rsidP="00D12430">
            <w:pPr>
              <w:rPr>
                <w:rFonts w:ascii="Verdana" w:hAnsi="Verdana" w:cs="Arial"/>
                <w:b/>
                <w:color w:val="FFFFFF" w:themeColor="background1"/>
                <w:sz w:val="16"/>
                <w:szCs w:val="16"/>
              </w:rPr>
            </w:pPr>
          </w:p>
        </w:tc>
      </w:tr>
      <w:tr w:rsidR="00A73D91" w:rsidRPr="00A43661" w14:paraId="418DDE94" w14:textId="6846A6CD" w:rsidTr="005978FD">
        <w:trPr>
          <w:gridAfter w:val="1"/>
          <w:wAfter w:w="2626" w:type="dxa"/>
          <w:trHeight w:val="152"/>
        </w:trPr>
        <w:tc>
          <w:tcPr>
            <w:tcW w:w="857" w:type="dxa"/>
          </w:tcPr>
          <w:p w14:paraId="0DC4690F"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2FF1AFF" w14:textId="4BB5D8E5" w:rsidR="00A73D91" w:rsidRPr="00764296" w:rsidRDefault="00A73D91" w:rsidP="00EA685C">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CoachingID</w:t>
            </w:r>
            <w:proofErr w:type="spellEnd"/>
          </w:p>
        </w:tc>
        <w:tc>
          <w:tcPr>
            <w:tcW w:w="1362" w:type="dxa"/>
          </w:tcPr>
          <w:p w14:paraId="4FBB8B7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 xml:space="preserve">Whole Number </w:t>
            </w:r>
            <w:r w:rsidRPr="00A43661">
              <w:rPr>
                <w:rFonts w:ascii="Verdana" w:hAnsi="Verdana" w:cs="Calibri"/>
                <w:color w:val="000000" w:themeColor="text1"/>
                <w:sz w:val="16"/>
                <w:szCs w:val="16"/>
              </w:rPr>
              <w:lastRenderedPageBreak/>
              <w:t>(integer)</w:t>
            </w:r>
          </w:p>
        </w:tc>
        <w:tc>
          <w:tcPr>
            <w:tcW w:w="2506" w:type="dxa"/>
          </w:tcPr>
          <w:p w14:paraId="68E24479" w14:textId="1B3F412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5FB7C1B" w14:textId="7BD4FC95" w:rsidR="00A73D91" w:rsidRDefault="00A73D91" w:rsidP="00AD4364">
            <w:pPr>
              <w:rPr>
                <w:rFonts w:ascii="Verdana" w:hAnsi="Verdana"/>
                <w:color w:val="000000" w:themeColor="text1"/>
                <w:sz w:val="16"/>
                <w:szCs w:val="16"/>
              </w:rPr>
            </w:pPr>
            <w:r>
              <w:rPr>
                <w:rFonts w:ascii="Verdana" w:hAnsi="Verdana"/>
                <w:color w:val="000000" w:themeColor="text1"/>
                <w:sz w:val="16"/>
                <w:szCs w:val="16"/>
              </w:rPr>
              <w:t>On submit.</w:t>
            </w:r>
          </w:p>
          <w:p w14:paraId="66084F60" w14:textId="77777777" w:rsidR="00A73D91" w:rsidRDefault="00A73D91" w:rsidP="00AD4364">
            <w:pPr>
              <w:rPr>
                <w:rFonts w:ascii="Verdana" w:hAnsi="Verdana"/>
                <w:color w:val="000000" w:themeColor="text1"/>
                <w:sz w:val="16"/>
                <w:szCs w:val="16"/>
              </w:rPr>
            </w:pPr>
            <w:r>
              <w:rPr>
                <w:rFonts w:ascii="Verdana" w:hAnsi="Verdana"/>
                <w:color w:val="000000" w:themeColor="text1"/>
                <w:sz w:val="16"/>
                <w:szCs w:val="16"/>
              </w:rPr>
              <w:t xml:space="preserve">Coaching Log Primary </w:t>
            </w:r>
            <w:r>
              <w:rPr>
                <w:rFonts w:ascii="Verdana" w:hAnsi="Verdana"/>
                <w:color w:val="000000" w:themeColor="text1"/>
                <w:sz w:val="16"/>
                <w:szCs w:val="16"/>
              </w:rPr>
              <w:lastRenderedPageBreak/>
              <w:t>Key</w:t>
            </w:r>
          </w:p>
          <w:p w14:paraId="4B69B38B" w14:textId="21A4FE16" w:rsidR="00A73D91" w:rsidRPr="00A43661" w:rsidRDefault="00A73D91" w:rsidP="00F430D7">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Coaching_Log_Reason</w:t>
            </w:r>
            <w:proofErr w:type="spellEnd"/>
            <w:r w:rsidR="002B2269">
              <w:rPr>
                <w:rFonts w:ascii="Verdana" w:hAnsi="Verdana"/>
                <w:color w:val="000000" w:themeColor="text1"/>
                <w:sz w:val="16"/>
                <w:szCs w:val="16"/>
              </w:rPr>
              <w:t xml:space="preserve"> </w:t>
            </w:r>
          </w:p>
        </w:tc>
        <w:tc>
          <w:tcPr>
            <w:tcW w:w="2626" w:type="dxa"/>
            <w:tcBorders>
              <w:top w:val="single" w:sz="4" w:space="0" w:color="auto"/>
              <w:left w:val="nil"/>
              <w:bottom w:val="single" w:sz="4" w:space="0" w:color="auto"/>
            </w:tcBorders>
          </w:tcPr>
          <w:p w14:paraId="7979F510" w14:textId="77777777" w:rsidR="00A73D91" w:rsidRDefault="00A73D91" w:rsidP="00AD4364">
            <w:pPr>
              <w:rPr>
                <w:rFonts w:ascii="Verdana" w:hAnsi="Verdana"/>
                <w:color w:val="000000" w:themeColor="text1"/>
                <w:sz w:val="16"/>
                <w:szCs w:val="16"/>
              </w:rPr>
            </w:pPr>
          </w:p>
        </w:tc>
      </w:tr>
      <w:tr w:rsidR="00E721DC" w:rsidRPr="00A43661" w14:paraId="7EA86D93" w14:textId="77777777" w:rsidTr="005978FD">
        <w:trPr>
          <w:gridAfter w:val="1"/>
          <w:wAfter w:w="2626" w:type="dxa"/>
        </w:trPr>
        <w:tc>
          <w:tcPr>
            <w:tcW w:w="857" w:type="dxa"/>
          </w:tcPr>
          <w:p w14:paraId="17BA8944" w14:textId="77777777" w:rsidR="00E721DC" w:rsidRPr="00A43661" w:rsidRDefault="00E721DC" w:rsidP="00E371BC">
            <w:pPr>
              <w:pStyle w:val="ListParagraph"/>
              <w:numPr>
                <w:ilvl w:val="0"/>
                <w:numId w:val="2"/>
              </w:numPr>
              <w:rPr>
                <w:rFonts w:ascii="Verdana" w:hAnsi="Verdana" w:cs="Calibri"/>
                <w:color w:val="000000" w:themeColor="text1"/>
                <w:sz w:val="16"/>
                <w:szCs w:val="16"/>
              </w:rPr>
            </w:pPr>
          </w:p>
        </w:tc>
        <w:tc>
          <w:tcPr>
            <w:tcW w:w="2205" w:type="dxa"/>
          </w:tcPr>
          <w:p w14:paraId="6A30B2B1" w14:textId="1E80AB3F" w:rsidR="00E721DC" w:rsidRPr="00764296" w:rsidRDefault="00E721DC">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WarningID</w:t>
            </w:r>
            <w:proofErr w:type="spellEnd"/>
          </w:p>
        </w:tc>
        <w:tc>
          <w:tcPr>
            <w:tcW w:w="1362" w:type="dxa"/>
          </w:tcPr>
          <w:p w14:paraId="69442AF5" w14:textId="493659B1" w:rsidR="00E721DC" w:rsidRPr="00A43661" w:rsidRDefault="00E721DC">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w:t>
            </w:r>
          </w:p>
        </w:tc>
        <w:tc>
          <w:tcPr>
            <w:tcW w:w="2506" w:type="dxa"/>
          </w:tcPr>
          <w:p w14:paraId="7730E01A" w14:textId="77777777" w:rsidR="00E721DC" w:rsidRPr="00A43661" w:rsidRDefault="00E721DC">
            <w:pPr>
              <w:ind w:firstLineChars="100" w:firstLine="160"/>
              <w:rPr>
                <w:rFonts w:ascii="Verdana" w:hAnsi="Verdana" w:cs="Calibri"/>
                <w:color w:val="000000" w:themeColor="text1"/>
                <w:sz w:val="16"/>
                <w:szCs w:val="16"/>
              </w:rPr>
            </w:pPr>
          </w:p>
        </w:tc>
        <w:tc>
          <w:tcPr>
            <w:tcW w:w="2324" w:type="dxa"/>
            <w:gridSpan w:val="2"/>
            <w:tcBorders>
              <w:right w:val="nil"/>
            </w:tcBorders>
          </w:tcPr>
          <w:p w14:paraId="451BB1EB" w14:textId="77777777" w:rsidR="00E721DC" w:rsidRDefault="00E721DC" w:rsidP="00685A31">
            <w:pPr>
              <w:rPr>
                <w:rFonts w:ascii="Verdana" w:hAnsi="Verdana"/>
                <w:color w:val="000000" w:themeColor="text1"/>
                <w:sz w:val="16"/>
                <w:szCs w:val="16"/>
              </w:rPr>
            </w:pPr>
            <w:r>
              <w:rPr>
                <w:rFonts w:ascii="Verdana" w:hAnsi="Verdana"/>
                <w:color w:val="000000" w:themeColor="text1"/>
                <w:sz w:val="16"/>
                <w:szCs w:val="16"/>
              </w:rPr>
              <w:t>On submit,</w:t>
            </w:r>
          </w:p>
          <w:p w14:paraId="44166C96" w14:textId="77777777" w:rsidR="00E721DC" w:rsidRDefault="00E721DC" w:rsidP="00685A31">
            <w:pPr>
              <w:rPr>
                <w:rFonts w:ascii="Verdana" w:hAnsi="Verdana"/>
                <w:color w:val="000000" w:themeColor="text1"/>
                <w:sz w:val="16"/>
                <w:szCs w:val="16"/>
              </w:rPr>
            </w:pPr>
            <w:r>
              <w:rPr>
                <w:rFonts w:ascii="Verdana" w:hAnsi="Verdana"/>
                <w:color w:val="000000" w:themeColor="text1"/>
                <w:sz w:val="16"/>
                <w:szCs w:val="16"/>
              </w:rPr>
              <w:t>Warning Log Primary Key</w:t>
            </w:r>
          </w:p>
          <w:p w14:paraId="29124340" w14:textId="2B508039" w:rsidR="00E721DC" w:rsidRPr="00A43661" w:rsidRDefault="00E721DC"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Warning_Log_Reason</w:t>
            </w:r>
            <w:proofErr w:type="spellEnd"/>
          </w:p>
        </w:tc>
        <w:tc>
          <w:tcPr>
            <w:tcW w:w="2626" w:type="dxa"/>
            <w:tcBorders>
              <w:top w:val="single" w:sz="4" w:space="0" w:color="auto"/>
              <w:left w:val="nil"/>
              <w:bottom w:val="single" w:sz="6" w:space="0" w:color="auto"/>
            </w:tcBorders>
          </w:tcPr>
          <w:p w14:paraId="3CAAC731" w14:textId="77777777" w:rsidR="00E721DC" w:rsidRPr="00A43661" w:rsidRDefault="00E721DC" w:rsidP="00685A31">
            <w:pPr>
              <w:rPr>
                <w:rFonts w:ascii="Verdana" w:hAnsi="Verdana"/>
                <w:color w:val="000000" w:themeColor="text1"/>
                <w:sz w:val="16"/>
                <w:szCs w:val="16"/>
              </w:rPr>
            </w:pPr>
          </w:p>
        </w:tc>
      </w:tr>
      <w:tr w:rsidR="00A73D91" w:rsidRPr="00A43661" w14:paraId="59DE0EDB" w14:textId="56BB6AE9" w:rsidTr="005978FD">
        <w:trPr>
          <w:gridAfter w:val="1"/>
          <w:wAfter w:w="2626" w:type="dxa"/>
        </w:trPr>
        <w:tc>
          <w:tcPr>
            <w:tcW w:w="857" w:type="dxa"/>
          </w:tcPr>
          <w:p w14:paraId="7AA0B4B8" w14:textId="52855D4F"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241F8B3" w14:textId="6A68D338"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FormName</w:t>
            </w:r>
            <w:proofErr w:type="spellEnd"/>
          </w:p>
        </w:tc>
        <w:tc>
          <w:tcPr>
            <w:tcW w:w="1362" w:type="dxa"/>
          </w:tcPr>
          <w:p w14:paraId="37EE9643"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57075AC3" w14:textId="64B313F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E9A0910"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 xml:space="preserve">On submit, concatenates form name and ID </w:t>
            </w:r>
            <w:proofErr w:type="spellStart"/>
            <w:r w:rsidRPr="00A43661">
              <w:rPr>
                <w:rFonts w:ascii="Verdana" w:hAnsi="Verdana"/>
                <w:color w:val="000000" w:themeColor="text1"/>
                <w:sz w:val="16"/>
                <w:szCs w:val="16"/>
              </w:rPr>
              <w:t>eCL</w:t>
            </w:r>
            <w:proofErr w:type="spellEnd"/>
            <w:r w:rsidRPr="00A43661">
              <w:rPr>
                <w:rFonts w:ascii="Verdana" w:hAnsi="Verdana"/>
                <w:color w:val="000000" w:themeColor="text1"/>
                <w:sz w:val="16"/>
                <w:szCs w:val="16"/>
              </w:rPr>
              <w:t>-[</w:t>
            </w:r>
            <w:proofErr w:type="spellStart"/>
            <w:r w:rsidRPr="00A43661">
              <w:rPr>
                <w:rFonts w:ascii="Verdana" w:hAnsi="Verdana"/>
                <w:color w:val="000000" w:themeColor="text1"/>
                <w:sz w:val="16"/>
                <w:szCs w:val="16"/>
              </w:rPr>
              <w:t>strCSR</w:t>
            </w:r>
            <w:proofErr w:type="spellEnd"/>
            <w:r w:rsidRPr="00A43661">
              <w:rPr>
                <w:rFonts w:ascii="Verdana" w:hAnsi="Verdana"/>
                <w:color w:val="000000" w:themeColor="text1"/>
                <w:sz w:val="16"/>
                <w:szCs w:val="16"/>
              </w:rPr>
              <w:t>]-[</w:t>
            </w:r>
            <w:proofErr w:type="spellStart"/>
            <w:r w:rsidRPr="00A43661">
              <w:rPr>
                <w:rFonts w:ascii="Verdana" w:hAnsi="Verdana"/>
                <w:color w:val="000000" w:themeColor="text1"/>
                <w:sz w:val="16"/>
                <w:szCs w:val="16"/>
              </w:rPr>
              <w:t>numID</w:t>
            </w:r>
            <w:proofErr w:type="spellEnd"/>
            <w:r w:rsidRPr="00A43661">
              <w:rPr>
                <w:rFonts w:ascii="Verdana" w:hAnsi="Verdana"/>
                <w:color w:val="000000" w:themeColor="text1"/>
                <w:sz w:val="16"/>
                <w:szCs w:val="16"/>
              </w:rPr>
              <w:t>].</w:t>
            </w:r>
          </w:p>
          <w:p w14:paraId="06BE612B" w14:textId="77777777" w:rsidR="005E0D5E" w:rsidRDefault="005E0D5E" w:rsidP="00685A31">
            <w:pPr>
              <w:rPr>
                <w:rFonts w:ascii="Verdana" w:hAnsi="Verdana"/>
                <w:color w:val="000000" w:themeColor="text1"/>
                <w:sz w:val="16"/>
                <w:szCs w:val="16"/>
              </w:rPr>
            </w:pPr>
            <w:r w:rsidRPr="005E0D5E">
              <w:rPr>
                <w:rFonts w:ascii="Verdana" w:hAnsi="Verdana"/>
                <w:color w:val="000000" w:themeColor="text1"/>
                <w:sz w:val="16"/>
                <w:szCs w:val="16"/>
              </w:rPr>
              <w:t>Note: the resulting concatenated form name shall be unique</w:t>
            </w:r>
          </w:p>
          <w:p w14:paraId="5031D430" w14:textId="50A26F35"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p>
        </w:tc>
        <w:tc>
          <w:tcPr>
            <w:tcW w:w="2626" w:type="dxa"/>
            <w:tcBorders>
              <w:top w:val="single" w:sz="4" w:space="0" w:color="auto"/>
              <w:left w:val="nil"/>
              <w:bottom w:val="single" w:sz="6" w:space="0" w:color="auto"/>
            </w:tcBorders>
          </w:tcPr>
          <w:p w14:paraId="6F014F79" w14:textId="77777777" w:rsidR="00A73D91" w:rsidRPr="00A43661" w:rsidRDefault="00A73D91" w:rsidP="00685A31">
            <w:pPr>
              <w:rPr>
                <w:rFonts w:ascii="Verdana" w:hAnsi="Verdana"/>
                <w:color w:val="000000" w:themeColor="text1"/>
                <w:sz w:val="16"/>
                <w:szCs w:val="16"/>
              </w:rPr>
            </w:pPr>
          </w:p>
        </w:tc>
      </w:tr>
      <w:tr w:rsidR="00247EA5" w:rsidRPr="00A43661" w14:paraId="27BD4D80" w14:textId="2052C534" w:rsidTr="005978FD">
        <w:trPr>
          <w:gridAfter w:val="1"/>
          <w:wAfter w:w="2626" w:type="dxa"/>
        </w:trPr>
        <w:tc>
          <w:tcPr>
            <w:tcW w:w="857" w:type="dxa"/>
            <w:vMerge w:val="restart"/>
          </w:tcPr>
          <w:p w14:paraId="5A93187A"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restart"/>
          </w:tcPr>
          <w:p w14:paraId="581ED6AD" w14:textId="48848F1F" w:rsidR="00247EA5" w:rsidRPr="00764296" w:rsidRDefault="00247EA5">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StatusID</w:t>
            </w:r>
            <w:proofErr w:type="spellEnd"/>
          </w:p>
        </w:tc>
        <w:tc>
          <w:tcPr>
            <w:tcW w:w="1362" w:type="dxa"/>
            <w:vMerge w:val="restart"/>
          </w:tcPr>
          <w:p w14:paraId="321E7E9E" w14:textId="510A19B5" w:rsidR="00247EA5" w:rsidRPr="00A43661" w:rsidRDefault="00247EA5">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56EC5015" w14:textId="6C2971C4"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Unknown</w:t>
            </w:r>
          </w:p>
        </w:tc>
        <w:tc>
          <w:tcPr>
            <w:tcW w:w="2324" w:type="dxa"/>
            <w:gridSpan w:val="2"/>
            <w:vMerge w:val="restart"/>
            <w:tcBorders>
              <w:right w:val="nil"/>
            </w:tcBorders>
          </w:tcPr>
          <w:p w14:paraId="45E23518" w14:textId="77777777" w:rsidR="00247EA5" w:rsidRDefault="00247EA5" w:rsidP="00D12430">
            <w:pPr>
              <w:rPr>
                <w:rFonts w:ascii="Verdana" w:hAnsi="Verdana"/>
                <w:color w:val="000000" w:themeColor="text1"/>
                <w:sz w:val="16"/>
                <w:szCs w:val="16"/>
              </w:rPr>
            </w:pPr>
            <w:r w:rsidRPr="00A43661">
              <w:rPr>
                <w:rFonts w:ascii="Verdana" w:hAnsi="Verdana"/>
                <w:color w:val="000000" w:themeColor="text1"/>
                <w:sz w:val="16"/>
                <w:szCs w:val="16"/>
              </w:rPr>
              <w:t>Overall status of form. (AUTO)</w:t>
            </w:r>
          </w:p>
          <w:p w14:paraId="42C929EB" w14:textId="0DECB21F" w:rsidR="00247EA5" w:rsidRPr="00A43661" w:rsidRDefault="00247EA5" w:rsidP="00D12430">
            <w:pPr>
              <w:rPr>
                <w:rFonts w:ascii="Verdana" w:hAnsi="Verdana" w:cs="Arial"/>
                <w:color w:val="000000" w:themeColor="text1"/>
                <w:spacing w:val="-2"/>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r w:rsidR="00E721DC">
              <w:rPr>
                <w:rFonts w:ascii="Verdana" w:hAnsi="Verdana"/>
                <w:color w:val="000000" w:themeColor="text1"/>
                <w:sz w:val="16"/>
                <w:szCs w:val="16"/>
              </w:rPr>
              <w:t xml:space="preserve"> (note: Warning will go to complete upon submission)</w:t>
            </w:r>
          </w:p>
        </w:tc>
        <w:tc>
          <w:tcPr>
            <w:tcW w:w="2626" w:type="dxa"/>
            <w:tcBorders>
              <w:top w:val="single" w:sz="6" w:space="0" w:color="auto"/>
              <w:left w:val="nil"/>
              <w:bottom w:val="nil"/>
            </w:tcBorders>
          </w:tcPr>
          <w:p w14:paraId="2264131D" w14:textId="77777777" w:rsidR="00247EA5" w:rsidRPr="00A43661" w:rsidRDefault="00247EA5" w:rsidP="00D12430">
            <w:pPr>
              <w:rPr>
                <w:rFonts w:ascii="Verdana" w:hAnsi="Verdana"/>
                <w:color w:val="000000" w:themeColor="text1"/>
                <w:sz w:val="16"/>
                <w:szCs w:val="16"/>
              </w:rPr>
            </w:pPr>
          </w:p>
        </w:tc>
      </w:tr>
      <w:tr w:rsidR="00247EA5" w:rsidRPr="00A43661" w14:paraId="19B9F5F6" w14:textId="743E145A" w:rsidTr="005978FD">
        <w:trPr>
          <w:gridAfter w:val="1"/>
          <w:wAfter w:w="2626" w:type="dxa"/>
        </w:trPr>
        <w:tc>
          <w:tcPr>
            <w:tcW w:w="857" w:type="dxa"/>
            <w:vMerge/>
            <w:vAlign w:val="center"/>
          </w:tcPr>
          <w:p w14:paraId="2452E086"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1A7C30ED"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296DA913" w14:textId="77777777" w:rsidR="00247EA5" w:rsidRPr="00A43661" w:rsidRDefault="00247EA5">
            <w:pPr>
              <w:rPr>
                <w:rFonts w:ascii="Verdana" w:hAnsi="Verdana" w:cs="Calibri"/>
                <w:color w:val="000000" w:themeColor="text1"/>
                <w:sz w:val="16"/>
                <w:szCs w:val="16"/>
              </w:rPr>
            </w:pPr>
          </w:p>
        </w:tc>
        <w:tc>
          <w:tcPr>
            <w:tcW w:w="2506" w:type="dxa"/>
          </w:tcPr>
          <w:p w14:paraId="6EFC017C" w14:textId="741E785B"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Completed</w:t>
            </w:r>
          </w:p>
        </w:tc>
        <w:tc>
          <w:tcPr>
            <w:tcW w:w="2324" w:type="dxa"/>
            <w:gridSpan w:val="2"/>
            <w:vMerge/>
            <w:tcBorders>
              <w:right w:val="nil"/>
            </w:tcBorders>
          </w:tcPr>
          <w:p w14:paraId="54D1EC1B"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0C9FB237" w14:textId="77777777" w:rsidR="00247EA5" w:rsidRPr="00247EA5" w:rsidRDefault="00247EA5" w:rsidP="00D12430">
            <w:pPr>
              <w:rPr>
                <w:rFonts w:ascii="Verdana" w:hAnsi="Verdana" w:cs="Arial"/>
                <w:color w:val="000000" w:themeColor="text1"/>
                <w:spacing w:val="-2"/>
                <w:sz w:val="16"/>
                <w:szCs w:val="16"/>
              </w:rPr>
            </w:pPr>
          </w:p>
        </w:tc>
      </w:tr>
      <w:tr w:rsidR="00247EA5" w:rsidRPr="00A43661" w14:paraId="352D04BE" w14:textId="6584A2A6" w:rsidTr="005978FD">
        <w:trPr>
          <w:gridAfter w:val="1"/>
          <w:wAfter w:w="2626" w:type="dxa"/>
        </w:trPr>
        <w:tc>
          <w:tcPr>
            <w:tcW w:w="857" w:type="dxa"/>
            <w:vMerge/>
            <w:vAlign w:val="center"/>
          </w:tcPr>
          <w:p w14:paraId="0E1DB01E"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23FA28E5"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4EFFA34B" w14:textId="77777777" w:rsidR="00247EA5" w:rsidRPr="00A43661" w:rsidRDefault="00247EA5">
            <w:pPr>
              <w:rPr>
                <w:rFonts w:ascii="Verdana" w:hAnsi="Verdana" w:cs="Calibri"/>
                <w:color w:val="000000" w:themeColor="text1"/>
                <w:sz w:val="16"/>
                <w:szCs w:val="16"/>
              </w:rPr>
            </w:pPr>
          </w:p>
        </w:tc>
        <w:tc>
          <w:tcPr>
            <w:tcW w:w="2506" w:type="dxa"/>
          </w:tcPr>
          <w:p w14:paraId="402866BD" w14:textId="1A212F06" w:rsidR="00247EA5" w:rsidRPr="00A43661" w:rsidRDefault="00247EA5" w:rsidP="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Inactive</w:t>
            </w:r>
          </w:p>
        </w:tc>
        <w:tc>
          <w:tcPr>
            <w:tcW w:w="2324" w:type="dxa"/>
            <w:gridSpan w:val="2"/>
            <w:vMerge/>
            <w:tcBorders>
              <w:right w:val="nil"/>
            </w:tcBorders>
          </w:tcPr>
          <w:p w14:paraId="68FA291D"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2C609CC3"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559E00C5" w14:textId="116AB23E" w:rsidTr="005978FD">
        <w:trPr>
          <w:gridAfter w:val="1"/>
          <w:wAfter w:w="2626" w:type="dxa"/>
        </w:trPr>
        <w:tc>
          <w:tcPr>
            <w:tcW w:w="857" w:type="dxa"/>
            <w:vMerge/>
            <w:vAlign w:val="center"/>
          </w:tcPr>
          <w:p w14:paraId="1B1BB110"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10646398"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764D7B35" w14:textId="77777777" w:rsidR="00247EA5" w:rsidRPr="00A43661" w:rsidRDefault="00247EA5">
            <w:pPr>
              <w:rPr>
                <w:rFonts w:ascii="Verdana" w:hAnsi="Verdana" w:cs="Calibri"/>
                <w:color w:val="000000" w:themeColor="text1"/>
                <w:sz w:val="16"/>
                <w:szCs w:val="16"/>
              </w:rPr>
            </w:pPr>
          </w:p>
        </w:tc>
        <w:tc>
          <w:tcPr>
            <w:tcW w:w="2506" w:type="dxa"/>
          </w:tcPr>
          <w:p w14:paraId="157C9AEA" w14:textId="0A6205A0"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Acknowledgement</w:t>
            </w:r>
          </w:p>
        </w:tc>
        <w:tc>
          <w:tcPr>
            <w:tcW w:w="2324" w:type="dxa"/>
            <w:gridSpan w:val="2"/>
            <w:vMerge/>
            <w:tcBorders>
              <w:right w:val="nil"/>
            </w:tcBorders>
          </w:tcPr>
          <w:p w14:paraId="684FC3D2"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544C05A"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308C3BD9" w14:textId="79940FA3" w:rsidTr="005978FD">
        <w:trPr>
          <w:gridAfter w:val="1"/>
          <w:wAfter w:w="2626" w:type="dxa"/>
        </w:trPr>
        <w:tc>
          <w:tcPr>
            <w:tcW w:w="857" w:type="dxa"/>
            <w:vMerge/>
            <w:vAlign w:val="center"/>
          </w:tcPr>
          <w:p w14:paraId="2990701E"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2529ED9E"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48D7B26" w14:textId="77777777" w:rsidR="00247EA5" w:rsidRPr="00A43661" w:rsidRDefault="00247EA5">
            <w:pPr>
              <w:rPr>
                <w:rFonts w:ascii="Verdana" w:hAnsi="Verdana" w:cs="Calibri"/>
                <w:color w:val="000000" w:themeColor="text1"/>
                <w:sz w:val="16"/>
                <w:szCs w:val="16"/>
              </w:rPr>
            </w:pPr>
          </w:p>
        </w:tc>
        <w:tc>
          <w:tcPr>
            <w:tcW w:w="2506" w:type="dxa"/>
          </w:tcPr>
          <w:p w14:paraId="52BA35D9" w14:textId="2B8BEBEF" w:rsidR="00247EA5" w:rsidRPr="00A43661" w:rsidRDefault="00247EA5" w:rsidP="00247EA5">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 xml:space="preserve">Pending </w:t>
            </w:r>
            <w:r>
              <w:rPr>
                <w:rFonts w:ascii="Verdana" w:hAnsi="Verdana" w:cs="Calibri"/>
                <w:color w:val="000000" w:themeColor="text1"/>
                <w:sz w:val="16"/>
                <w:szCs w:val="16"/>
              </w:rPr>
              <w:t>Employee</w:t>
            </w:r>
            <w:r w:rsidRPr="00A43661">
              <w:rPr>
                <w:rFonts w:ascii="Verdana" w:hAnsi="Verdana" w:cs="Calibri"/>
                <w:color w:val="000000" w:themeColor="text1"/>
                <w:sz w:val="16"/>
                <w:szCs w:val="16"/>
              </w:rPr>
              <w:t xml:space="preserve"> Review</w:t>
            </w:r>
          </w:p>
        </w:tc>
        <w:tc>
          <w:tcPr>
            <w:tcW w:w="2324" w:type="dxa"/>
            <w:gridSpan w:val="2"/>
            <w:vMerge/>
            <w:tcBorders>
              <w:right w:val="nil"/>
            </w:tcBorders>
          </w:tcPr>
          <w:p w14:paraId="4CB0A5E4"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028E357"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758ACC19" w14:textId="7BA6557F" w:rsidTr="005978FD">
        <w:trPr>
          <w:gridAfter w:val="1"/>
          <w:wAfter w:w="2626" w:type="dxa"/>
        </w:trPr>
        <w:tc>
          <w:tcPr>
            <w:tcW w:w="857" w:type="dxa"/>
            <w:vMerge/>
            <w:vAlign w:val="center"/>
          </w:tcPr>
          <w:p w14:paraId="5B046E75"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540E7244"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49428CE5" w14:textId="77777777" w:rsidR="00247EA5" w:rsidRPr="00A43661" w:rsidRDefault="00247EA5">
            <w:pPr>
              <w:rPr>
                <w:rFonts w:ascii="Verdana" w:hAnsi="Verdana" w:cs="Calibri"/>
                <w:color w:val="000000" w:themeColor="text1"/>
                <w:sz w:val="16"/>
                <w:szCs w:val="16"/>
              </w:rPr>
            </w:pPr>
          </w:p>
        </w:tc>
        <w:tc>
          <w:tcPr>
            <w:tcW w:w="2506" w:type="dxa"/>
          </w:tcPr>
          <w:p w14:paraId="19240024" w14:textId="0587A629" w:rsidR="00247EA5" w:rsidRDefault="00247EA5" w:rsidP="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Manager Review</w:t>
            </w:r>
          </w:p>
        </w:tc>
        <w:tc>
          <w:tcPr>
            <w:tcW w:w="2324" w:type="dxa"/>
            <w:gridSpan w:val="2"/>
            <w:vMerge/>
            <w:tcBorders>
              <w:right w:val="nil"/>
            </w:tcBorders>
          </w:tcPr>
          <w:p w14:paraId="15261B7B"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372AE19F"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0CFB78DF" w14:textId="77777777" w:rsidTr="005978FD">
        <w:trPr>
          <w:gridAfter w:val="1"/>
          <w:wAfter w:w="2626" w:type="dxa"/>
        </w:trPr>
        <w:tc>
          <w:tcPr>
            <w:tcW w:w="857" w:type="dxa"/>
            <w:vMerge/>
            <w:vAlign w:val="center"/>
          </w:tcPr>
          <w:p w14:paraId="4926927B"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67CE4A94"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700FFE0F" w14:textId="77777777" w:rsidR="00247EA5" w:rsidRPr="00A43661" w:rsidRDefault="00247EA5">
            <w:pPr>
              <w:rPr>
                <w:rFonts w:ascii="Verdana" w:hAnsi="Verdana" w:cs="Calibri"/>
                <w:color w:val="000000" w:themeColor="text1"/>
                <w:sz w:val="16"/>
                <w:szCs w:val="16"/>
              </w:rPr>
            </w:pPr>
          </w:p>
        </w:tc>
        <w:tc>
          <w:tcPr>
            <w:tcW w:w="2506" w:type="dxa"/>
          </w:tcPr>
          <w:p w14:paraId="30926DAD" w14:textId="7389427E" w:rsidR="00247EA5" w:rsidRDefault="00247EA5" w:rsidP="003A0570">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Supervisor Review</w:t>
            </w:r>
          </w:p>
        </w:tc>
        <w:tc>
          <w:tcPr>
            <w:tcW w:w="2324" w:type="dxa"/>
            <w:gridSpan w:val="2"/>
            <w:vMerge/>
            <w:tcBorders>
              <w:right w:val="nil"/>
            </w:tcBorders>
          </w:tcPr>
          <w:p w14:paraId="7C8652CC"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8234ADA"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62D73C0D" w14:textId="77777777" w:rsidTr="005978FD">
        <w:trPr>
          <w:gridAfter w:val="1"/>
          <w:wAfter w:w="2626" w:type="dxa"/>
        </w:trPr>
        <w:tc>
          <w:tcPr>
            <w:tcW w:w="857" w:type="dxa"/>
            <w:vMerge/>
            <w:vAlign w:val="center"/>
          </w:tcPr>
          <w:p w14:paraId="3D6E2BD8"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4694CCF8"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5881538" w14:textId="77777777" w:rsidR="00247EA5" w:rsidRPr="00A43661" w:rsidRDefault="00247EA5">
            <w:pPr>
              <w:rPr>
                <w:rFonts w:ascii="Verdana" w:hAnsi="Verdana" w:cs="Calibri"/>
                <w:color w:val="000000" w:themeColor="text1"/>
                <w:sz w:val="16"/>
                <w:szCs w:val="16"/>
              </w:rPr>
            </w:pPr>
          </w:p>
        </w:tc>
        <w:tc>
          <w:tcPr>
            <w:tcW w:w="2506" w:type="dxa"/>
          </w:tcPr>
          <w:p w14:paraId="60A2D7FD" w14:textId="7AF0FFE5" w:rsid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Sr. Manager Review</w:t>
            </w:r>
          </w:p>
        </w:tc>
        <w:tc>
          <w:tcPr>
            <w:tcW w:w="2324" w:type="dxa"/>
            <w:gridSpan w:val="2"/>
            <w:vMerge/>
            <w:tcBorders>
              <w:right w:val="nil"/>
            </w:tcBorders>
          </w:tcPr>
          <w:p w14:paraId="6244EC29"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0924C647"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6867E566" w14:textId="77777777" w:rsidTr="005978FD">
        <w:trPr>
          <w:gridAfter w:val="1"/>
          <w:wAfter w:w="2626" w:type="dxa"/>
        </w:trPr>
        <w:tc>
          <w:tcPr>
            <w:tcW w:w="857" w:type="dxa"/>
            <w:vMerge/>
            <w:vAlign w:val="center"/>
          </w:tcPr>
          <w:p w14:paraId="02F12888"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78AC9BFB"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10E8DD55" w14:textId="77777777" w:rsidR="00247EA5" w:rsidRPr="00A43661" w:rsidRDefault="00247EA5">
            <w:pPr>
              <w:rPr>
                <w:rFonts w:ascii="Verdana" w:hAnsi="Verdana" w:cs="Calibri"/>
                <w:color w:val="000000" w:themeColor="text1"/>
                <w:sz w:val="16"/>
                <w:szCs w:val="16"/>
              </w:rPr>
            </w:pPr>
          </w:p>
        </w:tc>
        <w:tc>
          <w:tcPr>
            <w:tcW w:w="2506" w:type="dxa"/>
          </w:tcPr>
          <w:p w14:paraId="507FB48F" w14:textId="23841694" w:rsid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Quality Lead Review</w:t>
            </w:r>
          </w:p>
        </w:tc>
        <w:tc>
          <w:tcPr>
            <w:tcW w:w="2324" w:type="dxa"/>
            <w:gridSpan w:val="2"/>
            <w:vMerge/>
            <w:tcBorders>
              <w:right w:val="nil"/>
            </w:tcBorders>
          </w:tcPr>
          <w:p w14:paraId="4E3EB202"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563FCB52"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526916DC" w14:textId="77777777" w:rsidTr="005978FD">
        <w:trPr>
          <w:gridAfter w:val="1"/>
          <w:wAfter w:w="2626" w:type="dxa"/>
        </w:trPr>
        <w:tc>
          <w:tcPr>
            <w:tcW w:w="857" w:type="dxa"/>
            <w:vMerge/>
            <w:vAlign w:val="center"/>
          </w:tcPr>
          <w:p w14:paraId="512DA956"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5FC62D05"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0B9FE6B" w14:textId="77777777" w:rsidR="00247EA5" w:rsidRPr="00A43661" w:rsidRDefault="00247EA5">
            <w:pPr>
              <w:rPr>
                <w:rFonts w:ascii="Verdana" w:hAnsi="Verdana" w:cs="Calibri"/>
                <w:color w:val="000000" w:themeColor="text1"/>
                <w:sz w:val="16"/>
                <w:szCs w:val="16"/>
              </w:rPr>
            </w:pPr>
          </w:p>
        </w:tc>
        <w:tc>
          <w:tcPr>
            <w:tcW w:w="2506" w:type="dxa"/>
          </w:tcPr>
          <w:p w14:paraId="0A623467" w14:textId="22FC4A52" w:rsidR="00247EA5" w:rsidRP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Deputy Program Manager Review</w:t>
            </w:r>
          </w:p>
        </w:tc>
        <w:tc>
          <w:tcPr>
            <w:tcW w:w="2324" w:type="dxa"/>
            <w:gridSpan w:val="2"/>
            <w:vMerge/>
            <w:tcBorders>
              <w:right w:val="nil"/>
            </w:tcBorders>
          </w:tcPr>
          <w:p w14:paraId="74810B9C"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single" w:sz="6" w:space="0" w:color="auto"/>
              <w:right w:val="single" w:sz="6" w:space="0" w:color="auto"/>
            </w:tcBorders>
          </w:tcPr>
          <w:p w14:paraId="15A768B8" w14:textId="77777777" w:rsidR="00247EA5" w:rsidRPr="00A43661" w:rsidRDefault="00247EA5" w:rsidP="00D12430">
            <w:pPr>
              <w:rPr>
                <w:rFonts w:ascii="Verdana" w:hAnsi="Verdana" w:cs="Arial"/>
                <w:color w:val="000000" w:themeColor="text1"/>
                <w:spacing w:val="-2"/>
                <w:sz w:val="16"/>
                <w:szCs w:val="16"/>
              </w:rPr>
            </w:pPr>
          </w:p>
        </w:tc>
      </w:tr>
      <w:tr w:rsidR="00A73D91" w:rsidRPr="00A43661" w14:paraId="08D1B71F" w14:textId="031E6D9A" w:rsidTr="005978FD">
        <w:trPr>
          <w:gridAfter w:val="1"/>
          <w:wAfter w:w="2626" w:type="dxa"/>
        </w:trPr>
        <w:tc>
          <w:tcPr>
            <w:tcW w:w="857" w:type="dxa"/>
          </w:tcPr>
          <w:p w14:paraId="0EE0BACB"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E6AB1BF"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EventDate</w:t>
            </w:r>
            <w:proofErr w:type="spellEnd"/>
          </w:p>
        </w:tc>
        <w:tc>
          <w:tcPr>
            <w:tcW w:w="1362" w:type="dxa"/>
          </w:tcPr>
          <w:p w14:paraId="3E31C87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(date)</w:t>
            </w:r>
          </w:p>
        </w:tc>
        <w:tc>
          <w:tcPr>
            <w:tcW w:w="2506" w:type="dxa"/>
          </w:tcPr>
          <w:p w14:paraId="16E4ACDD" w14:textId="4511B74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C60744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Indirect form: Date of event</w:t>
            </w:r>
          </w:p>
          <w:p w14:paraId="16A28C3A" w14:textId="74EA53A6" w:rsidR="00A02605" w:rsidRDefault="00A02605" w:rsidP="00685A31">
            <w:pPr>
              <w:rPr>
                <w:rFonts w:ascii="Verdana" w:hAnsi="Verdana"/>
                <w:color w:val="000000" w:themeColor="text1"/>
                <w:sz w:val="16"/>
                <w:szCs w:val="16"/>
              </w:rPr>
            </w:pPr>
            <w:r>
              <w:rPr>
                <w:rFonts w:ascii="Verdana" w:hAnsi="Verdana"/>
                <w:color w:val="000000" w:themeColor="text1"/>
                <w:sz w:val="16"/>
                <w:szCs w:val="16"/>
              </w:rPr>
              <w:t>Warning form: Date Warning issued</w:t>
            </w:r>
          </w:p>
          <w:p w14:paraId="5DC86B22" w14:textId="0F06E597"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A02605">
              <w:rPr>
                <w:rFonts w:ascii="Verdana" w:hAnsi="Verdana"/>
                <w:color w:val="000000" w:themeColor="text1"/>
                <w:sz w:val="16"/>
                <w:szCs w:val="16"/>
              </w:rPr>
              <w:t xml:space="preserve"> and </w:t>
            </w:r>
            <w:proofErr w:type="spellStart"/>
            <w:r w:rsidR="00A02605">
              <w:rPr>
                <w:rFonts w:ascii="Verdana" w:hAnsi="Verdana"/>
                <w:color w:val="000000" w:themeColor="text1"/>
                <w:sz w:val="16"/>
                <w:szCs w:val="16"/>
              </w:rPr>
              <w:t>Warning_Log</w:t>
            </w:r>
            <w:proofErr w:type="spellEnd"/>
          </w:p>
        </w:tc>
        <w:tc>
          <w:tcPr>
            <w:tcW w:w="2626" w:type="dxa"/>
            <w:tcBorders>
              <w:top w:val="single" w:sz="6" w:space="0" w:color="auto"/>
              <w:left w:val="nil"/>
              <w:bottom w:val="single" w:sz="4" w:space="0" w:color="auto"/>
            </w:tcBorders>
          </w:tcPr>
          <w:p w14:paraId="415F6272" w14:textId="77777777" w:rsidR="00A73D91" w:rsidRPr="00A43661" w:rsidRDefault="00A73D91" w:rsidP="00685A31">
            <w:pPr>
              <w:rPr>
                <w:rFonts w:ascii="Verdana" w:hAnsi="Verdana"/>
                <w:color w:val="000000" w:themeColor="text1"/>
                <w:sz w:val="16"/>
                <w:szCs w:val="16"/>
              </w:rPr>
            </w:pPr>
          </w:p>
        </w:tc>
      </w:tr>
      <w:tr w:rsidR="00A73D91" w:rsidRPr="00A43661" w14:paraId="5F5EEF68" w14:textId="03507D6C" w:rsidTr="005978FD">
        <w:trPr>
          <w:gridAfter w:val="1"/>
          <w:wAfter w:w="2626" w:type="dxa"/>
        </w:trPr>
        <w:tc>
          <w:tcPr>
            <w:tcW w:w="857" w:type="dxa"/>
          </w:tcPr>
          <w:p w14:paraId="706AE7F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051E86A"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CoachingDate</w:t>
            </w:r>
            <w:proofErr w:type="spellEnd"/>
          </w:p>
        </w:tc>
        <w:tc>
          <w:tcPr>
            <w:tcW w:w="1362" w:type="dxa"/>
          </w:tcPr>
          <w:p w14:paraId="714E03B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(date)</w:t>
            </w:r>
          </w:p>
        </w:tc>
        <w:tc>
          <w:tcPr>
            <w:tcW w:w="2506" w:type="dxa"/>
          </w:tcPr>
          <w:p w14:paraId="58F29D0A" w14:textId="53B21D9A"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302BAF03"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Direct form: Date of coaching</w:t>
            </w:r>
          </w:p>
          <w:p w14:paraId="6E7F5CA0" w14:textId="16E5DCDC"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41E83FB9" w14:textId="77777777" w:rsidR="00A73D91" w:rsidRPr="00A43661" w:rsidRDefault="00A73D91" w:rsidP="00685A31">
            <w:pPr>
              <w:rPr>
                <w:rFonts w:ascii="Verdana" w:hAnsi="Verdana"/>
                <w:color w:val="000000" w:themeColor="text1"/>
                <w:sz w:val="16"/>
                <w:szCs w:val="16"/>
              </w:rPr>
            </w:pPr>
          </w:p>
        </w:tc>
      </w:tr>
      <w:tr w:rsidR="00A73D91" w:rsidRPr="00A43661" w14:paraId="5EC3F4C0" w14:textId="05E16B7D" w:rsidTr="005978FD">
        <w:trPr>
          <w:gridAfter w:val="1"/>
          <w:wAfter w:w="2626" w:type="dxa"/>
        </w:trPr>
        <w:tc>
          <w:tcPr>
            <w:tcW w:w="857" w:type="dxa"/>
          </w:tcPr>
          <w:p w14:paraId="58134026" w14:textId="38B0EAFE"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590C3B3" w14:textId="0B2CB4A5"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SubmitterID</w:t>
            </w:r>
            <w:proofErr w:type="spellEnd"/>
          </w:p>
        </w:tc>
        <w:tc>
          <w:tcPr>
            <w:tcW w:w="1362" w:type="dxa"/>
          </w:tcPr>
          <w:p w14:paraId="4DB09852"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AD06A05" w14:textId="732676DB"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B56A470"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Submitter LAN ID</w:t>
            </w:r>
          </w:p>
          <w:p w14:paraId="787FE854" w14:textId="033776C3"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p>
        </w:tc>
        <w:tc>
          <w:tcPr>
            <w:tcW w:w="2626" w:type="dxa"/>
            <w:tcBorders>
              <w:top w:val="single" w:sz="4" w:space="0" w:color="auto"/>
              <w:left w:val="nil"/>
              <w:bottom w:val="single" w:sz="4" w:space="0" w:color="auto"/>
            </w:tcBorders>
          </w:tcPr>
          <w:p w14:paraId="33E54545" w14:textId="77777777" w:rsidR="00A73D91" w:rsidRPr="00A43661" w:rsidRDefault="00A73D91" w:rsidP="00685A31">
            <w:pPr>
              <w:rPr>
                <w:rFonts w:ascii="Verdana" w:hAnsi="Verdana"/>
                <w:color w:val="000000" w:themeColor="text1"/>
                <w:sz w:val="16"/>
                <w:szCs w:val="16"/>
              </w:rPr>
            </w:pPr>
          </w:p>
        </w:tc>
      </w:tr>
      <w:tr w:rsidR="00A73D91" w:rsidRPr="00A43661" w14:paraId="68666932" w14:textId="7D9F3E01" w:rsidTr="005978FD">
        <w:trPr>
          <w:gridAfter w:val="1"/>
          <w:wAfter w:w="2626" w:type="dxa"/>
        </w:trPr>
        <w:tc>
          <w:tcPr>
            <w:tcW w:w="857" w:type="dxa"/>
          </w:tcPr>
          <w:p w14:paraId="7B90A80E"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78C1B97" w14:textId="705C288F"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EmpID</w:t>
            </w:r>
            <w:proofErr w:type="spellEnd"/>
          </w:p>
        </w:tc>
        <w:tc>
          <w:tcPr>
            <w:tcW w:w="1362" w:type="dxa"/>
          </w:tcPr>
          <w:p w14:paraId="550B6F75" w14:textId="00C5BD05" w:rsidR="00A73D91" w:rsidRPr="00A43661" w:rsidRDefault="008D2B20">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32BFC23B" w14:textId="25AAAE90"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4DEC11D7" w14:textId="7310597C" w:rsidR="00A73D91" w:rsidRDefault="00A73D91" w:rsidP="00685A31">
            <w:pPr>
              <w:rPr>
                <w:rFonts w:ascii="Verdana" w:hAnsi="Verdana"/>
                <w:color w:val="000000" w:themeColor="text1"/>
                <w:sz w:val="16"/>
                <w:szCs w:val="16"/>
              </w:rPr>
            </w:pP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p>
          <w:p w14:paraId="647C77E8" w14:textId="016C1BEA"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p>
          <w:p w14:paraId="73A03DA4"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Employee_Hierarchy</w:t>
            </w:r>
            <w:proofErr w:type="spellEnd"/>
          </w:p>
          <w:p w14:paraId="018B2C67" w14:textId="6569BA9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611AB9AD" w14:textId="77777777" w:rsidR="00A73D91" w:rsidRPr="00A43661" w:rsidRDefault="00A73D91" w:rsidP="00685A31">
            <w:pPr>
              <w:rPr>
                <w:rFonts w:ascii="Verdana" w:hAnsi="Verdana"/>
                <w:color w:val="000000" w:themeColor="text1"/>
                <w:sz w:val="16"/>
                <w:szCs w:val="16"/>
              </w:rPr>
            </w:pPr>
          </w:p>
        </w:tc>
      </w:tr>
      <w:tr w:rsidR="00A73D91" w:rsidRPr="00A43661" w14:paraId="51C3C399" w14:textId="595211B7" w:rsidTr="005978FD">
        <w:trPr>
          <w:gridAfter w:val="1"/>
          <w:wAfter w:w="2626" w:type="dxa"/>
          <w:trHeight w:val="7046"/>
        </w:trPr>
        <w:tc>
          <w:tcPr>
            <w:tcW w:w="857" w:type="dxa"/>
          </w:tcPr>
          <w:p w14:paraId="59C4E06A"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0E220FD" w14:textId="7F0B85A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SiteID</w:t>
            </w:r>
            <w:proofErr w:type="spellEnd"/>
          </w:p>
        </w:tc>
        <w:tc>
          <w:tcPr>
            <w:tcW w:w="1362" w:type="dxa"/>
          </w:tcPr>
          <w:p w14:paraId="2E188BFD" w14:textId="25E1B94C"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7EBF28F8" w14:textId="1FF79FA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251E204B" w14:textId="73BA47B4" w:rsidR="00A73D91" w:rsidRDefault="00E311CC" w:rsidP="00685A31">
            <w:pPr>
              <w:rPr>
                <w:rFonts w:ascii="Verdana" w:hAnsi="Verdana"/>
                <w:color w:val="000000" w:themeColor="text1"/>
                <w:sz w:val="16"/>
                <w:szCs w:val="16"/>
              </w:rPr>
            </w:pPr>
            <w:r>
              <w:rPr>
                <w:rFonts w:ascii="Verdana" w:hAnsi="Verdana"/>
                <w:color w:val="000000" w:themeColor="text1"/>
                <w:sz w:val="16"/>
                <w:szCs w:val="16"/>
              </w:rPr>
              <w:t xml:space="preserve">Employee </w:t>
            </w:r>
            <w:r w:rsidR="00A73D91" w:rsidRPr="00A43661">
              <w:rPr>
                <w:rFonts w:ascii="Verdana" w:hAnsi="Verdana"/>
                <w:color w:val="000000" w:themeColor="text1"/>
                <w:sz w:val="16"/>
                <w:szCs w:val="16"/>
              </w:rPr>
              <w:t>Site</w:t>
            </w:r>
          </w:p>
          <w:p w14:paraId="6F38F5F1" w14:textId="77777777" w:rsidR="00A73D91" w:rsidRPr="008D4BA7" w:rsidRDefault="00A73D91" w:rsidP="008D4BA7">
            <w:pPr>
              <w:rPr>
                <w:rFonts w:ascii="Verdana" w:hAnsi="Verdana"/>
                <w:color w:val="000000" w:themeColor="text1"/>
                <w:sz w:val="16"/>
                <w:szCs w:val="16"/>
              </w:rPr>
            </w:pPr>
            <w:r w:rsidRPr="008D4BA7">
              <w:rPr>
                <w:rFonts w:ascii="Verdana" w:hAnsi="Verdana"/>
                <w:color w:val="000000" w:themeColor="text1"/>
                <w:sz w:val="16"/>
                <w:szCs w:val="16"/>
              </w:rPr>
              <w:t>The site where the scorecard is created.  Valid site IDs are:</w:t>
            </w:r>
          </w:p>
          <w:p w14:paraId="42FFE3F1" w14:textId="77777777" w:rsidR="00C06EA5" w:rsidRPr="00C06EA5" w:rsidRDefault="00C06EA5" w:rsidP="00C06EA5">
            <w:pPr>
              <w:rPr>
                <w:rFonts w:ascii="Verdana" w:hAnsi="Verdana"/>
                <w:color w:val="000000" w:themeColor="text1"/>
                <w:sz w:val="16"/>
                <w:szCs w:val="16"/>
              </w:rPr>
            </w:pPr>
            <w:proofErr w:type="spellStart"/>
            <w:r w:rsidRPr="00C06EA5">
              <w:rPr>
                <w:rFonts w:ascii="Verdana" w:hAnsi="Verdana"/>
                <w:color w:val="000000" w:themeColor="text1"/>
                <w:sz w:val="16"/>
                <w:szCs w:val="16"/>
              </w:rPr>
              <w:t>SiteID</w:t>
            </w:r>
            <w:proofErr w:type="spellEnd"/>
            <w:r w:rsidRPr="00C06EA5">
              <w:rPr>
                <w:rFonts w:ascii="Verdana" w:hAnsi="Verdana"/>
                <w:color w:val="000000" w:themeColor="text1"/>
                <w:sz w:val="16"/>
                <w:szCs w:val="16"/>
              </w:rPr>
              <w:tab/>
              <w:t>City</w:t>
            </w:r>
          </w:p>
          <w:p w14:paraId="6DD873B5"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w:t>
            </w:r>
            <w:r w:rsidRPr="00C06EA5">
              <w:rPr>
                <w:rFonts w:ascii="Verdana" w:hAnsi="Verdana"/>
                <w:color w:val="000000" w:themeColor="text1"/>
                <w:sz w:val="16"/>
                <w:szCs w:val="16"/>
              </w:rPr>
              <w:tab/>
              <w:t>Bogalusa</w:t>
            </w:r>
          </w:p>
          <w:p w14:paraId="23DBDAD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2</w:t>
            </w:r>
            <w:r w:rsidRPr="00C06EA5">
              <w:rPr>
                <w:rFonts w:ascii="Verdana" w:hAnsi="Verdana"/>
                <w:color w:val="000000" w:themeColor="text1"/>
                <w:sz w:val="16"/>
                <w:szCs w:val="16"/>
              </w:rPr>
              <w:tab/>
              <w:t>Boise</w:t>
            </w:r>
          </w:p>
          <w:p w14:paraId="44666BB4"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3</w:t>
            </w:r>
            <w:r w:rsidRPr="00C06EA5">
              <w:rPr>
                <w:rFonts w:ascii="Verdana" w:hAnsi="Verdana"/>
                <w:color w:val="000000" w:themeColor="text1"/>
                <w:sz w:val="16"/>
                <w:szCs w:val="16"/>
              </w:rPr>
              <w:tab/>
              <w:t>Brownsville</w:t>
            </w:r>
          </w:p>
          <w:p w14:paraId="283EA1D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4</w:t>
            </w:r>
            <w:r w:rsidRPr="00C06EA5">
              <w:rPr>
                <w:rFonts w:ascii="Verdana" w:hAnsi="Verdana"/>
                <w:color w:val="000000" w:themeColor="text1"/>
                <w:sz w:val="16"/>
                <w:szCs w:val="16"/>
              </w:rPr>
              <w:tab/>
              <w:t>Chester</w:t>
            </w:r>
          </w:p>
          <w:p w14:paraId="05D2CF6F"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5</w:t>
            </w:r>
            <w:r w:rsidRPr="00C06EA5">
              <w:rPr>
                <w:rFonts w:ascii="Verdana" w:hAnsi="Verdana"/>
                <w:color w:val="000000" w:themeColor="text1"/>
                <w:sz w:val="16"/>
                <w:szCs w:val="16"/>
              </w:rPr>
              <w:tab/>
              <w:t>Coralville</w:t>
            </w:r>
          </w:p>
          <w:p w14:paraId="036C7626"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6</w:t>
            </w:r>
            <w:r w:rsidRPr="00C06EA5">
              <w:rPr>
                <w:rFonts w:ascii="Verdana" w:hAnsi="Verdana"/>
                <w:color w:val="000000" w:themeColor="text1"/>
                <w:sz w:val="16"/>
                <w:szCs w:val="16"/>
              </w:rPr>
              <w:tab/>
              <w:t>Corbin</w:t>
            </w:r>
          </w:p>
          <w:p w14:paraId="72FD3258"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7</w:t>
            </w:r>
            <w:r w:rsidRPr="00C06EA5">
              <w:rPr>
                <w:rFonts w:ascii="Verdana" w:hAnsi="Verdana"/>
                <w:color w:val="000000" w:themeColor="text1"/>
                <w:sz w:val="16"/>
                <w:szCs w:val="16"/>
              </w:rPr>
              <w:tab/>
              <w:t>Hattiesburg</w:t>
            </w:r>
          </w:p>
          <w:p w14:paraId="7681500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8</w:t>
            </w:r>
            <w:r w:rsidRPr="00C06EA5">
              <w:rPr>
                <w:rFonts w:ascii="Verdana" w:hAnsi="Verdana"/>
                <w:color w:val="000000" w:themeColor="text1"/>
                <w:sz w:val="16"/>
                <w:szCs w:val="16"/>
              </w:rPr>
              <w:tab/>
              <w:t>Houston</w:t>
            </w:r>
          </w:p>
          <w:p w14:paraId="59E90D1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9</w:t>
            </w:r>
            <w:r w:rsidRPr="00C06EA5">
              <w:rPr>
                <w:rFonts w:ascii="Verdana" w:hAnsi="Verdana"/>
                <w:color w:val="000000" w:themeColor="text1"/>
                <w:sz w:val="16"/>
                <w:szCs w:val="16"/>
              </w:rPr>
              <w:tab/>
              <w:t>London</w:t>
            </w:r>
          </w:p>
          <w:p w14:paraId="5CA8FE41"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10</w:t>
            </w:r>
            <w:r w:rsidRPr="00C06EA5">
              <w:rPr>
                <w:rFonts w:ascii="Verdana" w:hAnsi="Verdana"/>
                <w:color w:val="000000" w:themeColor="text1"/>
                <w:sz w:val="16"/>
                <w:szCs w:val="16"/>
              </w:rPr>
              <w:tab/>
              <w:t>Lawrence</w:t>
            </w:r>
          </w:p>
          <w:p w14:paraId="5A2EF2F5"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11</w:t>
            </w:r>
            <w:r w:rsidRPr="00C06EA5">
              <w:rPr>
                <w:rFonts w:ascii="Verdana" w:hAnsi="Verdana"/>
                <w:color w:val="000000" w:themeColor="text1"/>
                <w:sz w:val="16"/>
                <w:szCs w:val="16"/>
              </w:rPr>
              <w:tab/>
              <w:t>Layton</w:t>
            </w:r>
          </w:p>
          <w:p w14:paraId="562B77B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12</w:t>
            </w:r>
            <w:r w:rsidRPr="00C06EA5">
              <w:rPr>
                <w:rFonts w:ascii="Verdana" w:hAnsi="Verdana"/>
                <w:color w:val="000000" w:themeColor="text1"/>
                <w:sz w:val="16"/>
                <w:szCs w:val="16"/>
              </w:rPr>
              <w:tab/>
              <w:t>Lynn Haven</w:t>
            </w:r>
          </w:p>
          <w:p w14:paraId="5C9BC79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13</w:t>
            </w:r>
            <w:r w:rsidRPr="00C06EA5">
              <w:rPr>
                <w:rFonts w:ascii="Verdana" w:hAnsi="Verdana"/>
                <w:color w:val="000000" w:themeColor="text1"/>
                <w:sz w:val="16"/>
                <w:szCs w:val="16"/>
              </w:rPr>
              <w:tab/>
              <w:t>Pearl</w:t>
            </w:r>
          </w:p>
          <w:p w14:paraId="5F44190F"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14</w:t>
            </w:r>
            <w:r w:rsidRPr="00C06EA5">
              <w:rPr>
                <w:rFonts w:ascii="Verdana" w:hAnsi="Verdana"/>
                <w:color w:val="000000" w:themeColor="text1"/>
                <w:sz w:val="16"/>
                <w:szCs w:val="16"/>
              </w:rPr>
              <w:tab/>
              <w:t>Phoenix</w:t>
            </w:r>
          </w:p>
          <w:p w14:paraId="5282394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15</w:t>
            </w:r>
            <w:r w:rsidRPr="00C06EA5">
              <w:rPr>
                <w:rFonts w:ascii="Verdana" w:hAnsi="Verdana"/>
                <w:color w:val="000000" w:themeColor="text1"/>
                <w:sz w:val="16"/>
                <w:szCs w:val="16"/>
              </w:rPr>
              <w:tab/>
              <w:t>Riverview</w:t>
            </w:r>
          </w:p>
          <w:p w14:paraId="68DD2B8B"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lastRenderedPageBreak/>
              <w:t>16</w:t>
            </w:r>
            <w:r w:rsidRPr="00C06EA5">
              <w:rPr>
                <w:rFonts w:ascii="Verdana" w:hAnsi="Verdana"/>
                <w:color w:val="000000" w:themeColor="text1"/>
                <w:sz w:val="16"/>
                <w:szCs w:val="16"/>
              </w:rPr>
              <w:tab/>
              <w:t>Sandy</w:t>
            </w:r>
          </w:p>
          <w:p w14:paraId="07DC54E8"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17</w:t>
            </w:r>
            <w:r w:rsidRPr="00C06EA5">
              <w:rPr>
                <w:rFonts w:ascii="Verdana" w:hAnsi="Verdana"/>
                <w:color w:val="000000" w:themeColor="text1"/>
                <w:sz w:val="16"/>
                <w:szCs w:val="16"/>
              </w:rPr>
              <w:tab/>
              <w:t>Waco</w:t>
            </w:r>
          </w:p>
          <w:p w14:paraId="2AB200DB"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18</w:t>
            </w:r>
            <w:r w:rsidRPr="00C06EA5">
              <w:rPr>
                <w:rFonts w:ascii="Verdana" w:hAnsi="Verdana"/>
                <w:color w:val="000000" w:themeColor="text1"/>
                <w:sz w:val="16"/>
                <w:szCs w:val="16"/>
              </w:rPr>
              <w:tab/>
              <w:t>Winchester</w:t>
            </w:r>
          </w:p>
          <w:p w14:paraId="2CE392C3" w14:textId="77777777" w:rsid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20</w:t>
            </w:r>
            <w:r w:rsidRPr="00C06EA5">
              <w:rPr>
                <w:rFonts w:ascii="Verdana" w:hAnsi="Verdana"/>
                <w:color w:val="000000" w:themeColor="text1"/>
                <w:sz w:val="16"/>
                <w:szCs w:val="16"/>
              </w:rPr>
              <w:tab/>
              <w:t>Arlington</w:t>
            </w:r>
          </w:p>
          <w:p w14:paraId="6437C5BB" w14:textId="248197CF"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p>
          <w:p w14:paraId="22EFC333" w14:textId="632034C5"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Dim_Site</w:t>
            </w:r>
            <w:proofErr w:type="spellEnd"/>
          </w:p>
          <w:p w14:paraId="0693BDEA" w14:textId="636FC666" w:rsidR="00A73D91" w:rsidRPr="00A43661" w:rsidRDefault="00F45959" w:rsidP="00F45959">
            <w:pPr>
              <w:rPr>
                <w:rFonts w:ascii="Verdana" w:hAnsi="Verdana"/>
                <w:color w:val="000000" w:themeColor="text1"/>
                <w:sz w:val="16"/>
                <w:szCs w:val="16"/>
              </w:rPr>
            </w:pPr>
            <w:r>
              <w:rPr>
                <w:rFonts w:ascii="Verdana" w:hAnsi="Verdana"/>
                <w:color w:val="000000" w:themeColor="text1"/>
                <w:sz w:val="16"/>
                <w:szCs w:val="16"/>
              </w:rPr>
              <w:t>Note: not all sites are active.  Only allow active sites to be selected.</w:t>
            </w:r>
          </w:p>
        </w:tc>
        <w:tc>
          <w:tcPr>
            <w:tcW w:w="2626" w:type="dxa"/>
            <w:tcBorders>
              <w:top w:val="single" w:sz="4" w:space="0" w:color="auto"/>
              <w:left w:val="nil"/>
              <w:bottom w:val="single" w:sz="4" w:space="0" w:color="auto"/>
            </w:tcBorders>
          </w:tcPr>
          <w:p w14:paraId="3C7E7A97" w14:textId="77777777" w:rsidR="00A73D91" w:rsidRPr="00A43661" w:rsidRDefault="00A73D91" w:rsidP="00685A31">
            <w:pPr>
              <w:rPr>
                <w:rFonts w:ascii="Verdana" w:hAnsi="Verdana"/>
                <w:color w:val="000000" w:themeColor="text1"/>
                <w:sz w:val="16"/>
                <w:szCs w:val="16"/>
              </w:rPr>
            </w:pPr>
          </w:p>
        </w:tc>
      </w:tr>
      <w:tr w:rsidR="00A73D91" w:rsidRPr="00A43661" w14:paraId="7FC4C35E" w14:textId="5B31B5EA" w:rsidTr="005978FD">
        <w:trPr>
          <w:gridAfter w:val="1"/>
          <w:wAfter w:w="2626" w:type="dxa"/>
          <w:trHeight w:val="1430"/>
        </w:trPr>
        <w:tc>
          <w:tcPr>
            <w:tcW w:w="857" w:type="dxa"/>
          </w:tcPr>
          <w:p w14:paraId="566F5267" w14:textId="22E93D7D"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7B92578" w14:textId="3A87EF39"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isUCID</w:t>
            </w:r>
            <w:proofErr w:type="spellEnd"/>
          </w:p>
        </w:tc>
        <w:tc>
          <w:tcPr>
            <w:tcW w:w="1362" w:type="dxa"/>
          </w:tcPr>
          <w:p w14:paraId="64DF1D38" w14:textId="0C2068F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5E70E920" w14:textId="1B666845"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07C15367" w14:textId="39276AF9" w:rsidR="00A73D91" w:rsidRDefault="00A73D91" w:rsidP="00D55AA9">
            <w:pPr>
              <w:rPr>
                <w:rFonts w:ascii="Verdana" w:hAnsi="Verdana"/>
                <w:color w:val="000000" w:themeColor="text1"/>
                <w:sz w:val="16"/>
                <w:szCs w:val="16"/>
              </w:rPr>
            </w:pPr>
            <w:r>
              <w:rPr>
                <w:rFonts w:ascii="Verdana" w:hAnsi="Verdana"/>
                <w:color w:val="000000" w:themeColor="text1"/>
                <w:sz w:val="16"/>
                <w:szCs w:val="16"/>
              </w:rPr>
              <w:t>Universal Call ID</w:t>
            </w:r>
            <w:r w:rsidRPr="00A43661">
              <w:rPr>
                <w:rFonts w:ascii="Verdana" w:hAnsi="Verdana"/>
                <w:color w:val="000000" w:themeColor="text1"/>
                <w:sz w:val="16"/>
                <w:szCs w:val="16"/>
              </w:rPr>
              <w:t xml:space="preserve"> decision field.</w:t>
            </w:r>
          </w:p>
          <w:p w14:paraId="2CAC4D2A" w14:textId="1EA951FD" w:rsidR="00A73D91" w:rsidRPr="00A43661" w:rsidRDefault="00A73D91" w:rsidP="00D55AA9">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1D1CC1A7" w14:textId="77777777" w:rsidR="00A73D91" w:rsidRDefault="00A73D91" w:rsidP="00D55AA9">
            <w:pPr>
              <w:rPr>
                <w:rFonts w:ascii="Verdana" w:hAnsi="Verdana"/>
                <w:color w:val="000000" w:themeColor="text1"/>
                <w:sz w:val="16"/>
                <w:szCs w:val="16"/>
              </w:rPr>
            </w:pPr>
          </w:p>
        </w:tc>
      </w:tr>
      <w:tr w:rsidR="00A73D91" w:rsidRPr="00A43661" w14:paraId="14C05DD5" w14:textId="733DEFDE" w:rsidTr="005978FD">
        <w:trPr>
          <w:gridAfter w:val="1"/>
          <w:wAfter w:w="2626" w:type="dxa"/>
        </w:trPr>
        <w:tc>
          <w:tcPr>
            <w:tcW w:w="857" w:type="dxa"/>
          </w:tcPr>
          <w:p w14:paraId="21056F7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8929EF8" w14:textId="27E5684C"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UCID</w:t>
            </w:r>
          </w:p>
        </w:tc>
        <w:tc>
          <w:tcPr>
            <w:tcW w:w="1362" w:type="dxa"/>
          </w:tcPr>
          <w:p w14:paraId="5BE96F6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25639E0F" w14:textId="79B4C59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39DE603" w14:textId="153F6F7E" w:rsidR="00A73D91" w:rsidRDefault="00A73D91" w:rsidP="00685A31">
            <w:pPr>
              <w:rPr>
                <w:rFonts w:ascii="Verdana" w:hAnsi="Verdana"/>
                <w:color w:val="000000" w:themeColor="text1"/>
                <w:sz w:val="16"/>
                <w:szCs w:val="16"/>
              </w:rPr>
            </w:pPr>
            <w:r>
              <w:rPr>
                <w:rFonts w:ascii="Verdana" w:hAnsi="Verdana"/>
                <w:color w:val="000000" w:themeColor="text1"/>
                <w:sz w:val="16"/>
                <w:szCs w:val="16"/>
              </w:rPr>
              <w:t>Universal Call ID</w:t>
            </w:r>
          </w:p>
          <w:p w14:paraId="79B35E8B" w14:textId="6B8DDFDF"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2A280D70" w14:textId="77777777" w:rsidR="00A73D91" w:rsidRDefault="00A73D91" w:rsidP="00685A31">
            <w:pPr>
              <w:rPr>
                <w:rFonts w:ascii="Verdana" w:hAnsi="Verdana"/>
                <w:color w:val="000000" w:themeColor="text1"/>
                <w:sz w:val="16"/>
                <w:szCs w:val="16"/>
              </w:rPr>
            </w:pPr>
          </w:p>
        </w:tc>
      </w:tr>
      <w:tr w:rsidR="00A73D91" w:rsidRPr="00A43661" w14:paraId="2B68456E" w14:textId="5D9849D8" w:rsidTr="005978FD">
        <w:trPr>
          <w:gridAfter w:val="1"/>
          <w:wAfter w:w="2626" w:type="dxa"/>
        </w:trPr>
        <w:tc>
          <w:tcPr>
            <w:tcW w:w="857" w:type="dxa"/>
          </w:tcPr>
          <w:p w14:paraId="32DC7F62"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00FA59F" w14:textId="6823E52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isVerintID</w:t>
            </w:r>
            <w:proofErr w:type="spellEnd"/>
          </w:p>
        </w:tc>
        <w:tc>
          <w:tcPr>
            <w:tcW w:w="1362" w:type="dxa"/>
          </w:tcPr>
          <w:p w14:paraId="0351A87F" w14:textId="7C23C3E7"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6EB9BA8B" w14:textId="2B5C9FAD"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CD26599"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VERINT</w:t>
            </w:r>
            <w:r w:rsidRPr="00A43661">
              <w:rPr>
                <w:rFonts w:ascii="Verdana" w:hAnsi="Verdana"/>
                <w:color w:val="000000" w:themeColor="text1"/>
                <w:sz w:val="16"/>
                <w:szCs w:val="16"/>
              </w:rPr>
              <w:t xml:space="preserve"> Monitor decision field.</w:t>
            </w:r>
          </w:p>
          <w:p w14:paraId="66365F5B" w14:textId="6E907486"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3655BA3D" w14:textId="77777777" w:rsidR="00A73D91" w:rsidRDefault="00A73D91" w:rsidP="00685A31">
            <w:pPr>
              <w:rPr>
                <w:rFonts w:ascii="Verdana" w:hAnsi="Verdana"/>
                <w:color w:val="000000" w:themeColor="text1"/>
                <w:sz w:val="16"/>
                <w:szCs w:val="16"/>
              </w:rPr>
            </w:pPr>
          </w:p>
        </w:tc>
      </w:tr>
      <w:tr w:rsidR="00A73D91" w:rsidRPr="00A43661" w14:paraId="2BDD0F6C" w14:textId="11D676AD" w:rsidTr="005978FD">
        <w:trPr>
          <w:gridAfter w:val="1"/>
          <w:wAfter w:w="2626" w:type="dxa"/>
        </w:trPr>
        <w:tc>
          <w:tcPr>
            <w:tcW w:w="857" w:type="dxa"/>
          </w:tcPr>
          <w:p w14:paraId="5A3C5DA8"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8E1E7EC" w14:textId="6F9A1865"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VerintID</w:t>
            </w:r>
            <w:proofErr w:type="spellEnd"/>
          </w:p>
        </w:tc>
        <w:tc>
          <w:tcPr>
            <w:tcW w:w="1362" w:type="dxa"/>
          </w:tcPr>
          <w:p w14:paraId="6D8B262B"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E442CDF" w14:textId="270D690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301F9843"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VERINT</w:t>
            </w:r>
            <w:r w:rsidRPr="00A43661">
              <w:rPr>
                <w:rFonts w:ascii="Verdana" w:hAnsi="Verdana"/>
                <w:color w:val="000000" w:themeColor="text1"/>
                <w:sz w:val="16"/>
                <w:szCs w:val="16"/>
              </w:rPr>
              <w:t xml:space="preserve"> Contact/Journal Number</w:t>
            </w:r>
          </w:p>
          <w:p w14:paraId="687A140B" w14:textId="5C71535B"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6B938D62" w14:textId="77777777" w:rsidR="00A73D91" w:rsidRDefault="00A73D91" w:rsidP="00685A31">
            <w:pPr>
              <w:rPr>
                <w:rFonts w:ascii="Verdana" w:hAnsi="Verdana"/>
                <w:color w:val="000000" w:themeColor="text1"/>
                <w:sz w:val="16"/>
                <w:szCs w:val="16"/>
              </w:rPr>
            </w:pPr>
          </w:p>
        </w:tc>
      </w:tr>
      <w:tr w:rsidR="00A73D91" w:rsidRPr="00A43661" w14:paraId="7BBFCAD3" w14:textId="16A3CDD5" w:rsidTr="005978FD">
        <w:trPr>
          <w:gridAfter w:val="1"/>
          <w:wAfter w:w="2626" w:type="dxa"/>
        </w:trPr>
        <w:tc>
          <w:tcPr>
            <w:tcW w:w="857" w:type="dxa"/>
          </w:tcPr>
          <w:p w14:paraId="5AA5769A"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AE67C84" w14:textId="77777777" w:rsidR="00A73D91"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isAvokeID</w:t>
            </w:r>
            <w:proofErr w:type="spellEnd"/>
          </w:p>
          <w:p w14:paraId="18C3E005" w14:textId="538B6741" w:rsidR="00A73D91" w:rsidRPr="00764296" w:rsidRDefault="00A73D91">
            <w:pPr>
              <w:ind w:firstLineChars="100" w:firstLine="160"/>
              <w:rPr>
                <w:rFonts w:ascii="Verdana" w:hAnsi="Verdana" w:cs="Calibri"/>
                <w:color w:val="000000" w:themeColor="text1"/>
                <w:sz w:val="16"/>
                <w:szCs w:val="16"/>
              </w:rPr>
            </w:pPr>
          </w:p>
        </w:tc>
        <w:tc>
          <w:tcPr>
            <w:tcW w:w="1362" w:type="dxa"/>
          </w:tcPr>
          <w:p w14:paraId="2D75CCC6" w14:textId="65BDDBF6"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1B3DA12C"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743A806" w14:textId="3991C060"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Avoke</w:t>
            </w:r>
            <w:proofErr w:type="spellEnd"/>
            <w:r>
              <w:rPr>
                <w:rFonts w:ascii="Verdana" w:hAnsi="Verdana"/>
                <w:color w:val="000000" w:themeColor="text1"/>
                <w:sz w:val="16"/>
                <w:szCs w:val="16"/>
              </w:rPr>
              <w:t xml:space="preserve"> </w:t>
            </w:r>
            <w:r w:rsidRPr="00A43661">
              <w:rPr>
                <w:rFonts w:ascii="Verdana" w:hAnsi="Verdana"/>
                <w:color w:val="000000" w:themeColor="text1"/>
                <w:sz w:val="16"/>
                <w:szCs w:val="16"/>
              </w:rPr>
              <w:t>decision field.</w:t>
            </w:r>
          </w:p>
          <w:p w14:paraId="449D4E33" w14:textId="4BDFA615"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Asscociated</w:t>
            </w:r>
            <w:proofErr w:type="spellEnd"/>
            <w:r>
              <w:rPr>
                <w:rFonts w:ascii="Verdana" w:hAnsi="Verdana"/>
                <w:color w:val="000000" w:themeColor="text1"/>
                <w:sz w:val="16"/>
                <w:szCs w:val="16"/>
              </w:rPr>
              <w:t xml:space="preserve"> with Behavioral Analytics </w:t>
            </w:r>
            <w:r>
              <w:rPr>
                <w:rFonts w:ascii="Verdana" w:hAnsi="Verdana"/>
                <w:color w:val="000000" w:themeColor="text1"/>
                <w:sz w:val="16"/>
                <w:szCs w:val="16"/>
              </w:rPr>
              <w:lastRenderedPageBreak/>
              <w:t>Monitor</w:t>
            </w:r>
          </w:p>
          <w:p w14:paraId="265CD546" w14:textId="049A54BD"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251C2724" w14:textId="77777777" w:rsidR="00A73D91" w:rsidRDefault="00A73D91" w:rsidP="00685A31">
            <w:pPr>
              <w:rPr>
                <w:rFonts w:ascii="Verdana" w:hAnsi="Verdana"/>
                <w:color w:val="000000" w:themeColor="text1"/>
                <w:sz w:val="16"/>
                <w:szCs w:val="16"/>
              </w:rPr>
            </w:pPr>
          </w:p>
        </w:tc>
      </w:tr>
      <w:tr w:rsidR="00A73D91" w:rsidRPr="00A43661" w14:paraId="783C1E7E" w14:textId="441663D9" w:rsidTr="005978FD">
        <w:trPr>
          <w:gridAfter w:val="1"/>
          <w:wAfter w:w="2626" w:type="dxa"/>
        </w:trPr>
        <w:tc>
          <w:tcPr>
            <w:tcW w:w="857" w:type="dxa"/>
          </w:tcPr>
          <w:p w14:paraId="07D4E895"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DEB4D36" w14:textId="1103D38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AvokeID</w:t>
            </w:r>
            <w:proofErr w:type="spellEnd"/>
          </w:p>
        </w:tc>
        <w:tc>
          <w:tcPr>
            <w:tcW w:w="1362" w:type="dxa"/>
          </w:tcPr>
          <w:p w14:paraId="16FDC31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20334013" w14:textId="48841C45"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A09C77D" w14:textId="6875C3BB" w:rsidR="00A73D91" w:rsidRDefault="00A73D91" w:rsidP="00685A31">
            <w:pPr>
              <w:rPr>
                <w:rFonts w:ascii="Verdana" w:hAnsi="Verdana"/>
                <w:color w:val="000000" w:themeColor="text1"/>
                <w:sz w:val="16"/>
                <w:szCs w:val="16"/>
              </w:rPr>
            </w:pPr>
            <w:r>
              <w:rPr>
                <w:rFonts w:ascii="Verdana" w:hAnsi="Verdana"/>
                <w:color w:val="000000" w:themeColor="text1"/>
                <w:sz w:val="16"/>
                <w:szCs w:val="16"/>
              </w:rPr>
              <w:t>Associated with Behavioral Analytics ID</w:t>
            </w:r>
          </w:p>
          <w:p w14:paraId="2FB1953A" w14:textId="4AB69F3F"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p w14:paraId="692DDB23" w14:textId="1F8A5C71" w:rsidR="00A73D91" w:rsidRPr="00A43661" w:rsidRDefault="00A73D91" w:rsidP="00685A31">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2A015885" w14:textId="77777777" w:rsidR="00A73D91" w:rsidRDefault="00A73D91" w:rsidP="00685A31">
            <w:pPr>
              <w:rPr>
                <w:rFonts w:ascii="Verdana" w:hAnsi="Verdana"/>
                <w:color w:val="000000" w:themeColor="text1"/>
                <w:sz w:val="16"/>
                <w:szCs w:val="16"/>
              </w:rPr>
            </w:pPr>
          </w:p>
        </w:tc>
      </w:tr>
      <w:tr w:rsidR="00A73D91" w:rsidRPr="00A43661" w14:paraId="454A549A" w14:textId="10ADB43F" w:rsidTr="005978FD">
        <w:trPr>
          <w:gridAfter w:val="1"/>
          <w:wAfter w:w="2626" w:type="dxa"/>
        </w:trPr>
        <w:tc>
          <w:tcPr>
            <w:tcW w:w="857" w:type="dxa"/>
          </w:tcPr>
          <w:p w14:paraId="356AB97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A58ECA8"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isNGDActivityID</w:t>
            </w:r>
            <w:proofErr w:type="spellEnd"/>
          </w:p>
        </w:tc>
        <w:tc>
          <w:tcPr>
            <w:tcW w:w="1362" w:type="dxa"/>
          </w:tcPr>
          <w:p w14:paraId="207BC33F" w14:textId="4F3F25BB"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46FE160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5B08112C"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NGD Activity ID decision field.</w:t>
            </w:r>
          </w:p>
          <w:p w14:paraId="1CA0426B" w14:textId="5F87A44B"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72E884C3" w14:textId="77777777" w:rsidR="00A73D91" w:rsidRPr="00A43661" w:rsidRDefault="00A73D91" w:rsidP="00685A31">
            <w:pPr>
              <w:rPr>
                <w:rFonts w:ascii="Verdana" w:hAnsi="Verdana"/>
                <w:color w:val="000000" w:themeColor="text1"/>
                <w:sz w:val="16"/>
                <w:szCs w:val="16"/>
              </w:rPr>
            </w:pPr>
          </w:p>
        </w:tc>
      </w:tr>
      <w:tr w:rsidR="00A73D91" w:rsidRPr="00A43661" w14:paraId="4E08882C" w14:textId="5D3A2FAA" w:rsidTr="005978FD">
        <w:trPr>
          <w:gridAfter w:val="1"/>
          <w:wAfter w:w="2626" w:type="dxa"/>
        </w:trPr>
        <w:tc>
          <w:tcPr>
            <w:tcW w:w="857" w:type="dxa"/>
          </w:tcPr>
          <w:p w14:paraId="4F9C6FF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F8100CC" w14:textId="1A092B8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NGDActivityID</w:t>
            </w:r>
            <w:proofErr w:type="spellEnd"/>
          </w:p>
        </w:tc>
        <w:tc>
          <w:tcPr>
            <w:tcW w:w="1362" w:type="dxa"/>
          </w:tcPr>
          <w:p w14:paraId="53085B50"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2A3F7AA" w14:textId="0F3D694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BF49E8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NGD Activity ID</w:t>
            </w:r>
          </w:p>
          <w:p w14:paraId="6760E1F0" w14:textId="08133990"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1C436C25" w14:textId="77777777" w:rsidR="00A73D91" w:rsidRPr="00A43661" w:rsidRDefault="00A73D91" w:rsidP="00685A31">
            <w:pPr>
              <w:rPr>
                <w:rFonts w:ascii="Verdana" w:hAnsi="Verdana"/>
                <w:color w:val="000000" w:themeColor="text1"/>
                <w:sz w:val="16"/>
                <w:szCs w:val="16"/>
              </w:rPr>
            </w:pPr>
          </w:p>
        </w:tc>
      </w:tr>
      <w:tr w:rsidR="00A73D91" w:rsidRPr="00A43661" w14:paraId="3DA4AF3A" w14:textId="619883AF" w:rsidTr="005978FD">
        <w:trPr>
          <w:gridAfter w:val="1"/>
          <w:wAfter w:w="2626" w:type="dxa"/>
        </w:trPr>
        <w:tc>
          <w:tcPr>
            <w:tcW w:w="857" w:type="dxa"/>
          </w:tcPr>
          <w:p w14:paraId="51731B0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7E0CB69"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isVerified</w:t>
            </w:r>
            <w:proofErr w:type="spellEnd"/>
          </w:p>
        </w:tc>
        <w:tc>
          <w:tcPr>
            <w:tcW w:w="1362" w:type="dxa"/>
          </w:tcPr>
          <w:p w14:paraId="15E85C41" w14:textId="7B955283"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0E27ECAD"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True/Default: False</w:t>
            </w:r>
          </w:p>
        </w:tc>
        <w:tc>
          <w:tcPr>
            <w:tcW w:w="2324" w:type="dxa"/>
            <w:gridSpan w:val="2"/>
            <w:tcBorders>
              <w:right w:val="nil"/>
            </w:tcBorders>
          </w:tcPr>
          <w:p w14:paraId="15DA41ED"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Verification of information before submission of data.</w:t>
            </w:r>
          </w:p>
          <w:p w14:paraId="2CAF7221" w14:textId="711FCC7A"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3300ABEA" w14:textId="77777777" w:rsidR="00A73D91" w:rsidRPr="00A43661" w:rsidRDefault="00A73D91" w:rsidP="00685A31">
            <w:pPr>
              <w:rPr>
                <w:rFonts w:ascii="Verdana" w:hAnsi="Verdana"/>
                <w:color w:val="000000" w:themeColor="text1"/>
                <w:sz w:val="16"/>
                <w:szCs w:val="16"/>
              </w:rPr>
            </w:pPr>
          </w:p>
        </w:tc>
      </w:tr>
      <w:tr w:rsidR="00A73D91" w:rsidRPr="00A43661" w14:paraId="123A1F8D" w14:textId="3BCFF398" w:rsidTr="005978FD">
        <w:trPr>
          <w:gridAfter w:val="1"/>
          <w:wAfter w:w="2626" w:type="dxa"/>
        </w:trPr>
        <w:tc>
          <w:tcPr>
            <w:tcW w:w="857" w:type="dxa"/>
          </w:tcPr>
          <w:p w14:paraId="71E30C39"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2E58E3D7"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SubmittedDate</w:t>
            </w:r>
            <w:proofErr w:type="spellEnd"/>
          </w:p>
        </w:tc>
        <w:tc>
          <w:tcPr>
            <w:tcW w:w="1362" w:type="dxa"/>
          </w:tcPr>
          <w:p w14:paraId="23296F9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07ABE94D" w14:textId="41FC4C9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BF46B0A" w14:textId="3BA35BF5"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 xml:space="preserve">Date and Time </w:t>
            </w:r>
            <w:r w:rsidR="001D25FE">
              <w:rPr>
                <w:rFonts w:ascii="Verdana" w:hAnsi="Verdana"/>
                <w:color w:val="000000" w:themeColor="text1"/>
                <w:sz w:val="16"/>
                <w:szCs w:val="16"/>
              </w:rPr>
              <w:t>Record is Loaded</w:t>
            </w:r>
          </w:p>
          <w:p w14:paraId="1ABB4F1A" w14:textId="1AA9AD44"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Coaching Log </w:t>
            </w:r>
            <w:r w:rsidR="00E721DC">
              <w:rPr>
                <w:rFonts w:ascii="Verdana" w:hAnsi="Verdana"/>
                <w:color w:val="000000" w:themeColor="text1"/>
                <w:sz w:val="16"/>
                <w:szCs w:val="16"/>
              </w:rPr>
              <w:t xml:space="preserve">and  </w:t>
            </w:r>
            <w:proofErr w:type="spellStart"/>
            <w:r w:rsidR="00E721DC">
              <w:rPr>
                <w:rFonts w:ascii="Verdana" w:hAnsi="Verdana"/>
                <w:color w:val="000000" w:themeColor="text1"/>
                <w:sz w:val="16"/>
                <w:szCs w:val="16"/>
              </w:rPr>
              <w:t>Warning_Log</w:t>
            </w:r>
            <w:proofErr w:type="spellEnd"/>
          </w:p>
          <w:p w14:paraId="6921EDD6" w14:textId="0689C019" w:rsidR="00A73D91" w:rsidRPr="00A43661" w:rsidRDefault="00A73D91" w:rsidP="00685A31">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33C0E1EA" w14:textId="77777777" w:rsidR="00A73D91" w:rsidRPr="00A43661" w:rsidRDefault="00A73D91" w:rsidP="00685A31">
            <w:pPr>
              <w:rPr>
                <w:rFonts w:ascii="Verdana" w:hAnsi="Verdana"/>
                <w:color w:val="000000" w:themeColor="text1"/>
                <w:sz w:val="16"/>
                <w:szCs w:val="16"/>
              </w:rPr>
            </w:pPr>
          </w:p>
        </w:tc>
      </w:tr>
      <w:tr w:rsidR="00A73D91" w:rsidRPr="00A43661" w14:paraId="18D09718" w14:textId="09A7A3BB" w:rsidTr="005978FD">
        <w:trPr>
          <w:gridAfter w:val="1"/>
          <w:wAfter w:w="2626" w:type="dxa"/>
        </w:trPr>
        <w:tc>
          <w:tcPr>
            <w:tcW w:w="857" w:type="dxa"/>
          </w:tcPr>
          <w:p w14:paraId="5AD91EAA" w14:textId="1ED664A6"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67A53AC"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StartDate</w:t>
            </w:r>
            <w:proofErr w:type="spellEnd"/>
          </w:p>
        </w:tc>
        <w:tc>
          <w:tcPr>
            <w:tcW w:w="1362" w:type="dxa"/>
          </w:tcPr>
          <w:p w14:paraId="2DE8C740"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5630ACF4" w14:textId="071406F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B9FB316" w14:textId="68A650F2" w:rsidR="00716D46"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initial form load</w:t>
            </w:r>
            <w:r>
              <w:rPr>
                <w:rFonts w:ascii="Verdana" w:hAnsi="Verdana"/>
                <w:color w:val="000000" w:themeColor="text1"/>
                <w:sz w:val="16"/>
                <w:szCs w:val="16"/>
              </w:rPr>
              <w:t xml:space="preserve"> (Same as Submitted Date)</w:t>
            </w:r>
          </w:p>
          <w:p w14:paraId="4F7C3ACA" w14:textId="77777777" w:rsidR="00716D46" w:rsidRDefault="00716D46" w:rsidP="00685A31">
            <w:pPr>
              <w:rPr>
                <w:rFonts w:ascii="Verdana" w:hAnsi="Verdana"/>
                <w:color w:val="000000" w:themeColor="text1"/>
                <w:sz w:val="16"/>
                <w:szCs w:val="16"/>
              </w:rPr>
            </w:pPr>
          </w:p>
          <w:p w14:paraId="6BE84048" w14:textId="47F6EF62" w:rsidR="00716D46" w:rsidRDefault="00716D46" w:rsidP="00685A31">
            <w:pPr>
              <w:rPr>
                <w:rFonts w:ascii="Verdana" w:hAnsi="Verdana"/>
                <w:color w:val="000000" w:themeColor="text1"/>
                <w:sz w:val="16"/>
                <w:szCs w:val="16"/>
              </w:rPr>
            </w:pPr>
            <w:r>
              <w:rPr>
                <w:rFonts w:ascii="Verdana" w:hAnsi="Verdana"/>
                <w:color w:val="000000" w:themeColor="text1"/>
                <w:sz w:val="16"/>
                <w:szCs w:val="16"/>
              </w:rPr>
              <w:t>For IQS this is the same as the IQS Evaluation Date</w:t>
            </w:r>
          </w:p>
          <w:p w14:paraId="2D139257" w14:textId="62E1F04A" w:rsidR="00716D46" w:rsidRDefault="00716D46" w:rsidP="00685A31">
            <w:pPr>
              <w:rPr>
                <w:rFonts w:ascii="Verdana" w:hAnsi="Verdana"/>
                <w:color w:val="000000" w:themeColor="text1"/>
                <w:sz w:val="16"/>
                <w:szCs w:val="16"/>
              </w:rPr>
            </w:pPr>
            <w:r>
              <w:rPr>
                <w:rFonts w:ascii="Verdana" w:hAnsi="Verdana"/>
                <w:color w:val="000000" w:themeColor="text1"/>
                <w:sz w:val="16"/>
                <w:szCs w:val="16"/>
              </w:rPr>
              <w:t>This is the driver for identifying the Hierarchy</w:t>
            </w:r>
          </w:p>
          <w:p w14:paraId="76CBE543" w14:textId="77777777" w:rsidR="00A73D91" w:rsidRDefault="00A73D91" w:rsidP="009F6317">
            <w:pPr>
              <w:rPr>
                <w:rFonts w:ascii="Verdana" w:hAnsi="Verdana"/>
                <w:color w:val="000000" w:themeColor="text1"/>
                <w:sz w:val="16"/>
                <w:szCs w:val="16"/>
              </w:rPr>
            </w:pPr>
            <w:r>
              <w:rPr>
                <w:rFonts w:ascii="Verdana" w:hAnsi="Verdana"/>
                <w:color w:val="000000" w:themeColor="text1"/>
                <w:sz w:val="16"/>
                <w:szCs w:val="16"/>
              </w:rPr>
              <w:t xml:space="preserve">Coaching Log </w:t>
            </w:r>
          </w:p>
          <w:p w14:paraId="2467EA27" w14:textId="3C619479" w:rsidR="00A73D91" w:rsidRPr="00A43661" w:rsidRDefault="00A73D91" w:rsidP="009F6317">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7F40E89D" w14:textId="77777777" w:rsidR="00A73D91" w:rsidRPr="00A43661" w:rsidRDefault="00A73D91" w:rsidP="00685A31">
            <w:pPr>
              <w:rPr>
                <w:rFonts w:ascii="Verdana" w:hAnsi="Verdana"/>
                <w:color w:val="000000" w:themeColor="text1"/>
                <w:sz w:val="16"/>
                <w:szCs w:val="16"/>
              </w:rPr>
            </w:pPr>
          </w:p>
        </w:tc>
      </w:tr>
      <w:tr w:rsidR="00A73D91" w:rsidRPr="00A43661" w14:paraId="48851850" w14:textId="7828CB43" w:rsidTr="005978FD">
        <w:trPr>
          <w:gridAfter w:val="1"/>
          <w:wAfter w:w="2626" w:type="dxa"/>
        </w:trPr>
        <w:tc>
          <w:tcPr>
            <w:tcW w:w="857" w:type="dxa"/>
          </w:tcPr>
          <w:p w14:paraId="15412DF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08C2F33"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SupReviewedAutoDate</w:t>
            </w:r>
            <w:proofErr w:type="spellEnd"/>
          </w:p>
        </w:tc>
        <w:tc>
          <w:tcPr>
            <w:tcW w:w="1362" w:type="dxa"/>
          </w:tcPr>
          <w:p w14:paraId="1CFB774B"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761C41D3" w14:textId="265CFD97"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3ABDD2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Indirect: Date and Time [</w:t>
            </w:r>
            <w:proofErr w:type="spellStart"/>
            <w:r w:rsidRPr="00A43661">
              <w:rPr>
                <w:rFonts w:ascii="Verdana" w:hAnsi="Verdana"/>
                <w:color w:val="000000" w:themeColor="text1"/>
                <w:sz w:val="16"/>
                <w:szCs w:val="16"/>
              </w:rPr>
              <w:t>strCSRSup</w:t>
            </w:r>
            <w:proofErr w:type="spellEnd"/>
            <w:r w:rsidRPr="00A43661">
              <w:rPr>
                <w:rFonts w:ascii="Verdana" w:hAnsi="Verdana"/>
                <w:color w:val="000000" w:themeColor="text1"/>
                <w:sz w:val="16"/>
                <w:szCs w:val="16"/>
              </w:rPr>
              <w:t>] reviewed form.  From form submit.</w:t>
            </w:r>
          </w:p>
          <w:p w14:paraId="35162F3B" w14:textId="734F1BC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500ACFB0" w14:textId="77777777" w:rsidR="00A73D91" w:rsidRPr="00A43661" w:rsidRDefault="00A73D91" w:rsidP="00685A31">
            <w:pPr>
              <w:rPr>
                <w:rFonts w:ascii="Verdana" w:hAnsi="Verdana"/>
                <w:color w:val="000000" w:themeColor="text1"/>
                <w:sz w:val="16"/>
                <w:szCs w:val="16"/>
              </w:rPr>
            </w:pPr>
          </w:p>
        </w:tc>
      </w:tr>
      <w:tr w:rsidR="00A73D91" w:rsidRPr="00A43661" w14:paraId="20D20D9B" w14:textId="49CE60A3" w:rsidTr="005978FD">
        <w:trPr>
          <w:gridAfter w:val="1"/>
          <w:wAfter w:w="2626" w:type="dxa"/>
        </w:trPr>
        <w:tc>
          <w:tcPr>
            <w:tcW w:w="857" w:type="dxa"/>
          </w:tcPr>
          <w:p w14:paraId="35027FC4"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BEC5FB7"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isCSE</w:t>
            </w:r>
            <w:proofErr w:type="spellEnd"/>
          </w:p>
        </w:tc>
        <w:tc>
          <w:tcPr>
            <w:tcW w:w="1362" w:type="dxa"/>
          </w:tcPr>
          <w:p w14:paraId="7620BD54" w14:textId="421A97D6"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610C352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CEA2EA9"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Verification of Customer Service Escalation by [</w:t>
            </w:r>
            <w:proofErr w:type="spellStart"/>
            <w:r w:rsidRPr="00A43661">
              <w:rPr>
                <w:rFonts w:ascii="Verdana" w:hAnsi="Verdana"/>
                <w:color w:val="000000" w:themeColor="text1"/>
                <w:sz w:val="16"/>
                <w:szCs w:val="16"/>
              </w:rPr>
              <w:t>strCSRMgr</w:t>
            </w:r>
            <w:proofErr w:type="spellEnd"/>
            <w:r w:rsidRPr="00A43661">
              <w:rPr>
                <w:rFonts w:ascii="Verdana" w:hAnsi="Verdana"/>
                <w:color w:val="000000" w:themeColor="text1"/>
                <w:sz w:val="16"/>
                <w:szCs w:val="16"/>
              </w:rPr>
              <w:t>]</w:t>
            </w:r>
          </w:p>
          <w:p w14:paraId="2C5FF9C1" w14:textId="7F0CE33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0D5E34EB" w14:textId="77777777" w:rsidR="00A73D91" w:rsidRPr="00A43661" w:rsidRDefault="00A73D91" w:rsidP="00685A31">
            <w:pPr>
              <w:rPr>
                <w:rFonts w:ascii="Verdana" w:hAnsi="Verdana"/>
                <w:color w:val="000000" w:themeColor="text1"/>
                <w:sz w:val="16"/>
                <w:szCs w:val="16"/>
              </w:rPr>
            </w:pPr>
          </w:p>
        </w:tc>
      </w:tr>
      <w:tr w:rsidR="00A73D91" w:rsidRPr="00A43661" w14:paraId="0C31CF99" w14:textId="7220DDD4" w:rsidTr="005978FD">
        <w:trPr>
          <w:gridAfter w:val="1"/>
          <w:wAfter w:w="2626" w:type="dxa"/>
        </w:trPr>
        <w:tc>
          <w:tcPr>
            <w:tcW w:w="857" w:type="dxa"/>
          </w:tcPr>
          <w:p w14:paraId="3560BCF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B3E1869"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MgrReviewManualDate</w:t>
            </w:r>
            <w:proofErr w:type="spellEnd"/>
          </w:p>
        </w:tc>
        <w:tc>
          <w:tcPr>
            <w:tcW w:w="1362" w:type="dxa"/>
          </w:tcPr>
          <w:p w14:paraId="783B5553"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1745418C" w14:textId="58794FF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7D688BC5"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w:t>
            </w:r>
            <w:proofErr w:type="spellStart"/>
            <w:r w:rsidRPr="00A43661">
              <w:rPr>
                <w:rFonts w:ascii="Verdana" w:hAnsi="Verdana"/>
                <w:color w:val="000000" w:themeColor="text1"/>
                <w:sz w:val="16"/>
                <w:szCs w:val="16"/>
              </w:rPr>
              <w:t>strCSRMgr</w:t>
            </w:r>
            <w:proofErr w:type="spellEnd"/>
            <w:r w:rsidRPr="00A43661">
              <w:rPr>
                <w:rFonts w:ascii="Verdana" w:hAnsi="Verdana"/>
                <w:color w:val="000000" w:themeColor="text1"/>
                <w:sz w:val="16"/>
                <w:szCs w:val="16"/>
              </w:rPr>
              <w:t>] opened and reviewed form when [</w:t>
            </w:r>
            <w:proofErr w:type="spellStart"/>
            <w:r w:rsidRPr="00A43661">
              <w:rPr>
                <w:rFonts w:ascii="Verdana" w:hAnsi="Verdana"/>
                <w:color w:val="000000" w:themeColor="text1"/>
                <w:sz w:val="16"/>
                <w:szCs w:val="16"/>
              </w:rPr>
              <w:t>isCSE</w:t>
            </w:r>
            <w:proofErr w:type="spellEnd"/>
            <w:r w:rsidRPr="00A43661">
              <w:rPr>
                <w:rFonts w:ascii="Verdana" w:hAnsi="Verdana"/>
                <w:color w:val="000000" w:themeColor="text1"/>
                <w:sz w:val="16"/>
                <w:szCs w:val="16"/>
              </w:rPr>
              <w:t>] ≠ True.  From Submit.</w:t>
            </w:r>
          </w:p>
          <w:p w14:paraId="56F05D04" w14:textId="2EC6F6A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71EB12A3" w14:textId="77777777" w:rsidR="00A73D91" w:rsidRPr="00A43661" w:rsidRDefault="00A73D91" w:rsidP="00685A31">
            <w:pPr>
              <w:rPr>
                <w:rFonts w:ascii="Verdana" w:hAnsi="Verdana"/>
                <w:color w:val="000000" w:themeColor="text1"/>
                <w:sz w:val="16"/>
                <w:szCs w:val="16"/>
              </w:rPr>
            </w:pPr>
          </w:p>
        </w:tc>
      </w:tr>
      <w:tr w:rsidR="00A73D91" w:rsidRPr="00A43661" w14:paraId="46A1853C" w14:textId="6236E462" w:rsidTr="005978FD">
        <w:trPr>
          <w:gridAfter w:val="1"/>
          <w:wAfter w:w="2626" w:type="dxa"/>
        </w:trPr>
        <w:tc>
          <w:tcPr>
            <w:tcW w:w="857" w:type="dxa"/>
          </w:tcPr>
          <w:p w14:paraId="6DF5D42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AD7F4FF"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MgrReviewAutoDate</w:t>
            </w:r>
            <w:proofErr w:type="spellEnd"/>
          </w:p>
        </w:tc>
        <w:tc>
          <w:tcPr>
            <w:tcW w:w="1362" w:type="dxa"/>
          </w:tcPr>
          <w:p w14:paraId="19DE899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095247F8" w14:textId="40FE775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21F263A1"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w:t>
            </w:r>
            <w:proofErr w:type="spellStart"/>
            <w:r w:rsidRPr="00A43661">
              <w:rPr>
                <w:rFonts w:ascii="Verdana" w:hAnsi="Verdana"/>
                <w:color w:val="000000" w:themeColor="text1"/>
                <w:sz w:val="16"/>
                <w:szCs w:val="16"/>
              </w:rPr>
              <w:t>strCSRMan</w:t>
            </w:r>
            <w:proofErr w:type="spellEnd"/>
            <w:r w:rsidRPr="00A43661">
              <w:rPr>
                <w:rFonts w:ascii="Verdana" w:hAnsi="Verdana"/>
                <w:color w:val="000000" w:themeColor="text1"/>
                <w:sz w:val="16"/>
                <w:szCs w:val="16"/>
              </w:rPr>
              <w:t>] reviewed form.  From form submit.</w:t>
            </w:r>
          </w:p>
          <w:p w14:paraId="349FB934" w14:textId="6AE4D8F9"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6EE47677" w14:textId="77777777" w:rsidR="00A73D91" w:rsidRPr="00A43661" w:rsidRDefault="00A73D91" w:rsidP="00685A31">
            <w:pPr>
              <w:rPr>
                <w:rFonts w:ascii="Verdana" w:hAnsi="Verdana"/>
                <w:color w:val="000000" w:themeColor="text1"/>
                <w:sz w:val="16"/>
                <w:szCs w:val="16"/>
              </w:rPr>
            </w:pPr>
          </w:p>
        </w:tc>
      </w:tr>
      <w:tr w:rsidR="00A73D91" w:rsidRPr="00A43661" w14:paraId="6DA065A8" w14:textId="4DA19E87" w:rsidTr="005978FD">
        <w:trPr>
          <w:gridAfter w:val="1"/>
          <w:wAfter w:w="2626" w:type="dxa"/>
        </w:trPr>
        <w:tc>
          <w:tcPr>
            <w:tcW w:w="857" w:type="dxa"/>
          </w:tcPr>
          <w:p w14:paraId="3D81238B"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1E3D4FAF" w14:textId="0324DC0A"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MgrNotes</w:t>
            </w:r>
            <w:proofErr w:type="spellEnd"/>
          </w:p>
        </w:tc>
        <w:tc>
          <w:tcPr>
            <w:tcW w:w="1362" w:type="dxa"/>
          </w:tcPr>
          <w:p w14:paraId="3126AB4A" w14:textId="0FAF834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338610FF" w14:textId="7D357462"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864BF37"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w:t>
            </w:r>
            <w:proofErr w:type="spellStart"/>
            <w:r w:rsidRPr="00A43661">
              <w:rPr>
                <w:rFonts w:ascii="Verdana" w:hAnsi="Verdana"/>
                <w:color w:val="000000" w:themeColor="text1"/>
                <w:sz w:val="16"/>
                <w:szCs w:val="16"/>
              </w:rPr>
              <w:t>StrCSRMgr</w:t>
            </w:r>
            <w:proofErr w:type="spellEnd"/>
            <w:r w:rsidRPr="00A43661">
              <w:rPr>
                <w:rFonts w:ascii="Verdana" w:hAnsi="Verdana"/>
                <w:color w:val="000000" w:themeColor="text1"/>
                <w:sz w:val="16"/>
                <w:szCs w:val="16"/>
              </w:rPr>
              <w:t>] Explanation for [</w:t>
            </w:r>
            <w:proofErr w:type="spellStart"/>
            <w:r w:rsidRPr="00A43661">
              <w:rPr>
                <w:rFonts w:ascii="Verdana" w:hAnsi="Verdana"/>
                <w:color w:val="000000" w:themeColor="text1"/>
                <w:sz w:val="16"/>
                <w:szCs w:val="16"/>
              </w:rPr>
              <w:t>strCSR</w:t>
            </w:r>
            <w:proofErr w:type="spellEnd"/>
            <w:r w:rsidRPr="00A43661">
              <w:rPr>
                <w:rFonts w:ascii="Verdana" w:hAnsi="Verdana"/>
                <w:color w:val="000000" w:themeColor="text1"/>
                <w:sz w:val="16"/>
                <w:szCs w:val="16"/>
              </w:rPr>
              <w:t>] and [</w:t>
            </w:r>
            <w:proofErr w:type="spellStart"/>
            <w:r w:rsidRPr="00A43661">
              <w:rPr>
                <w:rFonts w:ascii="Verdana" w:hAnsi="Verdana"/>
                <w:color w:val="000000" w:themeColor="text1"/>
                <w:sz w:val="16"/>
                <w:szCs w:val="16"/>
              </w:rPr>
              <w:t>strCSRSup</w:t>
            </w:r>
            <w:proofErr w:type="spellEnd"/>
            <w:r w:rsidRPr="00A43661">
              <w:rPr>
                <w:rFonts w:ascii="Verdana" w:hAnsi="Verdana"/>
                <w:color w:val="000000" w:themeColor="text1"/>
                <w:sz w:val="16"/>
                <w:szCs w:val="16"/>
              </w:rPr>
              <w:t>] with reasons why this is not a CSE.</w:t>
            </w:r>
          </w:p>
          <w:p w14:paraId="3946DBAE" w14:textId="7C089D6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4C4B7F14" w14:textId="77777777" w:rsidR="00A73D91" w:rsidRPr="00A43661" w:rsidRDefault="00A73D91" w:rsidP="00685A31">
            <w:pPr>
              <w:rPr>
                <w:rFonts w:ascii="Verdana" w:hAnsi="Verdana"/>
                <w:color w:val="000000" w:themeColor="text1"/>
                <w:sz w:val="16"/>
                <w:szCs w:val="16"/>
              </w:rPr>
            </w:pPr>
          </w:p>
        </w:tc>
      </w:tr>
      <w:tr w:rsidR="00A73D91" w:rsidRPr="00A43661" w14:paraId="324844F5" w14:textId="0756FA89" w:rsidTr="005978FD">
        <w:trPr>
          <w:gridAfter w:val="1"/>
          <w:wAfter w:w="2626" w:type="dxa"/>
        </w:trPr>
        <w:tc>
          <w:tcPr>
            <w:tcW w:w="857" w:type="dxa"/>
          </w:tcPr>
          <w:p w14:paraId="3D68E115"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B8FB0A0"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isCSRAcknowledged</w:t>
            </w:r>
            <w:proofErr w:type="spellEnd"/>
          </w:p>
        </w:tc>
        <w:tc>
          <w:tcPr>
            <w:tcW w:w="1362" w:type="dxa"/>
          </w:tcPr>
          <w:p w14:paraId="5277EDB3" w14:textId="586F9FC1"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5DE6C45E"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718CA036"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w:t>
            </w:r>
            <w:proofErr w:type="spellStart"/>
            <w:proofErr w:type="gramStart"/>
            <w:r w:rsidRPr="00A43661">
              <w:rPr>
                <w:rFonts w:ascii="Verdana" w:hAnsi="Verdana"/>
                <w:color w:val="000000" w:themeColor="text1"/>
                <w:sz w:val="16"/>
                <w:szCs w:val="16"/>
              </w:rPr>
              <w:t>strCSR</w:t>
            </w:r>
            <w:proofErr w:type="spellEnd"/>
            <w:proofErr w:type="gramEnd"/>
            <w:r w:rsidRPr="00A43661">
              <w:rPr>
                <w:rFonts w:ascii="Verdana" w:hAnsi="Verdana"/>
                <w:color w:val="000000" w:themeColor="text1"/>
                <w:sz w:val="16"/>
                <w:szCs w:val="16"/>
              </w:rPr>
              <w:t xml:space="preserve">] acknowledgement they have read and understand all the information provided in the </w:t>
            </w:r>
            <w:proofErr w:type="spellStart"/>
            <w:r w:rsidRPr="00A43661">
              <w:rPr>
                <w:rFonts w:ascii="Verdana" w:hAnsi="Verdana"/>
                <w:color w:val="000000" w:themeColor="text1"/>
                <w:sz w:val="16"/>
                <w:szCs w:val="16"/>
              </w:rPr>
              <w:t>eCL</w:t>
            </w:r>
            <w:proofErr w:type="spellEnd"/>
            <w:r w:rsidRPr="00A43661">
              <w:rPr>
                <w:rFonts w:ascii="Verdana" w:hAnsi="Verdana"/>
                <w:color w:val="000000" w:themeColor="text1"/>
                <w:sz w:val="16"/>
                <w:szCs w:val="16"/>
              </w:rPr>
              <w:t>.</w:t>
            </w:r>
          </w:p>
          <w:p w14:paraId="790829E7" w14:textId="3AEB1F3E"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2ED60C33" w14:textId="77777777" w:rsidR="00A73D91" w:rsidRPr="00A43661" w:rsidRDefault="00A73D91" w:rsidP="00685A31">
            <w:pPr>
              <w:rPr>
                <w:rFonts w:ascii="Verdana" w:hAnsi="Verdana"/>
                <w:color w:val="000000" w:themeColor="text1"/>
                <w:sz w:val="16"/>
                <w:szCs w:val="16"/>
              </w:rPr>
            </w:pPr>
          </w:p>
        </w:tc>
      </w:tr>
      <w:tr w:rsidR="00A73D91" w:rsidRPr="00A43661" w14:paraId="45422F74" w14:textId="649EBD5E" w:rsidTr="005978FD">
        <w:trPr>
          <w:gridAfter w:val="1"/>
          <w:wAfter w:w="2626" w:type="dxa"/>
        </w:trPr>
        <w:tc>
          <w:tcPr>
            <w:tcW w:w="857" w:type="dxa"/>
          </w:tcPr>
          <w:p w14:paraId="198A376F"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67D5B4A"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CSRReviewAutoDate</w:t>
            </w:r>
            <w:proofErr w:type="spellEnd"/>
          </w:p>
        </w:tc>
        <w:tc>
          <w:tcPr>
            <w:tcW w:w="1362" w:type="dxa"/>
          </w:tcPr>
          <w:p w14:paraId="7224080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6B553F85" w14:textId="06BED8C1"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91A6F74"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w:t>
            </w:r>
            <w:proofErr w:type="spellStart"/>
            <w:r w:rsidRPr="00A43661">
              <w:rPr>
                <w:rFonts w:ascii="Verdana" w:hAnsi="Verdana"/>
                <w:color w:val="000000" w:themeColor="text1"/>
                <w:sz w:val="16"/>
                <w:szCs w:val="16"/>
              </w:rPr>
              <w:t>strCSR</w:t>
            </w:r>
            <w:proofErr w:type="spellEnd"/>
            <w:r w:rsidRPr="00A43661">
              <w:rPr>
                <w:rFonts w:ascii="Verdana" w:hAnsi="Verdana"/>
                <w:color w:val="000000" w:themeColor="text1"/>
                <w:sz w:val="16"/>
                <w:szCs w:val="16"/>
              </w:rPr>
              <w:t>] reviewed form.  From form submit.</w:t>
            </w:r>
          </w:p>
          <w:p w14:paraId="4072D411" w14:textId="36329E7E"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38D3ABDF" w14:textId="77777777" w:rsidR="00A73D91" w:rsidRPr="00A43661" w:rsidRDefault="00A73D91" w:rsidP="00685A31">
            <w:pPr>
              <w:rPr>
                <w:rFonts w:ascii="Verdana" w:hAnsi="Verdana"/>
                <w:color w:val="000000" w:themeColor="text1"/>
                <w:sz w:val="16"/>
                <w:szCs w:val="16"/>
              </w:rPr>
            </w:pPr>
          </w:p>
        </w:tc>
      </w:tr>
      <w:tr w:rsidR="00A73D91" w:rsidRPr="00A43661" w14:paraId="6F9AA894" w14:textId="2B7552FE" w:rsidTr="005978FD">
        <w:trPr>
          <w:gridAfter w:val="1"/>
          <w:wAfter w:w="2626" w:type="dxa"/>
          <w:trHeight w:val="930"/>
        </w:trPr>
        <w:tc>
          <w:tcPr>
            <w:tcW w:w="857" w:type="dxa"/>
          </w:tcPr>
          <w:p w14:paraId="17234BF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026CA07"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txtCSRComments</w:t>
            </w:r>
            <w:proofErr w:type="spellEnd"/>
          </w:p>
        </w:tc>
        <w:tc>
          <w:tcPr>
            <w:tcW w:w="1362" w:type="dxa"/>
          </w:tcPr>
          <w:p w14:paraId="2B215353" w14:textId="7F9F1849"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38865665" w14:textId="628E0F0C"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4EF70A16"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w:t>
            </w:r>
            <w:proofErr w:type="spellStart"/>
            <w:proofErr w:type="gramStart"/>
            <w:r>
              <w:rPr>
                <w:rFonts w:ascii="Verdana" w:hAnsi="Verdana"/>
                <w:color w:val="000000" w:themeColor="text1"/>
                <w:sz w:val="16"/>
                <w:szCs w:val="16"/>
              </w:rPr>
              <w:t>strCSR</w:t>
            </w:r>
            <w:proofErr w:type="spellEnd"/>
            <w:proofErr w:type="gramEnd"/>
            <w:r>
              <w:rPr>
                <w:rFonts w:ascii="Verdana" w:hAnsi="Verdana"/>
                <w:color w:val="000000" w:themeColor="text1"/>
                <w:sz w:val="16"/>
                <w:szCs w:val="16"/>
              </w:rPr>
              <w:t>] comment</w:t>
            </w:r>
            <w:r w:rsidRPr="00A43661">
              <w:rPr>
                <w:rFonts w:ascii="Verdana" w:hAnsi="Verdana"/>
                <w:color w:val="000000" w:themeColor="text1"/>
                <w:sz w:val="16"/>
                <w:szCs w:val="16"/>
              </w:rPr>
              <w:t>s and feedback.</w:t>
            </w:r>
          </w:p>
          <w:p w14:paraId="14AD1FDC" w14:textId="764ABE50"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4EFDB0F7" w14:textId="77777777" w:rsidR="00A73D91" w:rsidRDefault="00A73D91" w:rsidP="00685A31">
            <w:pPr>
              <w:rPr>
                <w:rFonts w:ascii="Verdana" w:hAnsi="Verdana"/>
                <w:color w:val="000000" w:themeColor="text1"/>
                <w:sz w:val="16"/>
                <w:szCs w:val="16"/>
              </w:rPr>
            </w:pPr>
          </w:p>
        </w:tc>
      </w:tr>
      <w:tr w:rsidR="00A73D91" w:rsidRPr="00A43661" w14:paraId="59537B44" w14:textId="757AD3A3" w:rsidTr="005978FD">
        <w:trPr>
          <w:gridAfter w:val="1"/>
          <w:wAfter w:w="2626" w:type="dxa"/>
          <w:trHeight w:val="930"/>
        </w:trPr>
        <w:tc>
          <w:tcPr>
            <w:tcW w:w="857" w:type="dxa"/>
          </w:tcPr>
          <w:p w14:paraId="2708DEA6"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1A524B51" w14:textId="381A104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SourceID</w:t>
            </w:r>
            <w:proofErr w:type="spellEnd"/>
          </w:p>
        </w:tc>
        <w:tc>
          <w:tcPr>
            <w:tcW w:w="1362" w:type="dxa"/>
          </w:tcPr>
          <w:p w14:paraId="62202110" w14:textId="7151966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05A15D53" w14:textId="117639C0"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A335E22" w14:textId="50421040" w:rsidR="00A73D91" w:rsidRDefault="00A73D91" w:rsidP="00764296">
            <w:pPr>
              <w:rPr>
                <w:rFonts w:ascii="Verdana" w:hAnsi="Verdana"/>
                <w:color w:val="000000" w:themeColor="text1"/>
                <w:sz w:val="16"/>
                <w:szCs w:val="16"/>
              </w:rPr>
            </w:pPr>
            <w:r>
              <w:rPr>
                <w:rFonts w:ascii="Verdana" w:hAnsi="Verdana"/>
                <w:color w:val="000000" w:themeColor="text1"/>
                <w:sz w:val="16"/>
                <w:szCs w:val="16"/>
              </w:rPr>
              <w:t>ID representing Coaching Source and Sub Coaching Source</w:t>
            </w:r>
          </w:p>
          <w:p w14:paraId="6D9B4643" w14:textId="21017A5F"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p>
          <w:p w14:paraId="1A85EBF5" w14:textId="78E3679B"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Dim_Source</w:t>
            </w:r>
            <w:proofErr w:type="spellEnd"/>
          </w:p>
        </w:tc>
        <w:tc>
          <w:tcPr>
            <w:tcW w:w="2626" w:type="dxa"/>
            <w:tcBorders>
              <w:top w:val="single" w:sz="4" w:space="0" w:color="auto"/>
              <w:left w:val="nil"/>
              <w:bottom w:val="single" w:sz="4" w:space="0" w:color="auto"/>
            </w:tcBorders>
          </w:tcPr>
          <w:p w14:paraId="0416013D" w14:textId="77777777" w:rsidR="00A73D91" w:rsidRDefault="00A73D91" w:rsidP="00764296">
            <w:pPr>
              <w:rPr>
                <w:rFonts w:ascii="Verdana" w:hAnsi="Verdana"/>
                <w:color w:val="000000" w:themeColor="text1"/>
                <w:sz w:val="16"/>
                <w:szCs w:val="16"/>
              </w:rPr>
            </w:pPr>
          </w:p>
        </w:tc>
      </w:tr>
      <w:tr w:rsidR="00A73D91" w:rsidRPr="00A43661" w14:paraId="024CCF38" w14:textId="5B3A3FB9" w:rsidTr="005978FD">
        <w:trPr>
          <w:gridAfter w:val="1"/>
          <w:wAfter w:w="2626" w:type="dxa"/>
          <w:trHeight w:val="930"/>
        </w:trPr>
        <w:tc>
          <w:tcPr>
            <w:tcW w:w="857" w:type="dxa"/>
          </w:tcPr>
          <w:p w14:paraId="45F101AE"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9DA451B" w14:textId="5AEF2074"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Verint_EvalID</w:t>
            </w:r>
            <w:proofErr w:type="spellEnd"/>
          </w:p>
        </w:tc>
        <w:tc>
          <w:tcPr>
            <w:tcW w:w="1362" w:type="dxa"/>
          </w:tcPr>
          <w:p w14:paraId="5599EEEE" w14:textId="32E91609"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D6FFD4D"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12200685"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IQS/</w:t>
            </w:r>
            <w:proofErr w:type="spellStart"/>
            <w:r>
              <w:rPr>
                <w:rFonts w:ascii="Verdana" w:hAnsi="Verdana"/>
                <w:color w:val="000000" w:themeColor="text1"/>
                <w:sz w:val="16"/>
                <w:szCs w:val="16"/>
              </w:rPr>
              <w:t>Verint</w:t>
            </w:r>
            <w:proofErr w:type="spellEnd"/>
            <w:r>
              <w:rPr>
                <w:rFonts w:ascii="Verdana" w:hAnsi="Verdana"/>
                <w:color w:val="000000" w:themeColor="text1"/>
                <w:sz w:val="16"/>
                <w:szCs w:val="16"/>
              </w:rPr>
              <w:t xml:space="preserve"> Details Table</w:t>
            </w:r>
          </w:p>
          <w:p w14:paraId="1C552879" w14:textId="71A6C620"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64AB8FBF" w14:textId="77777777" w:rsidR="00A73D91" w:rsidRDefault="00A73D91" w:rsidP="00685A31">
            <w:pPr>
              <w:rPr>
                <w:rFonts w:ascii="Verdana" w:hAnsi="Verdana"/>
                <w:color w:val="000000" w:themeColor="text1"/>
                <w:sz w:val="16"/>
                <w:szCs w:val="16"/>
              </w:rPr>
            </w:pPr>
          </w:p>
        </w:tc>
      </w:tr>
      <w:tr w:rsidR="00A73D91" w:rsidRPr="00A43661" w14:paraId="1DDF1A9F" w14:textId="24B66FAD" w:rsidTr="005978FD">
        <w:trPr>
          <w:gridAfter w:val="1"/>
          <w:wAfter w:w="2626" w:type="dxa"/>
          <w:trHeight w:val="930"/>
        </w:trPr>
        <w:tc>
          <w:tcPr>
            <w:tcW w:w="857" w:type="dxa"/>
          </w:tcPr>
          <w:p w14:paraId="70D9CDC2"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EB78502" w14:textId="130D15D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ProgramName</w:t>
            </w:r>
            <w:proofErr w:type="spellEnd"/>
          </w:p>
        </w:tc>
        <w:tc>
          <w:tcPr>
            <w:tcW w:w="1362" w:type="dxa"/>
          </w:tcPr>
          <w:p w14:paraId="11768F65" w14:textId="27924EE3"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C67DE4D" w14:textId="266E7F50" w:rsidR="00A73D91" w:rsidRDefault="00A73D91" w:rsidP="00F95A29">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Medicare</w:t>
            </w:r>
            <w:r w:rsidR="00F95A29">
              <w:rPr>
                <w:rFonts w:ascii="Verdana" w:hAnsi="Verdana" w:cs="Calibri"/>
                <w:color w:val="000000" w:themeColor="text1"/>
                <w:sz w:val="16"/>
                <w:szCs w:val="16"/>
              </w:rPr>
              <w:t xml:space="preserve">, </w:t>
            </w:r>
            <w:r>
              <w:rPr>
                <w:rFonts w:ascii="Verdana" w:hAnsi="Verdana" w:cs="Calibri"/>
                <w:color w:val="000000" w:themeColor="text1"/>
                <w:sz w:val="16"/>
                <w:szCs w:val="16"/>
              </w:rPr>
              <w:t>Marketplace</w:t>
            </w:r>
            <w:r w:rsidR="00F95A29">
              <w:rPr>
                <w:rFonts w:ascii="Verdana" w:hAnsi="Verdana" w:cs="Calibri"/>
                <w:color w:val="000000" w:themeColor="text1"/>
                <w:sz w:val="16"/>
                <w:szCs w:val="16"/>
              </w:rPr>
              <w:t>, or N/A</w:t>
            </w:r>
          </w:p>
        </w:tc>
        <w:tc>
          <w:tcPr>
            <w:tcW w:w="2324" w:type="dxa"/>
            <w:gridSpan w:val="2"/>
            <w:tcBorders>
              <w:right w:val="nil"/>
            </w:tcBorders>
          </w:tcPr>
          <w:p w14:paraId="6927FCC3" w14:textId="4D38DC12"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327654">
              <w:rPr>
                <w:rFonts w:ascii="Verdana" w:hAnsi="Verdana"/>
                <w:color w:val="000000" w:themeColor="text1"/>
                <w:sz w:val="16"/>
                <w:szCs w:val="16"/>
              </w:rPr>
              <w:t xml:space="preserve"> and  </w:t>
            </w:r>
            <w:proofErr w:type="spellStart"/>
            <w:r w:rsidR="00327654">
              <w:rPr>
                <w:rFonts w:ascii="Verdana" w:hAnsi="Verdana"/>
                <w:color w:val="000000" w:themeColor="text1"/>
                <w:sz w:val="16"/>
                <w:szCs w:val="16"/>
              </w:rPr>
              <w:t>Warning_Log</w:t>
            </w:r>
            <w:proofErr w:type="spellEnd"/>
          </w:p>
          <w:p w14:paraId="07C7E3D4" w14:textId="5A5CD332" w:rsidR="00ED4CDD" w:rsidRDefault="00ED4CDD" w:rsidP="00ED4CDD">
            <w:pPr>
              <w:rPr>
                <w:rFonts w:ascii="Verdana" w:hAnsi="Verdana"/>
                <w:color w:val="000000" w:themeColor="text1"/>
                <w:sz w:val="16"/>
                <w:szCs w:val="16"/>
              </w:rPr>
            </w:pPr>
            <w:r>
              <w:rPr>
                <w:rFonts w:ascii="Verdana" w:hAnsi="Verdana"/>
                <w:color w:val="000000" w:themeColor="text1"/>
                <w:sz w:val="16"/>
                <w:szCs w:val="16"/>
              </w:rPr>
              <w:t xml:space="preserve">All historical data prior to 6/1/2013 is mapped to Medicare.  The 1 </w:t>
            </w:r>
            <w:proofErr w:type="spellStart"/>
            <w:r>
              <w:rPr>
                <w:rFonts w:ascii="Verdana" w:hAnsi="Verdana"/>
                <w:color w:val="000000" w:themeColor="text1"/>
                <w:sz w:val="16"/>
                <w:szCs w:val="16"/>
              </w:rPr>
              <w:t>Multicode</w:t>
            </w:r>
            <w:proofErr w:type="spellEnd"/>
            <w:r>
              <w:rPr>
                <w:rFonts w:ascii="Verdana" w:hAnsi="Verdana"/>
                <w:color w:val="000000" w:themeColor="text1"/>
                <w:sz w:val="16"/>
                <w:szCs w:val="16"/>
              </w:rPr>
              <w:t xml:space="preserve"> is used to determine Medicare or Marketplace for historical data after 6/1/2013.</w:t>
            </w:r>
            <w:r w:rsidR="00F95A29">
              <w:rPr>
                <w:rFonts w:ascii="Verdana" w:hAnsi="Verdana"/>
                <w:color w:val="000000" w:themeColor="text1"/>
                <w:sz w:val="16"/>
                <w:szCs w:val="16"/>
              </w:rPr>
              <w:t xml:space="preserve">  N/A will be for non-program associated logs.</w:t>
            </w:r>
          </w:p>
        </w:tc>
        <w:tc>
          <w:tcPr>
            <w:tcW w:w="2626" w:type="dxa"/>
            <w:tcBorders>
              <w:top w:val="single" w:sz="4" w:space="0" w:color="auto"/>
              <w:left w:val="nil"/>
              <w:bottom w:val="single" w:sz="4" w:space="0" w:color="auto"/>
            </w:tcBorders>
          </w:tcPr>
          <w:p w14:paraId="05E6F8CC" w14:textId="77777777" w:rsidR="00A73D91" w:rsidRDefault="00A73D91" w:rsidP="00685A31">
            <w:pPr>
              <w:rPr>
                <w:rFonts w:ascii="Verdana" w:hAnsi="Verdana"/>
                <w:color w:val="000000" w:themeColor="text1"/>
                <w:sz w:val="16"/>
                <w:szCs w:val="16"/>
              </w:rPr>
            </w:pPr>
          </w:p>
        </w:tc>
      </w:tr>
      <w:tr w:rsidR="00A73D91" w:rsidRPr="00A43661" w14:paraId="228218F2" w14:textId="08E35F6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FA5709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8DCEB4D" w14:textId="3D4EDBB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Emp_Name</w:t>
            </w:r>
            <w:proofErr w:type="spellEnd"/>
          </w:p>
        </w:tc>
        <w:tc>
          <w:tcPr>
            <w:tcW w:w="1362" w:type="dxa"/>
            <w:tcBorders>
              <w:top w:val="single" w:sz="4" w:space="0" w:color="auto"/>
              <w:bottom w:val="single" w:sz="4" w:space="0" w:color="auto"/>
            </w:tcBorders>
          </w:tcPr>
          <w:p w14:paraId="4E3BEDBF" w14:textId="3498F8AE"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C1C8D21" w14:textId="7EE41C44"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3EC85E1" w14:textId="5BC47C3B" w:rsidR="00A73D91" w:rsidRDefault="000267A5" w:rsidP="008D4BA7">
            <w:pPr>
              <w:rPr>
                <w:rFonts w:ascii="Verdana" w:hAnsi="Verdana"/>
                <w:color w:val="000000" w:themeColor="text1"/>
                <w:sz w:val="16"/>
                <w:szCs w:val="16"/>
              </w:rPr>
            </w:pPr>
            <w:r>
              <w:rPr>
                <w:rFonts w:ascii="Verdana" w:hAnsi="Verdana"/>
                <w:color w:val="000000" w:themeColor="text1"/>
                <w:sz w:val="16"/>
                <w:szCs w:val="16"/>
              </w:rPr>
              <w:t>Employee</w:t>
            </w:r>
            <w:r w:rsidR="00A73D91" w:rsidRPr="00A43661">
              <w:rPr>
                <w:rFonts w:ascii="Verdana" w:hAnsi="Verdana"/>
                <w:color w:val="000000" w:themeColor="text1"/>
                <w:sz w:val="16"/>
                <w:szCs w:val="16"/>
              </w:rPr>
              <w:t xml:space="preserve"> Full Name (Last, First MI)</w:t>
            </w:r>
          </w:p>
          <w:p w14:paraId="1E5F158A" w14:textId="35FB4A40" w:rsidR="00A73D91" w:rsidRPr="00A43661" w:rsidRDefault="00A73D91" w:rsidP="008D4BA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15CF1210" w14:textId="77777777" w:rsidR="00A73D91" w:rsidRPr="00A43661" w:rsidRDefault="00A73D91" w:rsidP="008D4BA7">
            <w:pPr>
              <w:rPr>
                <w:rFonts w:ascii="Verdana" w:hAnsi="Verdana"/>
                <w:color w:val="000000" w:themeColor="text1"/>
                <w:sz w:val="16"/>
                <w:szCs w:val="16"/>
              </w:rPr>
            </w:pPr>
          </w:p>
        </w:tc>
      </w:tr>
      <w:tr w:rsidR="00A73D91" w:rsidRPr="00A43661" w14:paraId="224851FD" w14:textId="43F4B30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BB3140D"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0152E75" w14:textId="3814462F"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Emp_Email</w:t>
            </w:r>
            <w:proofErr w:type="spellEnd"/>
          </w:p>
        </w:tc>
        <w:tc>
          <w:tcPr>
            <w:tcW w:w="1362" w:type="dxa"/>
            <w:tcBorders>
              <w:top w:val="single" w:sz="4" w:space="0" w:color="auto"/>
              <w:bottom w:val="single" w:sz="4" w:space="0" w:color="auto"/>
            </w:tcBorders>
          </w:tcPr>
          <w:p w14:paraId="57A42262" w14:textId="36B08AD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EC7E84F" w14:textId="101D65E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F95A93F" w14:textId="79389BDF" w:rsidR="00A73D91" w:rsidRDefault="00AC776F" w:rsidP="008D4BA7">
            <w:pPr>
              <w:rPr>
                <w:rFonts w:ascii="Verdana" w:hAnsi="Verdana"/>
                <w:color w:val="000000" w:themeColor="text1"/>
                <w:sz w:val="16"/>
                <w:szCs w:val="16"/>
              </w:rPr>
            </w:pPr>
            <w:r>
              <w:rPr>
                <w:rFonts w:ascii="Verdana" w:hAnsi="Verdana"/>
                <w:color w:val="000000" w:themeColor="text1"/>
                <w:sz w:val="16"/>
                <w:szCs w:val="16"/>
              </w:rPr>
              <w:t xml:space="preserve">Employee </w:t>
            </w:r>
            <w:r w:rsidR="00A73D91" w:rsidRPr="00A43661">
              <w:rPr>
                <w:rFonts w:ascii="Verdana" w:hAnsi="Verdana"/>
                <w:color w:val="000000" w:themeColor="text1"/>
                <w:sz w:val="16"/>
                <w:szCs w:val="16"/>
              </w:rPr>
              <w:t>Email Address</w:t>
            </w:r>
          </w:p>
          <w:p w14:paraId="66280F50" w14:textId="7D13F1E2" w:rsidR="00A73D91" w:rsidRPr="00A43661" w:rsidRDefault="00A73D91" w:rsidP="008D4BA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1D84C466" w14:textId="77777777" w:rsidR="00A73D91" w:rsidRPr="00A43661" w:rsidRDefault="00A73D91" w:rsidP="008D4BA7">
            <w:pPr>
              <w:rPr>
                <w:rFonts w:ascii="Verdana" w:hAnsi="Verdana"/>
                <w:color w:val="000000" w:themeColor="text1"/>
                <w:sz w:val="16"/>
                <w:szCs w:val="16"/>
              </w:rPr>
            </w:pPr>
          </w:p>
        </w:tc>
      </w:tr>
      <w:tr w:rsidR="00A73D91" w:rsidRPr="00A43661" w14:paraId="6CDEA9C7" w14:textId="096F410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9788E9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102D580" w14:textId="35242F7B"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Emp_LanID</w:t>
            </w:r>
            <w:proofErr w:type="spellEnd"/>
          </w:p>
        </w:tc>
        <w:tc>
          <w:tcPr>
            <w:tcW w:w="1362" w:type="dxa"/>
            <w:tcBorders>
              <w:top w:val="single" w:sz="4" w:space="0" w:color="auto"/>
              <w:bottom w:val="single" w:sz="4" w:space="0" w:color="auto"/>
            </w:tcBorders>
          </w:tcPr>
          <w:p w14:paraId="24C57481" w14:textId="74BADE9F"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6134D02" w14:textId="52DAF282"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969999C" w14:textId="7AB7AD1B" w:rsidR="00A73D91" w:rsidRDefault="00AC776F" w:rsidP="005B6687">
            <w:pPr>
              <w:rPr>
                <w:rFonts w:ascii="Verdana" w:hAnsi="Verdana"/>
                <w:color w:val="000000" w:themeColor="text1"/>
                <w:sz w:val="16"/>
                <w:szCs w:val="16"/>
              </w:rPr>
            </w:pPr>
            <w:r>
              <w:rPr>
                <w:rFonts w:ascii="Verdana" w:hAnsi="Verdana"/>
                <w:color w:val="000000" w:themeColor="text1"/>
                <w:sz w:val="16"/>
                <w:szCs w:val="16"/>
              </w:rPr>
              <w:t xml:space="preserve">Employee </w:t>
            </w:r>
            <w:r w:rsidR="00A73D91">
              <w:rPr>
                <w:rFonts w:ascii="Verdana" w:hAnsi="Verdana"/>
                <w:color w:val="000000" w:themeColor="text1"/>
                <w:sz w:val="16"/>
                <w:szCs w:val="16"/>
              </w:rPr>
              <w:t>LAN ID</w:t>
            </w:r>
          </w:p>
          <w:p w14:paraId="6D7E1EE4" w14:textId="5336B0B7" w:rsidR="00A73D91" w:rsidRPr="00A43661" w:rsidRDefault="00A73D91" w:rsidP="008D4BA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0C1E06A1" w14:textId="77777777" w:rsidR="00A73D91" w:rsidRPr="00A43661" w:rsidRDefault="00A73D91" w:rsidP="005B6687">
            <w:pPr>
              <w:rPr>
                <w:rFonts w:ascii="Verdana" w:hAnsi="Verdana"/>
                <w:color w:val="000000" w:themeColor="text1"/>
                <w:sz w:val="16"/>
                <w:szCs w:val="16"/>
              </w:rPr>
            </w:pPr>
          </w:p>
        </w:tc>
      </w:tr>
      <w:tr w:rsidR="00A73D91" w:rsidRPr="00A43661" w14:paraId="43185142" w14:textId="76F10F9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D57CC8C"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C4F2453" w14:textId="16F2242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Emp_Site</w:t>
            </w:r>
            <w:proofErr w:type="spellEnd"/>
          </w:p>
        </w:tc>
        <w:tc>
          <w:tcPr>
            <w:tcW w:w="1362" w:type="dxa"/>
            <w:tcBorders>
              <w:top w:val="single" w:sz="4" w:space="0" w:color="auto"/>
              <w:bottom w:val="single" w:sz="4" w:space="0" w:color="auto"/>
            </w:tcBorders>
          </w:tcPr>
          <w:p w14:paraId="73315B97" w14:textId="0D4CAA6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793AF15" w14:textId="349649C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7991825" w14:textId="41EB54E7" w:rsidR="00A73D91" w:rsidRDefault="00A73D91" w:rsidP="005B6687">
            <w:pPr>
              <w:rPr>
                <w:rFonts w:ascii="Verdana" w:hAnsi="Verdana"/>
                <w:color w:val="000000" w:themeColor="text1"/>
                <w:sz w:val="16"/>
                <w:szCs w:val="16"/>
              </w:rPr>
            </w:pPr>
            <w:r>
              <w:rPr>
                <w:rFonts w:ascii="Verdana" w:hAnsi="Verdana"/>
                <w:color w:val="000000" w:themeColor="text1"/>
                <w:sz w:val="16"/>
                <w:szCs w:val="16"/>
              </w:rPr>
              <w:t xml:space="preserve">Name of site where employee is </w:t>
            </w:r>
            <w:proofErr w:type="spellStart"/>
            <w:r>
              <w:rPr>
                <w:rFonts w:ascii="Verdana" w:hAnsi="Verdana"/>
                <w:color w:val="000000" w:themeColor="text1"/>
                <w:sz w:val="16"/>
                <w:szCs w:val="16"/>
              </w:rPr>
              <w:t>is</w:t>
            </w:r>
            <w:proofErr w:type="spellEnd"/>
            <w:r>
              <w:rPr>
                <w:rFonts w:ascii="Verdana" w:hAnsi="Verdana"/>
                <w:color w:val="000000" w:themeColor="text1"/>
                <w:sz w:val="16"/>
                <w:szCs w:val="16"/>
              </w:rPr>
              <w:t xml:space="preserve"> located</w:t>
            </w:r>
          </w:p>
          <w:p w14:paraId="07B0A2CE" w14:textId="173FF2A6"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18F05ADE" w14:textId="77777777" w:rsidR="00A73D91" w:rsidRDefault="00A73D91" w:rsidP="005B6687">
            <w:pPr>
              <w:rPr>
                <w:rFonts w:ascii="Verdana" w:hAnsi="Verdana"/>
                <w:color w:val="000000" w:themeColor="text1"/>
                <w:sz w:val="16"/>
                <w:szCs w:val="16"/>
              </w:rPr>
            </w:pPr>
          </w:p>
        </w:tc>
      </w:tr>
      <w:tr w:rsidR="00A73D91" w:rsidRPr="00A43661" w14:paraId="4910797F" w14:textId="57DABAE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011116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9D525DB" w14:textId="1811CEF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Emp_Job_Code</w:t>
            </w:r>
            <w:proofErr w:type="spellEnd"/>
          </w:p>
        </w:tc>
        <w:tc>
          <w:tcPr>
            <w:tcW w:w="1362" w:type="dxa"/>
            <w:tcBorders>
              <w:top w:val="single" w:sz="4" w:space="0" w:color="auto"/>
              <w:bottom w:val="single" w:sz="4" w:space="0" w:color="auto"/>
            </w:tcBorders>
          </w:tcPr>
          <w:p w14:paraId="311A3E6B" w14:textId="0E294C65"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6D94C03" w14:textId="04994E5C"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59F2BBD" w14:textId="19B64467"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Peoplesoft</w:t>
            </w:r>
            <w:proofErr w:type="spellEnd"/>
            <w:r>
              <w:rPr>
                <w:rFonts w:ascii="Verdana" w:hAnsi="Verdana"/>
                <w:color w:val="000000" w:themeColor="text1"/>
                <w:sz w:val="16"/>
                <w:szCs w:val="16"/>
              </w:rPr>
              <w:t xml:space="preserve"> Job Code for the employee</w:t>
            </w:r>
          </w:p>
          <w:p w14:paraId="6945F152" w14:textId="265DE653"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7D414253" w14:textId="77777777" w:rsidR="00A73D91" w:rsidRDefault="00A73D91" w:rsidP="005B6687">
            <w:pPr>
              <w:rPr>
                <w:rFonts w:ascii="Verdana" w:hAnsi="Verdana"/>
                <w:color w:val="000000" w:themeColor="text1"/>
                <w:sz w:val="16"/>
                <w:szCs w:val="16"/>
              </w:rPr>
            </w:pPr>
          </w:p>
        </w:tc>
      </w:tr>
      <w:tr w:rsidR="00A73D91" w:rsidRPr="00A43661" w14:paraId="4221CB33" w14:textId="4B9A6782"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33AD54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313C821" w14:textId="257D319B"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Emp_Job_Description</w:t>
            </w:r>
            <w:proofErr w:type="spellEnd"/>
          </w:p>
        </w:tc>
        <w:tc>
          <w:tcPr>
            <w:tcW w:w="1362" w:type="dxa"/>
            <w:tcBorders>
              <w:top w:val="single" w:sz="4" w:space="0" w:color="auto"/>
              <w:bottom w:val="single" w:sz="4" w:space="0" w:color="auto"/>
            </w:tcBorders>
          </w:tcPr>
          <w:p w14:paraId="28F13F3B" w14:textId="0DC98D13"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A138F79" w14:textId="085FC497"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3043EDA" w14:textId="70C56802" w:rsidR="00A73D91" w:rsidRDefault="00A73D91" w:rsidP="005B6687">
            <w:pPr>
              <w:rPr>
                <w:rFonts w:ascii="Verdana" w:hAnsi="Verdana"/>
                <w:color w:val="000000" w:themeColor="text1"/>
                <w:sz w:val="16"/>
                <w:szCs w:val="16"/>
              </w:rPr>
            </w:pPr>
            <w:r>
              <w:rPr>
                <w:rFonts w:ascii="Verdana" w:hAnsi="Verdana"/>
                <w:color w:val="000000" w:themeColor="text1"/>
                <w:sz w:val="16"/>
                <w:szCs w:val="16"/>
              </w:rPr>
              <w:t>Employee’s job description</w:t>
            </w:r>
          </w:p>
          <w:p w14:paraId="6B73ED5F" w14:textId="24EBE9FE"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7D81BBB7" w14:textId="77777777" w:rsidR="00A73D91" w:rsidRDefault="00A73D91" w:rsidP="005B6687">
            <w:pPr>
              <w:rPr>
                <w:rFonts w:ascii="Verdana" w:hAnsi="Verdana"/>
                <w:color w:val="000000" w:themeColor="text1"/>
                <w:sz w:val="16"/>
                <w:szCs w:val="16"/>
              </w:rPr>
            </w:pPr>
          </w:p>
        </w:tc>
      </w:tr>
      <w:tr w:rsidR="00A73D91" w:rsidRPr="00A43661" w14:paraId="6D4E7F14" w14:textId="750B655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B1BE07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77ECB2E" w14:textId="03E8EB82"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SupID</w:t>
            </w:r>
            <w:proofErr w:type="spellEnd"/>
          </w:p>
        </w:tc>
        <w:tc>
          <w:tcPr>
            <w:tcW w:w="1362" w:type="dxa"/>
            <w:tcBorders>
              <w:top w:val="single" w:sz="4" w:space="0" w:color="auto"/>
              <w:bottom w:val="single" w:sz="4" w:space="0" w:color="auto"/>
            </w:tcBorders>
          </w:tcPr>
          <w:p w14:paraId="5645AC74" w14:textId="6FDF880A" w:rsidR="00A73D91" w:rsidRPr="00A43661" w:rsidRDefault="008D2B20"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9F5CB03" w14:textId="5D058BE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ED05B8E" w14:textId="0EAB7428" w:rsidR="0093195A" w:rsidRDefault="0093195A" w:rsidP="0093195A">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w:t>
            </w: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p>
          <w:p w14:paraId="3A550664" w14:textId="77777777" w:rsidR="0093195A" w:rsidRDefault="0093195A" w:rsidP="0093195A">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p w14:paraId="757A0901" w14:textId="6AE2FFD2" w:rsidR="00A73D91" w:rsidRDefault="0093195A" w:rsidP="0093195A">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513BE990" w14:textId="77777777" w:rsidR="00A73D91" w:rsidRDefault="00A73D91" w:rsidP="005B6687">
            <w:pPr>
              <w:rPr>
                <w:rFonts w:ascii="Verdana" w:hAnsi="Verdana"/>
                <w:color w:val="000000" w:themeColor="text1"/>
                <w:sz w:val="16"/>
                <w:szCs w:val="16"/>
              </w:rPr>
            </w:pPr>
          </w:p>
        </w:tc>
      </w:tr>
      <w:tr w:rsidR="00A73D91" w:rsidRPr="00A43661" w14:paraId="34CD90EA" w14:textId="027C184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3F23E8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F563143" w14:textId="6B406F78"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Sup_Email</w:t>
            </w:r>
            <w:proofErr w:type="spellEnd"/>
          </w:p>
        </w:tc>
        <w:tc>
          <w:tcPr>
            <w:tcW w:w="1362" w:type="dxa"/>
            <w:tcBorders>
              <w:top w:val="single" w:sz="4" w:space="0" w:color="auto"/>
              <w:bottom w:val="single" w:sz="4" w:space="0" w:color="auto"/>
            </w:tcBorders>
          </w:tcPr>
          <w:p w14:paraId="08ACC9AF" w14:textId="7F8D51B5"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7C1F917" w14:textId="38D5F05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8BE5220" w14:textId="1ED10473"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Email Address</w:t>
            </w:r>
          </w:p>
          <w:p w14:paraId="177DE23E" w14:textId="18618A71"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6DBB080B" w14:textId="77777777" w:rsidR="00A73D91" w:rsidRDefault="00A73D91" w:rsidP="005B6687">
            <w:pPr>
              <w:rPr>
                <w:rFonts w:ascii="Verdana" w:hAnsi="Verdana"/>
                <w:color w:val="000000" w:themeColor="text1"/>
                <w:sz w:val="16"/>
                <w:szCs w:val="16"/>
              </w:rPr>
            </w:pPr>
          </w:p>
        </w:tc>
      </w:tr>
      <w:tr w:rsidR="00A73D91" w:rsidRPr="00A43661" w14:paraId="0DAF2055" w14:textId="3B30821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F60854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4E5F598" w14:textId="24F0D8FA"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Sup_LanID</w:t>
            </w:r>
            <w:proofErr w:type="spellEnd"/>
          </w:p>
        </w:tc>
        <w:tc>
          <w:tcPr>
            <w:tcW w:w="1362" w:type="dxa"/>
            <w:tcBorders>
              <w:top w:val="single" w:sz="4" w:space="0" w:color="auto"/>
              <w:bottom w:val="single" w:sz="4" w:space="0" w:color="auto"/>
            </w:tcBorders>
          </w:tcPr>
          <w:p w14:paraId="450BAB46" w14:textId="058F2A0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BB67B36" w14:textId="0272335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564EA41" w14:textId="6E93E799"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w:t>
            </w:r>
            <w:r>
              <w:rPr>
                <w:rFonts w:ascii="Verdana" w:hAnsi="Verdana"/>
                <w:color w:val="000000" w:themeColor="text1"/>
                <w:sz w:val="16"/>
                <w:szCs w:val="16"/>
              </w:rPr>
              <w:t>LAN ID</w:t>
            </w:r>
          </w:p>
          <w:p w14:paraId="52A1BE34" w14:textId="7B7B8C90"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4EFA7827" w14:textId="77777777" w:rsidR="00A73D91" w:rsidRDefault="00A73D91" w:rsidP="005B6687">
            <w:pPr>
              <w:rPr>
                <w:rFonts w:ascii="Verdana" w:hAnsi="Verdana"/>
                <w:color w:val="000000" w:themeColor="text1"/>
                <w:sz w:val="16"/>
                <w:szCs w:val="16"/>
              </w:rPr>
            </w:pPr>
          </w:p>
        </w:tc>
      </w:tr>
      <w:tr w:rsidR="00A73D91" w:rsidRPr="00A43661" w14:paraId="5887EFDE" w14:textId="79E04FEC"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E9A6BEB"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52ACF65" w14:textId="2AF883D8"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Sup_Job_Code</w:t>
            </w:r>
            <w:proofErr w:type="spellEnd"/>
          </w:p>
        </w:tc>
        <w:tc>
          <w:tcPr>
            <w:tcW w:w="1362" w:type="dxa"/>
            <w:tcBorders>
              <w:top w:val="single" w:sz="4" w:space="0" w:color="auto"/>
              <w:bottom w:val="single" w:sz="4" w:space="0" w:color="auto"/>
            </w:tcBorders>
          </w:tcPr>
          <w:p w14:paraId="766311EE" w14:textId="391B9E9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1B3D929" w14:textId="722956F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E9D2C36" w14:textId="7AF97111"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Peoplesoft</w:t>
            </w:r>
            <w:proofErr w:type="spellEnd"/>
            <w:r>
              <w:rPr>
                <w:rFonts w:ascii="Verdana" w:hAnsi="Verdana"/>
                <w:color w:val="000000" w:themeColor="text1"/>
                <w:sz w:val="16"/>
                <w:szCs w:val="16"/>
              </w:rPr>
              <w:t xml:space="preserve"> Job Code for the supervisor</w:t>
            </w:r>
          </w:p>
          <w:p w14:paraId="7B9EE3EA" w14:textId="4EB60B47"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2D67162F" w14:textId="77777777" w:rsidR="00A73D91" w:rsidRDefault="00A73D91" w:rsidP="005B6687">
            <w:pPr>
              <w:rPr>
                <w:rFonts w:ascii="Verdana" w:hAnsi="Verdana"/>
                <w:color w:val="000000" w:themeColor="text1"/>
                <w:sz w:val="16"/>
                <w:szCs w:val="16"/>
              </w:rPr>
            </w:pPr>
          </w:p>
        </w:tc>
      </w:tr>
      <w:tr w:rsidR="00A73D91" w:rsidRPr="00A43661" w14:paraId="0D3FB8B0" w14:textId="66CACFE1"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FA1F259"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2DB2A96" w14:textId="7C38F422"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Sup_Job_Description</w:t>
            </w:r>
            <w:proofErr w:type="spellEnd"/>
          </w:p>
        </w:tc>
        <w:tc>
          <w:tcPr>
            <w:tcW w:w="1362" w:type="dxa"/>
            <w:tcBorders>
              <w:top w:val="single" w:sz="4" w:space="0" w:color="auto"/>
              <w:bottom w:val="single" w:sz="4" w:space="0" w:color="auto"/>
            </w:tcBorders>
          </w:tcPr>
          <w:p w14:paraId="2CFD5F56" w14:textId="5551F796"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F3F2B7B" w14:textId="36FB30C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FACBB15" w14:textId="0500EA3B"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Supervisor’s job description</w:t>
            </w:r>
          </w:p>
          <w:p w14:paraId="0573D1DF" w14:textId="20920626"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0D95DD88" w14:textId="77777777" w:rsidR="00A73D91" w:rsidRDefault="00A73D91" w:rsidP="005B6687">
            <w:pPr>
              <w:rPr>
                <w:rFonts w:ascii="Verdana" w:hAnsi="Verdana"/>
                <w:color w:val="000000" w:themeColor="text1"/>
                <w:sz w:val="16"/>
                <w:szCs w:val="16"/>
              </w:rPr>
            </w:pPr>
          </w:p>
        </w:tc>
      </w:tr>
      <w:tr w:rsidR="00A73D91" w:rsidRPr="00A43661" w14:paraId="7CE481AB" w14:textId="4960685F"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D49EAFD"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7C8E25F" w14:textId="14932C63" w:rsidR="00A73D91" w:rsidRPr="00764296" w:rsidRDefault="00A73D91" w:rsidP="00B41737">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MgrID</w:t>
            </w:r>
            <w:proofErr w:type="spellEnd"/>
          </w:p>
        </w:tc>
        <w:tc>
          <w:tcPr>
            <w:tcW w:w="1362" w:type="dxa"/>
            <w:tcBorders>
              <w:top w:val="single" w:sz="4" w:space="0" w:color="auto"/>
              <w:bottom w:val="single" w:sz="4" w:space="0" w:color="auto"/>
            </w:tcBorders>
          </w:tcPr>
          <w:p w14:paraId="00A13719" w14:textId="6CAAA91C" w:rsidR="00A73D91" w:rsidRPr="00A43661" w:rsidRDefault="008D2B20"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3CB72BA" w14:textId="5D8C3A35"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1CB4D94" w14:textId="6293D4BB" w:rsidR="0093195A" w:rsidRDefault="0093195A" w:rsidP="0093195A">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w:t>
            </w: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r>
              <w:rPr>
                <w:rFonts w:ascii="Verdana" w:hAnsi="Verdana"/>
                <w:color w:val="000000" w:themeColor="text1"/>
                <w:sz w:val="16"/>
                <w:szCs w:val="16"/>
              </w:rPr>
              <w:t xml:space="preserve"> </w:t>
            </w:r>
          </w:p>
          <w:p w14:paraId="12120649" w14:textId="77777777" w:rsidR="0093195A" w:rsidRDefault="0093195A" w:rsidP="0093195A">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p w14:paraId="6EFD2FB2" w14:textId="5887EB65" w:rsidR="00A73D91" w:rsidRPr="00A43661" w:rsidRDefault="0093195A" w:rsidP="0093195A">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1290E6AC" w14:textId="77777777" w:rsidR="00A73D91" w:rsidRDefault="00A73D91" w:rsidP="005B6687">
            <w:pPr>
              <w:rPr>
                <w:rFonts w:ascii="Verdana" w:hAnsi="Verdana"/>
                <w:color w:val="000000" w:themeColor="text1"/>
                <w:sz w:val="16"/>
                <w:szCs w:val="16"/>
              </w:rPr>
            </w:pPr>
          </w:p>
        </w:tc>
      </w:tr>
      <w:tr w:rsidR="00A73D91" w:rsidRPr="00A43661" w14:paraId="1FFD3F0E" w14:textId="5BEE060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662A62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18C0AEC" w14:textId="3139CB40"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Mgr_Email</w:t>
            </w:r>
            <w:proofErr w:type="spellEnd"/>
          </w:p>
        </w:tc>
        <w:tc>
          <w:tcPr>
            <w:tcW w:w="1362" w:type="dxa"/>
            <w:tcBorders>
              <w:top w:val="single" w:sz="4" w:space="0" w:color="auto"/>
              <w:bottom w:val="single" w:sz="4" w:space="0" w:color="auto"/>
            </w:tcBorders>
          </w:tcPr>
          <w:p w14:paraId="748BA56C" w14:textId="73E4116D"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C560816" w14:textId="67A1E841"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D4381E4" w14:textId="4565811B"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Email Address</w:t>
            </w:r>
          </w:p>
          <w:p w14:paraId="7B810FED" w14:textId="01DAEABD"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55697D67" w14:textId="77777777" w:rsidR="00A73D91" w:rsidRDefault="00A73D91" w:rsidP="005B6687">
            <w:pPr>
              <w:rPr>
                <w:rFonts w:ascii="Verdana" w:hAnsi="Verdana"/>
                <w:color w:val="000000" w:themeColor="text1"/>
                <w:sz w:val="16"/>
                <w:szCs w:val="16"/>
              </w:rPr>
            </w:pPr>
          </w:p>
        </w:tc>
      </w:tr>
      <w:tr w:rsidR="00A73D91" w:rsidRPr="00A43661" w14:paraId="1A9E7435" w14:textId="4AFCA9DD" w:rsidTr="005978FD">
        <w:trPr>
          <w:gridAfter w:val="1"/>
          <w:wAfter w:w="2626" w:type="dxa"/>
          <w:trHeight w:val="1079"/>
        </w:trPr>
        <w:tc>
          <w:tcPr>
            <w:tcW w:w="857" w:type="dxa"/>
            <w:tcBorders>
              <w:top w:val="single" w:sz="4" w:space="0" w:color="auto"/>
              <w:left w:val="single" w:sz="4" w:space="0" w:color="auto"/>
              <w:bottom w:val="single" w:sz="4" w:space="0" w:color="auto"/>
            </w:tcBorders>
          </w:tcPr>
          <w:p w14:paraId="300B22CE"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64309D6" w14:textId="70C02F2A"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Mgr_LanID</w:t>
            </w:r>
            <w:proofErr w:type="spellEnd"/>
          </w:p>
        </w:tc>
        <w:tc>
          <w:tcPr>
            <w:tcW w:w="1362" w:type="dxa"/>
            <w:tcBorders>
              <w:top w:val="single" w:sz="4" w:space="0" w:color="auto"/>
              <w:bottom w:val="single" w:sz="4" w:space="0" w:color="auto"/>
            </w:tcBorders>
          </w:tcPr>
          <w:p w14:paraId="44DD17C8" w14:textId="72C43B7A"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0E6209B" w14:textId="4958001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6B91081" w14:textId="6A3F9514"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w:t>
            </w:r>
            <w:r>
              <w:rPr>
                <w:rFonts w:ascii="Verdana" w:hAnsi="Verdana"/>
                <w:color w:val="000000" w:themeColor="text1"/>
                <w:sz w:val="16"/>
                <w:szCs w:val="16"/>
              </w:rPr>
              <w:t>LAN ID</w:t>
            </w:r>
          </w:p>
          <w:p w14:paraId="477DC90D" w14:textId="54BAE2D4"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5A0D6E22" w14:textId="77777777" w:rsidR="00A73D91" w:rsidRDefault="00A73D91" w:rsidP="005B6687">
            <w:pPr>
              <w:rPr>
                <w:rFonts w:ascii="Verdana" w:hAnsi="Verdana"/>
                <w:color w:val="000000" w:themeColor="text1"/>
                <w:sz w:val="16"/>
                <w:szCs w:val="16"/>
              </w:rPr>
            </w:pPr>
          </w:p>
        </w:tc>
      </w:tr>
      <w:tr w:rsidR="00A73D91" w:rsidRPr="00A43661" w14:paraId="00DB0641" w14:textId="5046E8F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5647D6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B2BAE9F" w14:textId="5635128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Mgr_Job_Code</w:t>
            </w:r>
            <w:proofErr w:type="spellEnd"/>
          </w:p>
        </w:tc>
        <w:tc>
          <w:tcPr>
            <w:tcW w:w="1362" w:type="dxa"/>
            <w:tcBorders>
              <w:top w:val="single" w:sz="4" w:space="0" w:color="auto"/>
              <w:bottom w:val="single" w:sz="4" w:space="0" w:color="auto"/>
            </w:tcBorders>
          </w:tcPr>
          <w:p w14:paraId="65D6F5EB" w14:textId="284849B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2A52D0A" w14:textId="50097E6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F44B873" w14:textId="56F673B1"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Peoplesoft</w:t>
            </w:r>
            <w:proofErr w:type="spellEnd"/>
            <w:r>
              <w:rPr>
                <w:rFonts w:ascii="Verdana" w:hAnsi="Verdana"/>
                <w:color w:val="000000" w:themeColor="text1"/>
                <w:sz w:val="16"/>
                <w:szCs w:val="16"/>
              </w:rPr>
              <w:t xml:space="preserve"> Job Code for the manager</w:t>
            </w:r>
          </w:p>
          <w:p w14:paraId="15BD84FE" w14:textId="4A64EE5E" w:rsidR="00A73D91" w:rsidRPr="00A43661" w:rsidRDefault="00A73D91" w:rsidP="005E7B1B">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4B63302E" w14:textId="77777777" w:rsidR="00A73D91" w:rsidRDefault="00A73D91" w:rsidP="005B6687">
            <w:pPr>
              <w:rPr>
                <w:rFonts w:ascii="Verdana" w:hAnsi="Verdana"/>
                <w:color w:val="000000" w:themeColor="text1"/>
                <w:sz w:val="16"/>
                <w:szCs w:val="16"/>
              </w:rPr>
            </w:pPr>
          </w:p>
        </w:tc>
      </w:tr>
      <w:tr w:rsidR="00A73D91" w:rsidRPr="00A43661" w14:paraId="0576B958" w14:textId="373C2B41"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1C5CC30"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C371393" w14:textId="047D8AD9"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Mgr_Job_Description</w:t>
            </w:r>
            <w:proofErr w:type="spellEnd"/>
          </w:p>
        </w:tc>
        <w:tc>
          <w:tcPr>
            <w:tcW w:w="1362" w:type="dxa"/>
            <w:tcBorders>
              <w:top w:val="single" w:sz="4" w:space="0" w:color="auto"/>
              <w:bottom w:val="single" w:sz="4" w:space="0" w:color="auto"/>
            </w:tcBorders>
          </w:tcPr>
          <w:p w14:paraId="37F6A27A" w14:textId="05FE71B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BC40561" w14:textId="1743FB4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EAE9558" w14:textId="43F51C19"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 job description</w:t>
            </w:r>
          </w:p>
          <w:p w14:paraId="7A0F12A8" w14:textId="1AA41E39" w:rsidR="00A73D91" w:rsidRPr="00A43661" w:rsidRDefault="00A73D91" w:rsidP="00E01775">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1A542E96" w14:textId="77777777" w:rsidR="00A73D91" w:rsidRDefault="00A73D91" w:rsidP="005B6687">
            <w:pPr>
              <w:rPr>
                <w:rFonts w:ascii="Verdana" w:hAnsi="Verdana"/>
                <w:color w:val="000000" w:themeColor="text1"/>
                <w:sz w:val="16"/>
                <w:szCs w:val="16"/>
              </w:rPr>
            </w:pPr>
          </w:p>
        </w:tc>
      </w:tr>
      <w:tr w:rsidR="00BD4F5A" w:rsidRPr="00A43661" w14:paraId="49EA28A0"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E89F893" w14:textId="77777777" w:rsidR="00BD4F5A" w:rsidRDefault="00BD4F5A"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E122167" w14:textId="5C4AB548" w:rsidR="00BD4F5A" w:rsidRPr="00764296" w:rsidRDefault="00BD4F5A">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Emp_Program</w:t>
            </w:r>
            <w:proofErr w:type="spellEnd"/>
          </w:p>
        </w:tc>
        <w:tc>
          <w:tcPr>
            <w:tcW w:w="1362" w:type="dxa"/>
            <w:tcBorders>
              <w:top w:val="single" w:sz="4" w:space="0" w:color="auto"/>
              <w:bottom w:val="single" w:sz="4" w:space="0" w:color="auto"/>
            </w:tcBorders>
          </w:tcPr>
          <w:p w14:paraId="58984BF3" w14:textId="47128F3D" w:rsidR="00BD4F5A" w:rsidRPr="00A43661" w:rsidRDefault="00BD4F5A"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5A699D1" w14:textId="427B1E1A" w:rsidR="00BD4F5A" w:rsidRPr="00A43661" w:rsidRDefault="00BD4F5A">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Marketplace/Medicare</w:t>
            </w:r>
            <w:r w:rsidR="00FF57DF">
              <w:rPr>
                <w:rFonts w:ascii="Verdana" w:hAnsi="Verdana" w:cs="Calibri"/>
                <w:color w:val="000000" w:themeColor="text1"/>
                <w:sz w:val="16"/>
                <w:szCs w:val="16"/>
              </w:rPr>
              <w:t>/NA</w:t>
            </w:r>
          </w:p>
        </w:tc>
        <w:tc>
          <w:tcPr>
            <w:tcW w:w="2324" w:type="dxa"/>
            <w:gridSpan w:val="2"/>
            <w:tcBorders>
              <w:top w:val="single" w:sz="4" w:space="0" w:color="auto"/>
              <w:bottom w:val="single" w:sz="4" w:space="0" w:color="auto"/>
              <w:right w:val="nil"/>
            </w:tcBorders>
          </w:tcPr>
          <w:p w14:paraId="30870C84" w14:textId="77777777" w:rsidR="00BD4F5A" w:rsidRDefault="00BD4F5A" w:rsidP="005B6687">
            <w:pPr>
              <w:rPr>
                <w:rFonts w:ascii="Verdana" w:hAnsi="Verdana"/>
                <w:color w:val="000000" w:themeColor="text1"/>
                <w:sz w:val="16"/>
                <w:szCs w:val="16"/>
              </w:rPr>
            </w:pPr>
            <w:r>
              <w:rPr>
                <w:rFonts w:ascii="Verdana" w:hAnsi="Verdana"/>
                <w:color w:val="000000" w:themeColor="text1"/>
                <w:sz w:val="16"/>
                <w:szCs w:val="16"/>
              </w:rPr>
              <w:t>Program as determined by WFM 1Multi code</w:t>
            </w:r>
          </w:p>
          <w:p w14:paraId="4367E062" w14:textId="0F3D8D04" w:rsidR="00BD4F5A" w:rsidRDefault="00BD4F5A"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0317FA4E" w14:textId="77777777" w:rsidR="00BD4F5A" w:rsidRDefault="00BD4F5A" w:rsidP="005B6687">
            <w:pPr>
              <w:rPr>
                <w:rFonts w:ascii="Verdana" w:hAnsi="Verdana"/>
                <w:color w:val="000000" w:themeColor="text1"/>
                <w:sz w:val="16"/>
                <w:szCs w:val="16"/>
              </w:rPr>
            </w:pPr>
          </w:p>
        </w:tc>
      </w:tr>
      <w:tr w:rsidR="00BD4F5A" w:rsidRPr="00A43661" w14:paraId="0CEF2EC6"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76118E7" w14:textId="47F7F9F8" w:rsidR="00BD4F5A" w:rsidRDefault="00BD4F5A"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305099F" w14:textId="37255500" w:rsidR="00BD4F5A" w:rsidRPr="00764296" w:rsidRDefault="00BD4F5A">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Start_Date</w:t>
            </w:r>
            <w:proofErr w:type="spellEnd"/>
          </w:p>
        </w:tc>
        <w:tc>
          <w:tcPr>
            <w:tcW w:w="1362" w:type="dxa"/>
            <w:tcBorders>
              <w:top w:val="single" w:sz="4" w:space="0" w:color="auto"/>
              <w:bottom w:val="single" w:sz="4" w:space="0" w:color="auto"/>
            </w:tcBorders>
          </w:tcPr>
          <w:p w14:paraId="734ED8F9" w14:textId="060DD901" w:rsidR="00BD4F5A" w:rsidRPr="00A43661" w:rsidRDefault="00BD4F5A"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32E6BBDA" w14:textId="77777777" w:rsidR="00BD4F5A" w:rsidRPr="00A43661" w:rsidRDefault="00BD4F5A">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9C8F56F" w14:textId="77777777" w:rsidR="00BD4F5A" w:rsidRDefault="00BD4F5A" w:rsidP="005B6687">
            <w:pPr>
              <w:rPr>
                <w:rFonts w:ascii="Verdana" w:hAnsi="Verdana"/>
                <w:color w:val="000000" w:themeColor="text1"/>
                <w:sz w:val="16"/>
                <w:szCs w:val="16"/>
              </w:rPr>
            </w:pPr>
            <w:r>
              <w:rPr>
                <w:rFonts w:ascii="Verdana" w:hAnsi="Verdana"/>
                <w:color w:val="000000" w:themeColor="text1"/>
                <w:sz w:val="16"/>
                <w:szCs w:val="16"/>
              </w:rPr>
              <w:t xml:space="preserve">Employee’s Hire Date from </w:t>
            </w:r>
            <w:proofErr w:type="spellStart"/>
            <w:r>
              <w:rPr>
                <w:rFonts w:ascii="Verdana" w:hAnsi="Verdana"/>
                <w:color w:val="000000" w:themeColor="text1"/>
                <w:sz w:val="16"/>
                <w:szCs w:val="16"/>
              </w:rPr>
              <w:t>Peoplesoft</w:t>
            </w:r>
            <w:proofErr w:type="spellEnd"/>
          </w:p>
          <w:p w14:paraId="58C15A1C" w14:textId="25B90C8B" w:rsidR="00BD4F5A" w:rsidRDefault="00BD4F5A"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0CAABBB1" w14:textId="77777777" w:rsidR="00BD4F5A" w:rsidRDefault="00BD4F5A" w:rsidP="005B6687">
            <w:pPr>
              <w:rPr>
                <w:rFonts w:ascii="Verdana" w:hAnsi="Verdana"/>
                <w:color w:val="000000" w:themeColor="text1"/>
                <w:sz w:val="16"/>
                <w:szCs w:val="16"/>
              </w:rPr>
            </w:pPr>
          </w:p>
        </w:tc>
      </w:tr>
      <w:tr w:rsidR="00A73D91" w:rsidRPr="00A43661" w14:paraId="3C87AF93" w14:textId="2A8BFF6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E4431F2" w14:textId="7D7C5440"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93CF89D" w14:textId="4087C56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End_Date</w:t>
            </w:r>
            <w:proofErr w:type="spellEnd"/>
          </w:p>
        </w:tc>
        <w:tc>
          <w:tcPr>
            <w:tcW w:w="1362" w:type="dxa"/>
            <w:tcBorders>
              <w:top w:val="single" w:sz="4" w:space="0" w:color="auto"/>
              <w:bottom w:val="single" w:sz="4" w:space="0" w:color="auto"/>
            </w:tcBorders>
          </w:tcPr>
          <w:p w14:paraId="331A87DC" w14:textId="6FFA4AA1"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1BDAE142" w14:textId="260BD14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A4B106E"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Date the Employee left the company</w:t>
            </w:r>
          </w:p>
          <w:p w14:paraId="4CB2B704" w14:textId="7DCBAEDE" w:rsidR="00F260EB" w:rsidRDefault="00F260EB" w:rsidP="00F260EB">
            <w:pPr>
              <w:rPr>
                <w:rFonts w:ascii="Verdana" w:hAnsi="Verdana"/>
                <w:color w:val="000000" w:themeColor="text1"/>
                <w:sz w:val="16"/>
                <w:szCs w:val="16"/>
              </w:rPr>
            </w:pPr>
            <w:r>
              <w:rPr>
                <w:rFonts w:ascii="Verdana" w:hAnsi="Verdana"/>
                <w:color w:val="000000" w:themeColor="text1"/>
                <w:sz w:val="16"/>
                <w:szCs w:val="16"/>
              </w:rPr>
              <w:t xml:space="preserve">When we receive a hierarchy file containing a rehired </w:t>
            </w:r>
            <w:r w:rsidR="00AC776F">
              <w:rPr>
                <w:rFonts w:ascii="Verdana" w:hAnsi="Verdana"/>
                <w:color w:val="000000" w:themeColor="text1"/>
                <w:sz w:val="16"/>
                <w:szCs w:val="16"/>
              </w:rPr>
              <w:t>Employee</w:t>
            </w:r>
            <w:r>
              <w:rPr>
                <w:rFonts w:ascii="Verdana" w:hAnsi="Verdana"/>
                <w:color w:val="000000" w:themeColor="text1"/>
                <w:sz w:val="16"/>
                <w:szCs w:val="16"/>
              </w:rPr>
              <w:t xml:space="preserve">, the </w:t>
            </w:r>
            <w:proofErr w:type="spellStart"/>
            <w:r>
              <w:rPr>
                <w:rFonts w:ascii="Verdana" w:hAnsi="Verdana"/>
                <w:color w:val="000000" w:themeColor="text1"/>
                <w:sz w:val="16"/>
                <w:szCs w:val="16"/>
              </w:rPr>
              <w:t>End_Date</w:t>
            </w:r>
            <w:proofErr w:type="spellEnd"/>
            <w:r>
              <w:rPr>
                <w:rFonts w:ascii="Verdana" w:hAnsi="Verdana"/>
                <w:color w:val="000000" w:themeColor="text1"/>
                <w:sz w:val="16"/>
                <w:szCs w:val="16"/>
              </w:rPr>
              <w:t xml:space="preserve"> will be updated to 99991231 and the Active status will change </w:t>
            </w:r>
            <w:r>
              <w:rPr>
                <w:rFonts w:ascii="Verdana" w:hAnsi="Verdana"/>
                <w:color w:val="000000" w:themeColor="text1"/>
                <w:sz w:val="16"/>
                <w:szCs w:val="16"/>
              </w:rPr>
              <w:lastRenderedPageBreak/>
              <w:t>to A.</w:t>
            </w:r>
          </w:p>
          <w:p w14:paraId="7CC20C05" w14:textId="77777777" w:rsidR="00A73D91" w:rsidRDefault="00A73D91" w:rsidP="00E01775">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p w14:paraId="37006EC1" w14:textId="26814972" w:rsidR="00A73D91" w:rsidRPr="00A43661"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57D1836E" w14:textId="77777777" w:rsidR="00A73D91" w:rsidRDefault="00A73D91" w:rsidP="00E01775">
            <w:pPr>
              <w:rPr>
                <w:rFonts w:ascii="Verdana" w:hAnsi="Verdana"/>
                <w:color w:val="000000" w:themeColor="text1"/>
                <w:sz w:val="16"/>
                <w:szCs w:val="16"/>
              </w:rPr>
            </w:pPr>
          </w:p>
        </w:tc>
      </w:tr>
      <w:tr w:rsidR="00A73D91" w:rsidRPr="00A43661" w14:paraId="4C4395FC" w14:textId="1BAC0694"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AF7614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F5C42C8" w14:textId="57DDBAC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Active</w:t>
            </w:r>
          </w:p>
        </w:tc>
        <w:tc>
          <w:tcPr>
            <w:tcW w:w="1362" w:type="dxa"/>
            <w:tcBorders>
              <w:top w:val="single" w:sz="4" w:space="0" w:color="auto"/>
              <w:bottom w:val="single" w:sz="4" w:space="0" w:color="auto"/>
            </w:tcBorders>
          </w:tcPr>
          <w:p w14:paraId="617A9F89" w14:textId="7053B3D7"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38474368" w14:textId="2E683549"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BB110AF"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Active status for the employee</w:t>
            </w:r>
          </w:p>
          <w:p w14:paraId="50156166" w14:textId="4FF44940" w:rsidR="00F260EB" w:rsidRDefault="00F260EB" w:rsidP="00E01775">
            <w:pPr>
              <w:rPr>
                <w:rFonts w:ascii="Verdana" w:hAnsi="Verdana"/>
                <w:color w:val="000000" w:themeColor="text1"/>
                <w:sz w:val="16"/>
                <w:szCs w:val="16"/>
              </w:rPr>
            </w:pPr>
            <w:r>
              <w:rPr>
                <w:rFonts w:ascii="Verdana" w:hAnsi="Verdana"/>
                <w:color w:val="000000" w:themeColor="text1"/>
                <w:sz w:val="16"/>
                <w:szCs w:val="16"/>
              </w:rPr>
              <w:t xml:space="preserve">When we receive a hierarchy file containing a rehired </w:t>
            </w:r>
            <w:r w:rsidR="00AC776F">
              <w:rPr>
                <w:rFonts w:ascii="Verdana" w:hAnsi="Verdana"/>
                <w:color w:val="000000" w:themeColor="text1"/>
                <w:sz w:val="16"/>
                <w:szCs w:val="16"/>
              </w:rPr>
              <w:t>Employee</w:t>
            </w:r>
            <w:r>
              <w:rPr>
                <w:rFonts w:ascii="Verdana" w:hAnsi="Verdana"/>
                <w:color w:val="000000" w:themeColor="text1"/>
                <w:sz w:val="16"/>
                <w:szCs w:val="16"/>
              </w:rPr>
              <w:t xml:space="preserve">, the </w:t>
            </w:r>
            <w:proofErr w:type="spellStart"/>
            <w:r>
              <w:rPr>
                <w:rFonts w:ascii="Verdana" w:hAnsi="Verdana"/>
                <w:color w:val="000000" w:themeColor="text1"/>
                <w:sz w:val="16"/>
                <w:szCs w:val="16"/>
              </w:rPr>
              <w:t>End_Date</w:t>
            </w:r>
            <w:proofErr w:type="spellEnd"/>
            <w:r>
              <w:rPr>
                <w:rFonts w:ascii="Verdana" w:hAnsi="Verdana"/>
                <w:color w:val="000000" w:themeColor="text1"/>
                <w:sz w:val="16"/>
                <w:szCs w:val="16"/>
              </w:rPr>
              <w:t xml:space="preserve"> will be updated to 99991231 and the Active status will change to A.</w:t>
            </w:r>
          </w:p>
          <w:p w14:paraId="20F1B131" w14:textId="72D9C909" w:rsidR="00A73D91" w:rsidRDefault="00A73D91" w:rsidP="00E01775">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318519A8" w14:textId="77777777" w:rsidR="00A73D91" w:rsidRDefault="00A73D91" w:rsidP="00E01775">
            <w:pPr>
              <w:rPr>
                <w:rFonts w:ascii="Verdana" w:hAnsi="Verdana"/>
                <w:color w:val="000000" w:themeColor="text1"/>
                <w:sz w:val="16"/>
                <w:szCs w:val="16"/>
              </w:rPr>
            </w:pPr>
          </w:p>
        </w:tc>
      </w:tr>
      <w:tr w:rsidR="00A73D91" w:rsidRPr="00A43661" w14:paraId="2704EB5F" w14:textId="5A361D3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5951072" w14:textId="77777777" w:rsidR="00A73D91" w:rsidRPr="008B3030"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2A4CBEA" w14:textId="02C65FB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CoachingReasonID</w:t>
            </w:r>
            <w:proofErr w:type="spellEnd"/>
          </w:p>
        </w:tc>
        <w:tc>
          <w:tcPr>
            <w:tcW w:w="1362" w:type="dxa"/>
            <w:tcBorders>
              <w:top w:val="single" w:sz="4" w:space="0" w:color="auto"/>
              <w:bottom w:val="single" w:sz="4" w:space="0" w:color="auto"/>
            </w:tcBorders>
          </w:tcPr>
          <w:p w14:paraId="172FBC6F" w14:textId="27C362C3" w:rsidR="00A73D91" w:rsidRPr="008B3030"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D5C9B6F" w14:textId="6ED0F69A" w:rsidR="00A73D91" w:rsidRPr="008B3030"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F9EA34C" w14:textId="450F17BA" w:rsidR="00A73D91" w:rsidRDefault="00A73D91" w:rsidP="00E01775">
            <w:pPr>
              <w:rPr>
                <w:rFonts w:ascii="Verdana" w:hAnsi="Verdana"/>
                <w:color w:val="000000" w:themeColor="text1"/>
                <w:sz w:val="16"/>
                <w:szCs w:val="16"/>
              </w:rPr>
            </w:pPr>
            <w:r>
              <w:rPr>
                <w:rFonts w:ascii="Verdana" w:hAnsi="Verdana"/>
                <w:color w:val="000000" w:themeColor="text1"/>
                <w:sz w:val="16"/>
                <w:szCs w:val="16"/>
              </w:rPr>
              <w:t>ID representing the type of Coaching Reason</w:t>
            </w:r>
          </w:p>
          <w:p w14:paraId="188E118A" w14:textId="1E96CD5C" w:rsidR="00A73D91"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PK for </w:t>
            </w:r>
            <w:proofErr w:type="spellStart"/>
            <w:r>
              <w:rPr>
                <w:rFonts w:ascii="Verdana" w:hAnsi="Verdana"/>
                <w:color w:val="000000" w:themeColor="text1"/>
                <w:sz w:val="16"/>
                <w:szCs w:val="16"/>
              </w:rPr>
              <w:t>Coaching_Log_Reason</w:t>
            </w:r>
            <w:proofErr w:type="spellEnd"/>
            <w:r w:rsidR="002B2269">
              <w:rPr>
                <w:rFonts w:ascii="Verdana" w:hAnsi="Verdana"/>
                <w:color w:val="000000" w:themeColor="text1"/>
                <w:sz w:val="16"/>
                <w:szCs w:val="16"/>
              </w:rPr>
              <w:t xml:space="preserve"> and </w:t>
            </w:r>
            <w:proofErr w:type="spellStart"/>
            <w:r w:rsidR="002B2269">
              <w:rPr>
                <w:rFonts w:ascii="Verdana" w:hAnsi="Verdana"/>
                <w:color w:val="000000" w:themeColor="text1"/>
                <w:sz w:val="16"/>
                <w:szCs w:val="16"/>
              </w:rPr>
              <w:t>Warning_Log_Reason</w:t>
            </w:r>
            <w:proofErr w:type="spellEnd"/>
          </w:p>
          <w:p w14:paraId="04C3B224" w14:textId="1D439B93" w:rsidR="00A73D91" w:rsidRPr="008B3030"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Dim_Sub_Coaching_Reason</w:t>
            </w:r>
            <w:proofErr w:type="spellEnd"/>
          </w:p>
        </w:tc>
        <w:tc>
          <w:tcPr>
            <w:tcW w:w="2626" w:type="dxa"/>
            <w:tcBorders>
              <w:top w:val="single" w:sz="4" w:space="0" w:color="auto"/>
              <w:left w:val="nil"/>
              <w:bottom w:val="single" w:sz="4" w:space="0" w:color="auto"/>
            </w:tcBorders>
          </w:tcPr>
          <w:p w14:paraId="690BC95A" w14:textId="77777777" w:rsidR="00A73D91" w:rsidRDefault="00A73D91" w:rsidP="00E01775">
            <w:pPr>
              <w:rPr>
                <w:rFonts w:ascii="Verdana" w:hAnsi="Verdana"/>
                <w:color w:val="000000" w:themeColor="text1"/>
                <w:sz w:val="16"/>
                <w:szCs w:val="16"/>
              </w:rPr>
            </w:pPr>
          </w:p>
        </w:tc>
      </w:tr>
      <w:tr w:rsidR="00A73D91" w:rsidRPr="00A43661" w14:paraId="28722641" w14:textId="0438840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C1A903B" w14:textId="77777777" w:rsidR="00A73D91" w:rsidRPr="008B3030"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21BEABA" w14:textId="0F5214BF"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SubCoachingReasonID</w:t>
            </w:r>
            <w:proofErr w:type="spellEnd"/>
          </w:p>
        </w:tc>
        <w:tc>
          <w:tcPr>
            <w:tcW w:w="1362" w:type="dxa"/>
            <w:tcBorders>
              <w:top w:val="single" w:sz="4" w:space="0" w:color="auto"/>
              <w:bottom w:val="single" w:sz="4" w:space="0" w:color="auto"/>
            </w:tcBorders>
          </w:tcPr>
          <w:p w14:paraId="54088A08" w14:textId="0DB0A9D6" w:rsidR="00A73D91" w:rsidRPr="008B3030"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6A4320A" w14:textId="61915DEA" w:rsidR="00A73D91" w:rsidRPr="008B3030"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5D1ABA6" w14:textId="08C4C23F" w:rsidR="00A73D91"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ID representing the type of </w:t>
            </w:r>
            <w:proofErr w:type="spellStart"/>
            <w:r>
              <w:rPr>
                <w:rFonts w:ascii="Verdana" w:hAnsi="Verdana"/>
                <w:color w:val="000000" w:themeColor="text1"/>
                <w:sz w:val="16"/>
                <w:szCs w:val="16"/>
              </w:rPr>
              <w:t>SubCoaching</w:t>
            </w:r>
            <w:proofErr w:type="spellEnd"/>
            <w:r>
              <w:rPr>
                <w:rFonts w:ascii="Verdana" w:hAnsi="Verdana"/>
                <w:color w:val="000000" w:themeColor="text1"/>
                <w:sz w:val="16"/>
                <w:szCs w:val="16"/>
              </w:rPr>
              <w:t xml:space="preserve"> Reason</w:t>
            </w:r>
          </w:p>
          <w:p w14:paraId="27B2BF5F" w14:textId="1A50FA05" w:rsidR="00A73D91"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PK for </w:t>
            </w:r>
            <w:proofErr w:type="spellStart"/>
            <w:r>
              <w:rPr>
                <w:rFonts w:ascii="Verdana" w:hAnsi="Verdana"/>
                <w:color w:val="000000" w:themeColor="text1"/>
                <w:sz w:val="16"/>
                <w:szCs w:val="16"/>
              </w:rPr>
              <w:t>Coaching_Log_Reason</w:t>
            </w:r>
            <w:proofErr w:type="spellEnd"/>
            <w:r w:rsidR="002B2269">
              <w:rPr>
                <w:rFonts w:ascii="Verdana" w:hAnsi="Verdana"/>
                <w:color w:val="000000" w:themeColor="text1"/>
                <w:sz w:val="16"/>
                <w:szCs w:val="16"/>
              </w:rPr>
              <w:t xml:space="preserve"> and </w:t>
            </w:r>
            <w:proofErr w:type="spellStart"/>
            <w:r w:rsidR="002B2269">
              <w:rPr>
                <w:rFonts w:ascii="Verdana" w:hAnsi="Verdana"/>
                <w:color w:val="000000" w:themeColor="text1"/>
                <w:sz w:val="16"/>
                <w:szCs w:val="16"/>
              </w:rPr>
              <w:t>Warning_Log_Reason</w:t>
            </w:r>
            <w:proofErr w:type="spellEnd"/>
          </w:p>
          <w:p w14:paraId="4420A15E" w14:textId="2F94631D" w:rsidR="00A73D91" w:rsidRPr="008B3030" w:rsidRDefault="00A73D91" w:rsidP="002B2269">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Dim_Coaching_Reason</w:t>
            </w:r>
            <w:proofErr w:type="spellEnd"/>
          </w:p>
        </w:tc>
        <w:tc>
          <w:tcPr>
            <w:tcW w:w="2626" w:type="dxa"/>
            <w:tcBorders>
              <w:top w:val="single" w:sz="4" w:space="0" w:color="auto"/>
              <w:left w:val="nil"/>
              <w:bottom w:val="single" w:sz="4" w:space="0" w:color="auto"/>
            </w:tcBorders>
          </w:tcPr>
          <w:p w14:paraId="072CA29C" w14:textId="77777777" w:rsidR="00A73D91" w:rsidRDefault="00A73D91" w:rsidP="00E01775">
            <w:pPr>
              <w:rPr>
                <w:rFonts w:ascii="Verdana" w:hAnsi="Verdana"/>
                <w:color w:val="000000" w:themeColor="text1"/>
                <w:sz w:val="16"/>
                <w:szCs w:val="16"/>
              </w:rPr>
            </w:pPr>
          </w:p>
        </w:tc>
      </w:tr>
      <w:tr w:rsidR="00A73D91" w:rsidRPr="00A43661" w14:paraId="422BB91D" w14:textId="5666ED6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9E105EF"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8AD5A3E" w14:textId="280258B4"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Description</w:t>
            </w:r>
          </w:p>
        </w:tc>
        <w:tc>
          <w:tcPr>
            <w:tcW w:w="1362" w:type="dxa"/>
            <w:tcBorders>
              <w:top w:val="single" w:sz="4" w:space="0" w:color="auto"/>
              <w:bottom w:val="single" w:sz="4" w:space="0" w:color="auto"/>
            </w:tcBorders>
          </w:tcPr>
          <w:p w14:paraId="5D6BF41C" w14:textId="63FCCA5B"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180AC1E" w14:textId="20CCD07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038C849" w14:textId="45A9F2C1" w:rsidR="00A73D91" w:rsidRDefault="00A73D91" w:rsidP="00E01775">
            <w:pPr>
              <w:rPr>
                <w:rFonts w:ascii="Verdana" w:hAnsi="Verdana"/>
                <w:color w:val="000000" w:themeColor="text1"/>
                <w:sz w:val="16"/>
                <w:szCs w:val="16"/>
              </w:rPr>
            </w:pPr>
            <w:r w:rsidRPr="00A43661">
              <w:rPr>
                <w:rFonts w:ascii="Verdana" w:hAnsi="Verdana"/>
                <w:color w:val="000000" w:themeColor="text1"/>
                <w:sz w:val="16"/>
                <w:szCs w:val="16"/>
              </w:rPr>
              <w:t>Details for the reason for the coaching</w:t>
            </w:r>
            <w:r>
              <w:rPr>
                <w:rFonts w:ascii="Verdana" w:hAnsi="Verdana"/>
                <w:color w:val="000000" w:themeColor="text1"/>
                <w:sz w:val="16"/>
                <w:szCs w:val="16"/>
              </w:rPr>
              <w:t xml:space="preserve"> (Note: for IQS records this will also contain the QS Coaching Notes.  The Summary of Call will be followed by a carriage return and the words COACHING NOTES</w:t>
            </w:r>
            <w:r w:rsidR="00431153">
              <w:rPr>
                <w:rFonts w:ascii="Verdana" w:hAnsi="Verdana"/>
                <w:color w:val="000000" w:themeColor="text1"/>
                <w:sz w:val="16"/>
                <w:szCs w:val="16"/>
              </w:rPr>
              <w:t xml:space="preserve">)  </w:t>
            </w:r>
          </w:p>
          <w:p w14:paraId="01A8D96E" w14:textId="77777777" w:rsidR="00677BEF" w:rsidRPr="002B7EB5" w:rsidRDefault="00677BEF" w:rsidP="00677BEF">
            <w:pPr>
              <w:ind w:left="252"/>
              <w:rPr>
                <w:rFonts w:ascii="Verdana" w:hAnsi="Verdana"/>
                <w:color w:val="000000" w:themeColor="text1"/>
                <w:sz w:val="16"/>
                <w:szCs w:val="16"/>
              </w:rPr>
            </w:pPr>
            <w:r>
              <w:rPr>
                <w:rFonts w:ascii="Verdana" w:hAnsi="Verdana"/>
                <w:color w:val="000000" w:themeColor="text1"/>
                <w:sz w:val="16"/>
                <w:szCs w:val="16"/>
              </w:rPr>
              <w:t xml:space="preserve">Note: When IQS feeds are received, containing updated logs that are still Open in our system, this field will be updated to match the newest </w:t>
            </w:r>
            <w:r>
              <w:rPr>
                <w:rFonts w:ascii="Verdana" w:hAnsi="Verdana"/>
                <w:color w:val="000000" w:themeColor="text1"/>
                <w:sz w:val="16"/>
                <w:szCs w:val="16"/>
              </w:rPr>
              <w:lastRenderedPageBreak/>
              <w:t>feed.</w:t>
            </w:r>
          </w:p>
          <w:p w14:paraId="1057BB7D" w14:textId="6134DB7A" w:rsidR="00A73D91" w:rsidRPr="00A43661" w:rsidRDefault="00C06EA5" w:rsidP="001607CE">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45AE3AC5" w14:textId="77777777" w:rsidR="00A73D91" w:rsidRPr="00A43661" w:rsidRDefault="00A73D91" w:rsidP="00E01775">
            <w:pPr>
              <w:rPr>
                <w:rFonts w:ascii="Verdana" w:hAnsi="Verdana"/>
                <w:color w:val="000000" w:themeColor="text1"/>
                <w:sz w:val="16"/>
                <w:szCs w:val="16"/>
              </w:rPr>
            </w:pPr>
          </w:p>
        </w:tc>
      </w:tr>
      <w:tr w:rsidR="00A73D91" w:rsidRPr="00A43661" w14:paraId="1B9F8183" w14:textId="481173C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DF0FEE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16FE480" w14:textId="089D4E3F"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CoachingNotes</w:t>
            </w:r>
            <w:proofErr w:type="spellEnd"/>
          </w:p>
        </w:tc>
        <w:tc>
          <w:tcPr>
            <w:tcW w:w="1362" w:type="dxa"/>
            <w:tcBorders>
              <w:top w:val="single" w:sz="4" w:space="0" w:color="auto"/>
              <w:bottom w:val="single" w:sz="4" w:space="0" w:color="auto"/>
            </w:tcBorders>
          </w:tcPr>
          <w:p w14:paraId="3C9DAA4A" w14:textId="60D95106"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79A9DAC" w14:textId="6C666C1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E491DF5" w14:textId="77777777" w:rsidR="00A73D91" w:rsidRDefault="00A73D91" w:rsidP="00E01775">
            <w:pPr>
              <w:rPr>
                <w:rFonts w:ascii="Verdana" w:hAnsi="Verdana"/>
                <w:color w:val="000000" w:themeColor="text1"/>
                <w:sz w:val="16"/>
                <w:szCs w:val="16"/>
              </w:rPr>
            </w:pPr>
            <w:r w:rsidRPr="00A43661">
              <w:rPr>
                <w:rFonts w:ascii="Verdana" w:hAnsi="Verdana"/>
                <w:color w:val="000000" w:themeColor="text1"/>
                <w:sz w:val="16"/>
                <w:szCs w:val="16"/>
              </w:rPr>
              <w:t>Details from the coaching session including action plans developed.</w:t>
            </w:r>
          </w:p>
          <w:p w14:paraId="519F84AF" w14:textId="37FE0071" w:rsidR="00327654" w:rsidRPr="00A43661" w:rsidRDefault="00C06EA5" w:rsidP="001607CE">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60947050" w14:textId="77777777" w:rsidR="00A73D91" w:rsidRPr="00A43661" w:rsidRDefault="00A73D91" w:rsidP="00E01775">
            <w:pPr>
              <w:rPr>
                <w:rFonts w:ascii="Verdana" w:hAnsi="Verdana"/>
                <w:color w:val="000000" w:themeColor="text1"/>
                <w:sz w:val="16"/>
                <w:szCs w:val="16"/>
              </w:rPr>
            </w:pPr>
          </w:p>
        </w:tc>
      </w:tr>
      <w:tr w:rsidR="00A73D91" w:rsidRPr="00A43661" w14:paraId="589BBCEB" w14:textId="39A59C0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56D31C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91ADA35" w14:textId="69AB74F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Value</w:t>
            </w:r>
          </w:p>
        </w:tc>
        <w:tc>
          <w:tcPr>
            <w:tcW w:w="1362" w:type="dxa"/>
            <w:tcBorders>
              <w:top w:val="single" w:sz="4" w:space="0" w:color="auto"/>
              <w:bottom w:val="single" w:sz="4" w:space="0" w:color="auto"/>
            </w:tcBorders>
          </w:tcPr>
          <w:p w14:paraId="26321153" w14:textId="5AD3BE74"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699E8A8" w14:textId="77777777" w:rsidR="00EF0CF7" w:rsidRPr="00EF0CF7" w:rsidRDefault="00EF0CF7" w:rsidP="00EF0CF7">
            <w:pPr>
              <w:spacing w:before="120"/>
              <w:rPr>
                <w:rFonts w:ascii="Verdana" w:hAnsi="Verdana" w:cs="Calibri"/>
                <w:color w:val="000000" w:themeColor="text1"/>
                <w:sz w:val="16"/>
                <w:szCs w:val="16"/>
              </w:rPr>
            </w:pPr>
            <w:r w:rsidRPr="00EF0CF7">
              <w:rPr>
                <w:rFonts w:ascii="Verdana" w:hAnsi="Verdana" w:cs="Calibri"/>
                <w:color w:val="000000" w:themeColor="text1"/>
                <w:sz w:val="16"/>
                <w:szCs w:val="16"/>
              </w:rPr>
              <w:t xml:space="preserve">Valid values: </w:t>
            </w:r>
          </w:p>
          <w:p w14:paraId="097F6714"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Opportunity</w:t>
            </w:r>
          </w:p>
          <w:p w14:paraId="77A21FFC"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Reinforcement</w:t>
            </w:r>
          </w:p>
          <w:p w14:paraId="21B20FD1"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Opportunity-PWC</w:t>
            </w:r>
          </w:p>
          <w:p w14:paraId="471595C6"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Met goal</w:t>
            </w:r>
          </w:p>
          <w:p w14:paraId="221FA665"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Did not meet goal</w:t>
            </w:r>
          </w:p>
          <w:p w14:paraId="69CF7078" w14:textId="2F37A0C1" w:rsidR="00EF0CF7" w:rsidRPr="00A43661" w:rsidRDefault="00EF0CF7">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61AAB32" w14:textId="032D3755" w:rsidR="0029406C" w:rsidRPr="00A43661" w:rsidRDefault="001D25FE" w:rsidP="004A3FFE">
            <w:pPr>
              <w:ind w:right="-108"/>
              <w:rPr>
                <w:rFonts w:ascii="Verdana" w:hAnsi="Verdana"/>
                <w:color w:val="000000" w:themeColor="text1"/>
                <w:sz w:val="16"/>
                <w:szCs w:val="16"/>
              </w:rPr>
            </w:pPr>
            <w:proofErr w:type="spellStart"/>
            <w:r>
              <w:rPr>
                <w:rFonts w:ascii="Verdana" w:hAnsi="Verdana"/>
                <w:color w:val="000000" w:themeColor="text1"/>
                <w:sz w:val="16"/>
                <w:szCs w:val="16"/>
              </w:rPr>
              <w:t>C</w:t>
            </w:r>
            <w:r w:rsidR="00A73D91">
              <w:rPr>
                <w:rFonts w:ascii="Verdana" w:hAnsi="Verdana"/>
                <w:color w:val="000000" w:themeColor="text1"/>
                <w:sz w:val="16"/>
                <w:szCs w:val="16"/>
              </w:rPr>
              <w:t>oaching_Log_Reason</w:t>
            </w:r>
            <w:proofErr w:type="spellEnd"/>
            <w:r w:rsidR="00327654">
              <w:rPr>
                <w:rFonts w:ascii="Verdana" w:hAnsi="Verdana"/>
                <w:color w:val="000000" w:themeColor="text1"/>
                <w:sz w:val="16"/>
                <w:szCs w:val="16"/>
              </w:rPr>
              <w:t xml:space="preserve"> and </w:t>
            </w:r>
            <w:proofErr w:type="spellStart"/>
            <w:r w:rsidR="00327654">
              <w:rPr>
                <w:rFonts w:ascii="Verdana" w:hAnsi="Verdana"/>
                <w:color w:val="000000" w:themeColor="text1"/>
                <w:sz w:val="16"/>
                <w:szCs w:val="16"/>
              </w:rPr>
              <w:t>Warning_Log_Reason</w:t>
            </w:r>
            <w:proofErr w:type="spellEnd"/>
          </w:p>
        </w:tc>
        <w:tc>
          <w:tcPr>
            <w:tcW w:w="2626" w:type="dxa"/>
            <w:tcBorders>
              <w:top w:val="single" w:sz="4" w:space="0" w:color="auto"/>
              <w:left w:val="nil"/>
              <w:bottom w:val="single" w:sz="4" w:space="0" w:color="auto"/>
            </w:tcBorders>
          </w:tcPr>
          <w:p w14:paraId="215FB91F" w14:textId="77777777" w:rsidR="00A73D91" w:rsidRDefault="00A73D91" w:rsidP="005B6687">
            <w:pPr>
              <w:rPr>
                <w:rFonts w:ascii="Verdana" w:hAnsi="Verdana"/>
                <w:color w:val="000000" w:themeColor="text1"/>
                <w:sz w:val="16"/>
                <w:szCs w:val="16"/>
              </w:rPr>
            </w:pPr>
          </w:p>
        </w:tc>
      </w:tr>
      <w:tr w:rsidR="00A73D91" w:rsidRPr="00A43661" w14:paraId="0FF14996" w14:textId="704DA86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42C28BC"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D236527" w14:textId="36A0C52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CoachingSource</w:t>
            </w:r>
            <w:proofErr w:type="spellEnd"/>
          </w:p>
        </w:tc>
        <w:tc>
          <w:tcPr>
            <w:tcW w:w="1362" w:type="dxa"/>
            <w:tcBorders>
              <w:top w:val="single" w:sz="4" w:space="0" w:color="auto"/>
              <w:bottom w:val="single" w:sz="4" w:space="0" w:color="auto"/>
            </w:tcBorders>
          </w:tcPr>
          <w:p w14:paraId="41EC4D21" w14:textId="73EC00B0"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157BB2A"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6FD5355" w14:textId="68FAF43D"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Direct/Indirect</w:t>
            </w:r>
            <w:r w:rsidR="00691DC6">
              <w:rPr>
                <w:rFonts w:ascii="Verdana" w:hAnsi="Verdana"/>
                <w:color w:val="000000" w:themeColor="text1"/>
                <w:sz w:val="16"/>
                <w:szCs w:val="16"/>
              </w:rPr>
              <w:t>/OMR/IQS</w:t>
            </w:r>
          </w:p>
          <w:p w14:paraId="7E30FF96" w14:textId="77777777" w:rsidR="00A73D91" w:rsidRDefault="00A73D91" w:rsidP="00764296">
            <w:pPr>
              <w:rPr>
                <w:rFonts w:ascii="Verdana" w:hAnsi="Verdana"/>
                <w:color w:val="000000" w:themeColor="text1"/>
                <w:sz w:val="16"/>
                <w:szCs w:val="16"/>
              </w:rPr>
            </w:pPr>
            <w:r w:rsidRPr="00A43661">
              <w:rPr>
                <w:rFonts w:ascii="Verdana" w:hAnsi="Verdana"/>
                <w:color w:val="000000" w:themeColor="text1"/>
                <w:sz w:val="16"/>
                <w:szCs w:val="16"/>
              </w:rPr>
              <w:t xml:space="preserve">Direct: What type of coaching are you doing today? </w:t>
            </w:r>
            <w:r w:rsidRPr="00A43661">
              <w:rPr>
                <w:rFonts w:ascii="Verdana" w:hAnsi="Verdana"/>
                <w:color w:val="000000" w:themeColor="text1"/>
                <w:sz w:val="16"/>
                <w:szCs w:val="16"/>
              </w:rPr>
              <w:br/>
              <w:t>Indirect: How was the coaching opportunity identified?</w:t>
            </w:r>
          </w:p>
          <w:p w14:paraId="3DB3FB5F" w14:textId="6F72C848"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DIM_Source</w:t>
            </w:r>
            <w:proofErr w:type="spellEnd"/>
          </w:p>
        </w:tc>
        <w:tc>
          <w:tcPr>
            <w:tcW w:w="2626" w:type="dxa"/>
            <w:tcBorders>
              <w:top w:val="single" w:sz="4" w:space="0" w:color="auto"/>
              <w:left w:val="nil"/>
              <w:bottom w:val="single" w:sz="4" w:space="0" w:color="auto"/>
            </w:tcBorders>
          </w:tcPr>
          <w:p w14:paraId="6E42AF4A" w14:textId="77777777" w:rsidR="00A73D91" w:rsidRDefault="00A73D91" w:rsidP="005B6687">
            <w:pPr>
              <w:rPr>
                <w:rFonts w:ascii="Verdana" w:hAnsi="Verdana"/>
                <w:color w:val="000000" w:themeColor="text1"/>
                <w:sz w:val="16"/>
                <w:szCs w:val="16"/>
              </w:rPr>
            </w:pPr>
          </w:p>
        </w:tc>
      </w:tr>
      <w:tr w:rsidR="00A73D91" w:rsidRPr="00A43661" w14:paraId="1B050149" w14:textId="0F4BA05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03A8810"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082B345" w14:textId="2A0EFBFA"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SubCoachingSource</w:t>
            </w:r>
            <w:proofErr w:type="spellEnd"/>
          </w:p>
        </w:tc>
        <w:tc>
          <w:tcPr>
            <w:tcW w:w="1362" w:type="dxa"/>
            <w:tcBorders>
              <w:top w:val="single" w:sz="4" w:space="0" w:color="auto"/>
              <w:bottom w:val="single" w:sz="4" w:space="0" w:color="auto"/>
            </w:tcBorders>
          </w:tcPr>
          <w:p w14:paraId="7124264B" w14:textId="3FE354E7"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2DE0F59"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E0D4913" w14:textId="77777777" w:rsidR="00A73D91" w:rsidRPr="00542194" w:rsidRDefault="00A73D91" w:rsidP="005B6687">
            <w:pPr>
              <w:rPr>
                <w:rFonts w:ascii="Verdana" w:hAnsi="Verdana"/>
                <w:b/>
                <w:color w:val="000000" w:themeColor="text1"/>
                <w:sz w:val="16"/>
                <w:szCs w:val="16"/>
              </w:rPr>
            </w:pPr>
            <w:r w:rsidRPr="00542194">
              <w:rPr>
                <w:rFonts w:ascii="Verdana" w:hAnsi="Verdana"/>
                <w:b/>
                <w:color w:val="000000" w:themeColor="text1"/>
                <w:sz w:val="16"/>
                <w:szCs w:val="16"/>
              </w:rPr>
              <w:t>Direct:</w:t>
            </w:r>
          </w:p>
          <w:p w14:paraId="2D1B3A9A"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ARC</w:t>
            </w:r>
          </w:p>
          <w:p w14:paraId="08A403FC" w14:textId="6FF7B808" w:rsidR="00105B5C" w:rsidRDefault="00693A08" w:rsidP="00105B5C">
            <w:pPr>
              <w:spacing w:after="120"/>
              <w:rPr>
                <w:rFonts w:ascii="Verdana" w:hAnsi="Verdana"/>
                <w:color w:val="000000" w:themeColor="text1"/>
                <w:sz w:val="16"/>
                <w:szCs w:val="16"/>
              </w:rPr>
            </w:pPr>
            <w:r>
              <w:rPr>
                <w:rFonts w:ascii="Verdana" w:hAnsi="Verdana"/>
                <w:color w:val="000000" w:themeColor="text1"/>
                <w:sz w:val="16"/>
                <w:szCs w:val="16"/>
              </w:rPr>
              <w:t>BCC</w:t>
            </w:r>
            <w:r w:rsidR="00105B5C" w:rsidRPr="00105B5C">
              <w:rPr>
                <w:rFonts w:ascii="Verdana" w:hAnsi="Verdana"/>
                <w:color w:val="000000" w:themeColor="text1"/>
                <w:sz w:val="16"/>
                <w:szCs w:val="16"/>
              </w:rPr>
              <w:t xml:space="preserve"> Security and Privacy Incident Coaching</w:t>
            </w:r>
          </w:p>
          <w:p w14:paraId="6FD1A6D1"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CMS </w:t>
            </w:r>
            <w:r>
              <w:rPr>
                <w:rFonts w:ascii="Verdana" w:hAnsi="Verdana"/>
                <w:color w:val="000000" w:themeColor="text1"/>
                <w:sz w:val="16"/>
                <w:szCs w:val="16"/>
              </w:rPr>
              <w:t>Reported Item</w:t>
            </w:r>
          </w:p>
          <w:p w14:paraId="3546779F"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CSAT</w:t>
            </w:r>
          </w:p>
          <w:p w14:paraId="58F99AF5" w14:textId="61B5D911"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CSET</w:t>
            </w:r>
          </w:p>
          <w:p w14:paraId="2BB9E988"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CSR Reported Issue</w:t>
            </w:r>
          </w:p>
          <w:p w14:paraId="50861277"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Internal CCO Reporting</w:t>
            </w:r>
          </w:p>
          <w:p w14:paraId="26E54BE4" w14:textId="6B23BA63"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IQS (This is system generated not in UI</w:t>
            </w:r>
            <w:r w:rsidR="00DD33B4">
              <w:rPr>
                <w:rFonts w:ascii="Verdana" w:hAnsi="Verdana"/>
                <w:color w:val="000000" w:themeColor="text1"/>
                <w:sz w:val="16"/>
                <w:szCs w:val="16"/>
              </w:rPr>
              <w:t xml:space="preserve"> and will identify records</w:t>
            </w:r>
            <w:r w:rsidR="001A15E0">
              <w:rPr>
                <w:rFonts w:ascii="Verdana" w:hAnsi="Verdana"/>
                <w:color w:val="000000" w:themeColor="text1"/>
                <w:sz w:val="16"/>
                <w:szCs w:val="16"/>
              </w:rPr>
              <w:t xml:space="preserve"> prior to </w:t>
            </w:r>
            <w:r w:rsidR="00962D5C">
              <w:rPr>
                <w:rFonts w:ascii="Verdana" w:hAnsi="Verdana"/>
                <w:color w:val="000000" w:themeColor="text1"/>
                <w:sz w:val="16"/>
                <w:szCs w:val="16"/>
              </w:rPr>
              <w:t>have three separate values</w:t>
            </w:r>
            <w:r>
              <w:rPr>
                <w:rFonts w:ascii="Verdana" w:hAnsi="Verdana"/>
                <w:color w:val="000000" w:themeColor="text1"/>
                <w:sz w:val="16"/>
                <w:szCs w:val="16"/>
              </w:rPr>
              <w:t>)</w:t>
            </w:r>
          </w:p>
          <w:p w14:paraId="6925CD48" w14:textId="54B24F24" w:rsidR="00DD33B4" w:rsidRDefault="00DD33B4" w:rsidP="00DD33B4">
            <w:pPr>
              <w:spacing w:after="120"/>
              <w:rPr>
                <w:rFonts w:ascii="Verdana" w:hAnsi="Verdana"/>
                <w:color w:val="000000" w:themeColor="text1"/>
                <w:sz w:val="16"/>
                <w:szCs w:val="16"/>
              </w:rPr>
            </w:pPr>
            <w:proofErr w:type="spellStart"/>
            <w:r>
              <w:rPr>
                <w:rFonts w:ascii="Verdana" w:hAnsi="Verdana"/>
                <w:color w:val="000000" w:themeColor="text1"/>
                <w:sz w:val="16"/>
                <w:szCs w:val="16"/>
              </w:rPr>
              <w:t>LimeSurvey</w:t>
            </w:r>
            <w:proofErr w:type="spellEnd"/>
            <w:r>
              <w:rPr>
                <w:rFonts w:ascii="Verdana" w:hAnsi="Verdana"/>
                <w:color w:val="000000" w:themeColor="text1"/>
                <w:sz w:val="16"/>
                <w:szCs w:val="16"/>
              </w:rPr>
              <w:t xml:space="preserve"> (This is system generated not in UI and will identify records from Lime</w:t>
            </w:r>
            <w:r w:rsidR="00962D5C">
              <w:rPr>
                <w:rFonts w:ascii="Verdana" w:hAnsi="Verdana"/>
                <w:color w:val="000000" w:themeColor="text1"/>
                <w:sz w:val="16"/>
                <w:szCs w:val="16"/>
              </w:rPr>
              <w:t xml:space="preserve"> </w:t>
            </w:r>
            <w:r>
              <w:rPr>
                <w:rFonts w:ascii="Verdana" w:hAnsi="Verdana"/>
                <w:color w:val="000000" w:themeColor="text1"/>
                <w:sz w:val="16"/>
                <w:szCs w:val="16"/>
              </w:rPr>
              <w:t>Survey)</w:t>
            </w:r>
          </w:p>
          <w:p w14:paraId="6A413977" w14:textId="5A442A62" w:rsidR="00DD33B4" w:rsidRDefault="00DD33B4" w:rsidP="00DD33B4">
            <w:pPr>
              <w:spacing w:after="120"/>
              <w:rPr>
                <w:rFonts w:ascii="Verdana" w:hAnsi="Verdana"/>
                <w:color w:val="000000" w:themeColor="text1"/>
                <w:sz w:val="16"/>
                <w:szCs w:val="16"/>
              </w:rPr>
            </w:pPr>
            <w:proofErr w:type="spellStart"/>
            <w:r>
              <w:rPr>
                <w:rFonts w:ascii="Verdana" w:hAnsi="Verdana"/>
                <w:color w:val="000000" w:themeColor="text1"/>
                <w:sz w:val="16"/>
                <w:szCs w:val="16"/>
              </w:rPr>
              <w:t>Verint</w:t>
            </w:r>
            <w:proofErr w:type="spellEnd"/>
            <w:r>
              <w:rPr>
                <w:rFonts w:ascii="Verdana" w:hAnsi="Verdana"/>
                <w:color w:val="000000" w:themeColor="text1"/>
                <w:sz w:val="16"/>
                <w:szCs w:val="16"/>
              </w:rPr>
              <w:t xml:space="preserve">-GDIT (This is </w:t>
            </w:r>
            <w:r>
              <w:rPr>
                <w:rFonts w:ascii="Verdana" w:hAnsi="Verdana"/>
                <w:color w:val="000000" w:themeColor="text1"/>
                <w:sz w:val="16"/>
                <w:szCs w:val="16"/>
              </w:rPr>
              <w:lastRenderedPageBreak/>
              <w:t xml:space="preserve">system generated not in UI and will identify records from </w:t>
            </w:r>
            <w:proofErr w:type="spellStart"/>
            <w:r>
              <w:rPr>
                <w:rFonts w:ascii="Verdana" w:hAnsi="Verdana"/>
                <w:color w:val="000000" w:themeColor="text1"/>
                <w:sz w:val="16"/>
                <w:szCs w:val="16"/>
              </w:rPr>
              <w:t>Verint</w:t>
            </w:r>
            <w:proofErr w:type="spellEnd"/>
            <w:r>
              <w:rPr>
                <w:rFonts w:ascii="Verdana" w:hAnsi="Verdana"/>
                <w:color w:val="000000" w:themeColor="text1"/>
                <w:sz w:val="16"/>
                <w:szCs w:val="16"/>
              </w:rPr>
              <w:t xml:space="preserve"> GDIT quality)</w:t>
            </w:r>
          </w:p>
          <w:p w14:paraId="4B82AA42" w14:textId="7CE4FD34" w:rsidR="00851285" w:rsidRDefault="00851285" w:rsidP="00851285">
            <w:pPr>
              <w:spacing w:after="120"/>
              <w:rPr>
                <w:rFonts w:ascii="Verdana" w:hAnsi="Verdana"/>
                <w:color w:val="000000" w:themeColor="text1"/>
                <w:sz w:val="16"/>
                <w:szCs w:val="16"/>
              </w:rPr>
            </w:pPr>
            <w:proofErr w:type="spellStart"/>
            <w:r>
              <w:rPr>
                <w:rFonts w:ascii="Verdana" w:hAnsi="Verdana"/>
                <w:color w:val="000000" w:themeColor="text1"/>
                <w:sz w:val="16"/>
                <w:szCs w:val="16"/>
              </w:rPr>
              <w:t>Verint</w:t>
            </w:r>
            <w:proofErr w:type="spellEnd"/>
            <w:r>
              <w:rPr>
                <w:rFonts w:ascii="Verdana" w:hAnsi="Verdana"/>
                <w:color w:val="000000" w:themeColor="text1"/>
                <w:sz w:val="16"/>
                <w:szCs w:val="16"/>
              </w:rPr>
              <w:t xml:space="preserve">-GDIT Supervisor (This is system generated not in UI and will identify records from </w:t>
            </w:r>
            <w:proofErr w:type="spellStart"/>
            <w:r>
              <w:rPr>
                <w:rFonts w:ascii="Verdana" w:hAnsi="Verdana"/>
                <w:color w:val="000000" w:themeColor="text1"/>
                <w:sz w:val="16"/>
                <w:szCs w:val="16"/>
              </w:rPr>
              <w:t>Verint</w:t>
            </w:r>
            <w:proofErr w:type="spellEnd"/>
            <w:r>
              <w:rPr>
                <w:rFonts w:ascii="Verdana" w:hAnsi="Verdana"/>
                <w:color w:val="000000" w:themeColor="text1"/>
                <w:sz w:val="16"/>
                <w:szCs w:val="16"/>
              </w:rPr>
              <w:t xml:space="preserve"> GDIT Supervisors)</w:t>
            </w:r>
          </w:p>
          <w:p w14:paraId="6346832A" w14:textId="04C37AA1" w:rsidR="00DD33B4" w:rsidRDefault="00DD33B4" w:rsidP="00DD33B4">
            <w:pPr>
              <w:spacing w:after="120"/>
              <w:rPr>
                <w:rFonts w:ascii="Verdana" w:hAnsi="Verdana"/>
                <w:color w:val="000000" w:themeColor="text1"/>
                <w:sz w:val="16"/>
                <w:szCs w:val="16"/>
              </w:rPr>
            </w:pPr>
            <w:proofErr w:type="spellStart"/>
            <w:r>
              <w:rPr>
                <w:rFonts w:ascii="Verdana" w:hAnsi="Verdana"/>
                <w:color w:val="000000" w:themeColor="text1"/>
                <w:sz w:val="16"/>
                <w:szCs w:val="16"/>
              </w:rPr>
              <w:t>Verint</w:t>
            </w:r>
            <w:proofErr w:type="spellEnd"/>
            <w:r>
              <w:rPr>
                <w:rFonts w:ascii="Verdana" w:hAnsi="Verdana"/>
                <w:color w:val="000000" w:themeColor="text1"/>
                <w:sz w:val="16"/>
                <w:szCs w:val="16"/>
              </w:rPr>
              <w:t xml:space="preserve">-TQC (This is system generated not in UI and will identify records from </w:t>
            </w:r>
            <w:proofErr w:type="spellStart"/>
            <w:r>
              <w:rPr>
                <w:rFonts w:ascii="Verdana" w:hAnsi="Verdana"/>
                <w:color w:val="000000" w:themeColor="text1"/>
                <w:sz w:val="16"/>
                <w:szCs w:val="16"/>
              </w:rPr>
              <w:t>Verint</w:t>
            </w:r>
            <w:proofErr w:type="spellEnd"/>
            <w:r>
              <w:rPr>
                <w:rFonts w:ascii="Verdana" w:hAnsi="Verdana"/>
                <w:color w:val="000000" w:themeColor="text1"/>
                <w:sz w:val="16"/>
                <w:szCs w:val="16"/>
              </w:rPr>
              <w:t xml:space="preserve"> quality contractor)</w:t>
            </w:r>
          </w:p>
          <w:p w14:paraId="3CC9ADD6"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Leadership Listening </w:t>
            </w:r>
          </w:p>
          <w:p w14:paraId="586DEE08"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Manager Coaching</w:t>
            </w:r>
          </w:p>
          <w:p w14:paraId="2F4AFCF7"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OMR (This is system generated not in UI)</w:t>
            </w:r>
          </w:p>
          <w:p w14:paraId="60D5276E"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Other</w:t>
            </w:r>
          </w:p>
          <w:p w14:paraId="5135A080"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Quality Call Listening</w:t>
            </w:r>
          </w:p>
          <w:p w14:paraId="1D71A454" w14:textId="7371C8E4" w:rsidR="00105B5C" w:rsidRDefault="00105B5C" w:rsidP="00105B5C">
            <w:pPr>
              <w:spacing w:after="120"/>
              <w:rPr>
                <w:rFonts w:ascii="Verdana" w:hAnsi="Verdana"/>
                <w:color w:val="000000" w:themeColor="text1"/>
                <w:sz w:val="16"/>
                <w:szCs w:val="16"/>
              </w:rPr>
            </w:pPr>
            <w:r w:rsidRPr="00105B5C">
              <w:rPr>
                <w:rFonts w:ascii="Verdana" w:hAnsi="Verdana"/>
                <w:color w:val="000000" w:themeColor="text1"/>
                <w:sz w:val="16"/>
                <w:szCs w:val="16"/>
              </w:rPr>
              <w:t>Quality Specialist Coaching</w:t>
            </w:r>
          </w:p>
          <w:p w14:paraId="31E295FF" w14:textId="77777777" w:rsidR="00A73D91"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Supervisor Coaching</w:t>
            </w:r>
          </w:p>
          <w:p w14:paraId="6879C248"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Training and Development</w:t>
            </w:r>
          </w:p>
          <w:p w14:paraId="221F3AC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Unknown</w:t>
            </w:r>
          </w:p>
          <w:p w14:paraId="2C956248" w14:textId="77777777" w:rsidR="00A73D91" w:rsidRPr="00542194" w:rsidRDefault="00A73D91" w:rsidP="00105B5C">
            <w:pPr>
              <w:spacing w:after="120"/>
              <w:rPr>
                <w:rFonts w:ascii="Verdana" w:hAnsi="Verdana"/>
                <w:color w:val="000000" w:themeColor="text1"/>
                <w:sz w:val="16"/>
                <w:szCs w:val="16"/>
              </w:rPr>
            </w:pPr>
            <w:proofErr w:type="spellStart"/>
            <w:r w:rsidRPr="00542194">
              <w:rPr>
                <w:rFonts w:ascii="Verdana" w:hAnsi="Verdana"/>
                <w:color w:val="000000" w:themeColor="text1"/>
                <w:sz w:val="16"/>
                <w:szCs w:val="16"/>
              </w:rPr>
              <w:t>Verint</w:t>
            </w:r>
            <w:proofErr w:type="spellEnd"/>
            <w:r w:rsidRPr="00542194">
              <w:rPr>
                <w:rFonts w:ascii="Verdana" w:hAnsi="Verdana"/>
                <w:color w:val="000000" w:themeColor="text1"/>
                <w:sz w:val="16"/>
                <w:szCs w:val="16"/>
              </w:rPr>
              <w:t xml:space="preserve"> Quality Monitoring</w:t>
            </w:r>
          </w:p>
          <w:p w14:paraId="6D92158F" w14:textId="77777777" w:rsidR="00A73D91"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Walk-By</w:t>
            </w:r>
          </w:p>
          <w:p w14:paraId="3D812D5E" w14:textId="77777777" w:rsidR="00105B5C" w:rsidRDefault="00105B5C" w:rsidP="00105B5C">
            <w:pPr>
              <w:spacing w:after="0"/>
              <w:rPr>
                <w:rFonts w:ascii="Verdana" w:hAnsi="Verdana"/>
                <w:b/>
                <w:color w:val="000000" w:themeColor="text1"/>
                <w:sz w:val="16"/>
                <w:szCs w:val="16"/>
              </w:rPr>
            </w:pPr>
          </w:p>
          <w:p w14:paraId="1E5B0E65" w14:textId="2643F11D" w:rsidR="00A73D91" w:rsidRDefault="00A73D91" w:rsidP="00105B5C">
            <w:pPr>
              <w:spacing w:after="120"/>
              <w:rPr>
                <w:rFonts w:ascii="Verdana" w:hAnsi="Verdana"/>
                <w:b/>
                <w:color w:val="000000" w:themeColor="text1"/>
                <w:sz w:val="16"/>
                <w:szCs w:val="16"/>
              </w:rPr>
            </w:pPr>
            <w:r w:rsidRPr="00542194">
              <w:rPr>
                <w:rFonts w:ascii="Verdana" w:hAnsi="Verdana"/>
                <w:b/>
                <w:color w:val="000000" w:themeColor="text1"/>
                <w:sz w:val="16"/>
                <w:szCs w:val="16"/>
              </w:rPr>
              <w:t>Indirect:</w:t>
            </w:r>
          </w:p>
          <w:p w14:paraId="5AC3A1DD"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ARC</w:t>
            </w:r>
          </w:p>
          <w:p w14:paraId="1E25755A" w14:textId="1EB457F0" w:rsidR="00105B5C" w:rsidRDefault="00693A08" w:rsidP="00105B5C">
            <w:pPr>
              <w:spacing w:after="120"/>
              <w:rPr>
                <w:rFonts w:ascii="Verdana" w:hAnsi="Verdana"/>
                <w:color w:val="000000" w:themeColor="text1"/>
                <w:sz w:val="16"/>
                <w:szCs w:val="16"/>
              </w:rPr>
            </w:pPr>
            <w:r>
              <w:rPr>
                <w:rFonts w:ascii="Verdana" w:hAnsi="Verdana"/>
                <w:color w:val="000000" w:themeColor="text1"/>
                <w:sz w:val="16"/>
                <w:szCs w:val="16"/>
              </w:rPr>
              <w:t>BCC</w:t>
            </w:r>
            <w:r w:rsidR="00105B5C" w:rsidRPr="00105B5C">
              <w:rPr>
                <w:rFonts w:ascii="Verdana" w:hAnsi="Verdana"/>
                <w:color w:val="000000" w:themeColor="text1"/>
                <w:sz w:val="16"/>
                <w:szCs w:val="16"/>
              </w:rPr>
              <w:t xml:space="preserve"> Security and Privacy Incident Coaching</w:t>
            </w:r>
          </w:p>
          <w:p w14:paraId="1E13BDE9"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CMS </w:t>
            </w:r>
            <w:r>
              <w:rPr>
                <w:rFonts w:ascii="Verdana" w:hAnsi="Verdana"/>
                <w:color w:val="000000" w:themeColor="text1"/>
                <w:sz w:val="16"/>
                <w:szCs w:val="16"/>
              </w:rPr>
              <w:t>Reported Item</w:t>
            </w:r>
          </w:p>
          <w:p w14:paraId="766960AB"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CSAT</w:t>
            </w:r>
          </w:p>
          <w:p w14:paraId="43AE75D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CSET</w:t>
            </w:r>
          </w:p>
          <w:p w14:paraId="16EB5402"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CSR Reported Issue</w:t>
            </w:r>
          </w:p>
          <w:p w14:paraId="5D028C38"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Internal CCO Reporting</w:t>
            </w:r>
          </w:p>
          <w:p w14:paraId="27F16BFE" w14:textId="01F068A0" w:rsidR="00962D5C" w:rsidRDefault="00105B5C" w:rsidP="00962D5C">
            <w:pPr>
              <w:spacing w:after="120"/>
              <w:rPr>
                <w:rFonts w:ascii="Verdana" w:hAnsi="Verdana"/>
                <w:color w:val="000000" w:themeColor="text1"/>
                <w:sz w:val="16"/>
                <w:szCs w:val="16"/>
              </w:rPr>
            </w:pPr>
            <w:r>
              <w:rPr>
                <w:rFonts w:ascii="Verdana" w:hAnsi="Verdana"/>
                <w:color w:val="000000" w:themeColor="text1"/>
                <w:sz w:val="16"/>
                <w:szCs w:val="16"/>
              </w:rPr>
              <w:t>IQS (</w:t>
            </w:r>
            <w:r w:rsidR="00962D5C">
              <w:rPr>
                <w:rFonts w:ascii="Verdana" w:hAnsi="Verdana"/>
                <w:color w:val="000000" w:themeColor="text1"/>
                <w:sz w:val="16"/>
                <w:szCs w:val="16"/>
              </w:rPr>
              <w:t>This is system generated not in UI and will identify records prior to have three separate values)</w:t>
            </w:r>
          </w:p>
          <w:p w14:paraId="73C8B88D" w14:textId="77777777" w:rsidR="00962D5C" w:rsidRDefault="00962D5C" w:rsidP="00962D5C">
            <w:pPr>
              <w:spacing w:after="120"/>
              <w:rPr>
                <w:rFonts w:ascii="Verdana" w:hAnsi="Verdana"/>
                <w:color w:val="000000" w:themeColor="text1"/>
                <w:sz w:val="16"/>
                <w:szCs w:val="16"/>
              </w:rPr>
            </w:pPr>
            <w:proofErr w:type="spellStart"/>
            <w:r>
              <w:rPr>
                <w:rFonts w:ascii="Verdana" w:hAnsi="Verdana"/>
                <w:color w:val="000000" w:themeColor="text1"/>
                <w:sz w:val="16"/>
                <w:szCs w:val="16"/>
              </w:rPr>
              <w:t>LimeSurvey</w:t>
            </w:r>
            <w:proofErr w:type="spellEnd"/>
            <w:r>
              <w:rPr>
                <w:rFonts w:ascii="Verdana" w:hAnsi="Verdana"/>
                <w:color w:val="000000" w:themeColor="text1"/>
                <w:sz w:val="16"/>
                <w:szCs w:val="16"/>
              </w:rPr>
              <w:t xml:space="preserve"> (This is </w:t>
            </w:r>
            <w:r>
              <w:rPr>
                <w:rFonts w:ascii="Verdana" w:hAnsi="Verdana"/>
                <w:color w:val="000000" w:themeColor="text1"/>
                <w:sz w:val="16"/>
                <w:szCs w:val="16"/>
              </w:rPr>
              <w:lastRenderedPageBreak/>
              <w:t>system generated not in UI and will identify records from Lime Survey)</w:t>
            </w:r>
          </w:p>
          <w:p w14:paraId="765CEBC9" w14:textId="77777777" w:rsidR="00962D5C" w:rsidRDefault="00962D5C" w:rsidP="00962D5C">
            <w:pPr>
              <w:spacing w:after="120"/>
              <w:rPr>
                <w:rFonts w:ascii="Verdana" w:hAnsi="Verdana"/>
                <w:color w:val="000000" w:themeColor="text1"/>
                <w:sz w:val="16"/>
                <w:szCs w:val="16"/>
              </w:rPr>
            </w:pPr>
            <w:proofErr w:type="spellStart"/>
            <w:r>
              <w:rPr>
                <w:rFonts w:ascii="Verdana" w:hAnsi="Verdana"/>
                <w:color w:val="000000" w:themeColor="text1"/>
                <w:sz w:val="16"/>
                <w:szCs w:val="16"/>
              </w:rPr>
              <w:t>Verint</w:t>
            </w:r>
            <w:proofErr w:type="spellEnd"/>
            <w:r>
              <w:rPr>
                <w:rFonts w:ascii="Verdana" w:hAnsi="Verdana"/>
                <w:color w:val="000000" w:themeColor="text1"/>
                <w:sz w:val="16"/>
                <w:szCs w:val="16"/>
              </w:rPr>
              <w:t xml:space="preserve">-GDIT (This is system generated not in UI and will identify records from </w:t>
            </w:r>
            <w:proofErr w:type="spellStart"/>
            <w:r>
              <w:rPr>
                <w:rFonts w:ascii="Verdana" w:hAnsi="Verdana"/>
                <w:color w:val="000000" w:themeColor="text1"/>
                <w:sz w:val="16"/>
                <w:szCs w:val="16"/>
              </w:rPr>
              <w:t>Verint</w:t>
            </w:r>
            <w:proofErr w:type="spellEnd"/>
            <w:r>
              <w:rPr>
                <w:rFonts w:ascii="Verdana" w:hAnsi="Verdana"/>
                <w:color w:val="000000" w:themeColor="text1"/>
                <w:sz w:val="16"/>
                <w:szCs w:val="16"/>
              </w:rPr>
              <w:t xml:space="preserve"> GDIT quality)</w:t>
            </w:r>
          </w:p>
          <w:p w14:paraId="3FED6B27" w14:textId="77777777" w:rsidR="00851285" w:rsidRDefault="00851285" w:rsidP="00851285">
            <w:pPr>
              <w:spacing w:after="120"/>
              <w:rPr>
                <w:rFonts w:ascii="Verdana" w:hAnsi="Verdana"/>
                <w:color w:val="000000" w:themeColor="text1"/>
                <w:sz w:val="16"/>
                <w:szCs w:val="16"/>
              </w:rPr>
            </w:pPr>
            <w:proofErr w:type="spellStart"/>
            <w:r>
              <w:rPr>
                <w:rFonts w:ascii="Verdana" w:hAnsi="Verdana"/>
                <w:color w:val="000000" w:themeColor="text1"/>
                <w:sz w:val="16"/>
                <w:szCs w:val="16"/>
              </w:rPr>
              <w:t>Verint</w:t>
            </w:r>
            <w:proofErr w:type="spellEnd"/>
            <w:r>
              <w:rPr>
                <w:rFonts w:ascii="Verdana" w:hAnsi="Verdana"/>
                <w:color w:val="000000" w:themeColor="text1"/>
                <w:sz w:val="16"/>
                <w:szCs w:val="16"/>
              </w:rPr>
              <w:t xml:space="preserve">-GDIT Supervisor (This is system generated not in UI and will identify records from </w:t>
            </w:r>
            <w:proofErr w:type="spellStart"/>
            <w:r>
              <w:rPr>
                <w:rFonts w:ascii="Verdana" w:hAnsi="Verdana"/>
                <w:color w:val="000000" w:themeColor="text1"/>
                <w:sz w:val="16"/>
                <w:szCs w:val="16"/>
              </w:rPr>
              <w:t>Verint</w:t>
            </w:r>
            <w:proofErr w:type="spellEnd"/>
            <w:r>
              <w:rPr>
                <w:rFonts w:ascii="Verdana" w:hAnsi="Verdana"/>
                <w:color w:val="000000" w:themeColor="text1"/>
                <w:sz w:val="16"/>
                <w:szCs w:val="16"/>
              </w:rPr>
              <w:t xml:space="preserve"> GDIT Supervisors)</w:t>
            </w:r>
          </w:p>
          <w:p w14:paraId="65CE73E1" w14:textId="77777777" w:rsidR="00962D5C" w:rsidRDefault="00962D5C" w:rsidP="00962D5C">
            <w:pPr>
              <w:spacing w:after="120"/>
              <w:rPr>
                <w:rFonts w:ascii="Verdana" w:hAnsi="Verdana"/>
                <w:color w:val="000000" w:themeColor="text1"/>
                <w:sz w:val="16"/>
                <w:szCs w:val="16"/>
              </w:rPr>
            </w:pPr>
            <w:proofErr w:type="spellStart"/>
            <w:r>
              <w:rPr>
                <w:rFonts w:ascii="Verdana" w:hAnsi="Verdana"/>
                <w:color w:val="000000" w:themeColor="text1"/>
                <w:sz w:val="16"/>
                <w:szCs w:val="16"/>
              </w:rPr>
              <w:t>Verint</w:t>
            </w:r>
            <w:proofErr w:type="spellEnd"/>
            <w:r>
              <w:rPr>
                <w:rFonts w:ascii="Verdana" w:hAnsi="Verdana"/>
                <w:color w:val="000000" w:themeColor="text1"/>
                <w:sz w:val="16"/>
                <w:szCs w:val="16"/>
              </w:rPr>
              <w:t xml:space="preserve">-TQC (This is system generated not in UI and will identify records from </w:t>
            </w:r>
            <w:proofErr w:type="spellStart"/>
            <w:r>
              <w:rPr>
                <w:rFonts w:ascii="Verdana" w:hAnsi="Verdana"/>
                <w:color w:val="000000" w:themeColor="text1"/>
                <w:sz w:val="16"/>
                <w:szCs w:val="16"/>
              </w:rPr>
              <w:t>Verint</w:t>
            </w:r>
            <w:proofErr w:type="spellEnd"/>
            <w:r>
              <w:rPr>
                <w:rFonts w:ascii="Verdana" w:hAnsi="Verdana"/>
                <w:color w:val="000000" w:themeColor="text1"/>
                <w:sz w:val="16"/>
                <w:szCs w:val="16"/>
              </w:rPr>
              <w:t xml:space="preserve"> quality contractor)</w:t>
            </w:r>
          </w:p>
          <w:p w14:paraId="76A30000"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Leadership Listening </w:t>
            </w:r>
          </w:p>
          <w:p w14:paraId="6643F64F"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Manager Coaching</w:t>
            </w:r>
          </w:p>
          <w:p w14:paraId="584D2DB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OMR (This is system generated not in UI)</w:t>
            </w:r>
          </w:p>
          <w:p w14:paraId="23DF6002"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Other</w:t>
            </w:r>
          </w:p>
          <w:p w14:paraId="4B72EBBE"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Quality Call Listening</w:t>
            </w:r>
          </w:p>
          <w:p w14:paraId="12CAA8A6" w14:textId="77777777" w:rsidR="00105B5C" w:rsidRDefault="00105B5C" w:rsidP="00105B5C">
            <w:pPr>
              <w:spacing w:after="120"/>
              <w:rPr>
                <w:rFonts w:ascii="Verdana" w:hAnsi="Verdana"/>
                <w:color w:val="000000" w:themeColor="text1"/>
                <w:sz w:val="16"/>
                <w:szCs w:val="16"/>
              </w:rPr>
            </w:pPr>
            <w:r w:rsidRPr="00105B5C">
              <w:rPr>
                <w:rFonts w:ascii="Verdana" w:hAnsi="Verdana"/>
                <w:color w:val="000000" w:themeColor="text1"/>
                <w:sz w:val="16"/>
                <w:szCs w:val="16"/>
              </w:rPr>
              <w:t>Quality Specialist Coaching</w:t>
            </w:r>
          </w:p>
          <w:p w14:paraId="03B4ACDE"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Supervisor Coaching</w:t>
            </w:r>
          </w:p>
          <w:p w14:paraId="45587BD7"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Training and Development</w:t>
            </w:r>
          </w:p>
          <w:p w14:paraId="6E93D3F9"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Unknown</w:t>
            </w:r>
          </w:p>
          <w:p w14:paraId="3837F4BD" w14:textId="77777777" w:rsidR="00105B5C" w:rsidRPr="00542194" w:rsidRDefault="00105B5C" w:rsidP="00105B5C">
            <w:pPr>
              <w:spacing w:after="120"/>
              <w:rPr>
                <w:rFonts w:ascii="Verdana" w:hAnsi="Verdana"/>
                <w:color w:val="000000" w:themeColor="text1"/>
                <w:sz w:val="16"/>
                <w:szCs w:val="16"/>
              </w:rPr>
            </w:pPr>
            <w:proofErr w:type="spellStart"/>
            <w:r w:rsidRPr="00542194">
              <w:rPr>
                <w:rFonts w:ascii="Verdana" w:hAnsi="Verdana"/>
                <w:color w:val="000000" w:themeColor="text1"/>
                <w:sz w:val="16"/>
                <w:szCs w:val="16"/>
              </w:rPr>
              <w:t>Verint</w:t>
            </w:r>
            <w:proofErr w:type="spellEnd"/>
            <w:r w:rsidRPr="00542194">
              <w:rPr>
                <w:rFonts w:ascii="Verdana" w:hAnsi="Verdana"/>
                <w:color w:val="000000" w:themeColor="text1"/>
                <w:sz w:val="16"/>
                <w:szCs w:val="16"/>
              </w:rPr>
              <w:t xml:space="preserve"> Quality Monitoring</w:t>
            </w:r>
          </w:p>
          <w:p w14:paraId="1FB63BA7" w14:textId="55B4C51C"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Walk-By</w:t>
            </w:r>
          </w:p>
          <w:p w14:paraId="6BFF85CC" w14:textId="0EB954F7" w:rsidR="00A73D91" w:rsidRDefault="00A73D91" w:rsidP="00105B5C">
            <w:pPr>
              <w:spacing w:after="0"/>
              <w:rPr>
                <w:rFonts w:ascii="Verdana" w:hAnsi="Verdana"/>
                <w:color w:val="000000" w:themeColor="text1"/>
                <w:sz w:val="16"/>
                <w:szCs w:val="16"/>
              </w:rPr>
            </w:pPr>
            <w:proofErr w:type="spellStart"/>
            <w:r>
              <w:rPr>
                <w:rFonts w:ascii="Verdana" w:hAnsi="Verdana"/>
                <w:color w:val="000000" w:themeColor="text1"/>
                <w:sz w:val="16"/>
                <w:szCs w:val="16"/>
              </w:rPr>
              <w:t>DIM_Source</w:t>
            </w:r>
            <w:proofErr w:type="spellEnd"/>
          </w:p>
        </w:tc>
        <w:tc>
          <w:tcPr>
            <w:tcW w:w="2626" w:type="dxa"/>
            <w:tcBorders>
              <w:top w:val="single" w:sz="4" w:space="0" w:color="auto"/>
              <w:left w:val="nil"/>
              <w:bottom w:val="single" w:sz="4" w:space="0" w:color="auto"/>
            </w:tcBorders>
          </w:tcPr>
          <w:p w14:paraId="6353308D" w14:textId="77777777" w:rsidR="00A73D91" w:rsidRPr="00542194" w:rsidRDefault="00A73D91" w:rsidP="005B6687">
            <w:pPr>
              <w:rPr>
                <w:rFonts w:ascii="Verdana" w:hAnsi="Verdana"/>
                <w:b/>
                <w:color w:val="000000" w:themeColor="text1"/>
                <w:sz w:val="16"/>
                <w:szCs w:val="16"/>
              </w:rPr>
            </w:pPr>
          </w:p>
        </w:tc>
      </w:tr>
      <w:tr w:rsidR="00A73D91" w:rsidRPr="00A43661" w14:paraId="4AE490D1" w14:textId="097A703C"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2DF52FB" w14:textId="7ABA8CBB"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C7F3E53" w14:textId="3D948C8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CoachingReason</w:t>
            </w:r>
            <w:proofErr w:type="spellEnd"/>
          </w:p>
        </w:tc>
        <w:tc>
          <w:tcPr>
            <w:tcW w:w="1362" w:type="dxa"/>
            <w:tcBorders>
              <w:top w:val="single" w:sz="4" w:space="0" w:color="auto"/>
              <w:bottom w:val="single" w:sz="4" w:space="0" w:color="auto"/>
            </w:tcBorders>
          </w:tcPr>
          <w:p w14:paraId="7886D981" w14:textId="0F3CEA3A"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853248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FCA6DCB" w14:textId="5AD1051A"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AHT</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The amount of time </w:t>
            </w:r>
            <w:proofErr w:type="spellStart"/>
            <w:proofErr w:type="gramStart"/>
            <w:r w:rsidRPr="00A43661">
              <w:rPr>
                <w:rFonts w:ascii="Verdana" w:hAnsi="Verdana"/>
                <w:color w:val="000000" w:themeColor="text1"/>
                <w:sz w:val="16"/>
                <w:szCs w:val="16"/>
              </w:rPr>
              <w:t>a</w:t>
            </w:r>
            <w:proofErr w:type="spellEnd"/>
            <w:proofErr w:type="gramEnd"/>
            <w:r w:rsidRPr="00A43661">
              <w:rPr>
                <w:rFonts w:ascii="Verdana" w:hAnsi="Verdana"/>
                <w:color w:val="000000" w:themeColor="text1"/>
                <w:sz w:val="16"/>
                <w:szCs w:val="16"/>
              </w:rPr>
              <w:t xml:space="preserve"> </w:t>
            </w:r>
            <w:r w:rsidR="00197F4A">
              <w:rPr>
                <w:rFonts w:ascii="Verdana" w:hAnsi="Verdana"/>
                <w:color w:val="000000" w:themeColor="text1"/>
                <w:sz w:val="16"/>
                <w:szCs w:val="16"/>
              </w:rPr>
              <w:t>Employee</w:t>
            </w:r>
            <w:r w:rsidRPr="00A43661">
              <w:rPr>
                <w:rFonts w:ascii="Verdana" w:hAnsi="Verdana"/>
                <w:color w:val="000000" w:themeColor="text1"/>
                <w:sz w:val="16"/>
                <w:szCs w:val="16"/>
              </w:rPr>
              <w:t xml:space="preserve"> takes to complete a beneficiary call.</w:t>
            </w:r>
            <w:r>
              <w:rPr>
                <w:rFonts w:ascii="Verdana" w:hAnsi="Verdana"/>
                <w:color w:val="000000" w:themeColor="text1"/>
                <w:sz w:val="16"/>
                <w:szCs w:val="16"/>
              </w:rPr>
              <w:t>)</w:t>
            </w:r>
          </w:p>
          <w:p w14:paraId="73E2FEE0" w14:textId="4E44179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ARC Issue</w:t>
            </w:r>
            <w:r>
              <w:rPr>
                <w:rFonts w:ascii="Verdana" w:hAnsi="Verdana"/>
                <w:color w:val="000000" w:themeColor="text1"/>
                <w:sz w:val="16"/>
                <w:szCs w:val="16"/>
              </w:rPr>
              <w:t xml:space="preserve"> (Advanced Resolution Center Escalation)</w:t>
            </w:r>
          </w:p>
          <w:p w14:paraId="6658DA6C" w14:textId="10E4048D"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Attendance</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Being at your work station and available for duty on your regular scheduled days except for management </w:t>
            </w:r>
            <w:r w:rsidRPr="00A43661">
              <w:rPr>
                <w:rFonts w:ascii="Verdana" w:hAnsi="Verdana"/>
                <w:color w:val="000000" w:themeColor="text1"/>
                <w:sz w:val="16"/>
                <w:szCs w:val="16"/>
              </w:rPr>
              <w:lastRenderedPageBreak/>
              <w:t xml:space="preserve">excused absences and as defined by </w:t>
            </w:r>
            <w:r w:rsidR="00DB1EEC" w:rsidRPr="00DB1EEC">
              <w:rPr>
                <w:rFonts w:ascii="Verdana" w:hAnsi="Verdana"/>
                <w:color w:val="000000" w:themeColor="text1"/>
                <w:sz w:val="16"/>
                <w:szCs w:val="16"/>
              </w:rPr>
              <w:t>HCSD-HR-MISC-05 ATTENDANCE GUIDELINE</w:t>
            </w:r>
            <w:r w:rsidR="00DB1EEC">
              <w:rPr>
                <w:rFonts w:ascii="Verdana" w:hAnsi="Verdana"/>
                <w:color w:val="000000" w:themeColor="text1"/>
                <w:sz w:val="16"/>
                <w:szCs w:val="16"/>
              </w:rPr>
              <w:t xml:space="preserve"> </w:t>
            </w:r>
            <w:r w:rsidR="00AC20AA">
              <w:rPr>
                <w:rFonts w:ascii="Verdana" w:hAnsi="Verdana"/>
                <w:color w:val="000000" w:themeColor="text1"/>
                <w:sz w:val="16"/>
                <w:szCs w:val="16"/>
              </w:rPr>
              <w:t xml:space="preserve">and </w:t>
            </w:r>
            <w:r w:rsidR="00AC20AA" w:rsidRPr="00AC20AA">
              <w:rPr>
                <w:rFonts w:ascii="Verdana" w:hAnsi="Verdana"/>
                <w:color w:val="000000" w:themeColor="text1"/>
                <w:sz w:val="16"/>
                <w:szCs w:val="16"/>
              </w:rPr>
              <w:t xml:space="preserve">Per </w:t>
            </w:r>
            <w:hyperlink r:id="rId13" w:history="1">
              <w:r w:rsidR="00AC20AA" w:rsidRPr="00AC20AA">
                <w:rPr>
                  <w:rFonts w:ascii="Verdana" w:hAnsi="Verdana"/>
                  <w:color w:val="000000" w:themeColor="text1"/>
                  <w:sz w:val="16"/>
                  <w:szCs w:val="16"/>
                </w:rPr>
                <w:t>FIN-POL-1 Time Recording</w:t>
              </w:r>
            </w:hyperlink>
            <w:r>
              <w:rPr>
                <w:rFonts w:ascii="Verdana" w:hAnsi="Verdana"/>
                <w:color w:val="000000" w:themeColor="text1"/>
                <w:sz w:val="16"/>
                <w:szCs w:val="16"/>
              </w:rPr>
              <w:t>)</w:t>
            </w:r>
          </w:p>
          <w:p w14:paraId="79C05598" w14:textId="546792AC" w:rsidR="00A73D91" w:rsidRPr="00542194" w:rsidRDefault="00BF3700" w:rsidP="00542194">
            <w:pPr>
              <w:rPr>
                <w:rFonts w:ascii="Verdana" w:hAnsi="Verdana"/>
                <w:color w:val="000000" w:themeColor="text1"/>
                <w:sz w:val="16"/>
                <w:szCs w:val="16"/>
              </w:rPr>
            </w:pPr>
            <w:r>
              <w:rPr>
                <w:rFonts w:ascii="Verdana" w:hAnsi="Verdana"/>
                <w:color w:val="000000" w:themeColor="text1"/>
                <w:sz w:val="16"/>
                <w:szCs w:val="16"/>
              </w:rPr>
              <w:t>CCO</w:t>
            </w:r>
            <w:r w:rsidR="00A73D91" w:rsidRPr="00542194">
              <w:rPr>
                <w:rFonts w:ascii="Verdana" w:hAnsi="Verdana"/>
                <w:color w:val="000000" w:themeColor="text1"/>
                <w:sz w:val="16"/>
                <w:szCs w:val="16"/>
              </w:rPr>
              <w:t xml:space="preserve"> Process Procedure Issues</w:t>
            </w:r>
            <w:r w:rsidR="00A73D91">
              <w:rPr>
                <w:rFonts w:ascii="Verdana" w:hAnsi="Verdana"/>
                <w:color w:val="000000" w:themeColor="text1"/>
                <w:sz w:val="16"/>
                <w:szCs w:val="16"/>
              </w:rPr>
              <w:t xml:space="preserve"> (</w:t>
            </w:r>
            <w:r w:rsidR="00A73D91" w:rsidRPr="00A43661">
              <w:rPr>
                <w:rFonts w:ascii="Verdana" w:hAnsi="Verdana"/>
                <w:color w:val="000000" w:themeColor="text1"/>
                <w:sz w:val="16"/>
                <w:szCs w:val="16"/>
              </w:rPr>
              <w:t>Any process procedure</w:t>
            </w:r>
            <w:r w:rsidR="00A73D91">
              <w:rPr>
                <w:rFonts w:ascii="Verdana" w:hAnsi="Verdana"/>
                <w:color w:val="000000" w:themeColor="text1"/>
                <w:sz w:val="16"/>
                <w:szCs w:val="16"/>
              </w:rPr>
              <w:t>)</w:t>
            </w:r>
          </w:p>
          <w:p w14:paraId="62A0ABCB" w14:textId="77981468"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Current Coaching Initiative</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These currently include RMAs, EE/MMs, DMEPOS, Short </w:t>
            </w:r>
            <w:proofErr w:type="gramStart"/>
            <w:r w:rsidRPr="00A43661">
              <w:rPr>
                <w:rFonts w:ascii="Verdana" w:hAnsi="Verdana"/>
                <w:color w:val="000000" w:themeColor="text1"/>
                <w:sz w:val="16"/>
                <w:szCs w:val="16"/>
              </w:rPr>
              <w:t>Calls</w:t>
            </w:r>
            <w:r w:rsidR="007E5E31">
              <w:rPr>
                <w:rFonts w:ascii="Verdana" w:hAnsi="Verdana"/>
                <w:color w:val="000000" w:themeColor="text1"/>
                <w:sz w:val="16"/>
                <w:szCs w:val="16"/>
              </w:rPr>
              <w:t>(</w:t>
            </w:r>
            <w:proofErr w:type="gramEnd"/>
            <w:r w:rsidR="007E5E31">
              <w:rPr>
                <w:rFonts w:ascii="Verdana" w:hAnsi="Verdana"/>
                <w:color w:val="000000" w:themeColor="text1"/>
                <w:sz w:val="16"/>
                <w:szCs w:val="16"/>
              </w:rPr>
              <w:t xml:space="preserve">Mapped to </w:t>
            </w:r>
            <w:r w:rsidR="00570668">
              <w:rPr>
                <w:rFonts w:ascii="Verdana" w:hAnsi="Verdana"/>
                <w:color w:val="000000" w:themeColor="text1"/>
                <w:sz w:val="16"/>
                <w:szCs w:val="16"/>
              </w:rPr>
              <w:t xml:space="preserve">Other: </w:t>
            </w:r>
            <w:r w:rsidR="00F204B1" w:rsidRPr="00F204B1">
              <w:rPr>
                <w:rFonts w:ascii="Verdana" w:hAnsi="Verdana"/>
                <w:color w:val="000000" w:themeColor="text1"/>
                <w:sz w:val="16"/>
                <w:szCs w:val="16"/>
              </w:rPr>
              <w:t>Other: Specif</w:t>
            </w:r>
            <w:r w:rsidR="00F204B1">
              <w:rPr>
                <w:rFonts w:ascii="Verdana" w:hAnsi="Verdana"/>
                <w:color w:val="000000" w:themeColor="text1"/>
                <w:sz w:val="16"/>
                <w:szCs w:val="16"/>
              </w:rPr>
              <w:t xml:space="preserve">y reason under coaching details </w:t>
            </w:r>
            <w:proofErr w:type="spellStart"/>
            <w:r w:rsidR="007E5E31">
              <w:rPr>
                <w:rFonts w:ascii="Verdana" w:hAnsi="Verdana"/>
                <w:color w:val="000000" w:themeColor="text1"/>
                <w:sz w:val="16"/>
                <w:szCs w:val="16"/>
              </w:rPr>
              <w:t>SubCoachingReason</w:t>
            </w:r>
            <w:proofErr w:type="spellEnd"/>
            <w:r w:rsidR="007E5E31">
              <w:rPr>
                <w:rFonts w:ascii="Verdana" w:hAnsi="Verdana"/>
                <w:color w:val="000000" w:themeColor="text1"/>
                <w:sz w:val="16"/>
                <w:szCs w:val="16"/>
              </w:rPr>
              <w:t xml:space="preserve"> for historical data</w:t>
            </w:r>
            <w:r w:rsidRPr="00A43661">
              <w:rPr>
                <w:rFonts w:ascii="Verdana" w:hAnsi="Verdana"/>
                <w:color w:val="000000" w:themeColor="text1"/>
                <w:sz w:val="16"/>
                <w:szCs w:val="16"/>
              </w:rPr>
              <w:t>,</w:t>
            </w:r>
            <w:r w:rsidR="007E5E31">
              <w:rPr>
                <w:rFonts w:ascii="Verdana" w:hAnsi="Verdana"/>
                <w:color w:val="000000" w:themeColor="text1"/>
                <w:sz w:val="16"/>
                <w:szCs w:val="16"/>
              </w:rPr>
              <w:t xml:space="preserve"> new data uses the OMR Short Calls Inbound\Outbound </w:t>
            </w:r>
            <w:proofErr w:type="spellStart"/>
            <w:r w:rsidR="007E5E31">
              <w:rPr>
                <w:rFonts w:ascii="Verdana" w:hAnsi="Verdana"/>
                <w:color w:val="000000" w:themeColor="text1"/>
                <w:sz w:val="16"/>
                <w:szCs w:val="16"/>
              </w:rPr>
              <w:t>SubCoachingReasons</w:t>
            </w:r>
            <w:proofErr w:type="spellEnd"/>
            <w:r w:rsidR="007E5E31">
              <w:rPr>
                <w:rFonts w:ascii="Verdana" w:hAnsi="Verdana"/>
                <w:color w:val="000000" w:themeColor="text1"/>
                <w:sz w:val="16"/>
                <w:szCs w:val="16"/>
              </w:rPr>
              <w:t>),</w:t>
            </w:r>
            <w:r w:rsidRPr="00A43661">
              <w:rPr>
                <w:rFonts w:ascii="Verdana" w:hAnsi="Verdana"/>
                <w:color w:val="000000" w:themeColor="text1"/>
                <w:sz w:val="16"/>
                <w:szCs w:val="16"/>
              </w:rPr>
              <w:t xml:space="preserve"> Transferred calls, Canceled calls, Disenrollment, </w:t>
            </w:r>
            <w:r w:rsidR="00163099">
              <w:rPr>
                <w:rFonts w:ascii="Verdana" w:hAnsi="Verdana"/>
                <w:color w:val="000000" w:themeColor="text1"/>
                <w:sz w:val="16"/>
                <w:szCs w:val="16"/>
              </w:rPr>
              <w:t xml:space="preserve">etc. </w:t>
            </w:r>
            <w:r w:rsidRPr="00A43661">
              <w:rPr>
                <w:rFonts w:ascii="Verdana" w:hAnsi="Verdana"/>
                <w:color w:val="000000" w:themeColor="text1"/>
                <w:sz w:val="16"/>
                <w:szCs w:val="16"/>
              </w:rPr>
              <w:t>These can change periodically.</w:t>
            </w:r>
            <w:r>
              <w:rPr>
                <w:rFonts w:ascii="Verdana" w:hAnsi="Verdana"/>
                <w:color w:val="000000" w:themeColor="text1"/>
                <w:sz w:val="16"/>
                <w:szCs w:val="16"/>
              </w:rPr>
              <w:t>)</w:t>
            </w:r>
          </w:p>
          <w:p w14:paraId="48EB6316" w14:textId="042EF588"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Customer Service Escalation</w:t>
            </w:r>
            <w:r>
              <w:rPr>
                <w:rFonts w:ascii="Verdana" w:hAnsi="Verdana"/>
                <w:color w:val="000000" w:themeColor="text1"/>
                <w:sz w:val="16"/>
                <w:szCs w:val="16"/>
              </w:rPr>
              <w:t xml:space="preserve"> (</w:t>
            </w:r>
            <w:r w:rsidRPr="00A43661">
              <w:rPr>
                <w:rFonts w:ascii="Verdana" w:hAnsi="Verdana"/>
                <w:color w:val="000000" w:themeColor="text1"/>
                <w:sz w:val="16"/>
                <w:szCs w:val="16"/>
              </w:rPr>
              <w:t>A series of activities designed to enhance the level of customer satisfaction – that is, the feeling that a product or service has met the customer expectation.  (An issue in this case would be a failure to meet the above definition.)</w:t>
            </w:r>
          </w:p>
          <w:p w14:paraId="094522C1" w14:textId="0AEF34E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Feedback </w:t>
            </w:r>
            <w:r>
              <w:rPr>
                <w:rFonts w:ascii="Verdana" w:hAnsi="Verdana"/>
                <w:color w:val="000000" w:themeColor="text1"/>
                <w:sz w:val="16"/>
                <w:szCs w:val="16"/>
              </w:rPr>
              <w:t>(</w:t>
            </w:r>
            <w:r w:rsidRPr="00A43661">
              <w:rPr>
                <w:rFonts w:ascii="Verdana" w:hAnsi="Verdana"/>
                <w:color w:val="000000" w:themeColor="text1"/>
                <w:sz w:val="16"/>
                <w:szCs w:val="16"/>
              </w:rPr>
              <w:t xml:space="preserve">Feedback from another </w:t>
            </w:r>
            <w:r w:rsidR="00197F4A">
              <w:rPr>
                <w:rFonts w:ascii="Verdana" w:hAnsi="Verdana"/>
                <w:color w:val="000000" w:themeColor="text1"/>
                <w:sz w:val="16"/>
                <w:szCs w:val="16"/>
              </w:rPr>
              <w:t>Employee</w:t>
            </w:r>
            <w:r w:rsidRPr="00A43661">
              <w:rPr>
                <w:rFonts w:ascii="Verdana" w:hAnsi="Verdana"/>
                <w:color w:val="000000" w:themeColor="text1"/>
                <w:sz w:val="16"/>
                <w:szCs w:val="16"/>
              </w:rPr>
              <w:t xml:space="preserve"> through their manager or supervisor or feedback from CMS.</w:t>
            </w:r>
            <w:r>
              <w:rPr>
                <w:rFonts w:ascii="Verdana" w:hAnsi="Verdana"/>
                <w:color w:val="000000" w:themeColor="text1"/>
                <w:sz w:val="16"/>
                <w:szCs w:val="16"/>
              </w:rPr>
              <w:t>)</w:t>
            </w:r>
          </w:p>
          <w:p w14:paraId="3C52FED6" w14:textId="1E9F4CE9"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HR Guideline Issues</w:t>
            </w:r>
            <w:r>
              <w:rPr>
                <w:rFonts w:ascii="Verdana" w:hAnsi="Verdana"/>
                <w:color w:val="000000" w:themeColor="text1"/>
                <w:sz w:val="16"/>
                <w:szCs w:val="16"/>
              </w:rPr>
              <w:t xml:space="preserve"> (</w:t>
            </w:r>
            <w:r w:rsidRPr="00A43661">
              <w:rPr>
                <w:rFonts w:ascii="Verdana" w:hAnsi="Verdana"/>
                <w:color w:val="000000" w:themeColor="text1"/>
                <w:sz w:val="16"/>
                <w:szCs w:val="16"/>
              </w:rPr>
              <w:t>Any abuse to the HR Guidelines</w:t>
            </w:r>
            <w:r>
              <w:rPr>
                <w:rFonts w:ascii="Verdana" w:hAnsi="Verdana"/>
                <w:color w:val="000000" w:themeColor="text1"/>
                <w:sz w:val="16"/>
                <w:szCs w:val="16"/>
              </w:rPr>
              <w:t>)</w:t>
            </w:r>
          </w:p>
          <w:p w14:paraId="57071E79"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 Exceptions</w:t>
            </w:r>
          </w:p>
          <w:p w14:paraId="68E14C4B" w14:textId="6B4341BE" w:rsidR="00677BEF"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Quality</w:t>
            </w:r>
            <w:r>
              <w:rPr>
                <w:rFonts w:ascii="Verdana" w:hAnsi="Verdana"/>
                <w:color w:val="000000" w:themeColor="text1"/>
                <w:sz w:val="16"/>
                <w:szCs w:val="16"/>
              </w:rPr>
              <w:t xml:space="preserve"> (Quality Call Monitoring)</w:t>
            </w:r>
            <w:r w:rsidR="00677BEF">
              <w:rPr>
                <w:rFonts w:ascii="Verdana" w:hAnsi="Verdana"/>
                <w:color w:val="000000" w:themeColor="text1"/>
                <w:sz w:val="16"/>
                <w:szCs w:val="16"/>
              </w:rPr>
              <w:t xml:space="preserve"> </w:t>
            </w:r>
          </w:p>
          <w:p w14:paraId="091D01BF" w14:textId="4A779EF5"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Recognition</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Any positive reinforcement for </w:t>
            </w:r>
            <w:r w:rsidR="000267A5">
              <w:rPr>
                <w:rFonts w:ascii="Verdana" w:hAnsi="Verdana"/>
                <w:color w:val="000000" w:themeColor="text1"/>
                <w:sz w:val="16"/>
                <w:szCs w:val="16"/>
              </w:rPr>
              <w:lastRenderedPageBreak/>
              <w:t>Employees</w:t>
            </w:r>
            <w:r w:rsidRPr="00A43661">
              <w:rPr>
                <w:rFonts w:ascii="Verdana" w:hAnsi="Verdana"/>
                <w:color w:val="000000" w:themeColor="text1"/>
                <w:sz w:val="16"/>
                <w:szCs w:val="16"/>
              </w:rPr>
              <w:t xml:space="preserve"> like KUDOS.</w:t>
            </w:r>
            <w:r>
              <w:rPr>
                <w:rFonts w:ascii="Verdana" w:hAnsi="Verdana"/>
                <w:color w:val="000000" w:themeColor="text1"/>
                <w:sz w:val="16"/>
                <w:szCs w:val="16"/>
              </w:rPr>
              <w:t>)</w:t>
            </w:r>
          </w:p>
          <w:p w14:paraId="38D8B7CE" w14:textId="19004F9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Schedule Adherence </w:t>
            </w:r>
            <w:r>
              <w:rPr>
                <w:rFonts w:ascii="Verdana" w:hAnsi="Verdana"/>
                <w:color w:val="000000" w:themeColor="text1"/>
                <w:sz w:val="16"/>
                <w:szCs w:val="16"/>
              </w:rPr>
              <w:t>(</w:t>
            </w:r>
            <w:r w:rsidRPr="00A43661">
              <w:rPr>
                <w:rFonts w:ascii="Verdana" w:hAnsi="Verdana"/>
                <w:color w:val="000000" w:themeColor="text1"/>
                <w:sz w:val="16"/>
                <w:szCs w:val="16"/>
              </w:rPr>
              <w:t>Scheduled work time minus unapproved exceptions divided by scheduled work time.</w:t>
            </w:r>
            <w:r>
              <w:rPr>
                <w:rFonts w:ascii="Verdana" w:hAnsi="Verdana"/>
                <w:color w:val="000000" w:themeColor="text1"/>
                <w:sz w:val="16"/>
                <w:szCs w:val="16"/>
              </w:rPr>
              <w:t>)</w:t>
            </w:r>
          </w:p>
          <w:p w14:paraId="560A935B" w14:textId="2BF8BCEB"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Secure Floor Violations</w:t>
            </w:r>
            <w:r>
              <w:rPr>
                <w:rFonts w:ascii="Verdana" w:hAnsi="Verdana"/>
                <w:color w:val="000000" w:themeColor="text1"/>
                <w:sz w:val="16"/>
                <w:szCs w:val="16"/>
              </w:rPr>
              <w:t xml:space="preserve"> (</w:t>
            </w:r>
            <w:r w:rsidR="00197F4A">
              <w:rPr>
                <w:rFonts w:ascii="Verdana" w:hAnsi="Verdana"/>
                <w:color w:val="000000" w:themeColor="text1"/>
                <w:sz w:val="16"/>
                <w:szCs w:val="16"/>
              </w:rPr>
              <w:t>Employee</w:t>
            </w:r>
            <w:r>
              <w:rPr>
                <w:rFonts w:ascii="Verdana" w:hAnsi="Verdana"/>
                <w:color w:val="000000" w:themeColor="text1"/>
                <w:sz w:val="16"/>
                <w:szCs w:val="16"/>
              </w:rPr>
              <w:t xml:space="preserve"> not following the Secure Floor security requirements.)</w:t>
            </w:r>
          </w:p>
          <w:p w14:paraId="54818EA6" w14:textId="77777777" w:rsidR="00B53FB0" w:rsidRDefault="00B53FB0" w:rsidP="00542194">
            <w:pPr>
              <w:rPr>
                <w:rFonts w:ascii="Verdana" w:hAnsi="Verdana"/>
                <w:color w:val="000000" w:themeColor="text1"/>
                <w:sz w:val="16"/>
                <w:szCs w:val="16"/>
              </w:rPr>
            </w:pPr>
            <w:r>
              <w:rPr>
                <w:rFonts w:ascii="Verdana" w:hAnsi="Verdana"/>
                <w:color w:val="000000" w:themeColor="text1"/>
                <w:sz w:val="16"/>
                <w:szCs w:val="16"/>
              </w:rPr>
              <w:t>Verbal Warning</w:t>
            </w:r>
          </w:p>
          <w:p w14:paraId="369DF123" w14:textId="77777777" w:rsidR="00B53FB0" w:rsidRDefault="00B53FB0" w:rsidP="00B53FB0">
            <w:pPr>
              <w:rPr>
                <w:rFonts w:ascii="Verdana" w:hAnsi="Verdana"/>
                <w:color w:val="000000" w:themeColor="text1"/>
                <w:sz w:val="16"/>
                <w:szCs w:val="16"/>
              </w:rPr>
            </w:pPr>
            <w:r>
              <w:rPr>
                <w:rFonts w:ascii="Verdana" w:hAnsi="Verdana"/>
                <w:color w:val="000000" w:themeColor="text1"/>
                <w:sz w:val="16"/>
                <w:szCs w:val="16"/>
              </w:rPr>
              <w:t xml:space="preserve">Written Warning </w:t>
            </w:r>
          </w:p>
          <w:p w14:paraId="6151263F" w14:textId="6FA5EAD9" w:rsidR="00481B9C" w:rsidRDefault="00481B9C" w:rsidP="00B53FB0">
            <w:pPr>
              <w:rPr>
                <w:rFonts w:ascii="Verdana" w:hAnsi="Verdana"/>
                <w:color w:val="000000" w:themeColor="text1"/>
                <w:sz w:val="16"/>
                <w:szCs w:val="16"/>
              </w:rPr>
            </w:pPr>
            <w:r>
              <w:rPr>
                <w:rFonts w:ascii="Verdana" w:hAnsi="Verdana"/>
                <w:color w:val="000000" w:themeColor="text1"/>
                <w:sz w:val="16"/>
                <w:szCs w:val="16"/>
              </w:rPr>
              <w:t>Final Written Warning</w:t>
            </w:r>
          </w:p>
          <w:p w14:paraId="58ACE97E" w14:textId="64388C73" w:rsidR="00A73D91" w:rsidRDefault="00A73D91" w:rsidP="00B53FB0">
            <w:pPr>
              <w:rPr>
                <w:rFonts w:ascii="Verdana" w:hAnsi="Verdana"/>
                <w:color w:val="000000" w:themeColor="text1"/>
                <w:sz w:val="16"/>
                <w:szCs w:val="16"/>
              </w:rPr>
            </w:pPr>
            <w:proofErr w:type="spellStart"/>
            <w:r>
              <w:rPr>
                <w:rFonts w:ascii="Verdana" w:hAnsi="Verdana"/>
                <w:color w:val="000000" w:themeColor="text1"/>
                <w:sz w:val="16"/>
                <w:szCs w:val="16"/>
              </w:rPr>
              <w:t>DIM_Coaching_Reason</w:t>
            </w:r>
            <w:proofErr w:type="spellEnd"/>
          </w:p>
        </w:tc>
        <w:tc>
          <w:tcPr>
            <w:tcW w:w="2626" w:type="dxa"/>
            <w:tcBorders>
              <w:top w:val="single" w:sz="4" w:space="0" w:color="auto"/>
              <w:left w:val="nil"/>
              <w:bottom w:val="single" w:sz="4" w:space="0" w:color="auto"/>
            </w:tcBorders>
          </w:tcPr>
          <w:p w14:paraId="39306D90" w14:textId="77777777" w:rsidR="00A73D91" w:rsidRPr="00542194" w:rsidRDefault="00A73D91" w:rsidP="00542194">
            <w:pPr>
              <w:rPr>
                <w:rFonts w:ascii="Verdana" w:hAnsi="Verdana"/>
                <w:color w:val="000000" w:themeColor="text1"/>
                <w:sz w:val="16"/>
                <w:szCs w:val="16"/>
              </w:rPr>
            </w:pPr>
          </w:p>
        </w:tc>
      </w:tr>
      <w:tr w:rsidR="00A73D91" w:rsidRPr="00A43661" w14:paraId="54D77462" w14:textId="11E7F6E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FDFB17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3A8686A" w14:textId="6898A559"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SubCoachingReason</w:t>
            </w:r>
            <w:proofErr w:type="spellEnd"/>
          </w:p>
        </w:tc>
        <w:tc>
          <w:tcPr>
            <w:tcW w:w="1362" w:type="dxa"/>
            <w:tcBorders>
              <w:top w:val="single" w:sz="4" w:space="0" w:color="auto"/>
              <w:bottom w:val="single" w:sz="4" w:space="0" w:color="auto"/>
            </w:tcBorders>
          </w:tcPr>
          <w:p w14:paraId="4EBA9535" w14:textId="2EF27169"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6FADEE7"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9146F73" w14:textId="300459C8" w:rsidR="00FA71F0" w:rsidRDefault="00FA71F0" w:rsidP="00542194">
            <w:pPr>
              <w:rPr>
                <w:rFonts w:ascii="Verdana" w:hAnsi="Verdana"/>
                <w:color w:val="000000" w:themeColor="text1"/>
                <w:sz w:val="16"/>
                <w:szCs w:val="16"/>
              </w:rPr>
            </w:pPr>
            <w:r>
              <w:rPr>
                <w:rFonts w:ascii="Verdana" w:hAnsi="Verdana"/>
                <w:color w:val="000000" w:themeColor="text1"/>
                <w:sz w:val="16"/>
                <w:szCs w:val="16"/>
              </w:rPr>
              <w:t>Blank row at the top of the dropdown list</w:t>
            </w:r>
          </w:p>
          <w:p w14:paraId="1FF5A5E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Argues</w:t>
            </w:r>
          </w:p>
          <w:p w14:paraId="2DE9F96A"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Yells, screams</w:t>
            </w:r>
          </w:p>
          <w:p w14:paraId="04122C5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Uses Profanity of any kind</w:t>
            </w:r>
          </w:p>
          <w:p w14:paraId="483B5DA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Uses derogatory/disrespectful words</w:t>
            </w:r>
          </w:p>
          <w:p w14:paraId="28854A14" w14:textId="521B1790"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Threatens caller</w:t>
            </w:r>
            <w:r w:rsidR="00F45959">
              <w:rPr>
                <w:rFonts w:ascii="Verdana" w:hAnsi="Verdana"/>
                <w:color w:val="000000" w:themeColor="text1"/>
                <w:sz w:val="16"/>
                <w:szCs w:val="16"/>
              </w:rPr>
              <w:t xml:space="preserve"> / employee</w:t>
            </w:r>
          </w:p>
          <w:p w14:paraId="1C77BCC1" w14:textId="56E9D7B5"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Intentionally disconnects caller instead of greeting caller and handling call.</w:t>
            </w:r>
          </w:p>
          <w:p w14:paraId="64050C6D" w14:textId="204793A6" w:rsidR="00A73D91" w:rsidRPr="00542194" w:rsidRDefault="00A73D91" w:rsidP="00542194">
            <w:pPr>
              <w:rPr>
                <w:rFonts w:ascii="Verdana" w:hAnsi="Verdana"/>
                <w:color w:val="000000" w:themeColor="text1"/>
                <w:sz w:val="16"/>
                <w:szCs w:val="16"/>
              </w:rPr>
            </w:pPr>
            <w:r>
              <w:rPr>
                <w:rFonts w:ascii="Verdana" w:hAnsi="Verdana"/>
                <w:color w:val="000000" w:themeColor="text1"/>
                <w:sz w:val="16"/>
                <w:szCs w:val="16"/>
              </w:rPr>
              <w:t>Blind</w:t>
            </w:r>
            <w:r w:rsidRPr="00542194">
              <w:rPr>
                <w:rFonts w:ascii="Verdana" w:hAnsi="Verdana"/>
                <w:color w:val="000000" w:themeColor="text1"/>
                <w:sz w:val="16"/>
                <w:szCs w:val="16"/>
              </w:rPr>
              <w:t xml:space="preserve"> transfers caller</w:t>
            </w:r>
          </w:p>
          <w:p w14:paraId="389109A3" w14:textId="0742307A"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Encourages</w:t>
            </w:r>
            <w:r w:rsidR="004A4B7C">
              <w:rPr>
                <w:rFonts w:ascii="Verdana" w:hAnsi="Verdana"/>
                <w:color w:val="000000" w:themeColor="text1"/>
                <w:sz w:val="16"/>
                <w:szCs w:val="16"/>
              </w:rPr>
              <w:t xml:space="preserve"> /commits </w:t>
            </w:r>
            <w:r w:rsidRPr="00542194">
              <w:rPr>
                <w:rFonts w:ascii="Verdana" w:hAnsi="Verdana"/>
                <w:color w:val="000000" w:themeColor="text1"/>
                <w:sz w:val="16"/>
                <w:szCs w:val="16"/>
              </w:rPr>
              <w:t>fraud</w:t>
            </w:r>
          </w:p>
          <w:p w14:paraId="2F2B7DA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Verbally abusive</w:t>
            </w:r>
          </w:p>
          <w:p w14:paraId="3280DF97"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Inappropriate NGD Feedback</w:t>
            </w:r>
          </w:p>
          <w:p w14:paraId="150E6ED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CSAT</w:t>
            </w:r>
          </w:p>
          <w:p w14:paraId="65BFC0F1"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Casework </w:t>
            </w:r>
            <w:proofErr w:type="spellStart"/>
            <w:r w:rsidRPr="00542194">
              <w:rPr>
                <w:rFonts w:ascii="Verdana" w:hAnsi="Verdana"/>
                <w:color w:val="000000" w:themeColor="text1"/>
                <w:sz w:val="16"/>
                <w:szCs w:val="16"/>
              </w:rPr>
              <w:t>Adhoc</w:t>
            </w:r>
            <w:proofErr w:type="spellEnd"/>
            <w:r w:rsidRPr="00542194">
              <w:rPr>
                <w:rFonts w:ascii="Verdana" w:hAnsi="Verdana"/>
                <w:color w:val="000000" w:themeColor="text1"/>
                <w:sz w:val="16"/>
                <w:szCs w:val="16"/>
              </w:rPr>
              <w:t xml:space="preserve"> requests from CMS</w:t>
            </w:r>
          </w:p>
          <w:p w14:paraId="0859C149"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Bene Letter</w:t>
            </w:r>
          </w:p>
          <w:p w14:paraId="7658B7E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lastRenderedPageBreak/>
              <w:t>Casework CTM</w:t>
            </w:r>
          </w:p>
          <w:p w14:paraId="4494F7F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Inappropriate ARC Escalation</w:t>
            </w:r>
          </w:p>
          <w:p w14:paraId="21F94B6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ISG Escalation</w:t>
            </w:r>
          </w:p>
          <w:p w14:paraId="73CE2FEA"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Complaints Research</w:t>
            </w:r>
          </w:p>
          <w:p w14:paraId="48111620"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Special Projects</w:t>
            </w:r>
          </w:p>
          <w:p w14:paraId="528A95A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Cancelled Calls</w:t>
            </w:r>
          </w:p>
          <w:p w14:paraId="299CF5B3" w14:textId="77777777"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Default Qualifiers</w:t>
            </w:r>
          </w:p>
          <w:p w14:paraId="53CDE88C" w14:textId="352C2A61" w:rsidR="00832C59" w:rsidRPr="00542194" w:rsidRDefault="00832C59" w:rsidP="00832C59">
            <w:pPr>
              <w:rPr>
                <w:rFonts w:ascii="Verdana" w:hAnsi="Verdana"/>
                <w:color w:val="000000" w:themeColor="text1"/>
                <w:sz w:val="16"/>
                <w:szCs w:val="16"/>
              </w:rPr>
            </w:pPr>
            <w:r w:rsidRPr="00542194">
              <w:rPr>
                <w:rFonts w:ascii="Verdana" w:hAnsi="Verdana"/>
                <w:color w:val="000000" w:themeColor="text1"/>
                <w:sz w:val="16"/>
                <w:szCs w:val="16"/>
              </w:rPr>
              <w:t xml:space="preserve">OMR: </w:t>
            </w:r>
            <w:r>
              <w:rPr>
                <w:rFonts w:ascii="Verdana" w:hAnsi="Verdana"/>
                <w:color w:val="000000" w:themeColor="text1"/>
                <w:sz w:val="16"/>
                <w:szCs w:val="16"/>
              </w:rPr>
              <w:t>FFM T2 Transfers</w:t>
            </w:r>
          </w:p>
          <w:p w14:paraId="058AA46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Open Calls</w:t>
            </w:r>
          </w:p>
          <w:p w14:paraId="32D2BF9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Short Calls - Inbound</w:t>
            </w:r>
          </w:p>
          <w:p w14:paraId="5A0DD7F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Short Calls - Outbound</w:t>
            </w:r>
          </w:p>
          <w:p w14:paraId="60229763"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ACW</w:t>
            </w:r>
          </w:p>
          <w:p w14:paraId="2A169273"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AHT</w:t>
            </w:r>
          </w:p>
          <w:p w14:paraId="3EFD0551" w14:textId="272E92FC"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OMR: </w:t>
            </w:r>
            <w:r w:rsidR="00BF3700">
              <w:rPr>
                <w:rFonts w:ascii="Verdana" w:hAnsi="Verdana"/>
                <w:color w:val="000000" w:themeColor="text1"/>
                <w:sz w:val="16"/>
                <w:szCs w:val="16"/>
              </w:rPr>
              <w:t>CCO</w:t>
            </w:r>
            <w:r w:rsidRPr="00542194">
              <w:rPr>
                <w:rFonts w:ascii="Verdana" w:hAnsi="Verdana"/>
                <w:color w:val="000000" w:themeColor="text1"/>
                <w:sz w:val="16"/>
                <w:szCs w:val="16"/>
              </w:rPr>
              <w:t xml:space="preserve"> Security and Privacy Incident Coaching</w:t>
            </w:r>
          </w:p>
          <w:p w14:paraId="0BC1CF78"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ACO Escalation</w:t>
            </w:r>
          </w:p>
          <w:p w14:paraId="2540D64F"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ARC Escalation</w:t>
            </w:r>
          </w:p>
          <w:p w14:paraId="436A528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DME Escalation</w:t>
            </w:r>
          </w:p>
          <w:p w14:paraId="60EC662C"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EE/MM Escalation</w:t>
            </w:r>
          </w:p>
          <w:p w14:paraId="6818861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NGD Feedback</w:t>
            </w:r>
          </w:p>
          <w:p w14:paraId="0FDE0877"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ISG Consults</w:t>
            </w:r>
          </w:p>
          <w:p w14:paraId="53F76F5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Low CSAT</w:t>
            </w:r>
          </w:p>
          <w:p w14:paraId="5677E3C1"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NGD Inappropriate Transfer</w:t>
            </w:r>
          </w:p>
          <w:p w14:paraId="506939F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Returned MAC Escalation</w:t>
            </w:r>
          </w:p>
          <w:p w14:paraId="6FE1337C"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Scripts Logged</w:t>
            </w:r>
          </w:p>
          <w:p w14:paraId="2D8100D4" w14:textId="77777777"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lastRenderedPageBreak/>
              <w:t>OMR: Transfers</w:t>
            </w:r>
          </w:p>
          <w:p w14:paraId="3F42A3B0" w14:textId="04629B0D" w:rsidR="006A4113" w:rsidRPr="00542194" w:rsidRDefault="00570668" w:rsidP="00542194">
            <w:pPr>
              <w:rPr>
                <w:rFonts w:ascii="Verdana" w:hAnsi="Verdana"/>
                <w:color w:val="000000" w:themeColor="text1"/>
                <w:sz w:val="16"/>
                <w:szCs w:val="16"/>
              </w:rPr>
            </w:pPr>
            <w:r>
              <w:rPr>
                <w:rFonts w:ascii="Verdana" w:hAnsi="Verdana"/>
                <w:color w:val="000000" w:themeColor="text1"/>
                <w:sz w:val="16"/>
                <w:szCs w:val="16"/>
              </w:rPr>
              <w:t xml:space="preserve">Other: </w:t>
            </w:r>
            <w:r w:rsidR="00F204B1" w:rsidRPr="00F204B1">
              <w:rPr>
                <w:rFonts w:ascii="Verdana" w:hAnsi="Verdana"/>
                <w:color w:val="000000" w:themeColor="text1"/>
                <w:sz w:val="16"/>
                <w:szCs w:val="16"/>
              </w:rPr>
              <w:t>Other: Specif</w:t>
            </w:r>
            <w:r w:rsidR="00F204B1">
              <w:rPr>
                <w:rFonts w:ascii="Verdana" w:hAnsi="Verdana"/>
                <w:color w:val="000000" w:themeColor="text1"/>
                <w:sz w:val="16"/>
                <w:szCs w:val="16"/>
              </w:rPr>
              <w:t>y reason under coaching details</w:t>
            </w:r>
          </w:p>
          <w:p w14:paraId="4909845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Disenrollment</w:t>
            </w:r>
          </w:p>
          <w:p w14:paraId="0D26770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Inappropriate Transfers</w:t>
            </w:r>
          </w:p>
          <w:p w14:paraId="7EE30465" w14:textId="17B08888"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PDP Complaints</w:t>
            </w:r>
          </w:p>
          <w:p w14:paraId="76460523" w14:textId="329225EC" w:rsidR="00A73D91" w:rsidRDefault="00A73D91" w:rsidP="00542194">
            <w:pPr>
              <w:rPr>
                <w:rFonts w:ascii="Verdana" w:hAnsi="Verdana"/>
                <w:color w:val="000000" w:themeColor="text1"/>
                <w:sz w:val="16"/>
                <w:szCs w:val="16"/>
              </w:rPr>
            </w:pPr>
            <w:r>
              <w:rPr>
                <w:rFonts w:ascii="Verdana" w:hAnsi="Verdana"/>
                <w:color w:val="000000" w:themeColor="text1"/>
                <w:sz w:val="16"/>
                <w:szCs w:val="16"/>
              </w:rPr>
              <w:t>Enters authorization error compromising PHI</w:t>
            </w:r>
          </w:p>
          <w:p w14:paraId="6D07F5AB" w14:textId="77777777" w:rsidR="00A73D91" w:rsidRDefault="00A73D91" w:rsidP="005B6687">
            <w:pPr>
              <w:rPr>
                <w:rFonts w:ascii="Verdana" w:hAnsi="Verdana"/>
                <w:color w:val="000000" w:themeColor="text1"/>
                <w:sz w:val="16"/>
                <w:szCs w:val="16"/>
              </w:rPr>
            </w:pPr>
            <w:r>
              <w:rPr>
                <w:rFonts w:ascii="Verdana" w:hAnsi="Verdana"/>
                <w:color w:val="000000" w:themeColor="text1"/>
                <w:sz w:val="16"/>
                <w:szCs w:val="16"/>
              </w:rPr>
              <w:t>Security and Privacy Incident</w:t>
            </w:r>
          </w:p>
          <w:p w14:paraId="7161D0F5" w14:textId="2BA23A65" w:rsidR="00B53FB0" w:rsidRDefault="00B53FB0" w:rsidP="007B5C48">
            <w:pPr>
              <w:rPr>
                <w:rFonts w:ascii="Verdana" w:hAnsi="Verdana"/>
                <w:color w:val="000000" w:themeColor="text1"/>
                <w:sz w:val="16"/>
                <w:szCs w:val="16"/>
              </w:rPr>
            </w:pPr>
            <w:r>
              <w:rPr>
                <w:rFonts w:ascii="Verdana" w:hAnsi="Verdana"/>
                <w:color w:val="000000" w:themeColor="text1"/>
                <w:sz w:val="16"/>
                <w:szCs w:val="16"/>
              </w:rPr>
              <w:t xml:space="preserve">Verbal </w:t>
            </w:r>
            <w:r w:rsidR="00481B9C">
              <w:rPr>
                <w:rFonts w:ascii="Verdana" w:hAnsi="Verdana"/>
                <w:color w:val="000000" w:themeColor="text1"/>
                <w:sz w:val="16"/>
                <w:szCs w:val="16"/>
              </w:rPr>
              <w:t xml:space="preserve">Warning, </w:t>
            </w:r>
            <w:r>
              <w:rPr>
                <w:rFonts w:ascii="Verdana" w:hAnsi="Verdana"/>
                <w:color w:val="000000" w:themeColor="text1"/>
                <w:sz w:val="16"/>
                <w:szCs w:val="16"/>
              </w:rPr>
              <w:t xml:space="preserve">Written </w:t>
            </w:r>
            <w:r w:rsidR="00481B9C">
              <w:rPr>
                <w:rFonts w:ascii="Verdana" w:hAnsi="Verdana"/>
                <w:color w:val="000000" w:themeColor="text1"/>
                <w:sz w:val="16"/>
                <w:szCs w:val="16"/>
              </w:rPr>
              <w:t xml:space="preserve">Warning, and Final Written Warning </w:t>
            </w:r>
            <w:r>
              <w:rPr>
                <w:rFonts w:ascii="Verdana" w:hAnsi="Verdana"/>
                <w:color w:val="000000" w:themeColor="text1"/>
                <w:sz w:val="16"/>
                <w:szCs w:val="16"/>
              </w:rPr>
              <w:t xml:space="preserve">reasons: </w:t>
            </w:r>
            <w:r w:rsidR="007B5C48" w:rsidRPr="007B5C48">
              <w:rPr>
                <w:rFonts w:ascii="Verdana" w:hAnsi="Verdana"/>
                <w:color w:val="000000" w:themeColor="text1"/>
                <w:sz w:val="16"/>
                <w:szCs w:val="16"/>
              </w:rPr>
              <w:t>Attendance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Conduct (including Call Avoidance)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ETS</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Quality/Performance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Security or Privacy Issue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Other Policy (non-Security/Privacy)</w:t>
            </w:r>
          </w:p>
          <w:p w14:paraId="41463D27" w14:textId="608C4EF8"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DIM_Sub_Coaching_Reason</w:t>
            </w:r>
            <w:proofErr w:type="spellEnd"/>
          </w:p>
        </w:tc>
        <w:tc>
          <w:tcPr>
            <w:tcW w:w="2626" w:type="dxa"/>
            <w:tcBorders>
              <w:top w:val="single" w:sz="4" w:space="0" w:color="auto"/>
              <w:left w:val="nil"/>
              <w:bottom w:val="single" w:sz="4" w:space="0" w:color="auto"/>
            </w:tcBorders>
          </w:tcPr>
          <w:p w14:paraId="0AF770E8" w14:textId="77777777" w:rsidR="00A73D91" w:rsidRPr="00542194" w:rsidRDefault="00A73D91" w:rsidP="00542194">
            <w:pPr>
              <w:rPr>
                <w:rFonts w:ascii="Verdana" w:hAnsi="Verdana"/>
                <w:color w:val="000000" w:themeColor="text1"/>
                <w:sz w:val="16"/>
                <w:szCs w:val="16"/>
              </w:rPr>
            </w:pPr>
          </w:p>
        </w:tc>
      </w:tr>
      <w:tr w:rsidR="00A73D91" w:rsidRPr="00A43661" w14:paraId="79C040ED" w14:textId="51B3333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D071F4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5470D69" w14:textId="5F87ACC5"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DateKey</w:t>
            </w:r>
            <w:proofErr w:type="spellEnd"/>
          </w:p>
        </w:tc>
        <w:tc>
          <w:tcPr>
            <w:tcW w:w="1362" w:type="dxa"/>
            <w:tcBorders>
              <w:top w:val="single" w:sz="4" w:space="0" w:color="auto"/>
              <w:bottom w:val="single" w:sz="4" w:space="0" w:color="auto"/>
            </w:tcBorders>
          </w:tcPr>
          <w:p w14:paraId="11DA24E1" w14:textId="25F5A7C8"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8C573E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9FC262E" w14:textId="375B9C9D"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62C0DB5C" w14:textId="77777777" w:rsidR="00A73D91" w:rsidRDefault="00A73D91" w:rsidP="005B6687">
            <w:pPr>
              <w:rPr>
                <w:rFonts w:ascii="Verdana" w:hAnsi="Verdana"/>
                <w:color w:val="000000" w:themeColor="text1"/>
                <w:sz w:val="16"/>
                <w:szCs w:val="16"/>
              </w:rPr>
            </w:pPr>
          </w:p>
        </w:tc>
      </w:tr>
      <w:tr w:rsidR="00A73D91" w:rsidRPr="00A43661" w14:paraId="0ACACC11" w14:textId="1BAC477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B01B10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AF10155" w14:textId="210354C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FullDate</w:t>
            </w:r>
            <w:proofErr w:type="spellEnd"/>
          </w:p>
        </w:tc>
        <w:tc>
          <w:tcPr>
            <w:tcW w:w="1362" w:type="dxa"/>
            <w:tcBorders>
              <w:top w:val="single" w:sz="4" w:space="0" w:color="auto"/>
              <w:bottom w:val="single" w:sz="4" w:space="0" w:color="auto"/>
            </w:tcBorders>
          </w:tcPr>
          <w:p w14:paraId="5ACCDEBD" w14:textId="5C3266F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w:t>
            </w:r>
            <w:proofErr w:type="spellStart"/>
            <w:r>
              <w:rPr>
                <w:rFonts w:ascii="Verdana" w:hAnsi="Verdana" w:cs="Calibri"/>
                <w:color w:val="000000" w:themeColor="text1"/>
                <w:sz w:val="16"/>
                <w:szCs w:val="16"/>
              </w:rPr>
              <w:t>datetime</w:t>
            </w:r>
            <w:proofErr w:type="spellEnd"/>
            <w:r>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0089CFBB"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1F2EEF5" w14:textId="673C7F84"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3B3E816A" w14:textId="77777777" w:rsidR="00A73D91" w:rsidRDefault="00A73D91" w:rsidP="005B6687">
            <w:pPr>
              <w:rPr>
                <w:rFonts w:ascii="Verdana" w:hAnsi="Verdana"/>
                <w:color w:val="000000" w:themeColor="text1"/>
                <w:sz w:val="16"/>
                <w:szCs w:val="16"/>
              </w:rPr>
            </w:pPr>
          </w:p>
        </w:tc>
      </w:tr>
      <w:tr w:rsidR="00A73D91" w:rsidRPr="00A43661" w14:paraId="7962D568" w14:textId="67F7898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15D162E"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B28BB0D" w14:textId="5FA1FEE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DateName</w:t>
            </w:r>
            <w:proofErr w:type="spellEnd"/>
          </w:p>
        </w:tc>
        <w:tc>
          <w:tcPr>
            <w:tcW w:w="1362" w:type="dxa"/>
            <w:tcBorders>
              <w:top w:val="single" w:sz="4" w:space="0" w:color="auto"/>
              <w:bottom w:val="single" w:sz="4" w:space="0" w:color="auto"/>
            </w:tcBorders>
          </w:tcPr>
          <w:p w14:paraId="449CC17B" w14:textId="14A409BD"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CB76AC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387CE4D" w14:textId="16F4DB80"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1E64384B" w14:textId="77777777" w:rsidR="00A73D91" w:rsidRDefault="00A73D91" w:rsidP="005B6687">
            <w:pPr>
              <w:rPr>
                <w:rFonts w:ascii="Verdana" w:hAnsi="Verdana"/>
                <w:color w:val="000000" w:themeColor="text1"/>
                <w:sz w:val="16"/>
                <w:szCs w:val="16"/>
              </w:rPr>
            </w:pPr>
          </w:p>
        </w:tc>
      </w:tr>
      <w:tr w:rsidR="00A73D91" w:rsidRPr="00A43661" w14:paraId="2D678238" w14:textId="05D061D4"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7038E1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E6E8C79" w14:textId="76FB5EA1"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DayofWeek</w:t>
            </w:r>
            <w:proofErr w:type="spellEnd"/>
          </w:p>
        </w:tc>
        <w:tc>
          <w:tcPr>
            <w:tcW w:w="1362" w:type="dxa"/>
            <w:tcBorders>
              <w:top w:val="single" w:sz="4" w:space="0" w:color="auto"/>
              <w:bottom w:val="single" w:sz="4" w:space="0" w:color="auto"/>
            </w:tcBorders>
          </w:tcPr>
          <w:p w14:paraId="720FFDC8" w14:textId="635139F9"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A87DD3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93E4EAF" w14:textId="3BE933AC"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2645A78E" w14:textId="77777777" w:rsidR="00A73D91" w:rsidRPr="00573895" w:rsidRDefault="00A73D91" w:rsidP="005B6687">
            <w:pPr>
              <w:rPr>
                <w:rFonts w:ascii="Verdana" w:hAnsi="Verdana"/>
                <w:color w:val="000000" w:themeColor="text1"/>
                <w:sz w:val="16"/>
                <w:szCs w:val="16"/>
              </w:rPr>
            </w:pPr>
          </w:p>
        </w:tc>
      </w:tr>
      <w:tr w:rsidR="00A73D91" w:rsidRPr="00A43661" w14:paraId="5BE4DCA9" w14:textId="5939CC8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FF2E049"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392F947" w14:textId="75F21D6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DayNameOfWeek</w:t>
            </w:r>
            <w:proofErr w:type="spellEnd"/>
          </w:p>
        </w:tc>
        <w:tc>
          <w:tcPr>
            <w:tcW w:w="1362" w:type="dxa"/>
            <w:tcBorders>
              <w:top w:val="single" w:sz="4" w:space="0" w:color="auto"/>
              <w:bottom w:val="single" w:sz="4" w:space="0" w:color="auto"/>
            </w:tcBorders>
          </w:tcPr>
          <w:p w14:paraId="687211CD" w14:textId="1F32B897"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B21CCCC"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ABA9A74" w14:textId="73B8C2CF"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19672325" w14:textId="77777777" w:rsidR="00A73D91" w:rsidRPr="00573895" w:rsidRDefault="00A73D91" w:rsidP="005B6687">
            <w:pPr>
              <w:rPr>
                <w:rFonts w:ascii="Verdana" w:hAnsi="Verdana"/>
                <w:color w:val="000000" w:themeColor="text1"/>
                <w:sz w:val="16"/>
                <w:szCs w:val="16"/>
              </w:rPr>
            </w:pPr>
          </w:p>
        </w:tc>
      </w:tr>
      <w:tr w:rsidR="00A73D91" w:rsidRPr="00A43661" w14:paraId="54473C95" w14:textId="24BBF15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203970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EC587D6" w14:textId="4BEC1431"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DayOfMonth</w:t>
            </w:r>
            <w:proofErr w:type="spellEnd"/>
          </w:p>
        </w:tc>
        <w:tc>
          <w:tcPr>
            <w:tcW w:w="1362" w:type="dxa"/>
            <w:tcBorders>
              <w:top w:val="single" w:sz="4" w:space="0" w:color="auto"/>
              <w:bottom w:val="single" w:sz="4" w:space="0" w:color="auto"/>
            </w:tcBorders>
          </w:tcPr>
          <w:p w14:paraId="3AF90199" w14:textId="0FC9B5A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DBF10C9"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5F3F6CB" w14:textId="7FD295D3"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5926B1EE" w14:textId="77777777" w:rsidR="00A73D91" w:rsidRPr="00573895" w:rsidRDefault="00A73D91" w:rsidP="005B6687">
            <w:pPr>
              <w:rPr>
                <w:rFonts w:ascii="Verdana" w:hAnsi="Verdana"/>
                <w:color w:val="000000" w:themeColor="text1"/>
                <w:sz w:val="16"/>
                <w:szCs w:val="16"/>
              </w:rPr>
            </w:pPr>
          </w:p>
        </w:tc>
      </w:tr>
      <w:tr w:rsidR="00A73D91" w:rsidRPr="00A43661" w14:paraId="7B4B6760" w14:textId="3C84E60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9DDA1D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69666A3" w14:textId="16C9CAC9"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WeekOfYear</w:t>
            </w:r>
            <w:proofErr w:type="spellEnd"/>
          </w:p>
        </w:tc>
        <w:tc>
          <w:tcPr>
            <w:tcW w:w="1362" w:type="dxa"/>
            <w:tcBorders>
              <w:top w:val="single" w:sz="4" w:space="0" w:color="auto"/>
              <w:bottom w:val="single" w:sz="4" w:space="0" w:color="auto"/>
            </w:tcBorders>
          </w:tcPr>
          <w:p w14:paraId="52EC312A" w14:textId="48498D52"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A26E9B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1E0893D" w14:textId="15D94CA5"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517A84D2" w14:textId="77777777" w:rsidR="00A73D91" w:rsidRPr="00573895" w:rsidRDefault="00A73D91" w:rsidP="005B6687">
            <w:pPr>
              <w:rPr>
                <w:rFonts w:ascii="Verdana" w:hAnsi="Verdana"/>
                <w:color w:val="000000" w:themeColor="text1"/>
                <w:sz w:val="16"/>
                <w:szCs w:val="16"/>
              </w:rPr>
            </w:pPr>
          </w:p>
        </w:tc>
      </w:tr>
      <w:tr w:rsidR="00A73D91" w:rsidRPr="00A43661" w14:paraId="6BC378E0" w14:textId="64464F0B"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17C287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328D6B7" w14:textId="4501129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MonthName</w:t>
            </w:r>
            <w:proofErr w:type="spellEnd"/>
          </w:p>
        </w:tc>
        <w:tc>
          <w:tcPr>
            <w:tcW w:w="1362" w:type="dxa"/>
            <w:tcBorders>
              <w:top w:val="single" w:sz="4" w:space="0" w:color="auto"/>
              <w:bottom w:val="single" w:sz="4" w:space="0" w:color="auto"/>
            </w:tcBorders>
          </w:tcPr>
          <w:p w14:paraId="70C1E585" w14:textId="77E02C4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98F249D"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37C7A44" w14:textId="4DFE06A8"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78534244" w14:textId="77777777" w:rsidR="00A73D91" w:rsidRPr="00573895" w:rsidRDefault="00A73D91" w:rsidP="005B6687">
            <w:pPr>
              <w:rPr>
                <w:rFonts w:ascii="Verdana" w:hAnsi="Verdana"/>
                <w:color w:val="000000" w:themeColor="text1"/>
                <w:sz w:val="16"/>
                <w:szCs w:val="16"/>
              </w:rPr>
            </w:pPr>
          </w:p>
        </w:tc>
      </w:tr>
      <w:tr w:rsidR="00A73D91" w:rsidRPr="00A43661" w14:paraId="23B66C04" w14:textId="2D2232C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910E327"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7E73691" w14:textId="285AAD0C"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MonthOfYear</w:t>
            </w:r>
            <w:proofErr w:type="spellEnd"/>
          </w:p>
        </w:tc>
        <w:tc>
          <w:tcPr>
            <w:tcW w:w="1362" w:type="dxa"/>
            <w:tcBorders>
              <w:top w:val="single" w:sz="4" w:space="0" w:color="auto"/>
              <w:bottom w:val="single" w:sz="4" w:space="0" w:color="auto"/>
            </w:tcBorders>
          </w:tcPr>
          <w:p w14:paraId="7C254BFD" w14:textId="48BF6698"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3DE117BB"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F582D48" w14:textId="5D2AC789"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1402AA60" w14:textId="77777777" w:rsidR="00A73D91" w:rsidRPr="00573895" w:rsidRDefault="00A73D91" w:rsidP="005B6687">
            <w:pPr>
              <w:rPr>
                <w:rFonts w:ascii="Verdana" w:hAnsi="Verdana"/>
                <w:color w:val="000000" w:themeColor="text1"/>
                <w:sz w:val="16"/>
                <w:szCs w:val="16"/>
              </w:rPr>
            </w:pPr>
          </w:p>
        </w:tc>
      </w:tr>
      <w:tr w:rsidR="00A73D91" w:rsidRPr="00A43661" w14:paraId="082007C9" w14:textId="454EF38D"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2226FDF"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E2A5CA7" w14:textId="4FD7716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CalendarQuarter</w:t>
            </w:r>
            <w:proofErr w:type="spellEnd"/>
          </w:p>
        </w:tc>
        <w:tc>
          <w:tcPr>
            <w:tcW w:w="1362" w:type="dxa"/>
            <w:tcBorders>
              <w:top w:val="single" w:sz="4" w:space="0" w:color="auto"/>
              <w:bottom w:val="single" w:sz="4" w:space="0" w:color="auto"/>
            </w:tcBorders>
          </w:tcPr>
          <w:p w14:paraId="3A317E0A" w14:textId="71CFACF5"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7BD0A58"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A429B19" w14:textId="2316E136"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00E2376D" w14:textId="77777777" w:rsidR="00A73D91" w:rsidRPr="00573895" w:rsidRDefault="00A73D91" w:rsidP="005B6687">
            <w:pPr>
              <w:rPr>
                <w:rFonts w:ascii="Verdana" w:hAnsi="Verdana"/>
                <w:color w:val="000000" w:themeColor="text1"/>
                <w:sz w:val="16"/>
                <w:szCs w:val="16"/>
              </w:rPr>
            </w:pPr>
          </w:p>
        </w:tc>
      </w:tr>
      <w:tr w:rsidR="00A73D91" w:rsidRPr="00A43661" w14:paraId="27D829C0" w14:textId="017503DA"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13EB77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E105F64" w14:textId="2AC6624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CalendarYear</w:t>
            </w:r>
            <w:proofErr w:type="spellEnd"/>
          </w:p>
        </w:tc>
        <w:tc>
          <w:tcPr>
            <w:tcW w:w="1362" w:type="dxa"/>
            <w:tcBorders>
              <w:top w:val="single" w:sz="4" w:space="0" w:color="auto"/>
              <w:bottom w:val="single" w:sz="4" w:space="0" w:color="auto"/>
            </w:tcBorders>
          </w:tcPr>
          <w:p w14:paraId="2528440A" w14:textId="472B27BE"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4C6FCC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0DBA978" w14:textId="5AB0D169"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01217EF8" w14:textId="77777777" w:rsidR="00A73D91" w:rsidRPr="00573895" w:rsidRDefault="00A73D91" w:rsidP="005B6687">
            <w:pPr>
              <w:rPr>
                <w:rFonts w:ascii="Verdana" w:hAnsi="Verdana"/>
                <w:color w:val="000000" w:themeColor="text1"/>
                <w:sz w:val="16"/>
                <w:szCs w:val="16"/>
              </w:rPr>
            </w:pPr>
          </w:p>
        </w:tc>
      </w:tr>
      <w:tr w:rsidR="00A73D91" w:rsidRPr="00A43661" w14:paraId="22F0BD85" w14:textId="7D10949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F98480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00F6FFC" w14:textId="08A3494C"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CalendarYearMonth</w:t>
            </w:r>
            <w:proofErr w:type="spellEnd"/>
          </w:p>
        </w:tc>
        <w:tc>
          <w:tcPr>
            <w:tcW w:w="1362" w:type="dxa"/>
            <w:tcBorders>
              <w:top w:val="single" w:sz="4" w:space="0" w:color="auto"/>
              <w:bottom w:val="single" w:sz="4" w:space="0" w:color="auto"/>
            </w:tcBorders>
          </w:tcPr>
          <w:p w14:paraId="0B47E8AC" w14:textId="6E0EAAAD"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0B5C4F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851C6DE" w14:textId="644087C6"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00225C85" w14:textId="77777777" w:rsidR="00A73D91" w:rsidRPr="00573895" w:rsidRDefault="00A73D91" w:rsidP="005B6687">
            <w:pPr>
              <w:rPr>
                <w:rFonts w:ascii="Verdana" w:hAnsi="Verdana"/>
                <w:color w:val="000000" w:themeColor="text1"/>
                <w:sz w:val="16"/>
                <w:szCs w:val="16"/>
              </w:rPr>
            </w:pPr>
          </w:p>
        </w:tc>
      </w:tr>
      <w:tr w:rsidR="00A73D91" w:rsidRPr="00A43661" w14:paraId="26E80E15" w14:textId="4144178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55149F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A8F650B" w14:textId="2F710D9A"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CalendarYYYYQQ</w:t>
            </w:r>
            <w:proofErr w:type="spellEnd"/>
          </w:p>
        </w:tc>
        <w:tc>
          <w:tcPr>
            <w:tcW w:w="1362" w:type="dxa"/>
            <w:tcBorders>
              <w:top w:val="single" w:sz="4" w:space="0" w:color="auto"/>
              <w:bottom w:val="single" w:sz="4" w:space="0" w:color="auto"/>
            </w:tcBorders>
          </w:tcPr>
          <w:p w14:paraId="0A242872" w14:textId="43B6B2CC"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83061E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3288F24" w14:textId="5DFA385D"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6C47A59B" w14:textId="77777777" w:rsidR="00A73D91" w:rsidRPr="00573895" w:rsidRDefault="00A73D91" w:rsidP="005B6687">
            <w:pPr>
              <w:rPr>
                <w:rFonts w:ascii="Verdana" w:hAnsi="Verdana"/>
                <w:color w:val="000000" w:themeColor="text1"/>
                <w:sz w:val="16"/>
                <w:szCs w:val="16"/>
              </w:rPr>
            </w:pPr>
          </w:p>
        </w:tc>
      </w:tr>
      <w:tr w:rsidR="00A73D91" w:rsidRPr="00A43661" w14:paraId="6D615623" w14:textId="13A9147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E690B5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EE44433" w14:textId="4A327F2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City</w:t>
            </w:r>
          </w:p>
        </w:tc>
        <w:tc>
          <w:tcPr>
            <w:tcW w:w="1362" w:type="dxa"/>
            <w:tcBorders>
              <w:top w:val="single" w:sz="4" w:space="0" w:color="auto"/>
              <w:bottom w:val="single" w:sz="4" w:space="0" w:color="auto"/>
            </w:tcBorders>
          </w:tcPr>
          <w:p w14:paraId="0619123A" w14:textId="44F7257C"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ADCE94E"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B68E4DF" w14:textId="77777777" w:rsidR="00A73D91" w:rsidRDefault="00A73D91" w:rsidP="005B6687">
            <w:pPr>
              <w:rPr>
                <w:rFonts w:ascii="Verdana" w:hAnsi="Verdana"/>
                <w:color w:val="000000" w:themeColor="text1"/>
                <w:sz w:val="16"/>
                <w:szCs w:val="16"/>
              </w:rPr>
            </w:pPr>
          </w:p>
          <w:p w14:paraId="57EF0B95" w14:textId="42211AB9"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DIM_Site</w:t>
            </w:r>
            <w:proofErr w:type="spellEnd"/>
          </w:p>
        </w:tc>
        <w:tc>
          <w:tcPr>
            <w:tcW w:w="2626" w:type="dxa"/>
            <w:tcBorders>
              <w:top w:val="single" w:sz="4" w:space="0" w:color="auto"/>
              <w:left w:val="nil"/>
              <w:bottom w:val="single" w:sz="4" w:space="0" w:color="auto"/>
            </w:tcBorders>
          </w:tcPr>
          <w:p w14:paraId="5881BA2B" w14:textId="77777777" w:rsidR="00A73D91" w:rsidRDefault="00A73D91" w:rsidP="005B6687">
            <w:pPr>
              <w:rPr>
                <w:rFonts w:ascii="Verdana" w:hAnsi="Verdana"/>
                <w:color w:val="000000" w:themeColor="text1"/>
                <w:sz w:val="16"/>
                <w:szCs w:val="16"/>
              </w:rPr>
            </w:pPr>
          </w:p>
        </w:tc>
      </w:tr>
      <w:tr w:rsidR="00A73D91" w:rsidRPr="00A43661" w14:paraId="681EF6C8" w14:textId="03CFE74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40BF587"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9D73713" w14:textId="06EE4FB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State</w:t>
            </w:r>
          </w:p>
        </w:tc>
        <w:tc>
          <w:tcPr>
            <w:tcW w:w="1362" w:type="dxa"/>
            <w:tcBorders>
              <w:top w:val="single" w:sz="4" w:space="0" w:color="auto"/>
              <w:bottom w:val="single" w:sz="4" w:space="0" w:color="auto"/>
            </w:tcBorders>
          </w:tcPr>
          <w:p w14:paraId="1068B77C" w14:textId="5865E2E2"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C53D2E3"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FF831BA" w14:textId="77777777" w:rsidR="00A73D91" w:rsidRDefault="00A73D91" w:rsidP="005B6687">
            <w:pPr>
              <w:rPr>
                <w:rFonts w:ascii="Verdana" w:hAnsi="Verdana"/>
                <w:color w:val="000000" w:themeColor="text1"/>
                <w:sz w:val="16"/>
                <w:szCs w:val="16"/>
              </w:rPr>
            </w:pPr>
          </w:p>
          <w:p w14:paraId="56CE02D7" w14:textId="1F9893C0"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DIM_Site</w:t>
            </w:r>
            <w:proofErr w:type="spellEnd"/>
          </w:p>
        </w:tc>
        <w:tc>
          <w:tcPr>
            <w:tcW w:w="2626" w:type="dxa"/>
            <w:tcBorders>
              <w:top w:val="single" w:sz="4" w:space="0" w:color="auto"/>
              <w:left w:val="nil"/>
              <w:bottom w:val="single" w:sz="4" w:space="0" w:color="auto"/>
            </w:tcBorders>
          </w:tcPr>
          <w:p w14:paraId="59E85899" w14:textId="77777777" w:rsidR="00A73D91" w:rsidRDefault="00A73D91" w:rsidP="005B6687">
            <w:pPr>
              <w:rPr>
                <w:rFonts w:ascii="Verdana" w:hAnsi="Verdana"/>
                <w:color w:val="000000" w:themeColor="text1"/>
                <w:sz w:val="16"/>
                <w:szCs w:val="16"/>
              </w:rPr>
            </w:pPr>
          </w:p>
        </w:tc>
      </w:tr>
      <w:tr w:rsidR="00A73D91" w:rsidRPr="00A43661" w14:paraId="6433DBA0" w14:textId="419BBC3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AC655F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5DC955C" w14:textId="347D6F8E"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StateCity</w:t>
            </w:r>
            <w:proofErr w:type="spellEnd"/>
          </w:p>
        </w:tc>
        <w:tc>
          <w:tcPr>
            <w:tcW w:w="1362" w:type="dxa"/>
            <w:tcBorders>
              <w:top w:val="single" w:sz="4" w:space="0" w:color="auto"/>
              <w:bottom w:val="single" w:sz="4" w:space="0" w:color="auto"/>
            </w:tcBorders>
          </w:tcPr>
          <w:p w14:paraId="6A5ABFD6" w14:textId="57BDD3F6"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367E77A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CC0B4EF" w14:textId="33A22F2A"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DIM_Site</w:t>
            </w:r>
            <w:proofErr w:type="spellEnd"/>
          </w:p>
        </w:tc>
        <w:tc>
          <w:tcPr>
            <w:tcW w:w="2626" w:type="dxa"/>
            <w:tcBorders>
              <w:top w:val="single" w:sz="4" w:space="0" w:color="auto"/>
              <w:left w:val="nil"/>
              <w:bottom w:val="single" w:sz="4" w:space="0" w:color="auto"/>
            </w:tcBorders>
          </w:tcPr>
          <w:p w14:paraId="0E8FC978" w14:textId="77777777" w:rsidR="00A73D91" w:rsidRDefault="00A73D91" w:rsidP="005B6687">
            <w:pPr>
              <w:rPr>
                <w:rFonts w:ascii="Verdana" w:hAnsi="Verdana"/>
                <w:color w:val="000000" w:themeColor="text1"/>
                <w:sz w:val="16"/>
                <w:szCs w:val="16"/>
              </w:rPr>
            </w:pPr>
          </w:p>
        </w:tc>
      </w:tr>
      <w:tr w:rsidR="006A4113" w:rsidRPr="00A43661" w14:paraId="3948D8F0"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B85A255" w14:textId="77777777" w:rsidR="006A4113" w:rsidRDefault="006A4113"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0B1754B" w14:textId="3AB75012" w:rsidR="006A4113" w:rsidRPr="00764296" w:rsidRDefault="006A4113">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EmailSent</w:t>
            </w:r>
            <w:proofErr w:type="spellEnd"/>
          </w:p>
        </w:tc>
        <w:tc>
          <w:tcPr>
            <w:tcW w:w="1362" w:type="dxa"/>
            <w:tcBorders>
              <w:top w:val="single" w:sz="4" w:space="0" w:color="auto"/>
              <w:bottom w:val="single" w:sz="4" w:space="0" w:color="auto"/>
            </w:tcBorders>
          </w:tcPr>
          <w:p w14:paraId="02ED6CA1" w14:textId="7B3236CF" w:rsidR="006A4113" w:rsidRDefault="006A4113"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696D20AC" w14:textId="0AAA7706" w:rsidR="006A4113" w:rsidRDefault="006A4113">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Default: False</w:t>
            </w:r>
          </w:p>
        </w:tc>
        <w:tc>
          <w:tcPr>
            <w:tcW w:w="2324" w:type="dxa"/>
            <w:gridSpan w:val="2"/>
            <w:tcBorders>
              <w:top w:val="single" w:sz="4" w:space="0" w:color="auto"/>
              <w:bottom w:val="single" w:sz="4" w:space="0" w:color="auto"/>
              <w:right w:val="nil"/>
            </w:tcBorders>
          </w:tcPr>
          <w:p w14:paraId="199B32BC" w14:textId="1D91278D" w:rsidR="006A4113" w:rsidRDefault="006A4113" w:rsidP="00FA71F0">
            <w:pPr>
              <w:rPr>
                <w:rFonts w:ascii="Verdana" w:hAnsi="Verdana"/>
                <w:color w:val="000000" w:themeColor="text1"/>
                <w:sz w:val="16"/>
                <w:szCs w:val="16"/>
              </w:rPr>
            </w:pPr>
            <w:r>
              <w:rPr>
                <w:rFonts w:ascii="Verdana" w:hAnsi="Verdana"/>
                <w:color w:val="000000" w:themeColor="text1"/>
                <w:sz w:val="16"/>
                <w:szCs w:val="16"/>
              </w:rPr>
              <w:t>Email ha</w:t>
            </w:r>
            <w:r w:rsidR="00C06EA5">
              <w:rPr>
                <w:rFonts w:ascii="Verdana" w:hAnsi="Verdana"/>
                <w:color w:val="000000" w:themeColor="text1"/>
                <w:sz w:val="16"/>
                <w:szCs w:val="16"/>
              </w:rPr>
              <w:t xml:space="preserve">s been sent to </w:t>
            </w:r>
            <w:r w:rsidR="00797E7C">
              <w:rPr>
                <w:rFonts w:ascii="Verdana" w:hAnsi="Verdana"/>
                <w:color w:val="000000" w:themeColor="text1"/>
                <w:sz w:val="16"/>
                <w:szCs w:val="16"/>
              </w:rPr>
              <w:t>Employee\</w:t>
            </w:r>
            <w:r w:rsidR="00C06EA5">
              <w:rPr>
                <w:rFonts w:ascii="Verdana" w:hAnsi="Verdana"/>
                <w:color w:val="000000" w:themeColor="text1"/>
                <w:sz w:val="16"/>
                <w:szCs w:val="16"/>
              </w:rPr>
              <w:t>Supervisor\ Manager</w:t>
            </w:r>
          </w:p>
          <w:p w14:paraId="1A8B4B91" w14:textId="71F62305" w:rsidR="006A4113" w:rsidRDefault="006A4113" w:rsidP="005B6687">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6CDEC56D" w14:textId="77777777" w:rsidR="006A4113" w:rsidRDefault="006A4113" w:rsidP="005B6687">
            <w:pPr>
              <w:rPr>
                <w:rFonts w:ascii="Verdana" w:hAnsi="Verdana"/>
                <w:color w:val="000000" w:themeColor="text1"/>
                <w:sz w:val="16"/>
                <w:szCs w:val="16"/>
              </w:rPr>
            </w:pPr>
          </w:p>
        </w:tc>
      </w:tr>
      <w:tr w:rsidR="0066436F" w:rsidRPr="00A43661" w14:paraId="17FBE5DF"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806D501" w14:textId="77777777" w:rsidR="0066436F" w:rsidRDefault="0066436F"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9264A33" w14:textId="751E1805" w:rsidR="0066436F" w:rsidRDefault="0066436F">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H_Start_Date</w:t>
            </w:r>
            <w:proofErr w:type="spellEnd"/>
          </w:p>
        </w:tc>
        <w:tc>
          <w:tcPr>
            <w:tcW w:w="1362" w:type="dxa"/>
            <w:tcBorders>
              <w:top w:val="single" w:sz="4" w:space="0" w:color="auto"/>
              <w:bottom w:val="single" w:sz="4" w:space="0" w:color="auto"/>
            </w:tcBorders>
          </w:tcPr>
          <w:p w14:paraId="3CF96144" w14:textId="4936D9B2" w:rsidR="0066436F" w:rsidRPr="00A43661" w:rsidRDefault="0066436F"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46154645" w14:textId="1C01086F" w:rsidR="0066436F" w:rsidRPr="00A43661"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started reporting to Supervisor/Manager</w:t>
            </w:r>
          </w:p>
        </w:tc>
        <w:tc>
          <w:tcPr>
            <w:tcW w:w="2324" w:type="dxa"/>
            <w:gridSpan w:val="2"/>
            <w:tcBorders>
              <w:top w:val="single" w:sz="4" w:space="0" w:color="auto"/>
              <w:bottom w:val="single" w:sz="4" w:space="0" w:color="auto"/>
              <w:right w:val="nil"/>
            </w:tcBorders>
          </w:tcPr>
          <w:p w14:paraId="3935935E" w14:textId="07C10C4B" w:rsidR="0066436F" w:rsidRDefault="0066436F" w:rsidP="00FA71F0">
            <w:pPr>
              <w:rPr>
                <w:rFonts w:ascii="Verdana" w:hAnsi="Verdana"/>
                <w:color w:val="000000" w:themeColor="text1"/>
                <w:sz w:val="16"/>
                <w:szCs w:val="16"/>
              </w:rPr>
            </w:pP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57634FDE" w14:textId="77777777" w:rsidR="0066436F" w:rsidRDefault="0066436F" w:rsidP="005B6687">
            <w:pPr>
              <w:rPr>
                <w:rFonts w:ascii="Verdana" w:hAnsi="Verdana"/>
                <w:color w:val="000000" w:themeColor="text1"/>
                <w:sz w:val="16"/>
                <w:szCs w:val="16"/>
              </w:rPr>
            </w:pPr>
          </w:p>
        </w:tc>
      </w:tr>
      <w:tr w:rsidR="0066436F" w:rsidRPr="00A43661" w14:paraId="789DC24F"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3B7782C" w14:textId="77777777" w:rsidR="0066436F" w:rsidRDefault="0066436F"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08A0F5F" w14:textId="6C3C3E2E" w:rsidR="0066436F" w:rsidRDefault="0066436F" w:rsidP="0066436F">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H_Stop_Date</w:t>
            </w:r>
            <w:proofErr w:type="spellEnd"/>
          </w:p>
        </w:tc>
        <w:tc>
          <w:tcPr>
            <w:tcW w:w="1362" w:type="dxa"/>
            <w:tcBorders>
              <w:top w:val="single" w:sz="4" w:space="0" w:color="auto"/>
              <w:bottom w:val="single" w:sz="4" w:space="0" w:color="auto"/>
            </w:tcBorders>
          </w:tcPr>
          <w:p w14:paraId="6B7C6BC0" w14:textId="7C0488C5" w:rsidR="0066436F" w:rsidRPr="00A43661" w:rsidRDefault="0066436F"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1F3EA674" w14:textId="5E2A68BD" w:rsidR="0066436F" w:rsidRPr="00A43661"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last reported to Supervisor/Manager</w:t>
            </w:r>
          </w:p>
        </w:tc>
        <w:tc>
          <w:tcPr>
            <w:tcW w:w="2324" w:type="dxa"/>
            <w:gridSpan w:val="2"/>
            <w:tcBorders>
              <w:top w:val="single" w:sz="4" w:space="0" w:color="auto"/>
              <w:bottom w:val="single" w:sz="4" w:space="0" w:color="auto"/>
              <w:right w:val="nil"/>
            </w:tcBorders>
          </w:tcPr>
          <w:p w14:paraId="418473CD" w14:textId="7A570477" w:rsidR="0066436F" w:rsidRDefault="0066436F" w:rsidP="00FA71F0">
            <w:pPr>
              <w:rPr>
                <w:rFonts w:ascii="Verdana" w:hAnsi="Verdana"/>
                <w:color w:val="000000" w:themeColor="text1"/>
                <w:sz w:val="16"/>
                <w:szCs w:val="16"/>
              </w:rPr>
            </w:pP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115B5A24" w14:textId="77777777" w:rsidR="0066436F" w:rsidRDefault="0066436F" w:rsidP="005B6687">
            <w:pPr>
              <w:rPr>
                <w:rFonts w:ascii="Verdana" w:hAnsi="Verdana"/>
                <w:color w:val="000000" w:themeColor="text1"/>
                <w:sz w:val="16"/>
                <w:szCs w:val="16"/>
              </w:rPr>
            </w:pPr>
          </w:p>
        </w:tc>
      </w:tr>
      <w:tr w:rsidR="00120E68" w:rsidRPr="00A43661" w14:paraId="3F4E50DB"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8AD23CA" w14:textId="77777777" w:rsidR="00120E68" w:rsidRDefault="00120E68"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542B8D9" w14:textId="3A80B601" w:rsidR="00120E68" w:rsidRDefault="00120E68" w:rsidP="0066436F">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ModuleID</w:t>
            </w:r>
            <w:proofErr w:type="spellEnd"/>
          </w:p>
        </w:tc>
        <w:tc>
          <w:tcPr>
            <w:tcW w:w="1362" w:type="dxa"/>
            <w:tcBorders>
              <w:top w:val="single" w:sz="4" w:space="0" w:color="auto"/>
              <w:bottom w:val="single" w:sz="4" w:space="0" w:color="auto"/>
            </w:tcBorders>
          </w:tcPr>
          <w:p w14:paraId="1BBA4D14" w14:textId="0159A447" w:rsidR="00120E68" w:rsidRDefault="00120E68"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6FFF30F"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1 = CSR</w:t>
            </w:r>
          </w:p>
          <w:p w14:paraId="47921D40"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2 = Supervisor</w:t>
            </w:r>
          </w:p>
          <w:p w14:paraId="7EB487CB"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3 = Quality</w:t>
            </w:r>
          </w:p>
          <w:p w14:paraId="17081A4A" w14:textId="77777777" w:rsidR="00F70A53" w:rsidRDefault="00F70A53"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4 = LSA</w:t>
            </w:r>
          </w:p>
          <w:p w14:paraId="552BAFA3" w14:textId="2CE53697" w:rsidR="003D40E6" w:rsidRDefault="003D40E6"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5 = Training</w:t>
            </w:r>
          </w:p>
        </w:tc>
        <w:tc>
          <w:tcPr>
            <w:tcW w:w="2324" w:type="dxa"/>
            <w:gridSpan w:val="2"/>
            <w:tcBorders>
              <w:top w:val="single" w:sz="4" w:space="0" w:color="auto"/>
              <w:bottom w:val="single" w:sz="4" w:space="0" w:color="auto"/>
              <w:right w:val="nil"/>
            </w:tcBorders>
          </w:tcPr>
          <w:p w14:paraId="07FDE2F9" w14:textId="22B06D7B" w:rsidR="00120E68" w:rsidRDefault="00120E68" w:rsidP="00FA71F0">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Pr>
                <w:rFonts w:ascii="Verdana" w:hAnsi="Verdana"/>
                <w:color w:val="000000" w:themeColor="text1"/>
                <w:sz w:val="16"/>
                <w:szCs w:val="16"/>
              </w:rPr>
              <w:t xml:space="preserve"> and </w:t>
            </w:r>
            <w:proofErr w:type="spellStart"/>
            <w:r>
              <w:rPr>
                <w:rFonts w:ascii="Verdana" w:hAnsi="Verdana"/>
                <w:color w:val="000000" w:themeColor="text1"/>
                <w:sz w:val="16"/>
                <w:szCs w:val="16"/>
              </w:rPr>
              <w:t>Warning_Log</w:t>
            </w:r>
            <w:proofErr w:type="spellEnd"/>
          </w:p>
        </w:tc>
        <w:tc>
          <w:tcPr>
            <w:tcW w:w="2626" w:type="dxa"/>
            <w:tcBorders>
              <w:top w:val="single" w:sz="4" w:space="0" w:color="auto"/>
              <w:left w:val="nil"/>
              <w:bottom w:val="single" w:sz="4" w:space="0" w:color="auto"/>
            </w:tcBorders>
          </w:tcPr>
          <w:p w14:paraId="31F92D5F" w14:textId="77777777" w:rsidR="00120E68" w:rsidRDefault="00120E68" w:rsidP="005B6687">
            <w:pPr>
              <w:rPr>
                <w:rFonts w:ascii="Verdana" w:hAnsi="Verdana"/>
                <w:color w:val="000000" w:themeColor="text1"/>
                <w:sz w:val="16"/>
                <w:szCs w:val="16"/>
              </w:rPr>
            </w:pPr>
          </w:p>
        </w:tc>
      </w:tr>
      <w:tr w:rsidR="00327654" w:rsidRPr="00A43661" w14:paraId="4D253425"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D6C4478" w14:textId="4B78ECAD" w:rsidR="00327654" w:rsidRDefault="00327654"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D8B8FBA" w14:textId="274E4E27" w:rsidR="00327654" w:rsidRDefault="00327654" w:rsidP="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Active</w:t>
            </w:r>
          </w:p>
        </w:tc>
        <w:tc>
          <w:tcPr>
            <w:tcW w:w="1362" w:type="dxa"/>
            <w:tcBorders>
              <w:top w:val="single" w:sz="4" w:space="0" w:color="auto"/>
              <w:bottom w:val="single" w:sz="4" w:space="0" w:color="auto"/>
            </w:tcBorders>
          </w:tcPr>
          <w:p w14:paraId="7E15B998" w14:textId="60AD4730" w:rsidR="00327654" w:rsidRPr="00A43661" w:rsidRDefault="00327654"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True/False (Boolean)</w:t>
            </w:r>
          </w:p>
        </w:tc>
        <w:tc>
          <w:tcPr>
            <w:tcW w:w="2506" w:type="dxa"/>
            <w:tcBorders>
              <w:top w:val="single" w:sz="4" w:space="0" w:color="auto"/>
              <w:bottom w:val="single" w:sz="4" w:space="0" w:color="auto"/>
            </w:tcBorders>
          </w:tcPr>
          <w:p w14:paraId="227DF30F"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2AAF7B5" w14:textId="77777777" w:rsidR="00327654" w:rsidRDefault="00327654" w:rsidP="00FA71F0">
            <w:pPr>
              <w:rPr>
                <w:rFonts w:ascii="Verdana" w:hAnsi="Verdana"/>
                <w:color w:val="000000" w:themeColor="text1"/>
                <w:sz w:val="16"/>
                <w:szCs w:val="16"/>
              </w:rPr>
            </w:pPr>
            <w:proofErr w:type="spellStart"/>
            <w:r>
              <w:rPr>
                <w:rFonts w:ascii="Verdana" w:hAnsi="Verdana"/>
                <w:color w:val="000000" w:themeColor="text1"/>
                <w:sz w:val="16"/>
                <w:szCs w:val="16"/>
              </w:rPr>
              <w:t>Warning_Log</w:t>
            </w:r>
            <w:proofErr w:type="spellEnd"/>
          </w:p>
          <w:p w14:paraId="54E23D39" w14:textId="424430BC" w:rsidR="00F430D7" w:rsidRDefault="00F430D7" w:rsidP="00FA71F0">
            <w:pPr>
              <w:rPr>
                <w:rFonts w:ascii="Verdana" w:hAnsi="Verdana"/>
                <w:color w:val="000000" w:themeColor="text1"/>
                <w:sz w:val="16"/>
                <w:szCs w:val="16"/>
              </w:rPr>
            </w:pPr>
            <w:r>
              <w:rPr>
                <w:rFonts w:ascii="Verdana" w:hAnsi="Verdana"/>
                <w:color w:val="000000" w:themeColor="text1"/>
                <w:sz w:val="16"/>
                <w:szCs w:val="16"/>
              </w:rPr>
              <w:t xml:space="preserve">Note: default will be True and will be set to False 13 weeks after date warning is given </w:t>
            </w:r>
          </w:p>
        </w:tc>
        <w:tc>
          <w:tcPr>
            <w:tcW w:w="2626" w:type="dxa"/>
            <w:tcBorders>
              <w:top w:val="single" w:sz="4" w:space="0" w:color="auto"/>
              <w:left w:val="nil"/>
              <w:bottom w:val="single" w:sz="4" w:space="0" w:color="auto"/>
            </w:tcBorders>
          </w:tcPr>
          <w:p w14:paraId="06538515" w14:textId="77777777" w:rsidR="00327654" w:rsidRDefault="00327654" w:rsidP="005B6687">
            <w:pPr>
              <w:rPr>
                <w:rFonts w:ascii="Verdana" w:hAnsi="Verdana"/>
                <w:color w:val="000000" w:themeColor="text1"/>
                <w:sz w:val="16"/>
                <w:szCs w:val="16"/>
              </w:rPr>
            </w:pPr>
          </w:p>
        </w:tc>
      </w:tr>
      <w:tr w:rsidR="0093195A" w:rsidRPr="00A43661" w14:paraId="15FFC07E" w14:textId="77777777" w:rsidTr="00A71ADF">
        <w:trPr>
          <w:gridAfter w:val="1"/>
          <w:wAfter w:w="2626" w:type="dxa"/>
          <w:trHeight w:val="930"/>
        </w:trPr>
        <w:tc>
          <w:tcPr>
            <w:tcW w:w="857" w:type="dxa"/>
            <w:tcBorders>
              <w:top w:val="single" w:sz="4" w:space="0" w:color="auto"/>
              <w:left w:val="single" w:sz="4" w:space="0" w:color="auto"/>
              <w:bottom w:val="single" w:sz="4" w:space="0" w:color="auto"/>
            </w:tcBorders>
          </w:tcPr>
          <w:p w14:paraId="7C43AB35" w14:textId="77777777" w:rsidR="0093195A" w:rsidRDefault="0093195A"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B0C0BCF" w14:textId="77777777" w:rsidR="0093195A" w:rsidRDefault="0093195A" w:rsidP="00A71ADF">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SupID</w:t>
            </w:r>
            <w:proofErr w:type="spellEnd"/>
          </w:p>
        </w:tc>
        <w:tc>
          <w:tcPr>
            <w:tcW w:w="1362" w:type="dxa"/>
            <w:tcBorders>
              <w:top w:val="single" w:sz="4" w:space="0" w:color="auto"/>
              <w:bottom w:val="single" w:sz="4" w:space="0" w:color="auto"/>
            </w:tcBorders>
          </w:tcPr>
          <w:p w14:paraId="282DF245" w14:textId="4F720815" w:rsidR="0093195A" w:rsidRDefault="008D2B20" w:rsidP="00A71ADF">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5B41464" w14:textId="77777777" w:rsidR="0093195A" w:rsidRDefault="0093195A" w:rsidP="00A71ADF">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4CDCBD2" w14:textId="77777777" w:rsidR="00D14A38" w:rsidRDefault="00D14A38" w:rsidP="00D14A38">
            <w:pPr>
              <w:rPr>
                <w:rFonts w:ascii="Verdana" w:hAnsi="Verdana"/>
                <w:color w:val="000000" w:themeColor="text1"/>
                <w:sz w:val="16"/>
                <w:szCs w:val="16"/>
              </w:rPr>
            </w:pPr>
            <w:r>
              <w:rPr>
                <w:rFonts w:ascii="Verdana" w:hAnsi="Verdana"/>
                <w:color w:val="000000" w:themeColor="text1"/>
                <w:sz w:val="16"/>
                <w:szCs w:val="16"/>
              </w:rPr>
              <w:t>Employee’s Supervisor ID at time of log submission</w:t>
            </w:r>
          </w:p>
          <w:p w14:paraId="687EF334" w14:textId="77777777" w:rsidR="0093195A" w:rsidRDefault="0093195A" w:rsidP="00A71ADF">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Pr>
                <w:rFonts w:ascii="Verdana" w:hAnsi="Verdana"/>
                <w:color w:val="000000" w:themeColor="text1"/>
                <w:sz w:val="16"/>
                <w:szCs w:val="16"/>
              </w:rPr>
              <w:t xml:space="preserve"> and </w:t>
            </w:r>
            <w:proofErr w:type="spellStart"/>
            <w:r>
              <w:rPr>
                <w:rFonts w:ascii="Verdana" w:hAnsi="Verdana"/>
                <w:color w:val="000000" w:themeColor="text1"/>
                <w:sz w:val="16"/>
                <w:szCs w:val="16"/>
              </w:rPr>
              <w:t>Warning_Log</w:t>
            </w:r>
            <w:proofErr w:type="spellEnd"/>
          </w:p>
        </w:tc>
        <w:tc>
          <w:tcPr>
            <w:tcW w:w="2626" w:type="dxa"/>
            <w:tcBorders>
              <w:top w:val="single" w:sz="4" w:space="0" w:color="auto"/>
              <w:left w:val="nil"/>
              <w:bottom w:val="single" w:sz="4" w:space="0" w:color="auto"/>
            </w:tcBorders>
          </w:tcPr>
          <w:p w14:paraId="6944F88A" w14:textId="77777777" w:rsidR="0093195A" w:rsidRDefault="0093195A" w:rsidP="00A71ADF">
            <w:pPr>
              <w:rPr>
                <w:rFonts w:ascii="Verdana" w:hAnsi="Verdana"/>
                <w:color w:val="000000" w:themeColor="text1"/>
                <w:sz w:val="16"/>
                <w:szCs w:val="16"/>
              </w:rPr>
            </w:pPr>
          </w:p>
        </w:tc>
      </w:tr>
      <w:tr w:rsidR="0093195A" w:rsidRPr="00A43661" w14:paraId="2EF7AC9B" w14:textId="77777777" w:rsidTr="00A71ADF">
        <w:trPr>
          <w:gridAfter w:val="1"/>
          <w:wAfter w:w="2626" w:type="dxa"/>
          <w:trHeight w:val="930"/>
        </w:trPr>
        <w:tc>
          <w:tcPr>
            <w:tcW w:w="857" w:type="dxa"/>
            <w:tcBorders>
              <w:top w:val="single" w:sz="4" w:space="0" w:color="auto"/>
              <w:left w:val="single" w:sz="4" w:space="0" w:color="auto"/>
              <w:bottom w:val="single" w:sz="4" w:space="0" w:color="auto"/>
            </w:tcBorders>
          </w:tcPr>
          <w:p w14:paraId="0F886D01" w14:textId="77777777" w:rsidR="0093195A" w:rsidRDefault="0093195A"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FCA80EC" w14:textId="77777777" w:rsidR="0093195A" w:rsidRDefault="0093195A" w:rsidP="00A71ADF">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MgrID</w:t>
            </w:r>
            <w:proofErr w:type="spellEnd"/>
          </w:p>
        </w:tc>
        <w:tc>
          <w:tcPr>
            <w:tcW w:w="1362" w:type="dxa"/>
            <w:tcBorders>
              <w:top w:val="single" w:sz="4" w:space="0" w:color="auto"/>
              <w:bottom w:val="single" w:sz="4" w:space="0" w:color="auto"/>
            </w:tcBorders>
          </w:tcPr>
          <w:p w14:paraId="16C0DB78" w14:textId="06652F62" w:rsidR="0093195A" w:rsidRDefault="008D2B20" w:rsidP="00A71ADF">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FB03646" w14:textId="77777777" w:rsidR="0093195A" w:rsidRDefault="0093195A" w:rsidP="00A71ADF">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01CC91F" w14:textId="493DBCC9" w:rsidR="00D14A38" w:rsidRDefault="00D14A38" w:rsidP="00D14A38">
            <w:pPr>
              <w:rPr>
                <w:rFonts w:ascii="Verdana" w:hAnsi="Verdana"/>
                <w:color w:val="000000" w:themeColor="text1"/>
                <w:sz w:val="16"/>
                <w:szCs w:val="16"/>
              </w:rPr>
            </w:pPr>
            <w:r>
              <w:rPr>
                <w:rFonts w:ascii="Verdana" w:hAnsi="Verdana"/>
                <w:color w:val="000000" w:themeColor="text1"/>
                <w:sz w:val="16"/>
                <w:szCs w:val="16"/>
              </w:rPr>
              <w:t>Employee’s Manager ID at time of log submission</w:t>
            </w:r>
          </w:p>
          <w:p w14:paraId="261F17AA" w14:textId="77777777" w:rsidR="0093195A" w:rsidRDefault="0093195A" w:rsidP="00A71ADF">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Pr>
                <w:rFonts w:ascii="Verdana" w:hAnsi="Verdana"/>
                <w:color w:val="000000" w:themeColor="text1"/>
                <w:sz w:val="16"/>
                <w:szCs w:val="16"/>
              </w:rPr>
              <w:t xml:space="preserve"> and </w:t>
            </w:r>
            <w:proofErr w:type="spellStart"/>
            <w:r>
              <w:rPr>
                <w:rFonts w:ascii="Verdana" w:hAnsi="Verdana"/>
                <w:color w:val="000000" w:themeColor="text1"/>
                <w:sz w:val="16"/>
                <w:szCs w:val="16"/>
              </w:rPr>
              <w:t>Warning_Log</w:t>
            </w:r>
            <w:proofErr w:type="spellEnd"/>
          </w:p>
        </w:tc>
        <w:tc>
          <w:tcPr>
            <w:tcW w:w="2626" w:type="dxa"/>
            <w:tcBorders>
              <w:top w:val="single" w:sz="4" w:space="0" w:color="auto"/>
              <w:left w:val="nil"/>
              <w:bottom w:val="single" w:sz="4" w:space="0" w:color="auto"/>
            </w:tcBorders>
          </w:tcPr>
          <w:p w14:paraId="11DB8E88" w14:textId="77777777" w:rsidR="0093195A" w:rsidRDefault="0093195A" w:rsidP="00A71ADF">
            <w:pPr>
              <w:rPr>
                <w:rFonts w:ascii="Verdana" w:hAnsi="Verdana"/>
                <w:color w:val="000000" w:themeColor="text1"/>
                <w:sz w:val="16"/>
                <w:szCs w:val="16"/>
              </w:rPr>
            </w:pPr>
          </w:p>
        </w:tc>
      </w:tr>
      <w:tr w:rsidR="00327654" w:rsidRPr="00A43661" w14:paraId="7276C1BD"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B959E20" w14:textId="77777777" w:rsidR="00327654" w:rsidRDefault="0032765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5E00D6A" w14:textId="42EF233B" w:rsidR="00327654" w:rsidRDefault="0093195A" w:rsidP="00120E68">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Review_</w:t>
            </w:r>
            <w:r w:rsidR="00327654">
              <w:rPr>
                <w:rFonts w:ascii="Verdana" w:hAnsi="Verdana" w:cs="Calibri"/>
                <w:color w:val="000000" w:themeColor="text1"/>
                <w:sz w:val="16"/>
                <w:szCs w:val="16"/>
              </w:rPr>
              <w:t>SupID</w:t>
            </w:r>
            <w:proofErr w:type="spellEnd"/>
          </w:p>
        </w:tc>
        <w:tc>
          <w:tcPr>
            <w:tcW w:w="1362" w:type="dxa"/>
            <w:tcBorders>
              <w:top w:val="single" w:sz="4" w:space="0" w:color="auto"/>
              <w:bottom w:val="single" w:sz="4" w:space="0" w:color="auto"/>
            </w:tcBorders>
          </w:tcPr>
          <w:p w14:paraId="3F6F628A" w14:textId="0CEBDA53" w:rsidR="00327654" w:rsidRDefault="008D2B20" w:rsidP="008D2B20">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F242977"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3BCE292" w14:textId="404CD661" w:rsidR="0093195A" w:rsidRDefault="0093195A" w:rsidP="0093195A">
            <w:pPr>
              <w:rPr>
                <w:rFonts w:ascii="Verdana" w:hAnsi="Verdana"/>
                <w:color w:val="000000" w:themeColor="text1"/>
                <w:sz w:val="16"/>
                <w:szCs w:val="16"/>
              </w:rPr>
            </w:pPr>
            <w:r>
              <w:rPr>
                <w:rFonts w:ascii="Verdana" w:hAnsi="Verdana"/>
                <w:color w:val="000000" w:themeColor="text1"/>
                <w:sz w:val="16"/>
                <w:szCs w:val="16"/>
              </w:rPr>
              <w:t>Supervisor who reviewed and signed the log</w:t>
            </w:r>
          </w:p>
          <w:p w14:paraId="19579233" w14:textId="5FF24CF5" w:rsidR="00327654" w:rsidRDefault="0093195A" w:rsidP="0093195A">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Pr>
                <w:rFonts w:ascii="Verdana" w:hAnsi="Verdana"/>
                <w:color w:val="000000" w:themeColor="text1"/>
                <w:sz w:val="16"/>
                <w:szCs w:val="16"/>
              </w:rPr>
              <w:t xml:space="preserve"> </w:t>
            </w:r>
          </w:p>
        </w:tc>
        <w:tc>
          <w:tcPr>
            <w:tcW w:w="2626" w:type="dxa"/>
            <w:tcBorders>
              <w:top w:val="single" w:sz="4" w:space="0" w:color="auto"/>
              <w:left w:val="nil"/>
              <w:bottom w:val="single" w:sz="4" w:space="0" w:color="auto"/>
            </w:tcBorders>
          </w:tcPr>
          <w:p w14:paraId="4F906B72" w14:textId="77777777" w:rsidR="00327654" w:rsidRDefault="00327654" w:rsidP="005B6687">
            <w:pPr>
              <w:rPr>
                <w:rFonts w:ascii="Verdana" w:hAnsi="Verdana"/>
                <w:color w:val="000000" w:themeColor="text1"/>
                <w:sz w:val="16"/>
                <w:szCs w:val="16"/>
              </w:rPr>
            </w:pPr>
          </w:p>
        </w:tc>
      </w:tr>
      <w:tr w:rsidR="00327654" w:rsidRPr="00A43661" w14:paraId="14DDBA17"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2DD2B38" w14:textId="77777777" w:rsidR="00327654" w:rsidRDefault="0032765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9CFEBF3" w14:textId="6B275B9C" w:rsidR="00327654" w:rsidRDefault="0093195A" w:rsidP="00120E68">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Review_</w:t>
            </w:r>
            <w:r w:rsidR="00327654">
              <w:rPr>
                <w:rFonts w:ascii="Verdana" w:hAnsi="Verdana" w:cs="Calibri"/>
                <w:color w:val="000000" w:themeColor="text1"/>
                <w:sz w:val="16"/>
                <w:szCs w:val="16"/>
              </w:rPr>
              <w:t>MgrID</w:t>
            </w:r>
            <w:proofErr w:type="spellEnd"/>
          </w:p>
        </w:tc>
        <w:tc>
          <w:tcPr>
            <w:tcW w:w="1362" w:type="dxa"/>
            <w:tcBorders>
              <w:top w:val="single" w:sz="4" w:space="0" w:color="auto"/>
              <w:bottom w:val="single" w:sz="4" w:space="0" w:color="auto"/>
            </w:tcBorders>
          </w:tcPr>
          <w:p w14:paraId="089B6C46" w14:textId="1CA6AFFC" w:rsidR="00327654" w:rsidRDefault="008D2B20"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D95663C"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EC90AD2" w14:textId="61B11458" w:rsidR="0093195A" w:rsidRDefault="0093195A" w:rsidP="0093195A">
            <w:pPr>
              <w:rPr>
                <w:rFonts w:ascii="Verdana" w:hAnsi="Verdana"/>
                <w:color w:val="000000" w:themeColor="text1"/>
                <w:sz w:val="16"/>
                <w:szCs w:val="16"/>
              </w:rPr>
            </w:pPr>
            <w:r>
              <w:rPr>
                <w:rFonts w:ascii="Verdana" w:hAnsi="Verdana"/>
                <w:color w:val="000000" w:themeColor="text1"/>
                <w:sz w:val="16"/>
                <w:szCs w:val="16"/>
              </w:rPr>
              <w:t>Manager who reviewed and signed the log</w:t>
            </w:r>
          </w:p>
          <w:p w14:paraId="777FFD76" w14:textId="6D7F3263" w:rsidR="00327654" w:rsidRDefault="0093195A" w:rsidP="0093195A">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Pr>
                <w:rFonts w:ascii="Verdana" w:hAnsi="Verdana"/>
                <w:color w:val="000000" w:themeColor="text1"/>
                <w:sz w:val="16"/>
                <w:szCs w:val="16"/>
              </w:rPr>
              <w:t xml:space="preserve"> </w:t>
            </w:r>
          </w:p>
        </w:tc>
        <w:tc>
          <w:tcPr>
            <w:tcW w:w="2626" w:type="dxa"/>
            <w:tcBorders>
              <w:top w:val="single" w:sz="4" w:space="0" w:color="auto"/>
              <w:left w:val="nil"/>
              <w:bottom w:val="single" w:sz="4" w:space="0" w:color="auto"/>
            </w:tcBorders>
          </w:tcPr>
          <w:p w14:paraId="042B86C4" w14:textId="77777777" w:rsidR="00327654" w:rsidRDefault="00327654" w:rsidP="005B6687">
            <w:pPr>
              <w:rPr>
                <w:rFonts w:ascii="Verdana" w:hAnsi="Verdana"/>
                <w:color w:val="000000" w:themeColor="text1"/>
                <w:sz w:val="16"/>
                <w:szCs w:val="16"/>
              </w:rPr>
            </w:pPr>
          </w:p>
        </w:tc>
      </w:tr>
      <w:tr w:rsidR="00396D84" w:rsidRPr="00A43661" w14:paraId="138EB9D9"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DFA3A41" w14:textId="77777777" w:rsidR="00396D84" w:rsidRDefault="00396D8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399A363" w14:textId="657C71F4" w:rsidR="00396D84" w:rsidRDefault="00396D84" w:rsidP="00120E68">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Behavior</w:t>
            </w:r>
          </w:p>
        </w:tc>
        <w:tc>
          <w:tcPr>
            <w:tcW w:w="1362" w:type="dxa"/>
            <w:tcBorders>
              <w:top w:val="single" w:sz="4" w:space="0" w:color="auto"/>
              <w:bottom w:val="single" w:sz="4" w:space="0" w:color="auto"/>
            </w:tcBorders>
          </w:tcPr>
          <w:p w14:paraId="081DC34B" w14:textId="32A95FAA" w:rsidR="00396D84" w:rsidRPr="00A43661" w:rsidRDefault="00396D84"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8D9BBCE" w14:textId="04DFEACC" w:rsidR="00396D84" w:rsidRDefault="00396D84">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Production, Training, Other</w:t>
            </w:r>
          </w:p>
        </w:tc>
        <w:tc>
          <w:tcPr>
            <w:tcW w:w="2324" w:type="dxa"/>
            <w:gridSpan w:val="2"/>
            <w:tcBorders>
              <w:top w:val="single" w:sz="4" w:space="0" w:color="auto"/>
              <w:bottom w:val="single" w:sz="4" w:space="0" w:color="auto"/>
              <w:right w:val="nil"/>
            </w:tcBorders>
          </w:tcPr>
          <w:p w14:paraId="57A9697B" w14:textId="4F77985D" w:rsidR="00396D84" w:rsidRDefault="00396D84" w:rsidP="00396D84">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Pr>
                <w:rFonts w:ascii="Verdana" w:hAnsi="Verdana"/>
                <w:color w:val="000000" w:themeColor="text1"/>
                <w:sz w:val="16"/>
                <w:szCs w:val="16"/>
              </w:rPr>
              <w:t xml:space="preserve"> </w:t>
            </w:r>
          </w:p>
          <w:p w14:paraId="5406CA71" w14:textId="4D925869" w:rsidR="00396D84" w:rsidRDefault="00396D84" w:rsidP="0093195A">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23912D97" w14:textId="77777777" w:rsidR="00396D84" w:rsidRDefault="00396D84" w:rsidP="005B6687">
            <w:pPr>
              <w:rPr>
                <w:rFonts w:ascii="Verdana" w:hAnsi="Verdana"/>
                <w:color w:val="000000" w:themeColor="text1"/>
                <w:sz w:val="16"/>
                <w:szCs w:val="16"/>
              </w:rPr>
            </w:pPr>
          </w:p>
        </w:tc>
      </w:tr>
      <w:tr w:rsidR="00396D84" w:rsidRPr="00A43661" w14:paraId="02B95F7D" w14:textId="3D30CB5F" w:rsidTr="005978FD">
        <w:trPr>
          <w:gridAfter w:val="1"/>
          <w:wAfter w:w="2626" w:type="dxa"/>
          <w:trHeight w:val="930"/>
        </w:trPr>
        <w:tc>
          <w:tcPr>
            <w:tcW w:w="11880" w:type="dxa"/>
            <w:gridSpan w:val="7"/>
            <w:tcBorders>
              <w:top w:val="single" w:sz="4" w:space="0" w:color="auto"/>
              <w:left w:val="nil"/>
              <w:bottom w:val="nil"/>
              <w:right w:val="nil"/>
            </w:tcBorders>
          </w:tcPr>
          <w:p w14:paraId="14247481" w14:textId="77777777" w:rsidR="00396D84" w:rsidRDefault="00396D84" w:rsidP="005F433B">
            <w:pPr>
              <w:rPr>
                <w:rFonts w:ascii="Verdana" w:hAnsi="Verdana" w:cs="Calibri"/>
                <w:color w:val="000000" w:themeColor="text1"/>
                <w:sz w:val="16"/>
                <w:szCs w:val="16"/>
              </w:rPr>
            </w:pPr>
          </w:p>
          <w:p w14:paraId="15842687" w14:textId="606BAF1E" w:rsidR="00396D84" w:rsidRPr="007E5E31" w:rsidRDefault="00396D84" w:rsidP="007E5E31">
            <w:pPr>
              <w:tabs>
                <w:tab w:val="left" w:pos="11502"/>
              </w:tabs>
            </w:pPr>
            <w:r>
              <w:rPr>
                <w:rFonts w:ascii="Verdana" w:hAnsi="Verdana" w:cs="Calibri"/>
                <w:b/>
                <w:color w:val="000000" w:themeColor="text1"/>
                <w:sz w:val="16"/>
                <w:szCs w:val="16"/>
              </w:rPr>
              <w:t>Notes:</w:t>
            </w:r>
            <w:r>
              <w:rPr>
                <w:b/>
              </w:rPr>
              <w:t xml:space="preserve"> </w:t>
            </w:r>
            <w:r>
              <w:t xml:space="preserve">Historical data that has </w:t>
            </w:r>
            <w:proofErr w:type="spellStart"/>
            <w:r>
              <w:t>strCoachReason_ShortCalls</w:t>
            </w:r>
            <w:proofErr w:type="spellEnd"/>
            <w:r>
              <w:t xml:space="preserve"> will be mapped to </w:t>
            </w:r>
            <w:proofErr w:type="spellStart"/>
            <w:r>
              <w:t>SubCoachingReason</w:t>
            </w:r>
            <w:proofErr w:type="spellEnd"/>
            <w:r>
              <w:t xml:space="preserve"> </w:t>
            </w:r>
            <w:r w:rsidRPr="00F204B1">
              <w:t>Other: Specif</w:t>
            </w:r>
            <w:r>
              <w:t xml:space="preserve">y reason under coaching details, because it has been replaced with the </w:t>
            </w:r>
            <w:proofErr w:type="spellStart"/>
            <w:r>
              <w:t>SubCoachingReasons</w:t>
            </w:r>
            <w:proofErr w:type="spellEnd"/>
            <w:r>
              <w:t xml:space="preserve"> OMR: Short Calls – Inbound and OMR: Short Calls – Outbound.  Historical data that is missing </w:t>
            </w:r>
            <w:proofErr w:type="spellStart"/>
            <w:r>
              <w:t>SubCoachingReason</w:t>
            </w:r>
            <w:proofErr w:type="spellEnd"/>
            <w:r>
              <w:t xml:space="preserve"> will be mapped to </w:t>
            </w:r>
            <w:r w:rsidRPr="00F204B1">
              <w:t>Other: Specify reason under coaching details.</w:t>
            </w:r>
            <w:r>
              <w:t xml:space="preserve">  Historical data that is missing hierarchical associations to supervisor or manager should use the current supervisor or manager.          </w:t>
            </w:r>
          </w:p>
          <w:p w14:paraId="13E004CA" w14:textId="55963867" w:rsidR="00396D84" w:rsidRDefault="00396D84" w:rsidP="007E5E31">
            <w:pPr>
              <w:rPr>
                <w:rFonts w:ascii="Verdana" w:hAnsi="Verdana" w:cs="Calibri"/>
                <w:color w:val="000000" w:themeColor="text1"/>
                <w:sz w:val="16"/>
                <w:szCs w:val="16"/>
              </w:rPr>
            </w:pPr>
          </w:p>
          <w:p w14:paraId="7303FE6E" w14:textId="77777777" w:rsidR="00396D84" w:rsidRDefault="00396D84">
            <w:pPr>
              <w:ind w:firstLineChars="100" w:firstLine="160"/>
              <w:rPr>
                <w:rFonts w:ascii="Verdana" w:hAnsi="Verdana" w:cs="Calibri"/>
                <w:color w:val="000000" w:themeColor="text1"/>
                <w:sz w:val="16"/>
                <w:szCs w:val="16"/>
              </w:rPr>
            </w:pPr>
          </w:p>
          <w:p w14:paraId="7B44A7A3" w14:textId="77777777" w:rsidR="00396D84" w:rsidRDefault="00396D84">
            <w:pPr>
              <w:ind w:firstLineChars="100" w:firstLine="160"/>
              <w:rPr>
                <w:rFonts w:ascii="Verdana" w:hAnsi="Verdana" w:cs="Calibri"/>
                <w:color w:val="000000" w:themeColor="text1"/>
                <w:sz w:val="16"/>
                <w:szCs w:val="16"/>
              </w:rPr>
            </w:pPr>
          </w:p>
          <w:p w14:paraId="13F6DFFE" w14:textId="77777777" w:rsidR="00396D84" w:rsidRPr="00CF0861" w:rsidRDefault="00396D84" w:rsidP="00685A31">
            <w:pPr>
              <w:rPr>
                <w:rFonts w:ascii="Verdana" w:hAnsi="Verdana"/>
                <w:color w:val="000000" w:themeColor="text1"/>
                <w:sz w:val="16"/>
                <w:szCs w:val="16"/>
              </w:rPr>
            </w:pPr>
          </w:p>
        </w:tc>
      </w:tr>
      <w:tr w:rsidR="00396D84" w:rsidRPr="00A43661" w14:paraId="647D8B45" w14:textId="00FBDD02" w:rsidTr="005978FD">
        <w:trPr>
          <w:gridAfter w:val="1"/>
          <w:wAfter w:w="2626" w:type="dxa"/>
          <w:trHeight w:val="930"/>
        </w:trPr>
        <w:tc>
          <w:tcPr>
            <w:tcW w:w="857" w:type="dxa"/>
            <w:tcBorders>
              <w:top w:val="nil"/>
              <w:left w:val="nil"/>
              <w:bottom w:val="single" w:sz="4" w:space="0" w:color="auto"/>
              <w:right w:val="nil"/>
            </w:tcBorders>
          </w:tcPr>
          <w:p w14:paraId="7A155E68" w14:textId="09D18A5F" w:rsidR="00396D84" w:rsidRPr="005F433B" w:rsidRDefault="00396D84" w:rsidP="005F433B">
            <w:pPr>
              <w:rPr>
                <w:rFonts w:ascii="Verdana" w:hAnsi="Verdana" w:cs="Calibri"/>
                <w:color w:val="000000" w:themeColor="text1"/>
                <w:sz w:val="16"/>
                <w:szCs w:val="16"/>
              </w:rPr>
            </w:pPr>
          </w:p>
        </w:tc>
        <w:tc>
          <w:tcPr>
            <w:tcW w:w="2205" w:type="dxa"/>
            <w:tcBorders>
              <w:top w:val="nil"/>
              <w:left w:val="nil"/>
              <w:bottom w:val="single" w:sz="4" w:space="0" w:color="auto"/>
              <w:right w:val="nil"/>
            </w:tcBorders>
          </w:tcPr>
          <w:p w14:paraId="20D3A32F" w14:textId="6DA0DD0D" w:rsidR="00396D84" w:rsidRPr="00CB0AD8" w:rsidRDefault="00396D84" w:rsidP="0040673E">
            <w:pPr>
              <w:rPr>
                <w:rFonts w:cs="Calibri"/>
                <w:color w:val="000000" w:themeColor="text1"/>
                <w:u w:val="single"/>
              </w:rPr>
            </w:pPr>
            <w:r w:rsidRPr="00CB0AD8">
              <w:rPr>
                <w:rFonts w:cs="Calibri"/>
                <w:color w:val="000000" w:themeColor="text1"/>
                <w:u w:val="single"/>
              </w:rPr>
              <w:t xml:space="preserve">User Interface </w:t>
            </w:r>
            <w:r>
              <w:rPr>
                <w:rFonts w:cs="Calibri"/>
                <w:color w:val="000000" w:themeColor="text1"/>
                <w:u w:val="single"/>
              </w:rPr>
              <w:t>Controls</w:t>
            </w:r>
          </w:p>
        </w:tc>
        <w:tc>
          <w:tcPr>
            <w:tcW w:w="1362" w:type="dxa"/>
            <w:tcBorders>
              <w:top w:val="nil"/>
              <w:left w:val="nil"/>
              <w:bottom w:val="single" w:sz="4" w:space="0" w:color="auto"/>
              <w:right w:val="nil"/>
            </w:tcBorders>
          </w:tcPr>
          <w:p w14:paraId="72280F06" w14:textId="77777777" w:rsidR="00396D84" w:rsidRPr="00501262" w:rsidRDefault="00396D84" w:rsidP="00CF0861">
            <w:pPr>
              <w:ind w:firstLineChars="100" w:firstLine="160"/>
              <w:rPr>
                <w:rFonts w:ascii="Verdana" w:hAnsi="Verdana" w:cs="Calibri"/>
                <w:color w:val="000000" w:themeColor="text1"/>
                <w:sz w:val="16"/>
                <w:szCs w:val="16"/>
              </w:rPr>
            </w:pPr>
          </w:p>
        </w:tc>
        <w:tc>
          <w:tcPr>
            <w:tcW w:w="2962" w:type="dxa"/>
            <w:gridSpan w:val="2"/>
            <w:tcBorders>
              <w:top w:val="nil"/>
              <w:left w:val="nil"/>
              <w:bottom w:val="single" w:sz="4" w:space="0" w:color="auto"/>
              <w:right w:val="nil"/>
            </w:tcBorders>
          </w:tcPr>
          <w:p w14:paraId="05D547ED" w14:textId="77777777" w:rsidR="00396D84" w:rsidRPr="00D53CDD" w:rsidRDefault="00396D84">
            <w:pPr>
              <w:ind w:firstLineChars="100" w:firstLine="160"/>
              <w:rPr>
                <w:rFonts w:ascii="Verdana" w:hAnsi="Verdana" w:cs="Calibri"/>
                <w:color w:val="000000" w:themeColor="text1"/>
                <w:sz w:val="16"/>
                <w:szCs w:val="16"/>
              </w:rPr>
            </w:pPr>
          </w:p>
        </w:tc>
        <w:tc>
          <w:tcPr>
            <w:tcW w:w="1868" w:type="dxa"/>
            <w:tcBorders>
              <w:top w:val="nil"/>
              <w:left w:val="nil"/>
              <w:bottom w:val="single" w:sz="4" w:space="0" w:color="auto"/>
              <w:right w:val="nil"/>
            </w:tcBorders>
          </w:tcPr>
          <w:p w14:paraId="62351468" w14:textId="77777777" w:rsidR="00396D84" w:rsidRPr="00CF0861" w:rsidRDefault="00396D84" w:rsidP="00685A31">
            <w:pPr>
              <w:rPr>
                <w:rFonts w:ascii="Verdana" w:hAnsi="Verdana"/>
                <w:color w:val="000000" w:themeColor="text1"/>
                <w:sz w:val="16"/>
                <w:szCs w:val="16"/>
              </w:rPr>
            </w:pPr>
          </w:p>
        </w:tc>
        <w:tc>
          <w:tcPr>
            <w:tcW w:w="2626" w:type="dxa"/>
            <w:tcBorders>
              <w:top w:val="nil"/>
              <w:left w:val="nil"/>
              <w:bottom w:val="single" w:sz="4" w:space="0" w:color="auto"/>
              <w:right w:val="nil"/>
            </w:tcBorders>
          </w:tcPr>
          <w:p w14:paraId="595A3F03" w14:textId="77777777" w:rsidR="00396D84" w:rsidRPr="00CF0861" w:rsidRDefault="00396D84" w:rsidP="00685A31">
            <w:pPr>
              <w:rPr>
                <w:rFonts w:ascii="Verdana" w:hAnsi="Verdana"/>
                <w:color w:val="000000" w:themeColor="text1"/>
                <w:sz w:val="16"/>
                <w:szCs w:val="16"/>
              </w:rPr>
            </w:pPr>
          </w:p>
        </w:tc>
      </w:tr>
      <w:tr w:rsidR="00396D84" w:rsidRPr="00A43661" w14:paraId="75A44FD5" w14:textId="76303326" w:rsidTr="005978FD">
        <w:trPr>
          <w:gridAfter w:val="1"/>
          <w:wAfter w:w="2626" w:type="dxa"/>
        </w:trPr>
        <w:tc>
          <w:tcPr>
            <w:tcW w:w="857" w:type="dxa"/>
            <w:tcBorders>
              <w:top w:val="single" w:sz="4" w:space="0" w:color="auto"/>
              <w:left w:val="single" w:sz="4" w:space="0" w:color="auto"/>
              <w:bottom w:val="single" w:sz="4" w:space="0" w:color="auto"/>
            </w:tcBorders>
          </w:tcPr>
          <w:p w14:paraId="1B42181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Borders>
              <w:top w:val="single" w:sz="4" w:space="0" w:color="auto"/>
              <w:bottom w:val="single" w:sz="4" w:space="0" w:color="auto"/>
            </w:tcBorders>
          </w:tcPr>
          <w:p w14:paraId="51A2505E" w14:textId="77777777" w:rsidR="00396D84" w:rsidRPr="00A43661" w:rsidRDefault="00396D84" w:rsidP="00685A31">
            <w:pPr>
              <w:spacing w:before="60" w:after="60"/>
              <w:rPr>
                <w:rFonts w:ascii="Verdana" w:hAnsi="Verdana" w:cstheme="minorHAnsi"/>
                <w:color w:val="000000" w:themeColor="text1"/>
                <w:sz w:val="16"/>
                <w:szCs w:val="16"/>
              </w:rPr>
            </w:pPr>
            <w:proofErr w:type="spellStart"/>
            <w:r w:rsidRPr="00A43661">
              <w:rPr>
                <w:rFonts w:ascii="Verdana" w:hAnsi="Verdana" w:cstheme="minorHAnsi"/>
                <w:color w:val="000000" w:themeColor="text1"/>
                <w:sz w:val="16"/>
                <w:szCs w:val="16"/>
              </w:rPr>
              <w:t>eCL</w:t>
            </w:r>
            <w:proofErr w:type="spellEnd"/>
            <w:r w:rsidRPr="00A43661">
              <w:rPr>
                <w:rFonts w:ascii="Verdana" w:hAnsi="Verdana" w:cstheme="minorHAnsi"/>
                <w:color w:val="000000" w:themeColor="text1"/>
                <w:sz w:val="16"/>
                <w:szCs w:val="16"/>
              </w:rPr>
              <w:t xml:space="preserve"> Weekly Compliance Report</w:t>
            </w:r>
          </w:p>
        </w:tc>
        <w:tc>
          <w:tcPr>
            <w:tcW w:w="1362" w:type="dxa"/>
            <w:tcBorders>
              <w:top w:val="single" w:sz="4" w:space="0" w:color="auto"/>
              <w:bottom w:val="single" w:sz="4" w:space="0" w:color="auto"/>
            </w:tcBorders>
          </w:tcPr>
          <w:p w14:paraId="5AF1FA37"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Borders>
              <w:top w:val="single" w:sz="4" w:space="0" w:color="auto"/>
              <w:bottom w:val="single" w:sz="4" w:space="0" w:color="auto"/>
            </w:tcBorders>
          </w:tcPr>
          <w:p w14:paraId="1019088B" w14:textId="2337D25E"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Weekly view of completed forms and pending forms related to form timeframe completion requirements. </w:t>
            </w:r>
          </w:p>
        </w:tc>
        <w:tc>
          <w:tcPr>
            <w:tcW w:w="1868" w:type="dxa"/>
            <w:tcBorders>
              <w:top w:val="single" w:sz="4" w:space="0" w:color="auto"/>
              <w:bottom w:val="single" w:sz="4" w:space="0" w:color="auto"/>
              <w:right w:val="nil"/>
            </w:tcBorders>
          </w:tcPr>
          <w:p w14:paraId="2B6979F0" w14:textId="27513318"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r w:rsidRPr="00D87DB0">
              <w:rPr>
                <w:rFonts w:ascii="Verdana" w:hAnsi="Verdana"/>
                <w:sz w:val="16"/>
                <w:szCs w:val="16"/>
              </w:rPr>
              <w:t>, QA-OPS</w:t>
            </w:r>
          </w:p>
        </w:tc>
        <w:tc>
          <w:tcPr>
            <w:tcW w:w="2626" w:type="dxa"/>
            <w:tcBorders>
              <w:top w:val="single" w:sz="4" w:space="0" w:color="auto"/>
              <w:left w:val="nil"/>
              <w:bottom w:val="single" w:sz="4" w:space="0" w:color="auto"/>
            </w:tcBorders>
          </w:tcPr>
          <w:p w14:paraId="32273509" w14:textId="2AB86B8A"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E66C14A" w14:textId="252A7A41" w:rsidTr="005978FD">
        <w:trPr>
          <w:gridAfter w:val="1"/>
          <w:wAfter w:w="2626" w:type="dxa"/>
        </w:trPr>
        <w:tc>
          <w:tcPr>
            <w:tcW w:w="857" w:type="dxa"/>
            <w:tcBorders>
              <w:top w:val="single" w:sz="4" w:space="0" w:color="auto"/>
            </w:tcBorders>
          </w:tcPr>
          <w:p w14:paraId="3B979E6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Borders>
              <w:top w:val="single" w:sz="4" w:space="0" w:color="auto"/>
            </w:tcBorders>
          </w:tcPr>
          <w:p w14:paraId="42A5CC22" w14:textId="77777777" w:rsidR="00396D84" w:rsidRPr="00A43661" w:rsidRDefault="00396D84" w:rsidP="00685A31">
            <w:pPr>
              <w:spacing w:before="60" w:after="60"/>
              <w:rPr>
                <w:rFonts w:ascii="Verdana" w:hAnsi="Verdana" w:cstheme="minorHAnsi"/>
                <w:color w:val="000000" w:themeColor="text1"/>
                <w:sz w:val="16"/>
                <w:szCs w:val="16"/>
              </w:rPr>
            </w:pPr>
            <w:proofErr w:type="spellStart"/>
            <w:r w:rsidRPr="00A43661">
              <w:rPr>
                <w:rFonts w:ascii="Verdana" w:hAnsi="Verdana" w:cstheme="minorHAnsi"/>
                <w:color w:val="000000" w:themeColor="text1"/>
                <w:sz w:val="16"/>
                <w:szCs w:val="16"/>
              </w:rPr>
              <w:t>eCL</w:t>
            </w:r>
            <w:proofErr w:type="spellEnd"/>
            <w:r w:rsidRPr="00A43661">
              <w:rPr>
                <w:rFonts w:ascii="Verdana" w:hAnsi="Verdana" w:cstheme="minorHAnsi"/>
                <w:color w:val="000000" w:themeColor="text1"/>
                <w:sz w:val="16"/>
                <w:szCs w:val="16"/>
              </w:rPr>
              <w:t xml:space="preserve"> Monthly Compliance Report</w:t>
            </w:r>
          </w:p>
        </w:tc>
        <w:tc>
          <w:tcPr>
            <w:tcW w:w="1362" w:type="dxa"/>
            <w:tcBorders>
              <w:top w:val="single" w:sz="4" w:space="0" w:color="auto"/>
            </w:tcBorders>
          </w:tcPr>
          <w:p w14:paraId="6D951CF3"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Borders>
              <w:top w:val="single" w:sz="4" w:space="0" w:color="auto"/>
            </w:tcBorders>
          </w:tcPr>
          <w:p w14:paraId="0C848600" w14:textId="2F8E2C34"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Monthly view of completed forms and pending forms related to form timeframe completion requirements.</w:t>
            </w:r>
          </w:p>
        </w:tc>
        <w:tc>
          <w:tcPr>
            <w:tcW w:w="1868" w:type="dxa"/>
            <w:tcBorders>
              <w:top w:val="single" w:sz="4" w:space="0" w:color="auto"/>
              <w:right w:val="nil"/>
            </w:tcBorders>
          </w:tcPr>
          <w:p w14:paraId="53155AE2" w14:textId="619DD441" w:rsidR="00396D84" w:rsidRPr="00D87DB0" w:rsidRDefault="00396D84" w:rsidP="00DB1EEC">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p>
        </w:tc>
        <w:tc>
          <w:tcPr>
            <w:tcW w:w="2626" w:type="dxa"/>
            <w:tcBorders>
              <w:top w:val="single" w:sz="4" w:space="0" w:color="auto"/>
              <w:left w:val="nil"/>
              <w:bottom w:val="single" w:sz="4" w:space="0" w:color="auto"/>
            </w:tcBorders>
          </w:tcPr>
          <w:p w14:paraId="69A0DD3D" w14:textId="0002535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EB3D391" w14:textId="5B544DE4" w:rsidTr="005978FD">
        <w:trPr>
          <w:gridAfter w:val="1"/>
          <w:wAfter w:w="2626" w:type="dxa"/>
        </w:trPr>
        <w:tc>
          <w:tcPr>
            <w:tcW w:w="857" w:type="dxa"/>
          </w:tcPr>
          <w:p w14:paraId="1711E138"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3F9D0B3" w14:textId="77777777" w:rsidR="00396D84" w:rsidRPr="00A43661" w:rsidRDefault="00396D84" w:rsidP="00685A31">
            <w:pPr>
              <w:spacing w:before="60" w:after="60"/>
              <w:rPr>
                <w:rFonts w:ascii="Verdana" w:hAnsi="Verdana" w:cstheme="minorHAnsi"/>
                <w:color w:val="000000" w:themeColor="text1"/>
                <w:sz w:val="16"/>
                <w:szCs w:val="16"/>
              </w:rPr>
            </w:pPr>
            <w:proofErr w:type="spellStart"/>
            <w:r w:rsidRPr="00A43661">
              <w:rPr>
                <w:rFonts w:ascii="Verdana" w:hAnsi="Verdana" w:cstheme="minorHAnsi"/>
                <w:color w:val="000000" w:themeColor="text1"/>
                <w:sz w:val="16"/>
                <w:szCs w:val="16"/>
              </w:rPr>
              <w:t>eCL</w:t>
            </w:r>
            <w:proofErr w:type="spellEnd"/>
            <w:r w:rsidRPr="00A43661">
              <w:rPr>
                <w:rFonts w:ascii="Verdana" w:hAnsi="Verdana" w:cstheme="minorHAnsi"/>
                <w:color w:val="000000" w:themeColor="text1"/>
                <w:sz w:val="16"/>
                <w:szCs w:val="16"/>
              </w:rPr>
              <w:t xml:space="preserve"> Monthly Coaching Reason Trend Analysis</w:t>
            </w:r>
          </w:p>
        </w:tc>
        <w:tc>
          <w:tcPr>
            <w:tcW w:w="1362" w:type="dxa"/>
          </w:tcPr>
          <w:p w14:paraId="41C83513"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Pr>
          <w:p w14:paraId="38A8EFC5" w14:textId="7C428860"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Monthly view of coaching reasons by form type, site, manager and source.</w:t>
            </w:r>
          </w:p>
        </w:tc>
        <w:tc>
          <w:tcPr>
            <w:tcW w:w="1868" w:type="dxa"/>
            <w:tcBorders>
              <w:right w:val="nil"/>
            </w:tcBorders>
          </w:tcPr>
          <w:p w14:paraId="4403388D" w14:textId="328FB6DD" w:rsidR="00396D84" w:rsidRPr="00D87DB0" w:rsidRDefault="00396D84" w:rsidP="00DB1EEC">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p>
        </w:tc>
        <w:tc>
          <w:tcPr>
            <w:tcW w:w="2626" w:type="dxa"/>
            <w:tcBorders>
              <w:top w:val="single" w:sz="4" w:space="0" w:color="auto"/>
              <w:left w:val="nil"/>
              <w:bottom w:val="single" w:sz="4" w:space="0" w:color="auto"/>
            </w:tcBorders>
          </w:tcPr>
          <w:p w14:paraId="4C3D10C6" w14:textId="7443E401"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67B3070" w14:textId="5DB959D0" w:rsidTr="005978FD">
        <w:trPr>
          <w:gridAfter w:val="1"/>
          <w:wAfter w:w="2626" w:type="dxa"/>
        </w:trPr>
        <w:tc>
          <w:tcPr>
            <w:tcW w:w="857" w:type="dxa"/>
          </w:tcPr>
          <w:p w14:paraId="23C8284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0BD49DC" w14:textId="77777777" w:rsidR="00396D84" w:rsidRPr="00A43661" w:rsidRDefault="00396D84" w:rsidP="00685A31">
            <w:pPr>
              <w:spacing w:before="60" w:after="60"/>
              <w:rPr>
                <w:rFonts w:ascii="Verdana" w:hAnsi="Verdana" w:cstheme="minorHAnsi"/>
                <w:color w:val="000000" w:themeColor="text1"/>
                <w:sz w:val="16"/>
                <w:szCs w:val="16"/>
              </w:rPr>
            </w:pPr>
            <w:proofErr w:type="spellStart"/>
            <w:r w:rsidRPr="00A43661">
              <w:rPr>
                <w:rFonts w:ascii="Verdana" w:hAnsi="Verdana" w:cstheme="minorHAnsi"/>
                <w:color w:val="000000" w:themeColor="text1"/>
                <w:sz w:val="16"/>
                <w:szCs w:val="16"/>
              </w:rPr>
              <w:t>eCL</w:t>
            </w:r>
            <w:proofErr w:type="spellEnd"/>
            <w:r w:rsidRPr="00A43661">
              <w:rPr>
                <w:rFonts w:ascii="Verdana" w:hAnsi="Verdana" w:cstheme="minorHAnsi"/>
                <w:color w:val="000000" w:themeColor="text1"/>
                <w:sz w:val="16"/>
                <w:szCs w:val="16"/>
              </w:rPr>
              <w:t xml:space="preserve"> Quarterly Coaching Reason Trend Analysis</w:t>
            </w:r>
          </w:p>
        </w:tc>
        <w:tc>
          <w:tcPr>
            <w:tcW w:w="1362" w:type="dxa"/>
          </w:tcPr>
          <w:p w14:paraId="08C76D9E"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Pr>
          <w:p w14:paraId="65C50111" w14:textId="1F76C1A3"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Quarterly view of coaching reasons by form type, site, manager and source of opportunity.</w:t>
            </w:r>
          </w:p>
        </w:tc>
        <w:tc>
          <w:tcPr>
            <w:tcW w:w="1868" w:type="dxa"/>
            <w:tcBorders>
              <w:right w:val="nil"/>
            </w:tcBorders>
          </w:tcPr>
          <w:p w14:paraId="51C6CBA1" w14:textId="47CE2CC5" w:rsidR="00396D84"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p>
          <w:p w14:paraId="474F865C" w14:textId="77777777" w:rsidR="00396D84" w:rsidRPr="002B7EB5" w:rsidRDefault="00396D84" w:rsidP="002B7EB5">
            <w:pPr>
              <w:jc w:val="right"/>
              <w:rPr>
                <w:rFonts w:ascii="Verdana" w:hAnsi="Verdana" w:cstheme="minorHAnsi"/>
                <w:sz w:val="16"/>
                <w:szCs w:val="16"/>
              </w:rPr>
            </w:pPr>
          </w:p>
        </w:tc>
        <w:tc>
          <w:tcPr>
            <w:tcW w:w="2626" w:type="dxa"/>
            <w:tcBorders>
              <w:top w:val="single" w:sz="4" w:space="0" w:color="auto"/>
              <w:left w:val="nil"/>
              <w:bottom w:val="single" w:sz="4" w:space="0" w:color="auto"/>
            </w:tcBorders>
          </w:tcPr>
          <w:p w14:paraId="2AB77142" w14:textId="6B8EEB6E"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3E1A82C" w14:textId="5A80ABA5" w:rsidTr="005978FD">
        <w:trPr>
          <w:gridAfter w:val="1"/>
          <w:wAfter w:w="2626" w:type="dxa"/>
        </w:trPr>
        <w:tc>
          <w:tcPr>
            <w:tcW w:w="857" w:type="dxa"/>
          </w:tcPr>
          <w:p w14:paraId="1EFE320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8D0E067"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Manager Dashboard</w:t>
            </w:r>
          </w:p>
        </w:tc>
        <w:tc>
          <w:tcPr>
            <w:tcW w:w="1362" w:type="dxa"/>
          </w:tcPr>
          <w:p w14:paraId="203D7DF3" w14:textId="77777777" w:rsidR="00396D84" w:rsidRPr="00A43661" w:rsidRDefault="00396D84"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7215A565" w14:textId="45792C1F" w:rsidR="00396D84" w:rsidRPr="00A43661" w:rsidRDefault="00396D84" w:rsidP="00197F4A">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 xml:space="preserve">Access to completed and pending </w:t>
            </w:r>
            <w:proofErr w:type="spellStart"/>
            <w:r w:rsidRPr="00A43661">
              <w:rPr>
                <w:rFonts w:ascii="Verdana" w:hAnsi="Verdana" w:cstheme="minorHAnsi"/>
                <w:color w:val="000000" w:themeColor="text1"/>
                <w:sz w:val="16"/>
                <w:szCs w:val="16"/>
              </w:rPr>
              <w:t>eCL</w:t>
            </w:r>
            <w:proofErr w:type="spellEnd"/>
            <w:r w:rsidRPr="00A43661">
              <w:rPr>
                <w:rFonts w:ascii="Verdana" w:hAnsi="Verdana" w:cstheme="minorHAnsi"/>
                <w:color w:val="000000" w:themeColor="text1"/>
                <w:sz w:val="16"/>
                <w:szCs w:val="16"/>
              </w:rPr>
              <w:t xml:space="preserve"> forms for </w:t>
            </w: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 xml:space="preserve">and Superiors on team.  </w:t>
            </w:r>
          </w:p>
        </w:tc>
        <w:tc>
          <w:tcPr>
            <w:tcW w:w="1868" w:type="dxa"/>
            <w:tcBorders>
              <w:right w:val="nil"/>
            </w:tcBorders>
          </w:tcPr>
          <w:p w14:paraId="437716E4" w14:textId="1BA14BDE"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Reports – CCO Managers</w:t>
            </w:r>
          </w:p>
        </w:tc>
        <w:tc>
          <w:tcPr>
            <w:tcW w:w="2626" w:type="dxa"/>
            <w:tcBorders>
              <w:top w:val="single" w:sz="4" w:space="0" w:color="auto"/>
              <w:left w:val="nil"/>
              <w:bottom w:val="single" w:sz="4" w:space="0" w:color="auto"/>
            </w:tcBorders>
          </w:tcPr>
          <w:p w14:paraId="1545BB66" w14:textId="64EAC655"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95EDC4E" w14:textId="2F330575" w:rsidTr="005978FD">
        <w:trPr>
          <w:gridAfter w:val="1"/>
          <w:wAfter w:w="2626" w:type="dxa"/>
        </w:trPr>
        <w:tc>
          <w:tcPr>
            <w:tcW w:w="857" w:type="dxa"/>
          </w:tcPr>
          <w:p w14:paraId="42FD791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11AA69F"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Supervisor Dashboard</w:t>
            </w:r>
          </w:p>
        </w:tc>
        <w:tc>
          <w:tcPr>
            <w:tcW w:w="1362" w:type="dxa"/>
          </w:tcPr>
          <w:p w14:paraId="4676D7A3" w14:textId="77777777" w:rsidR="00396D84" w:rsidRPr="00A43661" w:rsidRDefault="00396D84"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583B52B1" w14:textId="6BDDBF78" w:rsidR="00396D84" w:rsidRPr="00A43661" w:rsidRDefault="00396D84" w:rsidP="003B668D">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 xml:space="preserve">Access to completed and pending </w:t>
            </w:r>
            <w:proofErr w:type="spellStart"/>
            <w:r w:rsidRPr="00A43661">
              <w:rPr>
                <w:rFonts w:ascii="Verdana" w:hAnsi="Verdana" w:cstheme="minorHAnsi"/>
                <w:color w:val="000000" w:themeColor="text1"/>
                <w:sz w:val="16"/>
                <w:szCs w:val="16"/>
              </w:rPr>
              <w:t>eCL</w:t>
            </w:r>
            <w:proofErr w:type="spellEnd"/>
            <w:r w:rsidRPr="00A43661">
              <w:rPr>
                <w:rFonts w:ascii="Verdana" w:hAnsi="Verdana" w:cstheme="minorHAnsi"/>
                <w:color w:val="000000" w:themeColor="text1"/>
                <w:sz w:val="16"/>
                <w:szCs w:val="16"/>
              </w:rPr>
              <w:t xml:space="preserve"> forms for </w:t>
            </w: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on team.</w:t>
            </w:r>
          </w:p>
        </w:tc>
        <w:tc>
          <w:tcPr>
            <w:tcW w:w="1868" w:type="dxa"/>
            <w:tcBorders>
              <w:right w:val="nil"/>
            </w:tcBorders>
          </w:tcPr>
          <w:p w14:paraId="76E03F44" w14:textId="0A552441"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Reports – CCO Supervisors</w:t>
            </w:r>
          </w:p>
        </w:tc>
        <w:tc>
          <w:tcPr>
            <w:tcW w:w="2626" w:type="dxa"/>
            <w:tcBorders>
              <w:top w:val="single" w:sz="4" w:space="0" w:color="auto"/>
              <w:left w:val="nil"/>
              <w:bottom w:val="single" w:sz="4" w:space="0" w:color="auto"/>
            </w:tcBorders>
          </w:tcPr>
          <w:p w14:paraId="53652555" w14:textId="1DC78FF6"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1438652" w14:textId="6A5600D3" w:rsidTr="005978FD">
        <w:trPr>
          <w:gridAfter w:val="1"/>
          <w:wAfter w:w="2626" w:type="dxa"/>
        </w:trPr>
        <w:tc>
          <w:tcPr>
            <w:tcW w:w="857" w:type="dxa"/>
          </w:tcPr>
          <w:p w14:paraId="5736877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1F87025" w14:textId="712F91ED"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Employee </w:t>
            </w:r>
            <w:r w:rsidRPr="00A43661">
              <w:rPr>
                <w:rFonts w:ascii="Verdana" w:hAnsi="Verdana" w:cstheme="minorHAnsi"/>
                <w:color w:val="000000" w:themeColor="text1"/>
                <w:sz w:val="16"/>
                <w:szCs w:val="16"/>
              </w:rPr>
              <w:t>Dashboard</w:t>
            </w:r>
          </w:p>
        </w:tc>
        <w:tc>
          <w:tcPr>
            <w:tcW w:w="1362" w:type="dxa"/>
          </w:tcPr>
          <w:p w14:paraId="12F31BF4" w14:textId="77777777" w:rsidR="00396D84" w:rsidRPr="00A43661" w:rsidRDefault="00396D84"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13841152" w14:textId="6259C355" w:rsidR="00396D84" w:rsidRPr="00A43661" w:rsidRDefault="00396D84" w:rsidP="00685A31">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 xml:space="preserve">Access to completed and pending </w:t>
            </w:r>
            <w:proofErr w:type="spellStart"/>
            <w:r w:rsidRPr="00A43661">
              <w:rPr>
                <w:rFonts w:ascii="Verdana" w:hAnsi="Verdana" w:cstheme="minorHAnsi"/>
                <w:color w:val="000000" w:themeColor="text1"/>
                <w:sz w:val="16"/>
                <w:szCs w:val="16"/>
              </w:rPr>
              <w:t>eCL</w:t>
            </w:r>
            <w:proofErr w:type="spellEnd"/>
            <w:r w:rsidRPr="00A43661">
              <w:rPr>
                <w:rFonts w:ascii="Verdana" w:hAnsi="Verdana" w:cstheme="minorHAnsi"/>
                <w:color w:val="000000" w:themeColor="text1"/>
                <w:sz w:val="16"/>
                <w:szCs w:val="16"/>
              </w:rPr>
              <w:t xml:space="preserve"> forms.</w:t>
            </w:r>
          </w:p>
        </w:tc>
        <w:tc>
          <w:tcPr>
            <w:tcW w:w="1868" w:type="dxa"/>
            <w:tcBorders>
              <w:right w:val="nil"/>
            </w:tcBorders>
          </w:tcPr>
          <w:p w14:paraId="4C993AAC" w14:textId="6FBEF68B" w:rsidR="00396D84" w:rsidRPr="00D87DB0" w:rsidRDefault="00396D84" w:rsidP="00197F4A">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CCO </w:t>
            </w:r>
            <w:r>
              <w:rPr>
                <w:rFonts w:ascii="Verdana" w:hAnsi="Verdana"/>
                <w:sz w:val="16"/>
                <w:szCs w:val="16"/>
              </w:rPr>
              <w:t xml:space="preserve">Employees </w:t>
            </w:r>
          </w:p>
        </w:tc>
        <w:tc>
          <w:tcPr>
            <w:tcW w:w="2626" w:type="dxa"/>
            <w:tcBorders>
              <w:top w:val="single" w:sz="4" w:space="0" w:color="auto"/>
              <w:left w:val="nil"/>
              <w:bottom w:val="single" w:sz="4" w:space="0" w:color="auto"/>
            </w:tcBorders>
          </w:tcPr>
          <w:p w14:paraId="006A7B6B" w14:textId="0BEA851F"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7E15112" w14:textId="100D6668" w:rsidTr="005978FD">
        <w:trPr>
          <w:gridAfter w:val="1"/>
          <w:wAfter w:w="2626" w:type="dxa"/>
          <w:trHeight w:val="1106"/>
        </w:trPr>
        <w:tc>
          <w:tcPr>
            <w:tcW w:w="857" w:type="dxa"/>
          </w:tcPr>
          <w:p w14:paraId="5684CB5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F796A06" w14:textId="77777777" w:rsidR="00396D84" w:rsidRPr="00A43661" w:rsidRDefault="00396D84" w:rsidP="00685A31">
            <w:pPr>
              <w:spacing w:before="60" w:after="60"/>
              <w:rPr>
                <w:rFonts w:ascii="Verdana" w:hAnsi="Verdana" w:cstheme="minorHAnsi"/>
                <w:color w:val="000000" w:themeColor="text1"/>
                <w:sz w:val="16"/>
                <w:szCs w:val="16"/>
              </w:rPr>
            </w:pPr>
            <w:proofErr w:type="spellStart"/>
            <w:r w:rsidRPr="00A43661">
              <w:rPr>
                <w:rFonts w:ascii="Verdana" w:hAnsi="Verdana" w:cstheme="minorHAnsi"/>
                <w:color w:val="000000" w:themeColor="text1"/>
                <w:sz w:val="16"/>
                <w:szCs w:val="16"/>
              </w:rPr>
              <w:t>eCL</w:t>
            </w:r>
            <w:proofErr w:type="spellEnd"/>
            <w:r w:rsidRPr="00A43661">
              <w:rPr>
                <w:rFonts w:ascii="Verdana" w:hAnsi="Verdana" w:cstheme="minorHAnsi"/>
                <w:color w:val="000000" w:themeColor="text1"/>
                <w:sz w:val="16"/>
                <w:szCs w:val="16"/>
              </w:rPr>
              <w:t xml:space="preserve"> Reporting Dashboard</w:t>
            </w:r>
          </w:p>
        </w:tc>
        <w:tc>
          <w:tcPr>
            <w:tcW w:w="1362" w:type="dxa"/>
          </w:tcPr>
          <w:p w14:paraId="2FE54278"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0933CAB7" w14:textId="28A775BD"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Self-service tool with cross site and team access to completed </w:t>
            </w:r>
            <w:proofErr w:type="spellStart"/>
            <w:r w:rsidRPr="00A43661">
              <w:rPr>
                <w:rFonts w:ascii="Verdana" w:hAnsi="Verdana" w:cstheme="minorHAnsi"/>
                <w:color w:val="000000" w:themeColor="text1"/>
                <w:sz w:val="16"/>
                <w:szCs w:val="16"/>
              </w:rPr>
              <w:t>eCL</w:t>
            </w:r>
            <w:proofErr w:type="spellEnd"/>
            <w:r w:rsidRPr="00A43661">
              <w:rPr>
                <w:rFonts w:ascii="Verdana" w:hAnsi="Verdana" w:cstheme="minorHAnsi"/>
                <w:color w:val="000000" w:themeColor="text1"/>
                <w:sz w:val="16"/>
                <w:szCs w:val="16"/>
              </w:rPr>
              <w:t xml:space="preserve"> form data.</w:t>
            </w:r>
          </w:p>
        </w:tc>
        <w:tc>
          <w:tcPr>
            <w:tcW w:w="1868" w:type="dxa"/>
            <w:tcBorders>
              <w:right w:val="nil"/>
            </w:tcBorders>
          </w:tcPr>
          <w:p w14:paraId="22F48F25" w14:textId="1B7FE000"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Reports</w:t>
            </w:r>
          </w:p>
        </w:tc>
        <w:tc>
          <w:tcPr>
            <w:tcW w:w="2626" w:type="dxa"/>
            <w:tcBorders>
              <w:top w:val="single" w:sz="4" w:space="0" w:color="auto"/>
              <w:left w:val="nil"/>
              <w:bottom w:val="single" w:sz="4" w:space="0" w:color="auto"/>
            </w:tcBorders>
          </w:tcPr>
          <w:p w14:paraId="6D1E4F8A"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7114F238" w14:textId="3EDE4979" w:rsidTr="005978FD">
        <w:trPr>
          <w:gridAfter w:val="1"/>
          <w:wAfter w:w="2626" w:type="dxa"/>
          <w:trHeight w:val="1106"/>
        </w:trPr>
        <w:tc>
          <w:tcPr>
            <w:tcW w:w="857" w:type="dxa"/>
          </w:tcPr>
          <w:p w14:paraId="49F00BA9"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8FC305B" w14:textId="5EAD9D03" w:rsidR="00396D84" w:rsidRPr="00A43661" w:rsidRDefault="00396D84"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For non-Customer Service Escalations, </w:t>
            </w:r>
            <w:r>
              <w:rPr>
                <w:rFonts w:ascii="Verdana" w:hAnsi="Verdana"/>
                <w:color w:val="000000" w:themeColor="text1"/>
                <w:sz w:val="16"/>
                <w:szCs w:val="16"/>
              </w:rPr>
              <w:t>Employees</w:t>
            </w:r>
            <w:r w:rsidRPr="00A43661">
              <w:rPr>
                <w:rFonts w:ascii="Verdana" w:hAnsi="Verdana"/>
                <w:color w:val="000000" w:themeColor="text1"/>
                <w:sz w:val="16"/>
                <w:szCs w:val="16"/>
              </w:rPr>
              <w:t xml:space="preserve"> will receive an e-mail notifying them that they have a pending eCoaching log to review. The e-mail contains a link to the eCoaching Log. </w:t>
            </w:r>
          </w:p>
          <w:p w14:paraId="1DD7E45C" w14:textId="77777777" w:rsidR="00396D84" w:rsidRPr="00A43661" w:rsidRDefault="00396D84" w:rsidP="003D79C9">
            <w:pPr>
              <w:pStyle w:val="Default"/>
              <w:rPr>
                <w:rFonts w:ascii="Verdana" w:hAnsi="Verdana"/>
                <w:color w:val="000000" w:themeColor="text1"/>
                <w:sz w:val="16"/>
                <w:szCs w:val="16"/>
              </w:rPr>
            </w:pPr>
          </w:p>
          <w:p w14:paraId="7E6053F7" w14:textId="23BB302E" w:rsidR="00396D84" w:rsidRPr="00A43661" w:rsidRDefault="00396D84"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The </w:t>
            </w:r>
            <w:r>
              <w:rPr>
                <w:rFonts w:ascii="Verdana" w:hAnsi="Verdana"/>
                <w:color w:val="000000" w:themeColor="text1"/>
                <w:sz w:val="16"/>
                <w:szCs w:val="16"/>
              </w:rPr>
              <w:t xml:space="preserve">Employee </w:t>
            </w:r>
            <w:r w:rsidRPr="00A43661">
              <w:rPr>
                <w:rFonts w:ascii="Verdana" w:hAnsi="Verdana"/>
                <w:color w:val="000000" w:themeColor="text1"/>
                <w:sz w:val="16"/>
                <w:szCs w:val="16"/>
              </w:rPr>
              <w:t xml:space="preserve">can use the e-mail link to access the eCoaching Log to review the coaching notes with his or her </w:t>
            </w:r>
            <w:proofErr w:type="gramStart"/>
            <w:r w:rsidRPr="00A43661">
              <w:rPr>
                <w:rFonts w:ascii="Verdana" w:hAnsi="Verdana"/>
                <w:color w:val="000000" w:themeColor="text1"/>
                <w:sz w:val="16"/>
                <w:szCs w:val="16"/>
              </w:rPr>
              <w:t>supervisor .</w:t>
            </w:r>
            <w:proofErr w:type="gramEnd"/>
          </w:p>
          <w:p w14:paraId="508233EC" w14:textId="77777777" w:rsidR="00396D84" w:rsidRPr="00A43661" w:rsidRDefault="00396D84" w:rsidP="003D79C9">
            <w:pPr>
              <w:pStyle w:val="Default"/>
              <w:rPr>
                <w:rFonts w:ascii="Verdana" w:hAnsi="Verdana"/>
                <w:color w:val="000000" w:themeColor="text1"/>
                <w:sz w:val="16"/>
                <w:szCs w:val="16"/>
              </w:rPr>
            </w:pPr>
          </w:p>
          <w:p w14:paraId="2E0ED50E" w14:textId="6C0255E6" w:rsidR="00396D84" w:rsidRPr="00A43661" w:rsidRDefault="00396D84"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If it is a CSE the </w:t>
            </w:r>
            <w:r w:rsidRPr="00A43661">
              <w:rPr>
                <w:rFonts w:ascii="Verdana" w:hAnsi="Verdana"/>
                <w:color w:val="000000" w:themeColor="text1"/>
                <w:sz w:val="16"/>
                <w:szCs w:val="16"/>
              </w:rPr>
              <w:lastRenderedPageBreak/>
              <w:t xml:space="preserve">manager will write the Action Plan and assist in Coaching the </w:t>
            </w:r>
            <w:r>
              <w:rPr>
                <w:rFonts w:ascii="Verdana" w:hAnsi="Verdana"/>
                <w:color w:val="000000" w:themeColor="text1"/>
                <w:sz w:val="16"/>
                <w:szCs w:val="16"/>
              </w:rPr>
              <w:t>Employee</w:t>
            </w:r>
            <w:r w:rsidRPr="00A43661">
              <w:rPr>
                <w:rFonts w:ascii="Verdana" w:hAnsi="Verdana"/>
                <w:color w:val="000000" w:themeColor="text1"/>
                <w:sz w:val="16"/>
                <w:szCs w:val="16"/>
              </w:rPr>
              <w:t>.</w:t>
            </w:r>
          </w:p>
          <w:p w14:paraId="0A103848" w14:textId="77777777" w:rsidR="00396D84" w:rsidRPr="00A43661" w:rsidRDefault="00396D84" w:rsidP="00685A31">
            <w:pPr>
              <w:spacing w:before="60" w:after="60"/>
              <w:rPr>
                <w:rFonts w:ascii="Verdana" w:hAnsi="Verdana" w:cstheme="minorHAnsi"/>
                <w:color w:val="000000" w:themeColor="text1"/>
                <w:sz w:val="16"/>
                <w:szCs w:val="16"/>
              </w:rPr>
            </w:pPr>
          </w:p>
        </w:tc>
        <w:tc>
          <w:tcPr>
            <w:tcW w:w="1362" w:type="dxa"/>
          </w:tcPr>
          <w:p w14:paraId="2B4BCC7E" w14:textId="77777777" w:rsidR="00396D84" w:rsidRPr="00A43661" w:rsidRDefault="00396D84" w:rsidP="00266D3F">
            <w:pPr>
              <w:pStyle w:val="Default"/>
              <w:rPr>
                <w:rFonts w:ascii="Verdana" w:hAnsi="Verdana"/>
                <w:color w:val="000000" w:themeColor="text1"/>
                <w:sz w:val="16"/>
                <w:szCs w:val="16"/>
              </w:rPr>
            </w:pPr>
          </w:p>
          <w:p w14:paraId="15F0C94E" w14:textId="77777777" w:rsidR="00396D84" w:rsidRPr="00A43661" w:rsidRDefault="00396D84" w:rsidP="00642329">
            <w:pPr>
              <w:pStyle w:val="Default"/>
              <w:rPr>
                <w:rFonts w:ascii="Verdana" w:hAnsi="Verdana" w:cstheme="minorHAnsi"/>
                <w:color w:val="000000" w:themeColor="text1"/>
                <w:sz w:val="16"/>
                <w:szCs w:val="16"/>
              </w:rPr>
            </w:pPr>
          </w:p>
        </w:tc>
        <w:tc>
          <w:tcPr>
            <w:tcW w:w="2962" w:type="dxa"/>
            <w:gridSpan w:val="2"/>
          </w:tcPr>
          <w:p w14:paraId="3B5C8FAE" w14:textId="3E938D7B" w:rsidR="00396D84" w:rsidRPr="00A43661" w:rsidRDefault="00396D84" w:rsidP="00A73D91">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For </w:t>
            </w:r>
            <w:r>
              <w:rPr>
                <w:rFonts w:ascii="Verdana" w:hAnsi="Verdana"/>
                <w:color w:val="000000" w:themeColor="text1"/>
                <w:sz w:val="16"/>
                <w:szCs w:val="16"/>
              </w:rPr>
              <w:t>IQS</w:t>
            </w:r>
            <w:r w:rsidRPr="00A43661">
              <w:rPr>
                <w:rFonts w:ascii="Verdana" w:hAnsi="Verdana"/>
                <w:color w:val="000000" w:themeColor="text1"/>
                <w:sz w:val="16"/>
                <w:szCs w:val="16"/>
              </w:rPr>
              <w:t xml:space="preserve"> Monitors, </w:t>
            </w:r>
            <w:r>
              <w:rPr>
                <w:rFonts w:ascii="Verdana" w:hAnsi="Verdana"/>
                <w:color w:val="000000" w:themeColor="text1"/>
                <w:sz w:val="16"/>
                <w:szCs w:val="16"/>
              </w:rPr>
              <w:t>Employees and Supervisors</w:t>
            </w:r>
            <w:r w:rsidRPr="00A43661">
              <w:rPr>
                <w:rFonts w:ascii="Verdana" w:hAnsi="Verdana"/>
                <w:color w:val="000000" w:themeColor="text1"/>
                <w:sz w:val="16"/>
                <w:szCs w:val="16"/>
              </w:rPr>
              <w:t xml:space="preserve"> do need to acknowledge the log.</w:t>
            </w:r>
            <w:r>
              <w:rPr>
                <w:rFonts w:ascii="Verdana" w:hAnsi="Verdana"/>
                <w:color w:val="000000" w:themeColor="text1"/>
                <w:sz w:val="16"/>
                <w:szCs w:val="16"/>
              </w:rPr>
              <w:t xml:space="preserve">  New monitors in the feed will generate new eCoaching logs and appealed monitors will update existing eCoaching logs.</w:t>
            </w:r>
          </w:p>
          <w:p w14:paraId="51676C68" w14:textId="77777777" w:rsidR="00396D84" w:rsidRPr="00A43661" w:rsidRDefault="00396D84" w:rsidP="00685A31">
            <w:pPr>
              <w:spacing w:before="60" w:after="60"/>
              <w:rPr>
                <w:rFonts w:ascii="Verdana" w:hAnsi="Verdana" w:cstheme="minorHAnsi"/>
                <w:color w:val="000000" w:themeColor="text1"/>
                <w:sz w:val="16"/>
                <w:szCs w:val="16"/>
              </w:rPr>
            </w:pPr>
          </w:p>
        </w:tc>
        <w:tc>
          <w:tcPr>
            <w:tcW w:w="1868" w:type="dxa"/>
            <w:tcBorders>
              <w:right w:val="nil"/>
            </w:tcBorders>
          </w:tcPr>
          <w:p w14:paraId="08CB42F1" w14:textId="77777777"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70B56B10" w14:textId="3F01A4F1" w:rsidR="00396D84" w:rsidRPr="00A43661" w:rsidRDefault="00396D84" w:rsidP="00642329">
            <w:pPr>
              <w:pStyle w:val="Default"/>
              <w:rPr>
                <w:rFonts w:ascii="Verdana" w:hAnsi="Verdana"/>
                <w:color w:val="000000" w:themeColor="text1"/>
                <w:sz w:val="16"/>
                <w:szCs w:val="16"/>
              </w:rPr>
            </w:pPr>
          </w:p>
        </w:tc>
      </w:tr>
      <w:tr w:rsidR="00396D84" w:rsidRPr="00A43661" w14:paraId="674DABB3" w14:textId="7AD94948" w:rsidTr="005978FD">
        <w:trPr>
          <w:gridAfter w:val="1"/>
          <w:wAfter w:w="2626" w:type="dxa"/>
        </w:trPr>
        <w:tc>
          <w:tcPr>
            <w:tcW w:w="857" w:type="dxa"/>
          </w:tcPr>
          <w:p w14:paraId="4B9D492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C0C2BEA" w14:textId="77777777" w:rsidR="00396D84" w:rsidRPr="00A43661" w:rsidRDefault="00396D84"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My Pending eCoaching Logs</w:t>
            </w:r>
          </w:p>
        </w:tc>
        <w:tc>
          <w:tcPr>
            <w:tcW w:w="1362" w:type="dxa"/>
          </w:tcPr>
          <w:p w14:paraId="29FDAC8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3D0FFA1" w14:textId="6900CCA4" w:rsidR="00396D84" w:rsidRPr="00A43661" w:rsidRDefault="00396D84"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tc>
        <w:tc>
          <w:tcPr>
            <w:tcW w:w="1868" w:type="dxa"/>
            <w:tcBorders>
              <w:right w:val="nil"/>
            </w:tcBorders>
          </w:tcPr>
          <w:p w14:paraId="03EB80A2" w14:textId="37D28A08" w:rsidR="00396D84" w:rsidRPr="00D87DB0" w:rsidRDefault="00396D84" w:rsidP="00C57A0F">
            <w:pPr>
              <w:spacing w:before="60" w:after="60"/>
              <w:rPr>
                <w:rFonts w:ascii="Verdana" w:hAnsi="Verdana" w:cstheme="minorHAnsi"/>
                <w:color w:val="000000" w:themeColor="text1"/>
                <w:sz w:val="16"/>
                <w:szCs w:val="16"/>
              </w:rPr>
            </w:pPr>
            <w:r>
              <w:rPr>
                <w:rFonts w:ascii="Verdana" w:hAnsi="Verdana"/>
                <w:sz w:val="16"/>
                <w:szCs w:val="16"/>
              </w:rPr>
              <w:t>Employee</w:t>
            </w:r>
            <w:r w:rsidRPr="00D87DB0">
              <w:rPr>
                <w:rFonts w:ascii="Verdana" w:hAnsi="Verdana"/>
                <w:sz w:val="16"/>
                <w:szCs w:val="16"/>
              </w:rPr>
              <w:t xml:space="preserve"> Interface</w:t>
            </w:r>
          </w:p>
        </w:tc>
        <w:tc>
          <w:tcPr>
            <w:tcW w:w="2626" w:type="dxa"/>
            <w:tcBorders>
              <w:top w:val="single" w:sz="4" w:space="0" w:color="auto"/>
              <w:left w:val="nil"/>
              <w:bottom w:val="single" w:sz="4" w:space="0" w:color="auto"/>
            </w:tcBorders>
          </w:tcPr>
          <w:p w14:paraId="7CDD54C0" w14:textId="3D21919C"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4D591C9C" w14:textId="520944DB" w:rsidTr="005978FD">
        <w:trPr>
          <w:gridAfter w:val="1"/>
          <w:wAfter w:w="2626" w:type="dxa"/>
        </w:trPr>
        <w:tc>
          <w:tcPr>
            <w:tcW w:w="857" w:type="dxa"/>
          </w:tcPr>
          <w:p w14:paraId="29C0F09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9DA55F3" w14:textId="77777777" w:rsidR="00396D84" w:rsidRPr="00A43661" w:rsidRDefault="00396D84"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My Completed eCoaching Logs</w:t>
            </w:r>
          </w:p>
        </w:tc>
        <w:tc>
          <w:tcPr>
            <w:tcW w:w="1362" w:type="dxa"/>
          </w:tcPr>
          <w:p w14:paraId="7820329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6422A4C" w14:textId="5EB7A5E3" w:rsidR="00396D84" w:rsidRPr="00A43661" w:rsidRDefault="00396D84"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tc>
        <w:tc>
          <w:tcPr>
            <w:tcW w:w="1868" w:type="dxa"/>
            <w:tcBorders>
              <w:right w:val="nil"/>
            </w:tcBorders>
          </w:tcPr>
          <w:p w14:paraId="335D4BC0" w14:textId="3CA704CE" w:rsidR="00396D84" w:rsidRPr="00D87DB0" w:rsidRDefault="00396D84" w:rsidP="00C57A0F">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48A3702E" w14:textId="4BDBE244"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51D68F2A" w14:textId="411380C2" w:rsidTr="005978FD">
        <w:trPr>
          <w:gridAfter w:val="1"/>
          <w:wAfter w:w="2626" w:type="dxa"/>
        </w:trPr>
        <w:tc>
          <w:tcPr>
            <w:tcW w:w="857" w:type="dxa"/>
          </w:tcPr>
          <w:p w14:paraId="6EAB64E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04C23FA" w14:textId="77777777" w:rsidR="00396D84" w:rsidRPr="00A43661" w:rsidRDefault="00396D84"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Notes</w:t>
            </w:r>
          </w:p>
        </w:tc>
        <w:tc>
          <w:tcPr>
            <w:tcW w:w="1362" w:type="dxa"/>
          </w:tcPr>
          <w:p w14:paraId="440D111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(Static Text)</w:t>
            </w:r>
          </w:p>
        </w:tc>
        <w:tc>
          <w:tcPr>
            <w:tcW w:w="2962" w:type="dxa"/>
            <w:gridSpan w:val="2"/>
          </w:tcPr>
          <w:p w14:paraId="4455DFC5" w14:textId="4663EE66" w:rsidR="00396D84" w:rsidRPr="00A43661" w:rsidRDefault="00396D84"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Specific coaching notes for this eCoaching Log record</w:t>
            </w:r>
          </w:p>
        </w:tc>
        <w:tc>
          <w:tcPr>
            <w:tcW w:w="1868" w:type="dxa"/>
            <w:tcBorders>
              <w:right w:val="nil"/>
            </w:tcBorders>
          </w:tcPr>
          <w:p w14:paraId="2D7673CA" w14:textId="5EAE4EB1" w:rsidR="00396D84" w:rsidRPr="00D87DB0" w:rsidRDefault="00396D84" w:rsidP="00C57A0F">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243F6978" w14:textId="4D842750"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5B036FD3" w14:textId="2FBDF603" w:rsidTr="005978FD">
        <w:trPr>
          <w:gridAfter w:val="1"/>
          <w:wAfter w:w="2626" w:type="dxa"/>
        </w:trPr>
        <w:tc>
          <w:tcPr>
            <w:tcW w:w="857" w:type="dxa"/>
          </w:tcPr>
          <w:p w14:paraId="2F3F16A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255AB37" w14:textId="77777777" w:rsidR="00396D84" w:rsidRPr="00A43661" w:rsidRDefault="00396D84" w:rsidP="00026E2B">
            <w:pPr>
              <w:spacing w:before="60" w:after="60"/>
              <w:rPr>
                <w:rFonts w:ascii="Verdana" w:hAnsi="Verdana" w:cstheme="minorHAnsi"/>
                <w:color w:val="000000" w:themeColor="text1"/>
                <w:sz w:val="16"/>
                <w:szCs w:val="16"/>
              </w:rPr>
            </w:pPr>
            <w:r w:rsidRPr="00DE6A9F">
              <w:rPr>
                <w:rFonts w:ascii="Verdana" w:hAnsi="Verdana" w:cstheme="minorHAnsi"/>
                <w:color w:val="000000" w:themeColor="text1"/>
                <w:sz w:val="16"/>
                <w:szCs w:val="16"/>
              </w:rPr>
              <w:t>“I have read and understand all the information provided on this eCoaching Log”</w:t>
            </w:r>
          </w:p>
        </w:tc>
        <w:tc>
          <w:tcPr>
            <w:tcW w:w="1362" w:type="dxa"/>
          </w:tcPr>
          <w:p w14:paraId="4B961194"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w:t>
            </w:r>
            <w:proofErr w:type="spellStart"/>
            <w:r w:rsidRPr="00A43661">
              <w:rPr>
                <w:rFonts w:ascii="Verdana" w:hAnsi="Verdana" w:cstheme="minorHAnsi"/>
                <w:color w:val="000000" w:themeColor="text1"/>
                <w:sz w:val="16"/>
                <w:szCs w:val="16"/>
              </w:rPr>
              <w:t>CheckBox</w:t>
            </w:r>
            <w:proofErr w:type="spellEnd"/>
            <w:r w:rsidRPr="00A43661">
              <w:rPr>
                <w:rFonts w:ascii="Verdana" w:hAnsi="Verdana" w:cstheme="minorHAnsi"/>
                <w:color w:val="000000" w:themeColor="text1"/>
                <w:sz w:val="16"/>
                <w:szCs w:val="16"/>
              </w:rPr>
              <w:t>)</w:t>
            </w:r>
          </w:p>
        </w:tc>
        <w:tc>
          <w:tcPr>
            <w:tcW w:w="2962" w:type="dxa"/>
            <w:gridSpan w:val="2"/>
          </w:tcPr>
          <w:p w14:paraId="07CFF303" w14:textId="77777777" w:rsidR="00396D84" w:rsidRDefault="00396D84" w:rsidP="00026E2B">
            <w:pPr>
              <w:rPr>
                <w:rFonts w:ascii="Verdana" w:hAnsi="Verdana" w:cstheme="minorHAnsi"/>
                <w:color w:val="000000" w:themeColor="text1"/>
                <w:sz w:val="16"/>
                <w:szCs w:val="16"/>
              </w:rPr>
            </w:pPr>
            <w:r>
              <w:rPr>
                <w:rFonts w:ascii="Verdana" w:hAnsi="Verdana" w:cstheme="minorHAnsi"/>
                <w:color w:val="000000" w:themeColor="text1"/>
                <w:sz w:val="16"/>
                <w:szCs w:val="16"/>
              </w:rPr>
              <w:t>Note: display the following text on the Pending Employee Review page after number</w:t>
            </w:r>
          </w:p>
          <w:p w14:paraId="2BE70698" w14:textId="4A28991D" w:rsidR="00396D84" w:rsidRPr="00DE6A9F" w:rsidRDefault="00396D84" w:rsidP="00026E2B">
            <w:pPr>
              <w:rPr>
                <w:color w:val="000000" w:themeColor="text1"/>
                <w:sz w:val="18"/>
                <w:szCs w:val="18"/>
              </w:rPr>
            </w:pPr>
            <w:r w:rsidRPr="00DE6A9F">
              <w:rPr>
                <w:color w:val="000000" w:themeColor="text1"/>
                <w:sz w:val="18"/>
                <w:szCs w:val="18"/>
              </w:rPr>
              <w:t>1 Check the box below to acknowledge the coaching opportunity</w:t>
            </w:r>
            <w:r>
              <w:rPr>
                <w:color w:val="000000" w:themeColor="text1"/>
                <w:sz w:val="18"/>
                <w:szCs w:val="18"/>
              </w:rPr>
              <w:t>:</w:t>
            </w:r>
          </w:p>
          <w:p w14:paraId="572D483C" w14:textId="49F1916D" w:rsidR="00396D84" w:rsidRPr="00A43661" w:rsidRDefault="00396D84" w:rsidP="00DE6A9F">
            <w:pPr>
              <w:pStyle w:val="NoSpacing"/>
              <w:rPr>
                <w:rFonts w:ascii="Verdana" w:hAnsi="Verdana" w:cstheme="minorHAnsi"/>
                <w:color w:val="000000" w:themeColor="text1"/>
                <w:sz w:val="16"/>
                <w:szCs w:val="16"/>
              </w:rPr>
            </w:pPr>
            <w:r w:rsidRPr="00DE6A9F">
              <w:rPr>
                <w:color w:val="000000" w:themeColor="text1"/>
                <w:sz w:val="18"/>
                <w:szCs w:val="18"/>
              </w:rPr>
              <w:t>Your signature below signifies that you are acknowledging this discussion. It does not indicate that you agree or disagree with the coaching discussion.</w:t>
            </w:r>
          </w:p>
        </w:tc>
        <w:tc>
          <w:tcPr>
            <w:tcW w:w="1868" w:type="dxa"/>
            <w:tcBorders>
              <w:right w:val="nil"/>
            </w:tcBorders>
          </w:tcPr>
          <w:p w14:paraId="7F390E18" w14:textId="628BF927" w:rsidR="00396D84" w:rsidRPr="00D87DB0" w:rsidRDefault="00396D84"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2593ADA1" w14:textId="61E51562" w:rsidR="00396D84" w:rsidRPr="00A43661" w:rsidRDefault="00396D84" w:rsidP="00026E2B">
            <w:pPr>
              <w:spacing w:before="60" w:after="60"/>
              <w:rPr>
                <w:rFonts w:ascii="Verdana" w:hAnsi="Verdana" w:cstheme="minorHAnsi"/>
                <w:color w:val="000000" w:themeColor="text1"/>
                <w:sz w:val="16"/>
                <w:szCs w:val="16"/>
              </w:rPr>
            </w:pPr>
          </w:p>
        </w:tc>
      </w:tr>
      <w:tr w:rsidR="00396D84" w:rsidRPr="00A43661" w14:paraId="79C1C3F1" w14:textId="2D78B97A" w:rsidTr="005978FD">
        <w:trPr>
          <w:gridAfter w:val="1"/>
          <w:wAfter w:w="2626" w:type="dxa"/>
        </w:trPr>
        <w:tc>
          <w:tcPr>
            <w:tcW w:w="857" w:type="dxa"/>
          </w:tcPr>
          <w:p w14:paraId="2DE5E8CA" w14:textId="58F4C192"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8205FE0" w14:textId="77777777" w:rsidR="00396D84" w:rsidRPr="00A43661" w:rsidRDefault="00396D84" w:rsidP="00026E2B">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Comments</w:t>
            </w:r>
          </w:p>
        </w:tc>
        <w:tc>
          <w:tcPr>
            <w:tcW w:w="1362" w:type="dxa"/>
          </w:tcPr>
          <w:p w14:paraId="3D0B140E"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(Text Box)</w:t>
            </w:r>
          </w:p>
        </w:tc>
        <w:tc>
          <w:tcPr>
            <w:tcW w:w="2962" w:type="dxa"/>
            <w:gridSpan w:val="2"/>
          </w:tcPr>
          <w:p w14:paraId="6D0D2457" w14:textId="2F668DF0" w:rsidR="00396D84" w:rsidRPr="00A43661" w:rsidRDefault="00396D84" w:rsidP="00481F52">
            <w:pPr>
              <w:rPr>
                <w:rFonts w:ascii="Verdana" w:hAnsi="Verdana" w:cstheme="minorHAnsi"/>
                <w:color w:val="000000" w:themeColor="text1"/>
                <w:sz w:val="16"/>
                <w:szCs w:val="16"/>
              </w:rPr>
            </w:pP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comments regarding this coaching record</w:t>
            </w:r>
          </w:p>
        </w:tc>
        <w:tc>
          <w:tcPr>
            <w:tcW w:w="1868" w:type="dxa"/>
            <w:tcBorders>
              <w:right w:val="nil"/>
            </w:tcBorders>
          </w:tcPr>
          <w:p w14:paraId="2C3813D8" w14:textId="37918BC9" w:rsidR="00396D84" w:rsidRPr="00D87DB0" w:rsidRDefault="00396D84" w:rsidP="00026E2B">
            <w:pPr>
              <w:spacing w:before="60" w:after="60"/>
              <w:rPr>
                <w:rFonts w:ascii="Verdana" w:hAnsi="Verdana" w:cstheme="minorHAnsi"/>
                <w:color w:val="000000" w:themeColor="text1"/>
                <w:sz w:val="16"/>
                <w:szCs w:val="16"/>
              </w:rPr>
            </w:pPr>
            <w:r>
              <w:rPr>
                <w:rFonts w:ascii="Verdana" w:hAnsi="Verdana"/>
                <w:sz w:val="16"/>
                <w:szCs w:val="16"/>
              </w:rPr>
              <w:t>Employee</w:t>
            </w:r>
            <w:r w:rsidRPr="00D87DB0">
              <w:rPr>
                <w:rFonts w:ascii="Verdana" w:hAnsi="Verdana"/>
                <w:sz w:val="16"/>
                <w:szCs w:val="16"/>
              </w:rPr>
              <w:t xml:space="preserve"> Interface</w:t>
            </w:r>
          </w:p>
        </w:tc>
        <w:tc>
          <w:tcPr>
            <w:tcW w:w="2626" w:type="dxa"/>
            <w:tcBorders>
              <w:top w:val="single" w:sz="4" w:space="0" w:color="auto"/>
              <w:left w:val="nil"/>
              <w:bottom w:val="single" w:sz="4" w:space="0" w:color="auto"/>
            </w:tcBorders>
          </w:tcPr>
          <w:p w14:paraId="0B705BCF" w14:textId="2C722AF7" w:rsidR="00396D84" w:rsidRPr="00A43661" w:rsidRDefault="00396D84" w:rsidP="00026E2B">
            <w:pPr>
              <w:spacing w:before="60" w:after="60"/>
              <w:rPr>
                <w:rFonts w:ascii="Verdana" w:hAnsi="Verdana" w:cstheme="minorHAnsi"/>
                <w:color w:val="000000" w:themeColor="text1"/>
                <w:sz w:val="16"/>
                <w:szCs w:val="16"/>
              </w:rPr>
            </w:pPr>
          </w:p>
        </w:tc>
      </w:tr>
      <w:tr w:rsidR="00396D84" w:rsidRPr="00A43661" w14:paraId="7891E96D" w14:textId="707EC98C" w:rsidTr="005978FD">
        <w:trPr>
          <w:gridAfter w:val="1"/>
          <w:wAfter w:w="2626" w:type="dxa"/>
        </w:trPr>
        <w:tc>
          <w:tcPr>
            <w:tcW w:w="857" w:type="dxa"/>
          </w:tcPr>
          <w:p w14:paraId="1986DDA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5F309B1" w14:textId="77777777" w:rsidR="00396D84" w:rsidRPr="00A43661" w:rsidRDefault="00396D84" w:rsidP="00026E2B">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w:t>
            </w:r>
          </w:p>
        </w:tc>
        <w:tc>
          <w:tcPr>
            <w:tcW w:w="1362" w:type="dxa"/>
          </w:tcPr>
          <w:p w14:paraId="37C7AEF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(Button)</w:t>
            </w:r>
          </w:p>
        </w:tc>
        <w:tc>
          <w:tcPr>
            <w:tcW w:w="2962" w:type="dxa"/>
            <w:gridSpan w:val="2"/>
          </w:tcPr>
          <w:p w14:paraId="028FB6D0" w14:textId="3F968FBE" w:rsidR="00396D84" w:rsidRPr="00A43661" w:rsidRDefault="00396D84" w:rsidP="00026E2B">
            <w:pPr>
              <w:rPr>
                <w:rFonts w:ascii="Verdana" w:hAnsi="Verdana" w:cstheme="minorHAnsi"/>
                <w:color w:val="000000" w:themeColor="text1"/>
                <w:sz w:val="16"/>
                <w:szCs w:val="16"/>
              </w:rPr>
            </w:pPr>
            <w:r>
              <w:rPr>
                <w:rFonts w:ascii="Verdana" w:hAnsi="Verdana" w:cstheme="minorHAnsi"/>
                <w:color w:val="000000" w:themeColor="text1"/>
                <w:sz w:val="16"/>
                <w:szCs w:val="16"/>
              </w:rPr>
              <w:t>Submits the Form</w:t>
            </w:r>
          </w:p>
        </w:tc>
        <w:tc>
          <w:tcPr>
            <w:tcW w:w="1868" w:type="dxa"/>
            <w:tcBorders>
              <w:right w:val="nil"/>
            </w:tcBorders>
          </w:tcPr>
          <w:p w14:paraId="5E64F9D1" w14:textId="63C89CD4" w:rsidR="00396D84" w:rsidRPr="00D87DB0" w:rsidRDefault="00396D84"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4B06E649" w14:textId="32E721D2" w:rsidR="00396D84" w:rsidRDefault="00396D84" w:rsidP="00026E2B">
            <w:pPr>
              <w:spacing w:before="60" w:after="60"/>
              <w:rPr>
                <w:rFonts w:ascii="Verdana" w:hAnsi="Verdana" w:cstheme="minorHAnsi"/>
                <w:color w:val="000000" w:themeColor="text1"/>
                <w:sz w:val="16"/>
                <w:szCs w:val="16"/>
              </w:rPr>
            </w:pPr>
          </w:p>
        </w:tc>
      </w:tr>
      <w:tr w:rsidR="00396D84" w:rsidRPr="00A43661" w14:paraId="4687BD7A" w14:textId="77777777" w:rsidTr="005978FD">
        <w:trPr>
          <w:gridAfter w:val="1"/>
          <w:wAfter w:w="2626" w:type="dxa"/>
        </w:trPr>
        <w:tc>
          <w:tcPr>
            <w:tcW w:w="857" w:type="dxa"/>
          </w:tcPr>
          <w:p w14:paraId="678C6604"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0329A6F" w14:textId="2663A734" w:rsidR="00396D84" w:rsidRPr="00A43661" w:rsidRDefault="00396D84" w:rsidP="00481F52">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“Select Coaching Module”</w:t>
            </w:r>
          </w:p>
        </w:tc>
        <w:tc>
          <w:tcPr>
            <w:tcW w:w="1362" w:type="dxa"/>
          </w:tcPr>
          <w:p w14:paraId="005B5092" w14:textId="79EF4B9C" w:rsidR="00396D84" w:rsidRPr="00A43661" w:rsidRDefault="00396D84" w:rsidP="00C57A0F">
            <w:pPr>
              <w:spacing w:before="60" w:after="60"/>
              <w:rPr>
                <w:rFonts w:ascii="Verdana" w:hAnsi="Verdana" w:cstheme="minorHAnsi"/>
                <w:color w:val="000000" w:themeColor="text1"/>
                <w:sz w:val="16"/>
                <w:szCs w:val="16"/>
              </w:rPr>
            </w:pPr>
            <w:r w:rsidRPr="00BE7732">
              <w:rPr>
                <w:rFonts w:ascii="Verdana" w:hAnsi="Verdana" w:cstheme="minorHAnsi"/>
                <w:color w:val="000000" w:themeColor="text1"/>
                <w:sz w:val="16"/>
                <w:szCs w:val="16"/>
              </w:rPr>
              <w:t>Submit Record Form (Drop Down List Box)</w:t>
            </w:r>
          </w:p>
        </w:tc>
        <w:tc>
          <w:tcPr>
            <w:tcW w:w="2962" w:type="dxa"/>
            <w:gridSpan w:val="2"/>
          </w:tcPr>
          <w:p w14:paraId="24C3ECF7" w14:textId="77777777"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List is populated based on job code.</w:t>
            </w:r>
          </w:p>
          <w:p w14:paraId="0B6695FA" w14:textId="6B9CDA6C" w:rsidR="00396D84" w:rsidRPr="003E6ED4" w:rsidRDefault="00396D84" w:rsidP="00BE7732">
            <w:pPr>
              <w:pStyle w:val="NoSpacing"/>
              <w:numPr>
                <w:ilvl w:val="0"/>
                <w:numId w:val="22"/>
              </w:numPr>
              <w:rPr>
                <w:color w:val="000000" w:themeColor="text1"/>
                <w:sz w:val="18"/>
                <w:szCs w:val="18"/>
              </w:rPr>
            </w:pPr>
            <w:r>
              <w:rPr>
                <w:color w:val="000000" w:themeColor="text1"/>
                <w:sz w:val="18"/>
                <w:szCs w:val="18"/>
              </w:rPr>
              <w:t>CSR</w:t>
            </w:r>
          </w:p>
          <w:p w14:paraId="79944DEA" w14:textId="3610ADF5" w:rsidR="00396D84" w:rsidRPr="003E6ED4" w:rsidRDefault="00396D84" w:rsidP="00BE7732">
            <w:pPr>
              <w:pStyle w:val="NoSpacing"/>
              <w:numPr>
                <w:ilvl w:val="0"/>
                <w:numId w:val="22"/>
              </w:numPr>
              <w:rPr>
                <w:color w:val="000000" w:themeColor="text1"/>
                <w:sz w:val="18"/>
                <w:szCs w:val="18"/>
              </w:rPr>
            </w:pPr>
            <w:r>
              <w:rPr>
                <w:color w:val="000000" w:themeColor="text1"/>
                <w:sz w:val="18"/>
                <w:szCs w:val="18"/>
              </w:rPr>
              <w:t>Quality</w:t>
            </w:r>
          </w:p>
          <w:p w14:paraId="7FC943BD" w14:textId="77777777" w:rsidR="00396D84" w:rsidRDefault="00396D84" w:rsidP="00BE7732">
            <w:pPr>
              <w:pStyle w:val="NoSpacing"/>
              <w:numPr>
                <w:ilvl w:val="0"/>
                <w:numId w:val="22"/>
              </w:numPr>
              <w:rPr>
                <w:color w:val="000000" w:themeColor="text1"/>
                <w:sz w:val="18"/>
                <w:szCs w:val="18"/>
              </w:rPr>
            </w:pPr>
            <w:r>
              <w:rPr>
                <w:color w:val="000000" w:themeColor="text1"/>
                <w:sz w:val="18"/>
                <w:szCs w:val="18"/>
              </w:rPr>
              <w:t>Supervisor</w:t>
            </w:r>
          </w:p>
          <w:p w14:paraId="64154B3A" w14:textId="77777777" w:rsidR="00396D84" w:rsidRDefault="00396D84" w:rsidP="00BE7732">
            <w:pPr>
              <w:pStyle w:val="NoSpacing"/>
              <w:numPr>
                <w:ilvl w:val="0"/>
                <w:numId w:val="22"/>
              </w:numPr>
              <w:rPr>
                <w:color w:val="000000" w:themeColor="text1"/>
                <w:sz w:val="18"/>
                <w:szCs w:val="18"/>
              </w:rPr>
            </w:pPr>
            <w:r>
              <w:rPr>
                <w:color w:val="000000" w:themeColor="text1"/>
                <w:sz w:val="18"/>
                <w:szCs w:val="18"/>
              </w:rPr>
              <w:t>LSA</w:t>
            </w:r>
          </w:p>
          <w:p w14:paraId="4A2EA603" w14:textId="0E212FE7" w:rsidR="00396D84" w:rsidRPr="00BE7732" w:rsidRDefault="00396D84" w:rsidP="00BE7732">
            <w:pPr>
              <w:pStyle w:val="NoSpacing"/>
              <w:numPr>
                <w:ilvl w:val="0"/>
                <w:numId w:val="22"/>
              </w:numPr>
              <w:rPr>
                <w:color w:val="000000" w:themeColor="text1"/>
                <w:sz w:val="18"/>
                <w:szCs w:val="18"/>
              </w:rPr>
            </w:pPr>
            <w:r>
              <w:rPr>
                <w:color w:val="000000" w:themeColor="text1"/>
                <w:sz w:val="18"/>
                <w:szCs w:val="18"/>
              </w:rPr>
              <w:t>Training</w:t>
            </w:r>
          </w:p>
        </w:tc>
        <w:tc>
          <w:tcPr>
            <w:tcW w:w="1868" w:type="dxa"/>
            <w:tcBorders>
              <w:right w:val="nil"/>
            </w:tcBorders>
          </w:tcPr>
          <w:p w14:paraId="7AA3AB09" w14:textId="500B3BCE" w:rsidR="00396D84" w:rsidRDefault="00396D84" w:rsidP="00481F52">
            <w:pPr>
              <w:spacing w:before="60" w:after="60"/>
              <w:rPr>
                <w:rFonts w:ascii="Verdana" w:hAnsi="Verdana"/>
                <w:sz w:val="16"/>
                <w:szCs w:val="16"/>
              </w:rPr>
            </w:pPr>
            <w:r w:rsidRPr="00BE7732">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3E580B6" w14:textId="77777777" w:rsidR="00396D84" w:rsidRDefault="00396D84" w:rsidP="00037E42">
            <w:pPr>
              <w:spacing w:before="60" w:after="60"/>
              <w:rPr>
                <w:rFonts w:ascii="Verdana" w:hAnsi="Verdana" w:cstheme="minorHAnsi"/>
                <w:color w:val="000000" w:themeColor="text1"/>
                <w:sz w:val="16"/>
                <w:szCs w:val="16"/>
              </w:rPr>
            </w:pPr>
          </w:p>
        </w:tc>
      </w:tr>
      <w:tr w:rsidR="00396D84" w:rsidRPr="00A43661" w14:paraId="162F14DD" w14:textId="77777777" w:rsidTr="005978FD">
        <w:trPr>
          <w:gridAfter w:val="1"/>
          <w:wAfter w:w="2626" w:type="dxa"/>
        </w:trPr>
        <w:tc>
          <w:tcPr>
            <w:tcW w:w="857" w:type="dxa"/>
          </w:tcPr>
          <w:p w14:paraId="5BCAC2A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C9B458F" w14:textId="604526DC" w:rsidR="00396D84" w:rsidRPr="00A43661" w:rsidRDefault="00396D84" w:rsidP="00481F52">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“Select the Employee Site”</w:t>
            </w:r>
          </w:p>
        </w:tc>
        <w:tc>
          <w:tcPr>
            <w:tcW w:w="1362" w:type="dxa"/>
          </w:tcPr>
          <w:p w14:paraId="3BC84934" w14:textId="7ED5B3E8" w:rsidR="00396D84" w:rsidRPr="00A43661" w:rsidRDefault="00396D84" w:rsidP="00C57A0F">
            <w:pPr>
              <w:spacing w:before="60" w:after="60"/>
              <w:rPr>
                <w:rFonts w:ascii="Verdana" w:hAnsi="Verdana" w:cstheme="minorHAnsi"/>
                <w:color w:val="000000" w:themeColor="text1"/>
                <w:sz w:val="16"/>
                <w:szCs w:val="16"/>
              </w:rPr>
            </w:pPr>
            <w:r w:rsidRPr="00BE7732">
              <w:rPr>
                <w:rFonts w:ascii="Verdana" w:hAnsi="Verdana" w:cstheme="minorHAnsi"/>
                <w:color w:val="000000" w:themeColor="text1"/>
                <w:sz w:val="16"/>
                <w:szCs w:val="16"/>
              </w:rPr>
              <w:t>Submit Record Form (Drop Down List Box)</w:t>
            </w:r>
          </w:p>
        </w:tc>
        <w:tc>
          <w:tcPr>
            <w:tcW w:w="2962" w:type="dxa"/>
            <w:gridSpan w:val="2"/>
          </w:tcPr>
          <w:p w14:paraId="0DAD29F5" w14:textId="77777777" w:rsidR="00396D84" w:rsidRDefault="00396D84" w:rsidP="00685A31">
            <w:pPr>
              <w:spacing w:before="60" w:after="60"/>
              <w:rPr>
                <w:rFonts w:ascii="Verdana" w:hAnsi="Verdana" w:cstheme="minorHAnsi"/>
                <w:color w:val="000000" w:themeColor="text1"/>
                <w:sz w:val="16"/>
                <w:szCs w:val="16"/>
              </w:rPr>
            </w:pPr>
          </w:p>
        </w:tc>
        <w:tc>
          <w:tcPr>
            <w:tcW w:w="1868" w:type="dxa"/>
            <w:tcBorders>
              <w:right w:val="nil"/>
            </w:tcBorders>
          </w:tcPr>
          <w:p w14:paraId="472F5C38" w14:textId="5BD9CFAC" w:rsidR="00396D84" w:rsidRDefault="00396D84" w:rsidP="00481F52">
            <w:pPr>
              <w:spacing w:before="60" w:after="60"/>
              <w:rPr>
                <w:rFonts w:ascii="Verdana" w:hAnsi="Verdana"/>
                <w:sz w:val="16"/>
                <w:szCs w:val="16"/>
              </w:rPr>
            </w:pPr>
            <w:r w:rsidRPr="00BE7732">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EF19D5E" w14:textId="77777777" w:rsidR="00396D84" w:rsidRDefault="00396D84" w:rsidP="00037E42">
            <w:pPr>
              <w:spacing w:before="60" w:after="60"/>
              <w:rPr>
                <w:rFonts w:ascii="Verdana" w:hAnsi="Verdana" w:cstheme="minorHAnsi"/>
                <w:color w:val="000000" w:themeColor="text1"/>
                <w:sz w:val="16"/>
                <w:szCs w:val="16"/>
              </w:rPr>
            </w:pPr>
          </w:p>
        </w:tc>
      </w:tr>
      <w:tr w:rsidR="00396D84" w:rsidRPr="00A43661" w14:paraId="1A7AD983" w14:textId="62BD640C" w:rsidTr="005978FD">
        <w:trPr>
          <w:gridAfter w:val="1"/>
          <w:wAfter w:w="2626" w:type="dxa"/>
        </w:trPr>
        <w:tc>
          <w:tcPr>
            <w:tcW w:w="857" w:type="dxa"/>
          </w:tcPr>
          <w:p w14:paraId="10B4FC6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42B96F" w14:textId="50EB9CB8" w:rsidR="00396D84" w:rsidRPr="00A43661" w:rsidRDefault="00396D84"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Select the</w:t>
            </w:r>
            <w:r w:rsidRPr="00A43661">
              <w:rPr>
                <w:rFonts w:ascii="Verdana" w:hAnsi="Verdana" w:cstheme="minorHAnsi"/>
                <w:color w:val="000000" w:themeColor="text1"/>
                <w:sz w:val="16"/>
                <w:szCs w:val="16"/>
              </w:rPr>
              <w:t xml:space="preserve"> </w:t>
            </w: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Name”</w:t>
            </w:r>
          </w:p>
        </w:tc>
        <w:tc>
          <w:tcPr>
            <w:tcW w:w="1362" w:type="dxa"/>
          </w:tcPr>
          <w:p w14:paraId="3CD08089"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Drop Down List Box</w:t>
            </w:r>
            <w:r w:rsidRPr="00A43661">
              <w:rPr>
                <w:rFonts w:ascii="Verdana" w:hAnsi="Verdana" w:cstheme="minorHAnsi"/>
                <w:color w:val="000000" w:themeColor="text1"/>
                <w:sz w:val="16"/>
                <w:szCs w:val="16"/>
              </w:rPr>
              <w:t>)</w:t>
            </w:r>
          </w:p>
        </w:tc>
        <w:tc>
          <w:tcPr>
            <w:tcW w:w="2962" w:type="dxa"/>
            <w:gridSpan w:val="2"/>
          </w:tcPr>
          <w:p w14:paraId="25DFDDDD" w14:textId="0E153C47"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List is populated from </w:t>
            </w:r>
            <w:proofErr w:type="spellStart"/>
            <w:r>
              <w:rPr>
                <w:rFonts w:ascii="Verdana" w:hAnsi="Verdana" w:cstheme="minorHAnsi"/>
                <w:color w:val="000000" w:themeColor="text1"/>
                <w:sz w:val="16"/>
                <w:szCs w:val="16"/>
              </w:rPr>
              <w:t>Peoplesoft</w:t>
            </w:r>
            <w:proofErr w:type="spellEnd"/>
            <w:r>
              <w:rPr>
                <w:rFonts w:ascii="Verdana" w:hAnsi="Verdana" w:cstheme="minorHAnsi"/>
                <w:color w:val="000000" w:themeColor="text1"/>
                <w:sz w:val="16"/>
                <w:szCs w:val="16"/>
              </w:rPr>
              <w:t xml:space="preserve"> based on employees having “Service Rep” in their job title. </w:t>
            </w:r>
          </w:p>
        </w:tc>
        <w:tc>
          <w:tcPr>
            <w:tcW w:w="1868" w:type="dxa"/>
            <w:tcBorders>
              <w:right w:val="nil"/>
            </w:tcBorders>
          </w:tcPr>
          <w:p w14:paraId="184F35D0" w14:textId="75345ACF" w:rsidR="00396D84" w:rsidRPr="00D87DB0" w:rsidRDefault="00396D84"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16B3FEEC" w14:textId="680931D4" w:rsidR="00396D84" w:rsidRDefault="00396D84" w:rsidP="00037E42">
            <w:pPr>
              <w:spacing w:before="60" w:after="60"/>
              <w:rPr>
                <w:rFonts w:ascii="Verdana" w:hAnsi="Verdana" w:cstheme="minorHAnsi"/>
                <w:color w:val="000000" w:themeColor="text1"/>
                <w:sz w:val="16"/>
                <w:szCs w:val="16"/>
              </w:rPr>
            </w:pPr>
          </w:p>
        </w:tc>
      </w:tr>
      <w:tr w:rsidR="00396D84" w:rsidRPr="00A43661" w14:paraId="39368584" w14:textId="1247600E" w:rsidTr="005978FD">
        <w:trPr>
          <w:gridAfter w:val="1"/>
          <w:wAfter w:w="2626" w:type="dxa"/>
        </w:trPr>
        <w:tc>
          <w:tcPr>
            <w:tcW w:w="857" w:type="dxa"/>
          </w:tcPr>
          <w:p w14:paraId="75F7329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75D511B" w14:textId="338C2CBC" w:rsidR="00396D84" w:rsidRPr="00A43661" w:rsidRDefault="00396D84"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’s Supervisor Name”</w:t>
            </w:r>
          </w:p>
        </w:tc>
        <w:tc>
          <w:tcPr>
            <w:tcW w:w="1362" w:type="dxa"/>
          </w:tcPr>
          <w:p w14:paraId="41FD48C2" w14:textId="12E31DD9" w:rsidR="00396D84" w:rsidRPr="00A43661" w:rsidRDefault="00396D84" w:rsidP="009D5A28">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List Box</w:t>
            </w:r>
            <w:r w:rsidRPr="00A43661">
              <w:rPr>
                <w:rFonts w:ascii="Verdana" w:hAnsi="Verdana" w:cstheme="minorHAnsi"/>
                <w:color w:val="000000" w:themeColor="text1"/>
                <w:sz w:val="16"/>
                <w:szCs w:val="16"/>
              </w:rPr>
              <w:t>)</w:t>
            </w:r>
          </w:p>
        </w:tc>
        <w:tc>
          <w:tcPr>
            <w:tcW w:w="2962" w:type="dxa"/>
            <w:gridSpan w:val="2"/>
          </w:tcPr>
          <w:p w14:paraId="2CDD0D0D" w14:textId="761A51DF"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Auto Populated from PeopleSoft Hierarchy</w:t>
            </w:r>
          </w:p>
        </w:tc>
        <w:tc>
          <w:tcPr>
            <w:tcW w:w="1868" w:type="dxa"/>
            <w:tcBorders>
              <w:right w:val="nil"/>
            </w:tcBorders>
          </w:tcPr>
          <w:p w14:paraId="374A65A5" w14:textId="1BD75D83" w:rsidR="00396D84" w:rsidRPr="00D87DB0" w:rsidRDefault="00396D84" w:rsidP="00037E42">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73CB507" w14:textId="43C9893A" w:rsidR="00396D84" w:rsidRDefault="00396D84" w:rsidP="00037E42">
            <w:pPr>
              <w:spacing w:before="60" w:after="60"/>
              <w:rPr>
                <w:rFonts w:ascii="Verdana" w:hAnsi="Verdana" w:cstheme="minorHAnsi"/>
                <w:color w:val="000000" w:themeColor="text1"/>
                <w:sz w:val="16"/>
                <w:szCs w:val="16"/>
              </w:rPr>
            </w:pPr>
          </w:p>
        </w:tc>
      </w:tr>
      <w:tr w:rsidR="00396D84" w:rsidRPr="00A43661" w14:paraId="40E080B4" w14:textId="4EF9B35F" w:rsidTr="005978FD">
        <w:trPr>
          <w:gridAfter w:val="1"/>
          <w:wAfter w:w="2626" w:type="dxa"/>
        </w:trPr>
        <w:tc>
          <w:tcPr>
            <w:tcW w:w="857" w:type="dxa"/>
          </w:tcPr>
          <w:p w14:paraId="7BACE108"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241E612" w14:textId="5BAF8B92" w:rsidR="00396D84" w:rsidRPr="00A43661" w:rsidRDefault="00396D84"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’s Manager Name”</w:t>
            </w:r>
          </w:p>
        </w:tc>
        <w:tc>
          <w:tcPr>
            <w:tcW w:w="1362" w:type="dxa"/>
          </w:tcPr>
          <w:p w14:paraId="25240540" w14:textId="4E905A40" w:rsidR="00396D84" w:rsidRPr="00A43661" w:rsidRDefault="00396D84" w:rsidP="009D5A28">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List Box</w:t>
            </w:r>
            <w:r w:rsidRPr="00A43661">
              <w:rPr>
                <w:rFonts w:ascii="Verdana" w:hAnsi="Verdana" w:cstheme="minorHAnsi"/>
                <w:color w:val="000000" w:themeColor="text1"/>
                <w:sz w:val="16"/>
                <w:szCs w:val="16"/>
              </w:rPr>
              <w:t>)</w:t>
            </w:r>
          </w:p>
        </w:tc>
        <w:tc>
          <w:tcPr>
            <w:tcW w:w="2962" w:type="dxa"/>
            <w:gridSpan w:val="2"/>
          </w:tcPr>
          <w:p w14:paraId="71EA3161" w14:textId="755072E7"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Auto Populated from </w:t>
            </w:r>
            <w:proofErr w:type="spellStart"/>
            <w:r>
              <w:rPr>
                <w:rFonts w:ascii="Verdana" w:hAnsi="Verdana" w:cstheme="minorHAnsi"/>
                <w:color w:val="000000" w:themeColor="text1"/>
                <w:sz w:val="16"/>
                <w:szCs w:val="16"/>
              </w:rPr>
              <w:t>Peoplesoft</w:t>
            </w:r>
            <w:proofErr w:type="spellEnd"/>
            <w:r>
              <w:rPr>
                <w:rFonts w:ascii="Verdana" w:hAnsi="Verdana" w:cstheme="minorHAnsi"/>
                <w:color w:val="000000" w:themeColor="text1"/>
                <w:sz w:val="16"/>
                <w:szCs w:val="16"/>
              </w:rPr>
              <w:t xml:space="preserve"> and </w:t>
            </w:r>
            <w:proofErr w:type="spellStart"/>
            <w:r>
              <w:rPr>
                <w:rFonts w:ascii="Verdana" w:hAnsi="Verdana" w:cstheme="minorHAnsi"/>
                <w:color w:val="000000" w:themeColor="text1"/>
                <w:sz w:val="16"/>
                <w:szCs w:val="16"/>
              </w:rPr>
              <w:t>eWFM</w:t>
            </w:r>
            <w:proofErr w:type="spellEnd"/>
            <w:r>
              <w:rPr>
                <w:rFonts w:ascii="Verdana" w:hAnsi="Verdana" w:cstheme="minorHAnsi"/>
                <w:color w:val="000000" w:themeColor="text1"/>
                <w:sz w:val="16"/>
                <w:szCs w:val="16"/>
              </w:rPr>
              <w:t xml:space="preserve"> Hierarchy</w:t>
            </w:r>
          </w:p>
        </w:tc>
        <w:tc>
          <w:tcPr>
            <w:tcW w:w="1868" w:type="dxa"/>
            <w:tcBorders>
              <w:right w:val="nil"/>
            </w:tcBorders>
          </w:tcPr>
          <w:p w14:paraId="40753ADE" w14:textId="04270195" w:rsidR="00396D84" w:rsidRPr="00D87DB0" w:rsidRDefault="00396D84" w:rsidP="00037E42">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C631794" w14:textId="25A24F89" w:rsidR="00396D84" w:rsidRDefault="00396D84" w:rsidP="00037E42">
            <w:pPr>
              <w:spacing w:before="60" w:after="60"/>
              <w:rPr>
                <w:rFonts w:ascii="Verdana" w:hAnsi="Verdana" w:cstheme="minorHAnsi"/>
                <w:color w:val="000000" w:themeColor="text1"/>
                <w:sz w:val="16"/>
                <w:szCs w:val="16"/>
              </w:rPr>
            </w:pPr>
          </w:p>
        </w:tc>
      </w:tr>
      <w:tr w:rsidR="00396D84" w:rsidRPr="00A43661" w14:paraId="604000D4" w14:textId="7E44FEBE" w:rsidTr="005978FD">
        <w:trPr>
          <w:gridAfter w:val="1"/>
          <w:wAfter w:w="2626" w:type="dxa"/>
        </w:trPr>
        <w:tc>
          <w:tcPr>
            <w:tcW w:w="857" w:type="dxa"/>
          </w:tcPr>
          <w:p w14:paraId="11F4DC7A"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9BAF8CD"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“Will you be delivering the coaching session?</w:t>
            </w:r>
          </w:p>
        </w:tc>
        <w:tc>
          <w:tcPr>
            <w:tcW w:w="1362" w:type="dxa"/>
          </w:tcPr>
          <w:p w14:paraId="14E7D16D"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(Radio Buttons)</w:t>
            </w:r>
          </w:p>
        </w:tc>
        <w:tc>
          <w:tcPr>
            <w:tcW w:w="2962" w:type="dxa"/>
            <w:gridSpan w:val="2"/>
          </w:tcPr>
          <w:p w14:paraId="449C2365"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 I will be delivering the coaching session.</w:t>
            </w:r>
          </w:p>
          <w:p w14:paraId="3506C224" w14:textId="77777777" w:rsidR="00396D84" w:rsidRDefault="00396D84" w:rsidP="00A73D91">
            <w:pPr>
              <w:spacing w:before="60" w:after="60"/>
              <w:rPr>
                <w:rFonts w:ascii="Verdana" w:hAnsi="Verdana" w:cstheme="minorHAnsi"/>
                <w:color w:val="000000" w:themeColor="text1"/>
                <w:sz w:val="16"/>
                <w:szCs w:val="16"/>
              </w:rPr>
            </w:pPr>
          </w:p>
          <w:p w14:paraId="1C5A0D4E" w14:textId="11A7B281"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 I will not be delivering the coaching session.</w:t>
            </w:r>
          </w:p>
        </w:tc>
        <w:tc>
          <w:tcPr>
            <w:tcW w:w="1868" w:type="dxa"/>
            <w:tcBorders>
              <w:right w:val="nil"/>
            </w:tcBorders>
          </w:tcPr>
          <w:p w14:paraId="45BD207C" w14:textId="0BBFA25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7EDB3C3" w14:textId="3BBB3E5D" w:rsidR="00396D84" w:rsidRDefault="00396D84" w:rsidP="00685A31">
            <w:pPr>
              <w:spacing w:before="60" w:after="60"/>
              <w:rPr>
                <w:rFonts w:ascii="Verdana" w:hAnsi="Verdana" w:cstheme="minorHAnsi"/>
                <w:color w:val="000000" w:themeColor="text1"/>
                <w:sz w:val="16"/>
                <w:szCs w:val="16"/>
              </w:rPr>
            </w:pPr>
          </w:p>
        </w:tc>
      </w:tr>
      <w:tr w:rsidR="00396D84" w:rsidRPr="00A43661" w14:paraId="573CA587" w14:textId="5BB15FB4" w:rsidTr="005978FD">
        <w:tc>
          <w:tcPr>
            <w:tcW w:w="857" w:type="dxa"/>
          </w:tcPr>
          <w:p w14:paraId="48DB417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F593AE8" w14:textId="77777777"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w:t>
            </w:r>
            <w:r w:rsidRPr="00481B9C">
              <w:rPr>
                <w:rFonts w:ascii="Verdana" w:hAnsi="Verdana" w:cstheme="minorHAnsi"/>
                <w:color w:val="000000" w:themeColor="text1"/>
                <w:sz w:val="16"/>
                <w:szCs w:val="16"/>
              </w:rPr>
              <w:t>Do you need to submit a progressive disciplinary action (WARNING)</w:t>
            </w:r>
            <w:r>
              <w:rPr>
                <w:rFonts w:ascii="Verdana" w:hAnsi="Verdana" w:cstheme="minorHAnsi"/>
                <w:color w:val="000000" w:themeColor="text1"/>
                <w:sz w:val="16"/>
                <w:szCs w:val="16"/>
              </w:rPr>
              <w:t>?</w:t>
            </w:r>
          </w:p>
          <w:p w14:paraId="2D35A3E9" w14:textId="77777777" w:rsidR="00396D84" w:rsidRDefault="00396D84" w:rsidP="00685A31">
            <w:pPr>
              <w:spacing w:before="60" w:after="60"/>
              <w:rPr>
                <w:rFonts w:ascii="Verdana" w:hAnsi="Verdana" w:cstheme="minorHAnsi"/>
                <w:color w:val="000000" w:themeColor="text1"/>
                <w:sz w:val="16"/>
                <w:szCs w:val="16"/>
              </w:rPr>
            </w:pPr>
          </w:p>
          <w:p w14:paraId="1E6B45C7" w14:textId="7453E52A" w:rsidR="00396D84" w:rsidRPr="00A43661" w:rsidRDefault="00396D84" w:rsidP="000C6A36">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the submitter is not the Employee’s immediate Supervisor or Manager as defined in the Employee Hierarchy or if coaching is Indirect (No, I will not be delivering the coaching session.)</w:t>
            </w:r>
          </w:p>
        </w:tc>
        <w:tc>
          <w:tcPr>
            <w:tcW w:w="1362" w:type="dxa"/>
          </w:tcPr>
          <w:p w14:paraId="1460AB14" w14:textId="3DB58FC8"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Radio Buttons</w:t>
            </w:r>
            <w:r w:rsidRPr="00A43661">
              <w:rPr>
                <w:rFonts w:ascii="Verdana" w:hAnsi="Verdana" w:cstheme="minorHAnsi"/>
                <w:color w:val="000000" w:themeColor="text1"/>
                <w:sz w:val="16"/>
                <w:szCs w:val="16"/>
              </w:rPr>
              <w:t>)</w:t>
            </w:r>
          </w:p>
        </w:tc>
        <w:tc>
          <w:tcPr>
            <w:tcW w:w="2962" w:type="dxa"/>
            <w:gridSpan w:val="2"/>
          </w:tcPr>
          <w:p w14:paraId="5B8FD231" w14:textId="2CADD007"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tc>
        <w:tc>
          <w:tcPr>
            <w:tcW w:w="1868" w:type="dxa"/>
            <w:tcBorders>
              <w:right w:val="nil"/>
            </w:tcBorders>
          </w:tcPr>
          <w:p w14:paraId="377F76EC" w14:textId="50A3C674" w:rsidR="00396D84" w:rsidRPr="00D87DB0" w:rsidRDefault="00396D84" w:rsidP="00685A31">
            <w:pPr>
              <w:spacing w:before="60" w:after="60"/>
              <w:rPr>
                <w:rFonts w:ascii="Verdana" w:hAnsi="Verdana"/>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001FC66" w14:textId="0DFA2680" w:rsidR="00396D84" w:rsidRPr="00A43661" w:rsidRDefault="00396D84" w:rsidP="00685A31">
            <w:pPr>
              <w:spacing w:before="60" w:after="60"/>
              <w:rPr>
                <w:rFonts w:ascii="Verdana" w:hAnsi="Verdana" w:cstheme="minorHAnsi"/>
                <w:color w:val="000000" w:themeColor="text1"/>
                <w:sz w:val="16"/>
                <w:szCs w:val="16"/>
              </w:rPr>
            </w:pPr>
          </w:p>
        </w:tc>
        <w:tc>
          <w:tcPr>
            <w:tcW w:w="2626" w:type="dxa"/>
          </w:tcPr>
          <w:p w14:paraId="3EB1594D" w14:textId="77777777" w:rsidR="00396D84" w:rsidRPr="00A43661" w:rsidRDefault="00396D84"/>
        </w:tc>
      </w:tr>
      <w:tr w:rsidR="00396D84" w:rsidRPr="00A43661" w14:paraId="42ED62FC" w14:textId="076958B7" w:rsidTr="005978FD">
        <w:trPr>
          <w:gridAfter w:val="1"/>
          <w:wAfter w:w="2626" w:type="dxa"/>
        </w:trPr>
        <w:tc>
          <w:tcPr>
            <w:tcW w:w="857" w:type="dxa"/>
          </w:tcPr>
          <w:p w14:paraId="4C826CD2"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29580DE" w14:textId="74D69F45"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“Enter</w:t>
            </w:r>
            <w:r>
              <w:rPr>
                <w:rFonts w:ascii="Verdana" w:hAnsi="Verdana" w:cstheme="minorHAnsi"/>
                <w:color w:val="000000" w:themeColor="text1"/>
                <w:sz w:val="16"/>
                <w:szCs w:val="16"/>
              </w:rPr>
              <w:t xml:space="preserve"> / Select</w:t>
            </w:r>
            <w:r w:rsidRPr="00A43661">
              <w:rPr>
                <w:rFonts w:ascii="Verdana" w:hAnsi="Verdana" w:cstheme="minorHAnsi"/>
                <w:color w:val="000000" w:themeColor="text1"/>
                <w:sz w:val="16"/>
                <w:szCs w:val="16"/>
              </w:rPr>
              <w:t xml:space="preserve"> the date of coaching”</w:t>
            </w:r>
          </w:p>
        </w:tc>
        <w:tc>
          <w:tcPr>
            <w:tcW w:w="1362" w:type="dxa"/>
          </w:tcPr>
          <w:p w14:paraId="7C7D908C"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(Calendar\Text)</w:t>
            </w:r>
          </w:p>
        </w:tc>
        <w:tc>
          <w:tcPr>
            <w:tcW w:w="2962" w:type="dxa"/>
            <w:gridSpan w:val="2"/>
          </w:tcPr>
          <w:p w14:paraId="781F4B22" w14:textId="77CA14CB"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Can’t enter future dates</w:t>
            </w:r>
          </w:p>
        </w:tc>
        <w:tc>
          <w:tcPr>
            <w:tcW w:w="1868" w:type="dxa"/>
            <w:tcBorders>
              <w:right w:val="nil"/>
            </w:tcBorders>
          </w:tcPr>
          <w:p w14:paraId="6392565A" w14:textId="5599E59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F7D0B97" w14:textId="507A1613"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12C96462" w14:textId="2B329904" w:rsidTr="005978FD">
        <w:trPr>
          <w:gridAfter w:val="1"/>
          <w:wAfter w:w="2626" w:type="dxa"/>
        </w:trPr>
        <w:tc>
          <w:tcPr>
            <w:tcW w:w="857" w:type="dxa"/>
          </w:tcPr>
          <w:p w14:paraId="27FB4806"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90706CB" w14:textId="77777777" w:rsidR="00396D84" w:rsidRDefault="00396D84" w:rsidP="00991A2A">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Is this a Customer Service Escalation?</w:t>
            </w:r>
            <w:r w:rsidRPr="00A43661">
              <w:rPr>
                <w:rFonts w:ascii="Verdana" w:hAnsi="Verdana" w:cstheme="minorHAnsi"/>
                <w:color w:val="000000" w:themeColor="text1"/>
                <w:sz w:val="16"/>
                <w:szCs w:val="16"/>
              </w:rPr>
              <w:t>”</w:t>
            </w:r>
          </w:p>
          <w:p w14:paraId="0D090A1C" w14:textId="77777777" w:rsidR="00396D84" w:rsidRDefault="00396D84" w:rsidP="00991A2A">
            <w:pPr>
              <w:spacing w:before="60" w:after="60"/>
              <w:rPr>
                <w:rFonts w:ascii="Verdana" w:hAnsi="Verdana" w:cstheme="minorHAnsi"/>
                <w:color w:val="000000" w:themeColor="text1"/>
                <w:sz w:val="16"/>
                <w:szCs w:val="16"/>
              </w:rPr>
            </w:pPr>
          </w:p>
          <w:p w14:paraId="6E06D390" w14:textId="52C165F5" w:rsidR="00396D84" w:rsidRPr="00A43661" w:rsidRDefault="00396D84" w:rsidP="00991A2A">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16EF1CCC" w14:textId="5CE16D76" w:rsidR="00396D84" w:rsidRPr="00A43661" w:rsidRDefault="00396D84" w:rsidP="00991A2A">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Radio Buttons</w:t>
            </w:r>
            <w:r w:rsidRPr="00A43661">
              <w:rPr>
                <w:rFonts w:ascii="Verdana" w:hAnsi="Verdana" w:cstheme="minorHAnsi"/>
                <w:color w:val="000000" w:themeColor="text1"/>
                <w:sz w:val="16"/>
                <w:szCs w:val="16"/>
              </w:rPr>
              <w:t>)</w:t>
            </w:r>
          </w:p>
        </w:tc>
        <w:tc>
          <w:tcPr>
            <w:tcW w:w="2962" w:type="dxa"/>
            <w:gridSpan w:val="2"/>
          </w:tcPr>
          <w:p w14:paraId="6E307DB9" w14:textId="1E8CA5B0" w:rsidR="00396D84" w:rsidRPr="00A43661" w:rsidRDefault="00396D84" w:rsidP="00F55BA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tc>
        <w:tc>
          <w:tcPr>
            <w:tcW w:w="1868" w:type="dxa"/>
            <w:tcBorders>
              <w:right w:val="nil"/>
            </w:tcBorders>
          </w:tcPr>
          <w:p w14:paraId="55540436" w14:textId="0F624F55"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4F24FD5A" w14:textId="76ADBD2D" w:rsidR="00396D84" w:rsidRDefault="00396D84" w:rsidP="00685A31">
            <w:pPr>
              <w:spacing w:before="60" w:after="60"/>
              <w:rPr>
                <w:rFonts w:ascii="Verdana" w:hAnsi="Verdana" w:cstheme="minorHAnsi"/>
                <w:color w:val="000000" w:themeColor="text1"/>
                <w:sz w:val="16"/>
                <w:szCs w:val="16"/>
              </w:rPr>
            </w:pPr>
          </w:p>
        </w:tc>
      </w:tr>
      <w:tr w:rsidR="00396D84" w:rsidRPr="00A43661" w14:paraId="7E3B1886" w14:textId="591849CC" w:rsidTr="005978FD">
        <w:trPr>
          <w:gridAfter w:val="1"/>
          <w:wAfter w:w="2626" w:type="dxa"/>
        </w:trPr>
        <w:tc>
          <w:tcPr>
            <w:tcW w:w="857" w:type="dxa"/>
          </w:tcPr>
          <w:p w14:paraId="26B9A2E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AAC33AB"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“Select the type of coaching from the categories below”</w:t>
            </w:r>
          </w:p>
        </w:tc>
        <w:tc>
          <w:tcPr>
            <w:tcW w:w="1362" w:type="dxa"/>
          </w:tcPr>
          <w:p w14:paraId="7B46EB3A" w14:textId="77777777"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 xml:space="preserve">Submit Record Detail Form </w:t>
            </w:r>
          </w:p>
        </w:tc>
        <w:tc>
          <w:tcPr>
            <w:tcW w:w="2962" w:type="dxa"/>
            <w:gridSpan w:val="2"/>
          </w:tcPr>
          <w:p w14:paraId="14BD00AB" w14:textId="23E71973" w:rsidR="00396D84" w:rsidRPr="003E6ED4" w:rsidRDefault="00396D84" w:rsidP="00A73D91">
            <w:pPr>
              <w:pStyle w:val="Default"/>
              <w:rPr>
                <w:rFonts w:ascii="Verdana" w:hAnsi="Verdana"/>
                <w:color w:val="000000" w:themeColor="text1"/>
                <w:sz w:val="16"/>
                <w:szCs w:val="16"/>
              </w:rPr>
            </w:pPr>
            <w:r w:rsidRPr="003E6ED4">
              <w:rPr>
                <w:rFonts w:ascii="Verdana" w:hAnsi="Verdana"/>
                <w:color w:val="000000" w:themeColor="text1"/>
                <w:sz w:val="16"/>
                <w:szCs w:val="16"/>
              </w:rPr>
              <w:t xml:space="preserve">Opportunities are defined as an interaction where the </w:t>
            </w:r>
            <w:r>
              <w:rPr>
                <w:rFonts w:ascii="Verdana" w:hAnsi="Verdana"/>
                <w:color w:val="000000" w:themeColor="text1"/>
                <w:sz w:val="16"/>
                <w:szCs w:val="16"/>
              </w:rPr>
              <w:t>Employee</w:t>
            </w:r>
            <w:r w:rsidRPr="003E6ED4">
              <w:rPr>
                <w:rFonts w:ascii="Verdana" w:hAnsi="Verdana"/>
                <w:color w:val="000000" w:themeColor="text1"/>
                <w:sz w:val="16"/>
                <w:szCs w:val="16"/>
              </w:rPr>
              <w:t xml:space="preserve"> has an opportunity to improve their performance. </w:t>
            </w:r>
          </w:p>
          <w:p w14:paraId="31CF6EA6" w14:textId="77777777" w:rsidR="00396D84" w:rsidRPr="003E6ED4" w:rsidRDefault="00396D84" w:rsidP="00A73D91">
            <w:pPr>
              <w:pStyle w:val="Default"/>
              <w:rPr>
                <w:rFonts w:ascii="Verdana" w:hAnsi="Verdana"/>
                <w:color w:val="000000" w:themeColor="text1"/>
                <w:sz w:val="16"/>
                <w:szCs w:val="16"/>
              </w:rPr>
            </w:pPr>
          </w:p>
          <w:p w14:paraId="7DD49790" w14:textId="60CFE44D" w:rsidR="00396D84" w:rsidRPr="003E6ED4" w:rsidRDefault="00396D84" w:rsidP="00A73D91">
            <w:pPr>
              <w:pStyle w:val="Default"/>
              <w:rPr>
                <w:rFonts w:ascii="Verdana" w:hAnsi="Verdana"/>
                <w:color w:val="000000" w:themeColor="text1"/>
                <w:sz w:val="16"/>
                <w:szCs w:val="16"/>
              </w:rPr>
            </w:pPr>
            <w:r w:rsidRPr="003E6ED4">
              <w:rPr>
                <w:rFonts w:ascii="Verdana" w:hAnsi="Verdana"/>
                <w:color w:val="000000" w:themeColor="text1"/>
                <w:sz w:val="16"/>
                <w:szCs w:val="16"/>
              </w:rPr>
              <w:t xml:space="preserve">Reinforcement is an interaction where the </w:t>
            </w:r>
            <w:r>
              <w:rPr>
                <w:rFonts w:ascii="Verdana" w:hAnsi="Verdana"/>
                <w:color w:val="000000" w:themeColor="text1"/>
                <w:sz w:val="16"/>
                <w:szCs w:val="16"/>
              </w:rPr>
              <w:t>Employee</w:t>
            </w:r>
            <w:r w:rsidRPr="003E6ED4">
              <w:rPr>
                <w:rFonts w:ascii="Verdana" w:hAnsi="Verdana"/>
                <w:color w:val="000000" w:themeColor="text1"/>
                <w:sz w:val="16"/>
                <w:szCs w:val="16"/>
              </w:rPr>
              <w:t xml:space="preserve"> is meeting expectations and we want to reinforce positive behaviors. </w:t>
            </w:r>
          </w:p>
          <w:p w14:paraId="6ABB148B" w14:textId="77777777" w:rsidR="00396D84" w:rsidRPr="00A43661" w:rsidRDefault="00396D84" w:rsidP="001B3280">
            <w:pPr>
              <w:rPr>
                <w:rFonts w:ascii="Verdana" w:hAnsi="Verdana"/>
                <w:color w:val="000000" w:themeColor="text1"/>
                <w:sz w:val="16"/>
                <w:szCs w:val="16"/>
              </w:rPr>
            </w:pPr>
          </w:p>
        </w:tc>
        <w:tc>
          <w:tcPr>
            <w:tcW w:w="1868" w:type="dxa"/>
            <w:tcBorders>
              <w:right w:val="nil"/>
            </w:tcBorders>
          </w:tcPr>
          <w:p w14:paraId="260FF7BB" w14:textId="498A1C16"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3D40ABA" w14:textId="023F653B" w:rsidR="00396D84" w:rsidRPr="003E6ED4" w:rsidRDefault="00396D84" w:rsidP="003E6ED4">
            <w:pPr>
              <w:pStyle w:val="Default"/>
              <w:rPr>
                <w:rFonts w:ascii="Verdana" w:hAnsi="Verdana"/>
                <w:color w:val="000000" w:themeColor="text1"/>
                <w:sz w:val="16"/>
                <w:szCs w:val="16"/>
              </w:rPr>
            </w:pPr>
          </w:p>
        </w:tc>
      </w:tr>
      <w:tr w:rsidR="00396D84" w:rsidRPr="00A43661" w14:paraId="78524993" w14:textId="48AC3F76" w:rsidTr="005978FD">
        <w:trPr>
          <w:gridAfter w:val="1"/>
          <w:wAfter w:w="2626" w:type="dxa"/>
        </w:trPr>
        <w:tc>
          <w:tcPr>
            <w:tcW w:w="857" w:type="dxa"/>
          </w:tcPr>
          <w:p w14:paraId="3C28B5E1"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0D6537B"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AHT</w:t>
            </w:r>
          </w:p>
          <w:p w14:paraId="394D47E3" w14:textId="77777777" w:rsidR="00396D84" w:rsidRPr="00A43661" w:rsidRDefault="00396D84" w:rsidP="00685A31">
            <w:pPr>
              <w:spacing w:before="60" w:after="60"/>
              <w:rPr>
                <w:rFonts w:ascii="Verdana" w:hAnsi="Verdana" w:cstheme="minorHAnsi"/>
                <w:color w:val="000000" w:themeColor="text1"/>
                <w:sz w:val="16"/>
                <w:szCs w:val="16"/>
              </w:rPr>
            </w:pPr>
          </w:p>
        </w:tc>
        <w:tc>
          <w:tcPr>
            <w:tcW w:w="1362" w:type="dxa"/>
          </w:tcPr>
          <w:p w14:paraId="64CB9DC4" w14:textId="75DCE87C"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 xml:space="preserve">Submit Record Detail Form </w:t>
            </w:r>
            <w:r w:rsidRPr="00A43661">
              <w:rPr>
                <w:rFonts w:ascii="Verdana" w:hAnsi="Verdana" w:cstheme="minorHAnsi"/>
                <w:color w:val="000000" w:themeColor="text1"/>
                <w:sz w:val="16"/>
                <w:szCs w:val="16"/>
              </w:rPr>
              <w:lastRenderedPageBreak/>
              <w:t>(</w:t>
            </w:r>
            <w:r>
              <w:rPr>
                <w:rFonts w:ascii="Verdana" w:hAnsi="Verdana" w:cstheme="minorHAnsi"/>
                <w:color w:val="000000" w:themeColor="text1"/>
                <w:sz w:val="16"/>
                <w:szCs w:val="16"/>
              </w:rPr>
              <w:t>Checkbox/</w:t>
            </w:r>
            <w:r w:rsidRPr="00A43661">
              <w:rPr>
                <w:rFonts w:ascii="Verdana" w:hAnsi="Verdana" w:cstheme="minorHAnsi"/>
                <w:color w:val="000000" w:themeColor="text1"/>
                <w:sz w:val="16"/>
                <w:szCs w:val="16"/>
              </w:rPr>
              <w:t>Radio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FC77788"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lastRenderedPageBreak/>
              <w:t xml:space="preserve">Opportunity or Reinforcement </w:t>
            </w:r>
          </w:p>
          <w:p w14:paraId="767F62ED" w14:textId="45818B96" w:rsidR="00341D92" w:rsidRDefault="00341D92" w:rsidP="00341D92">
            <w:pPr>
              <w:pStyle w:val="NoSpacing"/>
              <w:numPr>
                <w:ilvl w:val="0"/>
                <w:numId w:val="22"/>
              </w:numPr>
              <w:rPr>
                <w:color w:val="000000" w:themeColor="text1"/>
                <w:sz w:val="18"/>
                <w:szCs w:val="18"/>
              </w:rPr>
            </w:pPr>
            <w:r w:rsidRPr="00341D92">
              <w:rPr>
                <w:color w:val="000000" w:themeColor="text1"/>
                <w:sz w:val="18"/>
                <w:szCs w:val="18"/>
              </w:rPr>
              <w:t>Appropriate use of hold</w:t>
            </w:r>
          </w:p>
          <w:p w14:paraId="7E735D66" w14:textId="77777777" w:rsidR="003E2A40" w:rsidRPr="003E2A40" w:rsidRDefault="003E2A40" w:rsidP="003E2A40">
            <w:pPr>
              <w:pStyle w:val="NoSpacing"/>
              <w:numPr>
                <w:ilvl w:val="0"/>
                <w:numId w:val="22"/>
              </w:numPr>
              <w:rPr>
                <w:color w:val="000000" w:themeColor="text1"/>
                <w:sz w:val="18"/>
                <w:szCs w:val="18"/>
              </w:rPr>
            </w:pPr>
            <w:r w:rsidRPr="003E2A40">
              <w:rPr>
                <w:color w:val="000000" w:themeColor="text1"/>
                <w:sz w:val="18"/>
                <w:szCs w:val="18"/>
              </w:rPr>
              <w:lastRenderedPageBreak/>
              <w:t>Keeping the call on task</w:t>
            </w:r>
          </w:p>
          <w:p w14:paraId="2AD320A5" w14:textId="77777777" w:rsidR="003E2A40" w:rsidRPr="003E2A40" w:rsidRDefault="003E2A40" w:rsidP="003E2A40">
            <w:pPr>
              <w:pStyle w:val="NoSpacing"/>
              <w:numPr>
                <w:ilvl w:val="0"/>
                <w:numId w:val="22"/>
              </w:numPr>
              <w:rPr>
                <w:color w:val="000000" w:themeColor="text1"/>
                <w:sz w:val="18"/>
                <w:szCs w:val="18"/>
              </w:rPr>
            </w:pPr>
            <w:r w:rsidRPr="003E2A40">
              <w:rPr>
                <w:color w:val="000000" w:themeColor="text1"/>
                <w:sz w:val="18"/>
                <w:szCs w:val="18"/>
              </w:rPr>
              <w:t>Navigational efficiency</w:t>
            </w:r>
          </w:p>
          <w:p w14:paraId="009826E6" w14:textId="77777777" w:rsidR="003E2A40" w:rsidRPr="003E2A40" w:rsidRDefault="003E2A40" w:rsidP="003E2A40">
            <w:pPr>
              <w:pStyle w:val="NoSpacing"/>
              <w:numPr>
                <w:ilvl w:val="0"/>
                <w:numId w:val="22"/>
              </w:numPr>
              <w:rPr>
                <w:color w:val="000000" w:themeColor="text1"/>
                <w:sz w:val="18"/>
                <w:szCs w:val="18"/>
              </w:rPr>
            </w:pPr>
            <w:r w:rsidRPr="003E2A40">
              <w:rPr>
                <w:color w:val="000000" w:themeColor="text1"/>
                <w:sz w:val="18"/>
                <w:szCs w:val="18"/>
              </w:rPr>
              <w:t>Non transfer opportunity</w:t>
            </w:r>
          </w:p>
          <w:p w14:paraId="6818E792" w14:textId="77777777" w:rsidR="003E2A40" w:rsidRPr="003E2A40" w:rsidRDefault="003E2A40" w:rsidP="003E2A40">
            <w:pPr>
              <w:pStyle w:val="NoSpacing"/>
              <w:numPr>
                <w:ilvl w:val="0"/>
                <w:numId w:val="22"/>
              </w:numPr>
              <w:rPr>
                <w:color w:val="000000" w:themeColor="text1"/>
                <w:sz w:val="18"/>
                <w:szCs w:val="18"/>
              </w:rPr>
            </w:pPr>
            <w:r w:rsidRPr="003E2A40">
              <w:rPr>
                <w:color w:val="000000" w:themeColor="text1"/>
                <w:sz w:val="18"/>
                <w:szCs w:val="18"/>
              </w:rPr>
              <w:t>Over servicing the caller</w:t>
            </w:r>
          </w:p>
          <w:p w14:paraId="4E49F740" w14:textId="1E78B7B7" w:rsidR="003E2A40" w:rsidRDefault="003E2A40" w:rsidP="003E2A40">
            <w:pPr>
              <w:pStyle w:val="NoSpacing"/>
              <w:numPr>
                <w:ilvl w:val="0"/>
                <w:numId w:val="22"/>
              </w:numPr>
              <w:rPr>
                <w:color w:val="000000" w:themeColor="text1"/>
                <w:sz w:val="18"/>
                <w:szCs w:val="18"/>
              </w:rPr>
            </w:pPr>
            <w:r w:rsidRPr="003E2A40">
              <w:rPr>
                <w:color w:val="000000" w:themeColor="text1"/>
                <w:sz w:val="18"/>
                <w:szCs w:val="18"/>
              </w:rPr>
              <w:t>Utilizing appropriate scripting</w:t>
            </w:r>
          </w:p>
          <w:p w14:paraId="02417ECB" w14:textId="798485E9" w:rsidR="00396D84" w:rsidRPr="003E6ED4" w:rsidRDefault="00396D84" w:rsidP="00F204B1">
            <w:pPr>
              <w:pStyle w:val="NoSpacing"/>
              <w:numPr>
                <w:ilvl w:val="0"/>
                <w:numId w:val="22"/>
              </w:numPr>
              <w:rPr>
                <w:color w:val="000000" w:themeColor="text1"/>
                <w:sz w:val="18"/>
                <w:szCs w:val="18"/>
              </w:rPr>
            </w:pPr>
            <w:r w:rsidRPr="00F204B1">
              <w:rPr>
                <w:color w:val="000000" w:themeColor="text1"/>
                <w:sz w:val="18"/>
                <w:szCs w:val="18"/>
              </w:rPr>
              <w:t>Other: Specify reason under coaching details.</w:t>
            </w:r>
          </w:p>
          <w:p w14:paraId="72704663"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8492A2A" w14:textId="52645846"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130B6D0F" w14:textId="551B41E7" w:rsidR="00396D84" w:rsidRDefault="00396D84" w:rsidP="00685A31">
            <w:pPr>
              <w:spacing w:before="60" w:after="60"/>
              <w:rPr>
                <w:rFonts w:ascii="Verdana" w:hAnsi="Verdana" w:cstheme="minorHAnsi"/>
                <w:color w:val="000000" w:themeColor="text1"/>
                <w:sz w:val="16"/>
                <w:szCs w:val="16"/>
              </w:rPr>
            </w:pPr>
          </w:p>
        </w:tc>
      </w:tr>
      <w:tr w:rsidR="00396D84" w:rsidRPr="00A43661" w14:paraId="788D98CF" w14:textId="38638E19" w:rsidTr="005978FD">
        <w:trPr>
          <w:gridAfter w:val="1"/>
          <w:wAfter w:w="2626" w:type="dxa"/>
        </w:trPr>
        <w:tc>
          <w:tcPr>
            <w:tcW w:w="857" w:type="dxa"/>
          </w:tcPr>
          <w:p w14:paraId="3A10E22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4C19E1B" w14:textId="6B2C41F8"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ARC Issue</w:t>
            </w:r>
          </w:p>
        </w:tc>
        <w:tc>
          <w:tcPr>
            <w:tcW w:w="1362" w:type="dxa"/>
          </w:tcPr>
          <w:p w14:paraId="02DB4FC6" w14:textId="3E86092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w:t>
            </w:r>
            <w:r w:rsidRPr="00A43661">
              <w:rPr>
                <w:rFonts w:ascii="Verdana" w:hAnsi="Verdana" w:cstheme="minorHAnsi"/>
                <w:color w:val="000000" w:themeColor="text1"/>
                <w:sz w:val="16"/>
                <w:szCs w:val="16"/>
              </w:rPr>
              <w:t>Radio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25A9D1D1"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EE30EE0"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 xml:space="preserve">Casework </w:t>
            </w:r>
            <w:proofErr w:type="spellStart"/>
            <w:r w:rsidRPr="003E6ED4">
              <w:rPr>
                <w:color w:val="000000" w:themeColor="text1"/>
                <w:sz w:val="18"/>
                <w:szCs w:val="18"/>
              </w:rPr>
              <w:t>Adhoc</w:t>
            </w:r>
            <w:proofErr w:type="spellEnd"/>
            <w:r w:rsidRPr="003E6ED4">
              <w:rPr>
                <w:color w:val="000000" w:themeColor="text1"/>
                <w:sz w:val="18"/>
                <w:szCs w:val="18"/>
              </w:rPr>
              <w:t xml:space="preserve"> requests from CMS</w:t>
            </w:r>
          </w:p>
          <w:p w14:paraId="67BE90F2"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Bene Letter</w:t>
            </w:r>
          </w:p>
          <w:p w14:paraId="14CB9192"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CTM</w:t>
            </w:r>
          </w:p>
          <w:p w14:paraId="609C58F7"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Inappropriate ARC Escalation</w:t>
            </w:r>
          </w:p>
          <w:p w14:paraId="690DEE25"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ISG Escalation</w:t>
            </w:r>
          </w:p>
          <w:p w14:paraId="5675E94A"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Complaints Research</w:t>
            </w:r>
          </w:p>
          <w:p w14:paraId="0483B2A6"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Special Projects</w:t>
            </w:r>
          </w:p>
          <w:p w14:paraId="4B6939F5" w14:textId="3CA80B2E" w:rsidR="00396D84" w:rsidRPr="003E6ED4" w:rsidRDefault="00396D84" w:rsidP="00F204B1">
            <w:pPr>
              <w:pStyle w:val="NoSpacing"/>
              <w:numPr>
                <w:ilvl w:val="0"/>
                <w:numId w:val="22"/>
              </w:numPr>
              <w:rPr>
                <w:color w:val="000000" w:themeColor="text1"/>
                <w:sz w:val="18"/>
                <w:szCs w:val="18"/>
              </w:rPr>
            </w:pPr>
            <w:r w:rsidRPr="00F204B1">
              <w:rPr>
                <w:color w:val="000000" w:themeColor="text1"/>
                <w:sz w:val="18"/>
                <w:szCs w:val="18"/>
              </w:rPr>
              <w:t>Other: Specify reason under coaching details.</w:t>
            </w:r>
          </w:p>
          <w:p w14:paraId="329009DD"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AD74033" w14:textId="6E9B5EE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E4F3104" w14:textId="11BC20FA" w:rsidR="00396D84" w:rsidRDefault="00396D84" w:rsidP="00AE01FB">
            <w:pPr>
              <w:spacing w:before="60" w:after="60"/>
              <w:rPr>
                <w:rFonts w:ascii="Verdana" w:hAnsi="Verdana" w:cstheme="minorHAnsi"/>
                <w:color w:val="000000" w:themeColor="text1"/>
                <w:sz w:val="16"/>
                <w:szCs w:val="16"/>
              </w:rPr>
            </w:pPr>
          </w:p>
        </w:tc>
      </w:tr>
      <w:tr w:rsidR="00396D84" w:rsidRPr="00A43661" w14:paraId="18EF3FB0" w14:textId="1F1861CA" w:rsidTr="005978FD">
        <w:trPr>
          <w:gridAfter w:val="1"/>
          <w:wAfter w:w="2626" w:type="dxa"/>
        </w:trPr>
        <w:tc>
          <w:tcPr>
            <w:tcW w:w="857" w:type="dxa"/>
          </w:tcPr>
          <w:p w14:paraId="07DD7215" w14:textId="236D286E"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56E55D6"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Attendance</w:t>
            </w:r>
          </w:p>
        </w:tc>
        <w:tc>
          <w:tcPr>
            <w:tcW w:w="1362" w:type="dxa"/>
          </w:tcPr>
          <w:p w14:paraId="04DFD427" w14:textId="608A04DC"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1EE159ED"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A6A9054" w14:textId="052F9533" w:rsidR="00396D84" w:rsidRDefault="00396D84" w:rsidP="00F204B1">
            <w:pPr>
              <w:pStyle w:val="NoSpacing"/>
              <w:numPr>
                <w:ilvl w:val="0"/>
                <w:numId w:val="23"/>
              </w:numPr>
              <w:rPr>
                <w:color w:val="000000" w:themeColor="text1"/>
                <w:sz w:val="18"/>
                <w:szCs w:val="18"/>
              </w:rPr>
            </w:pPr>
            <w:r>
              <w:rPr>
                <w:color w:val="000000" w:themeColor="text1"/>
                <w:sz w:val="18"/>
                <w:szCs w:val="18"/>
              </w:rPr>
              <w:t>ETS</w:t>
            </w:r>
          </w:p>
          <w:p w14:paraId="46439E7B" w14:textId="1B2AC17F" w:rsidR="00396D84" w:rsidRPr="003E6ED4" w:rsidRDefault="00396D84"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19DA94BE"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0D7B7F3A" w14:textId="77777777" w:rsidR="00396D84" w:rsidRDefault="00396D84" w:rsidP="00685A31">
            <w:pPr>
              <w:spacing w:before="60" w:after="60"/>
              <w:rPr>
                <w:rFonts w:ascii="Verdana" w:hAnsi="Verdana"/>
                <w:sz w:val="16"/>
                <w:szCs w:val="16"/>
              </w:rPr>
            </w:pPr>
            <w:r w:rsidRPr="00D87DB0">
              <w:rPr>
                <w:rFonts w:ascii="Verdana" w:hAnsi="Verdana"/>
                <w:sz w:val="16"/>
                <w:szCs w:val="16"/>
              </w:rPr>
              <w:t>Supervisor/Support Staff Interface</w:t>
            </w:r>
          </w:p>
          <w:p w14:paraId="7188F5D1" w14:textId="7E5D6829" w:rsidR="00396D84" w:rsidRPr="004E3D54" w:rsidRDefault="00396D84" w:rsidP="00685A31">
            <w:pPr>
              <w:spacing w:before="60" w:after="60"/>
              <w:rPr>
                <w:rFonts w:ascii="Verdana" w:hAnsi="Verdana"/>
                <w:sz w:val="16"/>
                <w:szCs w:val="16"/>
              </w:rPr>
            </w:pPr>
            <w:r>
              <w:rPr>
                <w:rFonts w:ascii="Verdana" w:hAnsi="Verdana"/>
                <w:sz w:val="16"/>
                <w:szCs w:val="16"/>
              </w:rPr>
              <w:t>(Note: ETS will be available for Supervisors and Managers only)</w:t>
            </w:r>
          </w:p>
        </w:tc>
        <w:tc>
          <w:tcPr>
            <w:tcW w:w="2626" w:type="dxa"/>
            <w:tcBorders>
              <w:top w:val="single" w:sz="4" w:space="0" w:color="auto"/>
              <w:left w:val="nil"/>
              <w:bottom w:val="single" w:sz="4" w:space="0" w:color="auto"/>
            </w:tcBorders>
          </w:tcPr>
          <w:p w14:paraId="056C351D" w14:textId="7949CA11" w:rsidR="00396D84" w:rsidRDefault="00396D84" w:rsidP="00F15410">
            <w:pPr>
              <w:spacing w:before="60" w:after="60"/>
              <w:rPr>
                <w:rFonts w:ascii="Verdana" w:hAnsi="Verdana" w:cstheme="minorHAnsi"/>
                <w:color w:val="000000" w:themeColor="text1"/>
                <w:sz w:val="16"/>
                <w:szCs w:val="16"/>
              </w:rPr>
            </w:pPr>
          </w:p>
        </w:tc>
      </w:tr>
      <w:tr w:rsidR="00396D84" w:rsidRPr="00A43661" w14:paraId="5F4D25DA" w14:textId="233E4BE4" w:rsidTr="005978FD">
        <w:trPr>
          <w:gridAfter w:val="1"/>
          <w:wAfter w:w="2626" w:type="dxa"/>
        </w:trPr>
        <w:tc>
          <w:tcPr>
            <w:tcW w:w="857" w:type="dxa"/>
          </w:tcPr>
          <w:p w14:paraId="2D6B0C5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EC64C49" w14:textId="2FF4F0C1" w:rsidR="00396D84" w:rsidRPr="00B14561" w:rsidRDefault="00396D84" w:rsidP="00BF370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CCO</w:t>
            </w:r>
            <w:r w:rsidRPr="00B14561">
              <w:rPr>
                <w:rFonts w:ascii="Verdana" w:hAnsi="Verdana" w:cstheme="minorHAnsi"/>
                <w:color w:val="000000" w:themeColor="text1"/>
                <w:sz w:val="16"/>
                <w:szCs w:val="16"/>
              </w:rPr>
              <w:t xml:space="preserve"> Process Procedure Issues</w:t>
            </w:r>
          </w:p>
        </w:tc>
        <w:tc>
          <w:tcPr>
            <w:tcW w:w="1362" w:type="dxa"/>
          </w:tcPr>
          <w:p w14:paraId="18697A11" w14:textId="75F23254"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2B23B62B"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Opportunity or Reinforcement</w:t>
            </w:r>
          </w:p>
          <w:p w14:paraId="14104F2A" w14:textId="77777777" w:rsidR="00396D84" w:rsidRPr="003E6ED4" w:rsidRDefault="00396D84" w:rsidP="00A73D91">
            <w:pPr>
              <w:pStyle w:val="NoSpacing"/>
              <w:numPr>
                <w:ilvl w:val="0"/>
                <w:numId w:val="23"/>
              </w:numPr>
              <w:rPr>
                <w:color w:val="000000" w:themeColor="text1"/>
                <w:sz w:val="18"/>
                <w:szCs w:val="18"/>
              </w:rPr>
            </w:pPr>
            <w:r w:rsidRPr="003E6ED4">
              <w:rPr>
                <w:color w:val="000000" w:themeColor="text1"/>
                <w:sz w:val="18"/>
                <w:szCs w:val="18"/>
              </w:rPr>
              <w:t>Security and Privacy Incident</w:t>
            </w:r>
          </w:p>
          <w:p w14:paraId="50B9B2EF" w14:textId="70E30320" w:rsidR="00396D84" w:rsidRPr="003E6ED4" w:rsidRDefault="00396D84"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7F1248E5"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 </w:t>
            </w:r>
          </w:p>
          <w:p w14:paraId="217CA715"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4622A05A" w14:textId="5C432E46"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27F21FB4" w14:textId="1ED9F7AC" w:rsidR="00396D84" w:rsidRDefault="00396D84" w:rsidP="00F15410">
            <w:pPr>
              <w:spacing w:before="60" w:after="60"/>
              <w:rPr>
                <w:rFonts w:ascii="Verdana" w:hAnsi="Verdana" w:cstheme="minorHAnsi"/>
                <w:color w:val="000000" w:themeColor="text1"/>
                <w:sz w:val="16"/>
                <w:szCs w:val="16"/>
              </w:rPr>
            </w:pPr>
          </w:p>
        </w:tc>
      </w:tr>
      <w:tr w:rsidR="00396D84" w:rsidRPr="00A43661" w14:paraId="32D36D62" w14:textId="0EB706DF" w:rsidTr="005978FD">
        <w:trPr>
          <w:gridAfter w:val="1"/>
          <w:wAfter w:w="2626" w:type="dxa"/>
        </w:trPr>
        <w:tc>
          <w:tcPr>
            <w:tcW w:w="857" w:type="dxa"/>
          </w:tcPr>
          <w:p w14:paraId="4A1D981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C618D23"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Current Coaching Initiatives</w:t>
            </w:r>
          </w:p>
          <w:p w14:paraId="75707A89" w14:textId="77777777" w:rsidR="00396D84" w:rsidRPr="00B14561" w:rsidRDefault="00396D84" w:rsidP="00685A31">
            <w:pPr>
              <w:spacing w:before="60" w:after="60"/>
              <w:rPr>
                <w:rFonts w:ascii="Verdana" w:hAnsi="Verdana" w:cstheme="minorHAnsi"/>
                <w:color w:val="000000" w:themeColor="text1"/>
                <w:sz w:val="16"/>
                <w:szCs w:val="16"/>
              </w:rPr>
            </w:pPr>
          </w:p>
        </w:tc>
        <w:tc>
          <w:tcPr>
            <w:tcW w:w="1362" w:type="dxa"/>
          </w:tcPr>
          <w:p w14:paraId="7719DF83" w14:textId="7B734CE3"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B8383BB"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F619796" w14:textId="754AAB7B" w:rsidR="00396D84" w:rsidRPr="003E6ED4" w:rsidRDefault="00396D84"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36A0ADA2"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4D32023B" w14:textId="18530A33"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E8F619F" w14:textId="2AFF40F3" w:rsidR="00396D84" w:rsidRDefault="00396D84" w:rsidP="00F15410">
            <w:pPr>
              <w:spacing w:before="60" w:after="60"/>
              <w:rPr>
                <w:rFonts w:ascii="Verdana" w:hAnsi="Verdana" w:cstheme="minorHAnsi"/>
                <w:color w:val="000000" w:themeColor="text1"/>
                <w:sz w:val="16"/>
                <w:szCs w:val="16"/>
              </w:rPr>
            </w:pPr>
          </w:p>
        </w:tc>
      </w:tr>
      <w:tr w:rsidR="00396D84" w:rsidRPr="00A43661" w14:paraId="72A33DAA" w14:textId="7DA0C49C" w:rsidTr="005978FD">
        <w:trPr>
          <w:gridAfter w:val="1"/>
          <w:wAfter w:w="2626" w:type="dxa"/>
        </w:trPr>
        <w:tc>
          <w:tcPr>
            <w:tcW w:w="857" w:type="dxa"/>
          </w:tcPr>
          <w:p w14:paraId="74181B2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BD74744"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Customer Service Issue</w:t>
            </w:r>
          </w:p>
        </w:tc>
        <w:tc>
          <w:tcPr>
            <w:tcW w:w="1362" w:type="dxa"/>
          </w:tcPr>
          <w:p w14:paraId="6CD5E546" w14:textId="3475E8E4"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w:t>
            </w:r>
            <w:r>
              <w:rPr>
                <w:rFonts w:ascii="Verdana" w:hAnsi="Verdana" w:cstheme="minorHAnsi"/>
                <w:color w:val="000000" w:themeColor="text1"/>
                <w:sz w:val="16"/>
                <w:szCs w:val="16"/>
              </w:rPr>
              <w:lastRenderedPageBreak/>
              <w:t>List Box</w:t>
            </w:r>
            <w:r w:rsidRPr="00A43661">
              <w:rPr>
                <w:rFonts w:ascii="Verdana" w:hAnsi="Verdana" w:cstheme="minorHAnsi"/>
                <w:color w:val="000000" w:themeColor="text1"/>
                <w:sz w:val="16"/>
                <w:szCs w:val="16"/>
              </w:rPr>
              <w:t>)</w:t>
            </w:r>
          </w:p>
        </w:tc>
        <w:tc>
          <w:tcPr>
            <w:tcW w:w="2962" w:type="dxa"/>
            <w:gridSpan w:val="2"/>
          </w:tcPr>
          <w:p w14:paraId="5E016308"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lastRenderedPageBreak/>
              <w:t>Opportunity or Reinforcement</w:t>
            </w:r>
          </w:p>
          <w:p w14:paraId="76410863"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Argues</w:t>
            </w:r>
          </w:p>
          <w:p w14:paraId="37EBC00B"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Blind transfers call</w:t>
            </w:r>
          </w:p>
          <w:p w14:paraId="6A33260F" w14:textId="24E3DC62"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Encourages</w:t>
            </w:r>
            <w:r>
              <w:rPr>
                <w:color w:val="000000" w:themeColor="text1"/>
                <w:sz w:val="18"/>
                <w:szCs w:val="18"/>
              </w:rPr>
              <w:t xml:space="preserve"> / commits </w:t>
            </w:r>
            <w:r w:rsidRPr="003E6ED4">
              <w:rPr>
                <w:color w:val="000000" w:themeColor="text1"/>
                <w:sz w:val="18"/>
                <w:szCs w:val="18"/>
              </w:rPr>
              <w:t>fraud</w:t>
            </w:r>
          </w:p>
          <w:p w14:paraId="4747F2E7"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 xml:space="preserve">Enters authorization error </w:t>
            </w:r>
            <w:r w:rsidRPr="003E6ED4">
              <w:rPr>
                <w:color w:val="000000" w:themeColor="text1"/>
                <w:sz w:val="18"/>
                <w:szCs w:val="18"/>
              </w:rPr>
              <w:lastRenderedPageBreak/>
              <w:t>compromising PHI</w:t>
            </w:r>
          </w:p>
          <w:p w14:paraId="2E3E5F83"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Intentionally disconnects caller</w:t>
            </w:r>
          </w:p>
          <w:p w14:paraId="29E2E508" w14:textId="6B0D5E28"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Threatens caller</w:t>
            </w:r>
            <w:r>
              <w:rPr>
                <w:color w:val="000000" w:themeColor="text1"/>
                <w:sz w:val="18"/>
                <w:szCs w:val="18"/>
              </w:rPr>
              <w:t xml:space="preserve"> / employee</w:t>
            </w:r>
          </w:p>
          <w:p w14:paraId="00791F7A"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Uses derogatory/disrespectful words</w:t>
            </w:r>
          </w:p>
          <w:p w14:paraId="41B94E4E"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Uses profanity of any kind</w:t>
            </w:r>
          </w:p>
          <w:p w14:paraId="7CFDEF02"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Verbally abusive</w:t>
            </w:r>
          </w:p>
          <w:p w14:paraId="34C721E1"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Yells, screams</w:t>
            </w:r>
          </w:p>
          <w:p w14:paraId="566B7BD8" w14:textId="445F9CDB" w:rsidR="00396D84" w:rsidRPr="003E6ED4" w:rsidRDefault="00396D84" w:rsidP="00F204B1">
            <w:pPr>
              <w:numPr>
                <w:ilvl w:val="0"/>
                <w:numId w:val="20"/>
              </w:numPr>
              <w:spacing w:after="0" w:line="240" w:lineRule="auto"/>
              <w:rPr>
                <w:color w:val="000000" w:themeColor="text1"/>
                <w:sz w:val="18"/>
                <w:szCs w:val="18"/>
              </w:rPr>
            </w:pPr>
            <w:r w:rsidRPr="00F204B1">
              <w:rPr>
                <w:color w:val="000000" w:themeColor="text1"/>
                <w:sz w:val="18"/>
                <w:szCs w:val="18"/>
              </w:rPr>
              <w:t>Other: Specify reason under coaching details.</w:t>
            </w:r>
          </w:p>
          <w:p w14:paraId="747AF5C4" w14:textId="77777777" w:rsidR="00396D84" w:rsidRDefault="00396D84" w:rsidP="00A73D91">
            <w:pPr>
              <w:spacing w:before="60" w:after="60"/>
              <w:rPr>
                <w:rFonts w:ascii="Verdana" w:hAnsi="Verdana" w:cstheme="minorHAnsi"/>
                <w:color w:val="000000" w:themeColor="text1"/>
                <w:sz w:val="16"/>
                <w:szCs w:val="16"/>
              </w:rPr>
            </w:pPr>
          </w:p>
          <w:p w14:paraId="2C335A6A"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 </w:t>
            </w:r>
          </w:p>
          <w:p w14:paraId="64C9AC02"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27D8B30D" w14:textId="44BB070A"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1BA38930" w14:textId="1D6B7E59" w:rsidR="00396D84" w:rsidRDefault="00396D84" w:rsidP="00F15410">
            <w:pPr>
              <w:spacing w:before="60" w:after="60"/>
              <w:rPr>
                <w:rFonts w:ascii="Verdana" w:hAnsi="Verdana" w:cstheme="minorHAnsi"/>
                <w:color w:val="000000" w:themeColor="text1"/>
                <w:sz w:val="16"/>
                <w:szCs w:val="16"/>
              </w:rPr>
            </w:pPr>
          </w:p>
        </w:tc>
      </w:tr>
      <w:tr w:rsidR="00396D84" w:rsidRPr="00A43661" w14:paraId="4CEB5D6F" w14:textId="6BD2BB4B" w:rsidTr="005978FD">
        <w:trPr>
          <w:gridAfter w:val="1"/>
          <w:wAfter w:w="2626" w:type="dxa"/>
        </w:trPr>
        <w:tc>
          <w:tcPr>
            <w:tcW w:w="857" w:type="dxa"/>
          </w:tcPr>
          <w:p w14:paraId="7B819D0A"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6727342" w14:textId="6EAE7ECF" w:rsidR="00396D84" w:rsidRPr="00B14561" w:rsidRDefault="00396D84" w:rsidP="00481F52">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Feedback (</w:t>
            </w:r>
            <w:r>
              <w:rPr>
                <w:rFonts w:ascii="Verdana" w:hAnsi="Verdana" w:cstheme="minorHAnsi"/>
                <w:color w:val="000000" w:themeColor="text1"/>
                <w:sz w:val="16"/>
                <w:szCs w:val="16"/>
              </w:rPr>
              <w:t>Employee</w:t>
            </w:r>
            <w:r w:rsidRPr="00B14561">
              <w:rPr>
                <w:rFonts w:ascii="Verdana" w:hAnsi="Verdana" w:cstheme="minorHAnsi"/>
                <w:color w:val="000000" w:themeColor="text1"/>
                <w:sz w:val="16"/>
                <w:szCs w:val="16"/>
              </w:rPr>
              <w:t xml:space="preserve"> And Customer)</w:t>
            </w:r>
          </w:p>
        </w:tc>
        <w:tc>
          <w:tcPr>
            <w:tcW w:w="1362" w:type="dxa"/>
          </w:tcPr>
          <w:p w14:paraId="5FBC70BC" w14:textId="469A9CBD"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492051E0"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7F1CF25" w14:textId="77777777" w:rsidR="00396D84" w:rsidRPr="003E6ED4" w:rsidRDefault="00396D84" w:rsidP="00A73D91">
            <w:pPr>
              <w:pStyle w:val="NoSpacing"/>
              <w:numPr>
                <w:ilvl w:val="0"/>
                <w:numId w:val="24"/>
              </w:numPr>
              <w:rPr>
                <w:color w:val="000000" w:themeColor="text1"/>
                <w:sz w:val="18"/>
                <w:szCs w:val="18"/>
              </w:rPr>
            </w:pPr>
            <w:r w:rsidRPr="003E6ED4">
              <w:rPr>
                <w:color w:val="000000" w:themeColor="text1"/>
                <w:sz w:val="18"/>
                <w:szCs w:val="18"/>
              </w:rPr>
              <w:t>Inappropriate NGD Feedback</w:t>
            </w:r>
          </w:p>
          <w:p w14:paraId="12A4B74E" w14:textId="1BDC2980" w:rsidR="00396D84" w:rsidRPr="003E6ED4" w:rsidRDefault="00396D84" w:rsidP="00F204B1">
            <w:pPr>
              <w:pStyle w:val="NoSpacing"/>
              <w:numPr>
                <w:ilvl w:val="0"/>
                <w:numId w:val="24"/>
              </w:numPr>
              <w:rPr>
                <w:color w:val="000000" w:themeColor="text1"/>
                <w:sz w:val="18"/>
                <w:szCs w:val="18"/>
              </w:rPr>
            </w:pPr>
            <w:r w:rsidRPr="00F204B1">
              <w:rPr>
                <w:color w:val="000000" w:themeColor="text1"/>
                <w:sz w:val="18"/>
                <w:szCs w:val="18"/>
              </w:rPr>
              <w:t>Other: Specify reason under coaching details.</w:t>
            </w:r>
          </w:p>
          <w:p w14:paraId="5B3DBA41"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6A1F4746" w14:textId="5609F388"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E6829AE" w14:textId="3FDAEE87" w:rsidR="00396D84" w:rsidRDefault="00396D84" w:rsidP="00F15410">
            <w:pPr>
              <w:spacing w:before="60" w:after="60"/>
              <w:rPr>
                <w:rFonts w:ascii="Verdana" w:hAnsi="Verdana" w:cstheme="minorHAnsi"/>
                <w:color w:val="000000" w:themeColor="text1"/>
                <w:sz w:val="16"/>
                <w:szCs w:val="16"/>
              </w:rPr>
            </w:pPr>
          </w:p>
        </w:tc>
      </w:tr>
      <w:tr w:rsidR="00396D84" w:rsidRPr="00A43661" w14:paraId="79472EE5" w14:textId="4D13AE3C" w:rsidTr="005978FD">
        <w:trPr>
          <w:gridAfter w:val="1"/>
          <w:wAfter w:w="2626" w:type="dxa"/>
        </w:trPr>
        <w:tc>
          <w:tcPr>
            <w:tcW w:w="857" w:type="dxa"/>
          </w:tcPr>
          <w:p w14:paraId="7C6C5B9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401A742"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HR Guideline Issues</w:t>
            </w:r>
          </w:p>
        </w:tc>
        <w:tc>
          <w:tcPr>
            <w:tcW w:w="1362" w:type="dxa"/>
          </w:tcPr>
          <w:p w14:paraId="2E7A8A3C" w14:textId="0E139957"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418DE5C"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16492D7" w14:textId="01F81AE7" w:rsidR="00396D84" w:rsidRPr="003E6ED4" w:rsidRDefault="00396D84" w:rsidP="00F204B1">
            <w:pPr>
              <w:pStyle w:val="NoSpacing"/>
              <w:numPr>
                <w:ilvl w:val="0"/>
                <w:numId w:val="24"/>
              </w:numPr>
              <w:rPr>
                <w:color w:val="000000" w:themeColor="text1"/>
                <w:sz w:val="18"/>
                <w:szCs w:val="18"/>
              </w:rPr>
            </w:pPr>
            <w:r w:rsidRPr="00F204B1">
              <w:rPr>
                <w:color w:val="000000" w:themeColor="text1"/>
                <w:sz w:val="18"/>
                <w:szCs w:val="18"/>
              </w:rPr>
              <w:t>Other: Specify reason under coaching details.</w:t>
            </w:r>
          </w:p>
          <w:p w14:paraId="2E15F1EB"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1AEEA136" w14:textId="56D08DA2"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7100C37" w14:textId="4CFD94D9" w:rsidR="00396D84" w:rsidRDefault="00396D84" w:rsidP="00F15410">
            <w:pPr>
              <w:spacing w:before="60" w:after="60"/>
              <w:rPr>
                <w:rFonts w:ascii="Verdana" w:hAnsi="Verdana" w:cstheme="minorHAnsi"/>
                <w:color w:val="000000" w:themeColor="text1"/>
                <w:sz w:val="16"/>
                <w:szCs w:val="16"/>
              </w:rPr>
            </w:pPr>
          </w:p>
        </w:tc>
      </w:tr>
      <w:tr w:rsidR="00396D84" w:rsidRPr="00A43661" w14:paraId="3C95D597" w14:textId="0DB15A59" w:rsidTr="005978FD">
        <w:trPr>
          <w:gridAfter w:val="1"/>
          <w:wAfter w:w="2626" w:type="dxa"/>
        </w:trPr>
        <w:tc>
          <w:tcPr>
            <w:tcW w:w="857" w:type="dxa"/>
          </w:tcPr>
          <w:p w14:paraId="231544C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FBFA03" w14:textId="5B2FCD75"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OMR Exceptions</w:t>
            </w:r>
          </w:p>
        </w:tc>
        <w:tc>
          <w:tcPr>
            <w:tcW w:w="1362" w:type="dxa"/>
          </w:tcPr>
          <w:p w14:paraId="3AB2F14C" w14:textId="4F25DE68"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3A623472"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36DD49A2"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Exception Reporting Inappropriate Transfers</w:t>
            </w:r>
          </w:p>
          <w:p w14:paraId="625E96EE"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Exception Reporting PDP Complaints</w:t>
            </w:r>
          </w:p>
          <w:p w14:paraId="61D10273"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ACW</w:t>
            </w:r>
          </w:p>
          <w:p w14:paraId="2A57D563" w14:textId="77777777" w:rsidR="00396D84" w:rsidRDefault="00396D84" w:rsidP="00A73D91">
            <w:pPr>
              <w:pStyle w:val="NoSpacing"/>
              <w:numPr>
                <w:ilvl w:val="0"/>
                <w:numId w:val="25"/>
              </w:numPr>
              <w:rPr>
                <w:color w:val="000000" w:themeColor="text1"/>
                <w:sz w:val="18"/>
                <w:szCs w:val="18"/>
              </w:rPr>
            </w:pPr>
            <w:r w:rsidRPr="003E6ED4">
              <w:rPr>
                <w:color w:val="000000" w:themeColor="text1"/>
                <w:sz w:val="18"/>
                <w:szCs w:val="18"/>
              </w:rPr>
              <w:t>OMR: AHT</w:t>
            </w:r>
          </w:p>
          <w:p w14:paraId="02AD8E11" w14:textId="77777777" w:rsidR="00A204BB" w:rsidRPr="004A3FFE" w:rsidRDefault="00A204BB" w:rsidP="00A204BB">
            <w:pPr>
              <w:pStyle w:val="NoSpacing"/>
              <w:numPr>
                <w:ilvl w:val="0"/>
                <w:numId w:val="25"/>
              </w:numPr>
              <w:rPr>
                <w:color w:val="000000" w:themeColor="text1"/>
                <w:sz w:val="18"/>
                <w:szCs w:val="18"/>
              </w:rPr>
            </w:pPr>
            <w:r w:rsidRPr="004A3FFE">
              <w:rPr>
                <w:color w:val="000000" w:themeColor="text1"/>
                <w:sz w:val="18"/>
                <w:szCs w:val="18"/>
              </w:rPr>
              <w:t xml:space="preserve">OMR: Cancelled Calls </w:t>
            </w:r>
          </w:p>
          <w:p w14:paraId="06A2081E" w14:textId="25F556C0"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 xml:space="preserve">OMR: </w:t>
            </w:r>
            <w:r>
              <w:rPr>
                <w:color w:val="000000" w:themeColor="text1"/>
                <w:sz w:val="18"/>
                <w:szCs w:val="18"/>
              </w:rPr>
              <w:t>CCO</w:t>
            </w:r>
            <w:r w:rsidRPr="003E6ED4">
              <w:rPr>
                <w:color w:val="000000" w:themeColor="text1"/>
                <w:sz w:val="18"/>
                <w:szCs w:val="18"/>
              </w:rPr>
              <w:t xml:space="preserve"> Security and Privacy Incident Coaching</w:t>
            </w:r>
          </w:p>
          <w:p w14:paraId="4945D94D" w14:textId="77777777" w:rsidR="00396D84" w:rsidRDefault="00396D84" w:rsidP="00A73D91">
            <w:pPr>
              <w:pStyle w:val="NoSpacing"/>
              <w:numPr>
                <w:ilvl w:val="0"/>
                <w:numId w:val="25"/>
              </w:numPr>
              <w:rPr>
                <w:color w:val="000000" w:themeColor="text1"/>
                <w:sz w:val="18"/>
                <w:szCs w:val="18"/>
              </w:rPr>
            </w:pPr>
            <w:r w:rsidRPr="003E6ED4">
              <w:rPr>
                <w:color w:val="000000" w:themeColor="text1"/>
                <w:sz w:val="18"/>
                <w:szCs w:val="18"/>
              </w:rPr>
              <w:t>OMR: Default Qualifiers</w:t>
            </w:r>
          </w:p>
          <w:p w14:paraId="32F9C93F" w14:textId="425945A6" w:rsidR="00396D84" w:rsidRPr="003E6ED4" w:rsidRDefault="00396D84" w:rsidP="00832C59">
            <w:pPr>
              <w:pStyle w:val="NoSpacing"/>
              <w:numPr>
                <w:ilvl w:val="0"/>
                <w:numId w:val="25"/>
              </w:numPr>
              <w:rPr>
                <w:color w:val="000000" w:themeColor="text1"/>
                <w:sz w:val="18"/>
                <w:szCs w:val="18"/>
              </w:rPr>
            </w:pPr>
            <w:r w:rsidRPr="00832C59">
              <w:rPr>
                <w:color w:val="000000" w:themeColor="text1"/>
                <w:sz w:val="18"/>
                <w:szCs w:val="18"/>
              </w:rPr>
              <w:t>OMR: FFM T2 Transfers</w:t>
            </w:r>
          </w:p>
          <w:p w14:paraId="17AE281B"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Inappropriate ACO Escalation</w:t>
            </w:r>
          </w:p>
          <w:p w14:paraId="1090A9B1"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Open Calls</w:t>
            </w:r>
          </w:p>
          <w:p w14:paraId="3D019096"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Short Calls – Inbound</w:t>
            </w:r>
          </w:p>
          <w:p w14:paraId="00149F64" w14:textId="61E8D680" w:rsidR="00396D84" w:rsidRDefault="00396D84" w:rsidP="00A73D91">
            <w:pPr>
              <w:pStyle w:val="NoSpacing"/>
              <w:numPr>
                <w:ilvl w:val="0"/>
                <w:numId w:val="25"/>
              </w:numPr>
              <w:rPr>
                <w:color w:val="000000" w:themeColor="text1"/>
                <w:sz w:val="18"/>
                <w:szCs w:val="18"/>
              </w:rPr>
            </w:pPr>
            <w:r>
              <w:rPr>
                <w:color w:val="000000" w:themeColor="text1"/>
                <w:sz w:val="18"/>
                <w:szCs w:val="18"/>
              </w:rPr>
              <w:t xml:space="preserve">OMR: Short Calls – </w:t>
            </w:r>
            <w:r w:rsidRPr="003E6ED4">
              <w:rPr>
                <w:color w:val="000000" w:themeColor="text1"/>
                <w:sz w:val="18"/>
                <w:szCs w:val="18"/>
              </w:rPr>
              <w:t>Outbound</w:t>
            </w:r>
          </w:p>
          <w:p w14:paraId="7DDFD0E4" w14:textId="7DA91E4E" w:rsidR="00396D84" w:rsidRPr="00A43661" w:rsidRDefault="00B62194" w:rsidP="00B62194">
            <w:pPr>
              <w:pStyle w:val="NoSpacing"/>
              <w:numPr>
                <w:ilvl w:val="0"/>
                <w:numId w:val="25"/>
              </w:numPr>
              <w:rPr>
                <w:rFonts w:ascii="Verdana" w:hAnsi="Verdana"/>
                <w:color w:val="000000" w:themeColor="text1"/>
                <w:sz w:val="16"/>
                <w:szCs w:val="16"/>
              </w:rPr>
            </w:pPr>
            <w:r>
              <w:rPr>
                <w:color w:val="000000" w:themeColor="text1"/>
                <w:sz w:val="18"/>
                <w:szCs w:val="18"/>
              </w:rPr>
              <w:t xml:space="preserve">Other: </w:t>
            </w:r>
            <w:r>
              <w:rPr>
                <w:rFonts w:ascii="Verdana" w:hAnsi="Verdana"/>
                <w:color w:val="000000" w:themeColor="text1"/>
                <w:sz w:val="16"/>
                <w:szCs w:val="16"/>
              </w:rPr>
              <w:t>Specify reason under coaching details.</w:t>
            </w:r>
          </w:p>
        </w:tc>
        <w:tc>
          <w:tcPr>
            <w:tcW w:w="1868" w:type="dxa"/>
            <w:tcBorders>
              <w:right w:val="nil"/>
            </w:tcBorders>
          </w:tcPr>
          <w:p w14:paraId="0E5DBB55" w14:textId="19D668E7" w:rsidR="00396D84" w:rsidRPr="00D87DB0" w:rsidRDefault="00396D84" w:rsidP="00F15410">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7E3BCEE" w14:textId="37442093" w:rsidR="00396D84" w:rsidRDefault="00396D84" w:rsidP="00AE01FB">
            <w:pPr>
              <w:spacing w:before="60" w:after="60"/>
              <w:rPr>
                <w:rFonts w:ascii="Verdana" w:hAnsi="Verdana" w:cstheme="minorHAnsi"/>
                <w:color w:val="000000" w:themeColor="text1"/>
                <w:sz w:val="16"/>
                <w:szCs w:val="16"/>
              </w:rPr>
            </w:pPr>
          </w:p>
        </w:tc>
      </w:tr>
      <w:tr w:rsidR="00396D84" w:rsidRPr="00A43661" w14:paraId="17BB9810" w14:textId="26D3E3EF" w:rsidTr="005978FD">
        <w:trPr>
          <w:gridAfter w:val="1"/>
          <w:wAfter w:w="2626" w:type="dxa"/>
        </w:trPr>
        <w:tc>
          <w:tcPr>
            <w:tcW w:w="857" w:type="dxa"/>
          </w:tcPr>
          <w:p w14:paraId="3ADF0AC4" w14:textId="19BBC5BE"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9ACD98C"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Quality</w:t>
            </w:r>
          </w:p>
        </w:tc>
        <w:tc>
          <w:tcPr>
            <w:tcW w:w="1362" w:type="dxa"/>
          </w:tcPr>
          <w:p w14:paraId="17228942" w14:textId="718DA446"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 xml:space="preserve">Submit Record Detail </w:t>
            </w:r>
            <w:r w:rsidRPr="00A43661">
              <w:rPr>
                <w:rFonts w:ascii="Verdana" w:hAnsi="Verdana" w:cstheme="minorHAnsi"/>
                <w:color w:val="000000" w:themeColor="text1"/>
                <w:sz w:val="16"/>
                <w:szCs w:val="16"/>
              </w:rPr>
              <w:lastRenderedPageBreak/>
              <w:t>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9A007D4"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lastRenderedPageBreak/>
              <w:t xml:space="preserve">Opportunity or Reinforcement </w:t>
            </w:r>
          </w:p>
          <w:p w14:paraId="10C5FF2C" w14:textId="686271E2" w:rsidR="00396D84" w:rsidRDefault="00396D84" w:rsidP="00A73D91">
            <w:pPr>
              <w:pStyle w:val="NoSpacing"/>
              <w:numPr>
                <w:ilvl w:val="0"/>
                <w:numId w:val="26"/>
              </w:numPr>
              <w:rPr>
                <w:color w:val="000000" w:themeColor="text1"/>
                <w:sz w:val="18"/>
                <w:szCs w:val="18"/>
              </w:rPr>
            </w:pPr>
            <w:r>
              <w:rPr>
                <w:color w:val="000000" w:themeColor="text1"/>
                <w:sz w:val="18"/>
                <w:szCs w:val="18"/>
              </w:rPr>
              <w:t>Accuracy / Completeness</w:t>
            </w:r>
          </w:p>
          <w:p w14:paraId="23B7C997" w14:textId="5CBD5B34" w:rsidR="00396D84" w:rsidRDefault="00396D84" w:rsidP="00A73D91">
            <w:pPr>
              <w:pStyle w:val="NoSpacing"/>
              <w:numPr>
                <w:ilvl w:val="0"/>
                <w:numId w:val="26"/>
              </w:numPr>
              <w:rPr>
                <w:color w:val="000000" w:themeColor="text1"/>
                <w:sz w:val="18"/>
                <w:szCs w:val="18"/>
              </w:rPr>
            </w:pPr>
            <w:r>
              <w:rPr>
                <w:color w:val="000000" w:themeColor="text1"/>
                <w:sz w:val="18"/>
                <w:szCs w:val="18"/>
              </w:rPr>
              <w:lastRenderedPageBreak/>
              <w:t>Admin Procedure</w:t>
            </w:r>
          </w:p>
          <w:p w14:paraId="0B593985" w14:textId="77777777" w:rsidR="00396D84" w:rsidRDefault="00396D84" w:rsidP="00A73D91">
            <w:pPr>
              <w:pStyle w:val="NoSpacing"/>
              <w:numPr>
                <w:ilvl w:val="0"/>
                <w:numId w:val="26"/>
              </w:numPr>
              <w:rPr>
                <w:color w:val="000000" w:themeColor="text1"/>
                <w:sz w:val="18"/>
                <w:szCs w:val="18"/>
              </w:rPr>
            </w:pPr>
            <w:r w:rsidRPr="003E6ED4">
              <w:rPr>
                <w:color w:val="000000" w:themeColor="text1"/>
                <w:sz w:val="18"/>
                <w:szCs w:val="18"/>
              </w:rPr>
              <w:t>CSAT</w:t>
            </w:r>
          </w:p>
          <w:p w14:paraId="32F0AD84" w14:textId="77777777" w:rsidR="00396D84" w:rsidRDefault="00396D84" w:rsidP="00A73D91">
            <w:pPr>
              <w:pStyle w:val="NoSpacing"/>
              <w:numPr>
                <w:ilvl w:val="0"/>
                <w:numId w:val="26"/>
              </w:numPr>
              <w:rPr>
                <w:color w:val="000000" w:themeColor="text1"/>
                <w:sz w:val="18"/>
                <w:szCs w:val="18"/>
              </w:rPr>
            </w:pPr>
            <w:r>
              <w:rPr>
                <w:color w:val="000000" w:themeColor="text1"/>
                <w:sz w:val="18"/>
                <w:szCs w:val="18"/>
              </w:rPr>
              <w:t>Customer Service</w:t>
            </w:r>
          </w:p>
          <w:p w14:paraId="563D6536" w14:textId="74FFB4BF" w:rsidR="00396D84" w:rsidRPr="003E6ED4" w:rsidRDefault="00396D84" w:rsidP="00A73D91">
            <w:pPr>
              <w:pStyle w:val="NoSpacing"/>
              <w:numPr>
                <w:ilvl w:val="0"/>
                <w:numId w:val="26"/>
              </w:numPr>
              <w:rPr>
                <w:color w:val="000000" w:themeColor="text1"/>
                <w:sz w:val="18"/>
                <w:szCs w:val="18"/>
              </w:rPr>
            </w:pPr>
            <w:r>
              <w:rPr>
                <w:color w:val="000000" w:themeColor="text1"/>
                <w:sz w:val="18"/>
                <w:szCs w:val="18"/>
              </w:rPr>
              <w:t>Privacy</w:t>
            </w:r>
          </w:p>
          <w:p w14:paraId="79004D33" w14:textId="413A044C"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22F861B3"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6479234D" w14:textId="77777777" w:rsidR="00396D84" w:rsidRDefault="00396D84" w:rsidP="00685A31">
            <w:pPr>
              <w:spacing w:before="60" w:after="60"/>
              <w:rPr>
                <w:rFonts w:ascii="Verdana" w:hAnsi="Verdana"/>
                <w:sz w:val="16"/>
                <w:szCs w:val="16"/>
              </w:rPr>
            </w:pPr>
            <w:r w:rsidRPr="00D87DB0">
              <w:rPr>
                <w:rFonts w:ascii="Verdana" w:hAnsi="Verdana"/>
                <w:sz w:val="16"/>
                <w:szCs w:val="16"/>
              </w:rPr>
              <w:lastRenderedPageBreak/>
              <w:t>Supervisor/Support Staff Interface</w:t>
            </w:r>
          </w:p>
          <w:p w14:paraId="2DC8D6C3" w14:textId="518332B8"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29DC09C3" w14:textId="05BEC8E2" w:rsidR="00396D84" w:rsidRDefault="00396D84" w:rsidP="00F1541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lastRenderedPageBreak/>
              <w:t xml:space="preserve">Note: Quality Reasons will translate Opportunity as Did </w:t>
            </w:r>
            <w:r>
              <w:rPr>
                <w:rFonts w:ascii="Verdana" w:hAnsi="Verdana" w:cstheme="minorHAnsi"/>
                <w:color w:val="000000" w:themeColor="text1"/>
                <w:sz w:val="16"/>
                <w:szCs w:val="16"/>
              </w:rPr>
              <w:lastRenderedPageBreak/>
              <w:t>not meet Goal and Reinforcement as Met goal.</w:t>
            </w:r>
          </w:p>
        </w:tc>
      </w:tr>
      <w:tr w:rsidR="00396D84" w:rsidRPr="00A43661" w14:paraId="7EE6E507" w14:textId="796F51AE" w:rsidTr="005978FD">
        <w:trPr>
          <w:gridAfter w:val="1"/>
          <w:wAfter w:w="2626" w:type="dxa"/>
        </w:trPr>
        <w:tc>
          <w:tcPr>
            <w:tcW w:w="857" w:type="dxa"/>
          </w:tcPr>
          <w:p w14:paraId="12C5593C" w14:textId="16DAF129"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7FD07D9"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Recognition</w:t>
            </w:r>
          </w:p>
        </w:tc>
        <w:tc>
          <w:tcPr>
            <w:tcW w:w="1362" w:type="dxa"/>
          </w:tcPr>
          <w:p w14:paraId="0122DA64" w14:textId="0269095A"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1B9E8BF9" w14:textId="6760C051"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Reinforcement </w:t>
            </w:r>
          </w:p>
          <w:p w14:paraId="2C6C9F42" w14:textId="2FF5266C"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3120D78A"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3F99F3A" w14:textId="313D9DA7"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E9D8A3B" w14:textId="328D2CFC" w:rsidR="00396D84" w:rsidRDefault="00396D84" w:rsidP="00F15410">
            <w:pPr>
              <w:spacing w:before="60" w:after="60"/>
              <w:rPr>
                <w:rFonts w:ascii="Verdana" w:hAnsi="Verdana" w:cstheme="minorHAnsi"/>
                <w:color w:val="000000" w:themeColor="text1"/>
                <w:sz w:val="16"/>
                <w:szCs w:val="16"/>
              </w:rPr>
            </w:pPr>
          </w:p>
        </w:tc>
      </w:tr>
      <w:tr w:rsidR="00396D84" w:rsidRPr="00A43661" w14:paraId="1E74987D" w14:textId="3CCCC33D" w:rsidTr="005978FD">
        <w:trPr>
          <w:gridAfter w:val="1"/>
          <w:wAfter w:w="2626" w:type="dxa"/>
        </w:trPr>
        <w:tc>
          <w:tcPr>
            <w:tcW w:w="857" w:type="dxa"/>
          </w:tcPr>
          <w:p w14:paraId="7AED3679"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94FC69A"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Secure Floor Violations</w:t>
            </w:r>
          </w:p>
        </w:tc>
        <w:tc>
          <w:tcPr>
            <w:tcW w:w="1362" w:type="dxa"/>
          </w:tcPr>
          <w:p w14:paraId="0482EB86" w14:textId="7C5B5B99"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E266B9C"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02FB2833" w14:textId="6F99D61F"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2D92249C"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A933F99" w14:textId="23D5DD39"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66AD1C8" w14:textId="6D038348" w:rsidR="00396D84" w:rsidRDefault="00396D84" w:rsidP="00F15410">
            <w:pPr>
              <w:spacing w:before="60" w:after="60"/>
              <w:rPr>
                <w:rFonts w:ascii="Verdana" w:hAnsi="Verdana" w:cstheme="minorHAnsi"/>
                <w:color w:val="000000" w:themeColor="text1"/>
                <w:sz w:val="16"/>
                <w:szCs w:val="16"/>
              </w:rPr>
            </w:pPr>
          </w:p>
        </w:tc>
      </w:tr>
      <w:tr w:rsidR="00396D84" w:rsidRPr="00A43661" w14:paraId="6BAE8008" w14:textId="1AFE983C" w:rsidTr="005978FD">
        <w:trPr>
          <w:gridAfter w:val="1"/>
          <w:wAfter w:w="2626" w:type="dxa"/>
        </w:trPr>
        <w:tc>
          <w:tcPr>
            <w:tcW w:w="857" w:type="dxa"/>
          </w:tcPr>
          <w:p w14:paraId="7A0AC3C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06B238"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Schedule Adherence</w:t>
            </w:r>
          </w:p>
        </w:tc>
        <w:tc>
          <w:tcPr>
            <w:tcW w:w="1362" w:type="dxa"/>
          </w:tcPr>
          <w:p w14:paraId="3DEFD5E7" w14:textId="455B5345"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841EEE9"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4775E4E" w14:textId="1C98D4B2"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34EDC44D"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20909F75" w14:textId="5E94871B"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4230094" w14:textId="3AD042CA" w:rsidR="00396D84" w:rsidRDefault="00396D84" w:rsidP="00F15410">
            <w:pPr>
              <w:spacing w:before="60" w:after="60"/>
              <w:rPr>
                <w:rFonts w:ascii="Verdana" w:hAnsi="Verdana" w:cstheme="minorHAnsi"/>
                <w:color w:val="000000" w:themeColor="text1"/>
                <w:sz w:val="16"/>
                <w:szCs w:val="16"/>
              </w:rPr>
            </w:pPr>
          </w:p>
        </w:tc>
      </w:tr>
      <w:tr w:rsidR="00396D84" w:rsidRPr="00A43661" w14:paraId="5CB864B4" w14:textId="77777777" w:rsidTr="005978FD">
        <w:trPr>
          <w:gridAfter w:val="1"/>
          <w:wAfter w:w="2626" w:type="dxa"/>
        </w:trPr>
        <w:tc>
          <w:tcPr>
            <w:tcW w:w="857" w:type="dxa"/>
          </w:tcPr>
          <w:p w14:paraId="121DEF66"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977C538"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Verbal Warning</w:t>
            </w:r>
          </w:p>
          <w:p w14:paraId="32D5E4B0" w14:textId="77777777" w:rsidR="00396D84" w:rsidRDefault="00396D84" w:rsidP="00824E37">
            <w:pPr>
              <w:spacing w:before="60" w:after="60"/>
              <w:rPr>
                <w:rFonts w:ascii="Verdana" w:hAnsi="Verdana" w:cstheme="minorHAnsi"/>
                <w:color w:val="000000" w:themeColor="text1"/>
                <w:sz w:val="16"/>
                <w:szCs w:val="16"/>
              </w:rPr>
            </w:pPr>
          </w:p>
          <w:p w14:paraId="2175C87D" w14:textId="13B646F0" w:rsidR="00396D84" w:rsidRDefault="00396D84" w:rsidP="001D11F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Written Warning or Final Written Warning selected.</w:t>
            </w:r>
          </w:p>
        </w:tc>
        <w:tc>
          <w:tcPr>
            <w:tcW w:w="1362" w:type="dxa"/>
          </w:tcPr>
          <w:p w14:paraId="3E99323C" w14:textId="0BB38F1F" w:rsidR="00396D84" w:rsidRPr="00A43661" w:rsidRDefault="00396D84"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/Dropdown List Box / Dropdown List Box</w:t>
            </w:r>
            <w:r w:rsidRPr="00A43661">
              <w:rPr>
                <w:rFonts w:ascii="Verdana" w:hAnsi="Verdana" w:cstheme="minorHAnsi"/>
                <w:color w:val="000000" w:themeColor="text1"/>
                <w:sz w:val="16"/>
                <w:szCs w:val="16"/>
              </w:rPr>
              <w:t>)</w:t>
            </w:r>
          </w:p>
        </w:tc>
        <w:tc>
          <w:tcPr>
            <w:tcW w:w="2962" w:type="dxa"/>
            <w:gridSpan w:val="2"/>
          </w:tcPr>
          <w:p w14:paraId="478ABAC3" w14:textId="493D0429" w:rsidR="00396D84" w:rsidRDefault="00396D84"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48298FDF"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Attendance</w:t>
            </w:r>
          </w:p>
          <w:p w14:paraId="7D812BB5"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5F76CCD1"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ETS</w:t>
            </w:r>
          </w:p>
          <w:p w14:paraId="6B9C56C0"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67B8E202"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162904F0" w14:textId="3AC3540C" w:rsidR="00396D84" w:rsidRPr="00A43661" w:rsidRDefault="00396D84"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3EAF1632" w14:textId="028647B2" w:rsidR="00396D84" w:rsidRPr="00D87DB0" w:rsidRDefault="00396D84"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5DF3600B"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BC1B12D" w14:textId="77777777" w:rsidTr="005978FD">
        <w:trPr>
          <w:gridAfter w:val="1"/>
          <w:wAfter w:w="2626" w:type="dxa"/>
        </w:trPr>
        <w:tc>
          <w:tcPr>
            <w:tcW w:w="857" w:type="dxa"/>
          </w:tcPr>
          <w:p w14:paraId="43633C0A"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AEFCFF8"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Written Warning</w:t>
            </w:r>
          </w:p>
          <w:p w14:paraId="5D0A49AA" w14:textId="77777777" w:rsidR="00396D84" w:rsidRDefault="00396D84" w:rsidP="00824E37">
            <w:pPr>
              <w:spacing w:before="60" w:after="60"/>
              <w:rPr>
                <w:rFonts w:ascii="Verdana" w:hAnsi="Verdana" w:cstheme="minorHAnsi"/>
                <w:color w:val="000000" w:themeColor="text1"/>
                <w:sz w:val="16"/>
                <w:szCs w:val="16"/>
              </w:rPr>
            </w:pPr>
          </w:p>
          <w:p w14:paraId="510324B9" w14:textId="4414C2DA" w:rsidR="00396D84" w:rsidRDefault="00396D84" w:rsidP="0027360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Verbal Warning or Final Written Warning selected.</w:t>
            </w:r>
          </w:p>
        </w:tc>
        <w:tc>
          <w:tcPr>
            <w:tcW w:w="1362" w:type="dxa"/>
          </w:tcPr>
          <w:p w14:paraId="00A4A5ED" w14:textId="7BCEA39C" w:rsidR="00396D84" w:rsidRPr="00A43661" w:rsidRDefault="00396D84"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Dropdown List Box/ Dropdown List Box</w:t>
            </w:r>
            <w:r w:rsidRPr="00A43661">
              <w:rPr>
                <w:rFonts w:ascii="Verdana" w:hAnsi="Verdana" w:cstheme="minorHAnsi"/>
                <w:color w:val="000000" w:themeColor="text1"/>
                <w:sz w:val="16"/>
                <w:szCs w:val="16"/>
              </w:rPr>
              <w:t>)</w:t>
            </w:r>
          </w:p>
        </w:tc>
        <w:tc>
          <w:tcPr>
            <w:tcW w:w="2962" w:type="dxa"/>
            <w:gridSpan w:val="2"/>
          </w:tcPr>
          <w:p w14:paraId="12C176C3" w14:textId="44D56C84" w:rsidR="00396D84" w:rsidRDefault="00396D84"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30165F3D"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Attendance</w:t>
            </w:r>
          </w:p>
          <w:p w14:paraId="65507BD4"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5BAB5798"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ETS</w:t>
            </w:r>
          </w:p>
          <w:p w14:paraId="574C4B6B"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24F6229C"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477E2AF9" w14:textId="119A933E" w:rsidR="00396D84" w:rsidRPr="00A43661" w:rsidRDefault="00396D84"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4E435CF0" w14:textId="6416395E" w:rsidR="00396D84" w:rsidRPr="00D87DB0" w:rsidRDefault="00396D84"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09513743"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805E1BB" w14:textId="77777777" w:rsidTr="005978FD">
        <w:trPr>
          <w:gridAfter w:val="1"/>
          <w:wAfter w:w="2626" w:type="dxa"/>
        </w:trPr>
        <w:tc>
          <w:tcPr>
            <w:tcW w:w="857" w:type="dxa"/>
          </w:tcPr>
          <w:p w14:paraId="5BD2B3C2"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B83F345"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Final Written Warning</w:t>
            </w:r>
          </w:p>
          <w:p w14:paraId="5DCE87A0" w14:textId="77777777" w:rsidR="00396D84" w:rsidRDefault="00396D84" w:rsidP="00824E37">
            <w:pPr>
              <w:spacing w:before="60" w:after="60"/>
              <w:rPr>
                <w:rFonts w:ascii="Verdana" w:hAnsi="Verdana" w:cstheme="minorHAnsi"/>
                <w:color w:val="000000" w:themeColor="text1"/>
                <w:sz w:val="16"/>
                <w:szCs w:val="16"/>
              </w:rPr>
            </w:pPr>
          </w:p>
          <w:p w14:paraId="3D46EDEC" w14:textId="138CF43B" w:rsidR="00396D84" w:rsidRDefault="00396D84" w:rsidP="0027360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Not available if Verbal Warning or Written </w:t>
            </w:r>
            <w:r>
              <w:rPr>
                <w:rFonts w:ascii="Verdana" w:hAnsi="Verdana" w:cstheme="minorHAnsi"/>
                <w:color w:val="000000" w:themeColor="text1"/>
                <w:sz w:val="16"/>
                <w:szCs w:val="16"/>
              </w:rPr>
              <w:lastRenderedPageBreak/>
              <w:t>Warning selected.</w:t>
            </w:r>
          </w:p>
        </w:tc>
        <w:tc>
          <w:tcPr>
            <w:tcW w:w="1362" w:type="dxa"/>
          </w:tcPr>
          <w:p w14:paraId="65224568" w14:textId="0B2839AD" w:rsidR="00396D84" w:rsidRPr="00A43661" w:rsidRDefault="00396D84"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Submit Record Detail Form (</w:t>
            </w:r>
            <w:r>
              <w:rPr>
                <w:rFonts w:ascii="Verdana" w:hAnsi="Verdana" w:cstheme="minorHAnsi"/>
                <w:color w:val="000000" w:themeColor="text1"/>
                <w:sz w:val="16"/>
                <w:szCs w:val="16"/>
              </w:rPr>
              <w:t xml:space="preserve">Dropdown List Box/ </w:t>
            </w:r>
            <w:r>
              <w:rPr>
                <w:rFonts w:ascii="Verdana" w:hAnsi="Verdana" w:cstheme="minorHAnsi"/>
                <w:color w:val="000000" w:themeColor="text1"/>
                <w:sz w:val="16"/>
                <w:szCs w:val="16"/>
              </w:rPr>
              <w:lastRenderedPageBreak/>
              <w:t>Dropdown List Box</w:t>
            </w:r>
            <w:r w:rsidRPr="00A43661">
              <w:rPr>
                <w:rFonts w:ascii="Verdana" w:hAnsi="Verdana" w:cstheme="minorHAnsi"/>
                <w:color w:val="000000" w:themeColor="text1"/>
                <w:sz w:val="16"/>
                <w:szCs w:val="16"/>
              </w:rPr>
              <w:t>)</w:t>
            </w:r>
          </w:p>
        </w:tc>
        <w:tc>
          <w:tcPr>
            <w:tcW w:w="2962" w:type="dxa"/>
            <w:gridSpan w:val="2"/>
          </w:tcPr>
          <w:p w14:paraId="644AB019" w14:textId="77777777" w:rsidR="00396D84" w:rsidRDefault="00396D84" w:rsidP="00481B9C">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lastRenderedPageBreak/>
              <w:t xml:space="preserve">Opportunity </w:t>
            </w:r>
          </w:p>
          <w:p w14:paraId="1C0F0C90"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Attendance</w:t>
            </w:r>
          </w:p>
          <w:p w14:paraId="0861A477"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24EF2CE5"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lastRenderedPageBreak/>
              <w:t>ETS</w:t>
            </w:r>
          </w:p>
          <w:p w14:paraId="069A017F"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5D38105E"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6ECD9C57" w14:textId="4AD8DEEF" w:rsidR="00396D84" w:rsidRDefault="00396D84"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60F3B595" w14:textId="239B6E02" w:rsidR="00396D84" w:rsidRPr="00D87DB0" w:rsidRDefault="00396D84" w:rsidP="009F0F79">
            <w:pPr>
              <w:spacing w:before="60" w:after="60"/>
              <w:rPr>
                <w:rFonts w:ascii="Verdana" w:hAnsi="Verdana"/>
                <w:sz w:val="16"/>
                <w:szCs w:val="16"/>
              </w:rPr>
            </w:pPr>
            <w:r w:rsidRPr="00D87DB0">
              <w:rPr>
                <w:rFonts w:ascii="Verdana" w:hAnsi="Verdana"/>
                <w:sz w:val="16"/>
                <w:szCs w:val="16"/>
              </w:rPr>
              <w:lastRenderedPageBreak/>
              <w:t>Supervisor</w:t>
            </w:r>
          </w:p>
        </w:tc>
        <w:tc>
          <w:tcPr>
            <w:tcW w:w="2626" w:type="dxa"/>
            <w:tcBorders>
              <w:top w:val="single" w:sz="4" w:space="0" w:color="auto"/>
              <w:left w:val="nil"/>
              <w:bottom w:val="single" w:sz="4" w:space="0" w:color="auto"/>
            </w:tcBorders>
          </w:tcPr>
          <w:p w14:paraId="0089F843"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C92D55A" w14:textId="2F81E907" w:rsidTr="005978FD">
        <w:trPr>
          <w:gridAfter w:val="1"/>
          <w:wAfter w:w="2626" w:type="dxa"/>
        </w:trPr>
        <w:tc>
          <w:tcPr>
            <w:tcW w:w="857" w:type="dxa"/>
          </w:tcPr>
          <w:p w14:paraId="751CB1B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8F6698"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“Provide </w:t>
            </w:r>
            <w:r w:rsidRPr="00B14561">
              <w:rPr>
                <w:rFonts w:ascii="Verdana" w:hAnsi="Verdana" w:cstheme="minorHAnsi"/>
                <w:color w:val="000000" w:themeColor="text1"/>
                <w:sz w:val="16"/>
                <w:szCs w:val="16"/>
              </w:rPr>
              <w:t xml:space="preserve">details of the behavior </w:t>
            </w:r>
            <w:r>
              <w:rPr>
                <w:rFonts w:ascii="Verdana" w:hAnsi="Verdana" w:cstheme="minorHAnsi"/>
                <w:color w:val="000000" w:themeColor="text1"/>
                <w:sz w:val="16"/>
                <w:szCs w:val="16"/>
              </w:rPr>
              <w:t>to be</w:t>
            </w:r>
            <w:r w:rsidRPr="00B14561">
              <w:rPr>
                <w:rFonts w:ascii="Verdana" w:hAnsi="Verdana" w:cstheme="minorHAnsi"/>
                <w:color w:val="000000" w:themeColor="text1"/>
                <w:sz w:val="16"/>
                <w:szCs w:val="16"/>
              </w:rPr>
              <w:t xml:space="preserve"> coached”</w:t>
            </w:r>
          </w:p>
          <w:p w14:paraId="44ABCF6F" w14:textId="77777777" w:rsidR="00396D84" w:rsidRDefault="00396D84" w:rsidP="00824E37">
            <w:pPr>
              <w:spacing w:before="60" w:after="60"/>
              <w:rPr>
                <w:rFonts w:ascii="Verdana" w:hAnsi="Verdana" w:cstheme="minorHAnsi"/>
                <w:color w:val="000000" w:themeColor="text1"/>
                <w:sz w:val="16"/>
                <w:szCs w:val="16"/>
              </w:rPr>
            </w:pPr>
          </w:p>
          <w:p w14:paraId="68DB94D9" w14:textId="6BC9F4D2" w:rsidR="00396D84" w:rsidRPr="00B14561"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4AEA25F8"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(Text Box)</w:t>
            </w:r>
          </w:p>
        </w:tc>
        <w:tc>
          <w:tcPr>
            <w:tcW w:w="2962" w:type="dxa"/>
            <w:gridSpan w:val="2"/>
          </w:tcPr>
          <w:p w14:paraId="13BF6C78"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31B0F51C" w14:textId="55214751"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25D58EAE" w14:textId="0626BFE2"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5D28411F" w14:textId="0CCF7A96" w:rsidTr="005978FD">
        <w:trPr>
          <w:gridAfter w:val="1"/>
          <w:wAfter w:w="2626" w:type="dxa"/>
        </w:trPr>
        <w:tc>
          <w:tcPr>
            <w:tcW w:w="857" w:type="dxa"/>
          </w:tcPr>
          <w:p w14:paraId="580FDE32"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5A92EFA" w14:textId="167BE445"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w:t>
            </w:r>
          </w:p>
          <w:p w14:paraId="7292DFB8" w14:textId="77777777" w:rsidR="00396D84"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“Provide the details from the coaching session including action plans developed”</w:t>
            </w:r>
          </w:p>
          <w:p w14:paraId="0E41A174" w14:textId="77777777" w:rsidR="00396D84" w:rsidRDefault="00396D84" w:rsidP="00685A31">
            <w:pPr>
              <w:spacing w:before="60" w:after="60"/>
              <w:rPr>
                <w:rFonts w:ascii="Verdana" w:hAnsi="Verdana" w:cstheme="minorHAnsi"/>
                <w:color w:val="000000" w:themeColor="text1"/>
                <w:sz w:val="16"/>
                <w:szCs w:val="16"/>
              </w:rPr>
            </w:pPr>
          </w:p>
          <w:p w14:paraId="73CC11C8" w14:textId="079D9D65"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76D31BE4"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Submit Record Detail Form (Text Box) </w:t>
            </w:r>
          </w:p>
        </w:tc>
        <w:tc>
          <w:tcPr>
            <w:tcW w:w="2962" w:type="dxa"/>
            <w:gridSpan w:val="2"/>
          </w:tcPr>
          <w:p w14:paraId="1BE1EBCC"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451FAF3A" w14:textId="78B9D4B3"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E9E8A03" w14:textId="179BFF4B"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2BBCF65" w14:textId="73214D6F" w:rsidTr="005978FD">
        <w:trPr>
          <w:gridAfter w:val="1"/>
          <w:wAfter w:w="2626" w:type="dxa"/>
        </w:trPr>
        <w:tc>
          <w:tcPr>
            <w:tcW w:w="857" w:type="dxa"/>
          </w:tcPr>
          <w:p w14:paraId="4B5C8436"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FB219BF" w14:textId="77777777"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“How was the coaching opportunity identified?”</w:t>
            </w:r>
          </w:p>
          <w:p w14:paraId="64B49EEF" w14:textId="77777777" w:rsidR="00396D84" w:rsidRDefault="00396D84" w:rsidP="00685A31">
            <w:pPr>
              <w:spacing w:before="60" w:after="60"/>
              <w:rPr>
                <w:rFonts w:ascii="Verdana" w:hAnsi="Verdana" w:cstheme="minorHAnsi"/>
                <w:color w:val="000000" w:themeColor="text1"/>
                <w:sz w:val="16"/>
                <w:szCs w:val="16"/>
              </w:rPr>
            </w:pPr>
          </w:p>
          <w:p w14:paraId="3748E409" w14:textId="569DB0F1" w:rsidR="00396D84" w:rsidRPr="00B14561" w:rsidRDefault="00396D84"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 however, Warning should be the default if Verbal, Written or Final Written Warning.</w:t>
            </w:r>
          </w:p>
        </w:tc>
        <w:tc>
          <w:tcPr>
            <w:tcW w:w="1362" w:type="dxa"/>
          </w:tcPr>
          <w:p w14:paraId="0260EDA3" w14:textId="5D4E83EE" w:rsidR="00396D84" w:rsidRPr="00A43661" w:rsidRDefault="00396D84" w:rsidP="00D87DB0">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Dropdown List Box</w:t>
            </w:r>
            <w:r w:rsidRPr="00A43661">
              <w:rPr>
                <w:rFonts w:ascii="Verdana" w:hAnsi="Verdana" w:cstheme="minorHAnsi"/>
                <w:color w:val="000000" w:themeColor="text1"/>
                <w:sz w:val="16"/>
                <w:szCs w:val="16"/>
              </w:rPr>
              <w:t>)</w:t>
            </w:r>
          </w:p>
        </w:tc>
        <w:tc>
          <w:tcPr>
            <w:tcW w:w="2962" w:type="dxa"/>
            <w:gridSpan w:val="2"/>
          </w:tcPr>
          <w:p w14:paraId="5B893AD0"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3AA22B09" w14:textId="0C21D4E9"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FA48BF1"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161E4EA3" w14:textId="469976B0" w:rsidTr="005978FD">
        <w:trPr>
          <w:gridAfter w:val="1"/>
          <w:wAfter w:w="2626" w:type="dxa"/>
        </w:trPr>
        <w:tc>
          <w:tcPr>
            <w:tcW w:w="857" w:type="dxa"/>
          </w:tcPr>
          <w:p w14:paraId="7530C27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2D0105" w14:textId="153B249F"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Indirect Non CSE</w:t>
            </w:r>
          </w:p>
          <w:p w14:paraId="2788DC66" w14:textId="71D8D77E"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“Is there a Call Record or NGD ID associated with this coaching?”</w:t>
            </w:r>
          </w:p>
          <w:p w14:paraId="5CE34ED9" w14:textId="77777777" w:rsidR="00396D84" w:rsidRDefault="00396D84" w:rsidP="00685A31">
            <w:pPr>
              <w:spacing w:before="60" w:after="60"/>
              <w:rPr>
                <w:rFonts w:ascii="Verdana" w:hAnsi="Verdana" w:cstheme="minorHAnsi"/>
                <w:color w:val="000000" w:themeColor="text1"/>
                <w:sz w:val="16"/>
                <w:szCs w:val="16"/>
              </w:rPr>
            </w:pPr>
          </w:p>
          <w:p w14:paraId="487BF678" w14:textId="4AADAC83"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 and Indirect CSE and Direct Non CSE</w:t>
            </w:r>
          </w:p>
          <w:p w14:paraId="0587A3B8" w14:textId="3CE38966"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“Is there a Call Record associated with this coaching?”</w:t>
            </w:r>
          </w:p>
          <w:p w14:paraId="47E99BF3" w14:textId="77777777" w:rsidR="00396D84" w:rsidRDefault="00396D84" w:rsidP="00685A31">
            <w:pPr>
              <w:spacing w:before="60" w:after="60"/>
              <w:rPr>
                <w:rFonts w:ascii="Verdana" w:hAnsi="Verdana" w:cstheme="minorHAnsi"/>
                <w:color w:val="000000" w:themeColor="text1"/>
                <w:sz w:val="16"/>
                <w:szCs w:val="16"/>
              </w:rPr>
            </w:pPr>
          </w:p>
          <w:p w14:paraId="03BFFE40" w14:textId="2FCE00FF"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p w14:paraId="6AA0F6A4" w14:textId="4F05AB49" w:rsidR="00396D84" w:rsidRPr="00B14561" w:rsidRDefault="00396D84" w:rsidP="00685A31">
            <w:pPr>
              <w:spacing w:before="60" w:after="60"/>
              <w:rPr>
                <w:rFonts w:ascii="Verdana" w:hAnsi="Verdana" w:cstheme="minorHAnsi"/>
                <w:color w:val="000000" w:themeColor="text1"/>
                <w:sz w:val="16"/>
                <w:szCs w:val="16"/>
              </w:rPr>
            </w:pPr>
          </w:p>
        </w:tc>
        <w:tc>
          <w:tcPr>
            <w:tcW w:w="1362" w:type="dxa"/>
          </w:tcPr>
          <w:p w14:paraId="3C22E03F" w14:textId="72D31CF6" w:rsidR="00396D84" w:rsidRPr="00A43661" w:rsidRDefault="00396D84" w:rsidP="00C57A0F">
            <w:pPr>
              <w:rPr>
                <w:rFonts w:ascii="Verdana" w:hAnsi="Verdana" w:cstheme="minorHAnsi"/>
                <w:color w:val="000000" w:themeColor="text1"/>
                <w:sz w:val="16"/>
                <w:szCs w:val="16"/>
              </w:rPr>
            </w:pPr>
            <w:r>
              <w:rPr>
                <w:rFonts w:ascii="Verdana" w:hAnsi="Verdana" w:cstheme="minorHAnsi"/>
                <w:color w:val="000000" w:themeColor="text1"/>
                <w:sz w:val="16"/>
                <w:szCs w:val="16"/>
              </w:rPr>
              <w:t>Radio/Drop Down List Box/Free Form text</w:t>
            </w:r>
          </w:p>
        </w:tc>
        <w:tc>
          <w:tcPr>
            <w:tcW w:w="2962" w:type="dxa"/>
            <w:gridSpan w:val="2"/>
          </w:tcPr>
          <w:p w14:paraId="670F3444"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p w14:paraId="2101B598"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59A0407D" w14:textId="77777777"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086B2B7D" w14:textId="77777777" w:rsidR="00396D84" w:rsidRDefault="00396D84" w:rsidP="00685A31">
            <w:pPr>
              <w:spacing w:before="60" w:after="60"/>
              <w:rPr>
                <w:rFonts w:ascii="Verdana" w:hAnsi="Verdana" w:cstheme="minorHAnsi"/>
                <w:color w:val="000000" w:themeColor="text1"/>
                <w:sz w:val="16"/>
                <w:szCs w:val="16"/>
              </w:rPr>
            </w:pPr>
          </w:p>
        </w:tc>
      </w:tr>
      <w:tr w:rsidR="00396D84" w:rsidRPr="00A43661" w14:paraId="003FCD75" w14:textId="126FFCF5" w:rsidTr="005978FD">
        <w:trPr>
          <w:gridAfter w:val="1"/>
          <w:wAfter w:w="2626" w:type="dxa"/>
        </w:trPr>
        <w:tc>
          <w:tcPr>
            <w:tcW w:w="857" w:type="dxa"/>
          </w:tcPr>
          <w:p w14:paraId="6C571F65" w14:textId="2022D1B0"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6DBA79A" w14:textId="77777777" w:rsidR="00396D84"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“I have verified that all the information on this form is true and complete to the best of my knowledge”</w:t>
            </w:r>
          </w:p>
          <w:p w14:paraId="33B964DC" w14:textId="77777777" w:rsidR="00396D84" w:rsidRDefault="00396D84" w:rsidP="00685A31">
            <w:pPr>
              <w:spacing w:before="60" w:after="60"/>
              <w:rPr>
                <w:rFonts w:ascii="Verdana" w:hAnsi="Verdana" w:cstheme="minorHAnsi"/>
                <w:color w:val="000000" w:themeColor="text1"/>
                <w:sz w:val="16"/>
                <w:szCs w:val="16"/>
              </w:rPr>
            </w:pPr>
          </w:p>
          <w:p w14:paraId="655C5D6D" w14:textId="6A5F2250"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2379027B"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proofErr w:type="spellStart"/>
            <w:r w:rsidRPr="00A43661">
              <w:rPr>
                <w:rFonts w:ascii="Verdana" w:hAnsi="Verdana" w:cstheme="minorHAnsi"/>
                <w:color w:val="000000" w:themeColor="text1"/>
                <w:sz w:val="16"/>
                <w:szCs w:val="16"/>
              </w:rPr>
              <w:t>CheckBox</w:t>
            </w:r>
            <w:proofErr w:type="spellEnd"/>
            <w:r w:rsidRPr="00A43661">
              <w:rPr>
                <w:rFonts w:ascii="Verdana" w:hAnsi="Verdana" w:cstheme="minorHAnsi"/>
                <w:color w:val="000000" w:themeColor="text1"/>
                <w:sz w:val="16"/>
                <w:szCs w:val="16"/>
              </w:rPr>
              <w:t>)</w:t>
            </w:r>
          </w:p>
        </w:tc>
        <w:tc>
          <w:tcPr>
            <w:tcW w:w="2962" w:type="dxa"/>
            <w:gridSpan w:val="2"/>
          </w:tcPr>
          <w:p w14:paraId="7460E107" w14:textId="77777777" w:rsidR="00396D84" w:rsidRPr="00A43661" w:rsidRDefault="00396D84" w:rsidP="0075770B">
            <w:pPr>
              <w:rPr>
                <w:rFonts w:ascii="Verdana" w:hAnsi="Verdana" w:cstheme="minorHAnsi"/>
                <w:color w:val="000000" w:themeColor="text1"/>
                <w:sz w:val="16"/>
                <w:szCs w:val="16"/>
              </w:rPr>
            </w:pPr>
          </w:p>
        </w:tc>
        <w:tc>
          <w:tcPr>
            <w:tcW w:w="1868" w:type="dxa"/>
            <w:tcBorders>
              <w:right w:val="nil"/>
            </w:tcBorders>
          </w:tcPr>
          <w:p w14:paraId="43A5BA29" w14:textId="77777777"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6D47EC5D" w14:textId="6814E075"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35F88C95" w14:textId="5F4AB893" w:rsidTr="005978FD">
        <w:trPr>
          <w:gridAfter w:val="1"/>
          <w:wAfter w:w="2626" w:type="dxa"/>
          <w:trHeight w:val="350"/>
        </w:trPr>
        <w:tc>
          <w:tcPr>
            <w:tcW w:w="857" w:type="dxa"/>
          </w:tcPr>
          <w:p w14:paraId="2AB9A40C"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ED73016"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Submit </w:t>
            </w:r>
          </w:p>
        </w:tc>
        <w:tc>
          <w:tcPr>
            <w:tcW w:w="1362" w:type="dxa"/>
          </w:tcPr>
          <w:p w14:paraId="105C880C"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(Button)</w:t>
            </w:r>
          </w:p>
        </w:tc>
        <w:tc>
          <w:tcPr>
            <w:tcW w:w="2962" w:type="dxa"/>
            <w:gridSpan w:val="2"/>
          </w:tcPr>
          <w:p w14:paraId="4D54FD61"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Once the Submit button is pressed you cannot make edits.</w:t>
            </w:r>
          </w:p>
          <w:p w14:paraId="50894290" w14:textId="77777777" w:rsidR="00396D84" w:rsidRPr="00A43661" w:rsidRDefault="00396D84" w:rsidP="00A73D91">
            <w:pPr>
              <w:spacing w:before="60" w:after="60"/>
              <w:jc w:val="center"/>
              <w:rPr>
                <w:rFonts w:ascii="Verdana" w:hAnsi="Verdana" w:cstheme="minorHAnsi"/>
                <w:color w:val="000000" w:themeColor="text1"/>
                <w:sz w:val="16"/>
                <w:szCs w:val="16"/>
              </w:rPr>
            </w:pPr>
          </w:p>
          <w:p w14:paraId="3CCB5D5D" w14:textId="05E790F1"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w:t>
            </w:r>
            <w:r>
              <w:rPr>
                <w:rFonts w:ascii="Verdana" w:hAnsi="Verdana" w:cstheme="minorHAnsi"/>
                <w:color w:val="000000" w:themeColor="text1"/>
                <w:sz w:val="16"/>
                <w:szCs w:val="16"/>
              </w:rPr>
              <w:t xml:space="preserve">Direct </w:t>
            </w:r>
            <w:r w:rsidRPr="00A43661">
              <w:rPr>
                <w:rFonts w:ascii="Verdana" w:hAnsi="Verdana" w:cstheme="minorHAnsi"/>
                <w:color w:val="000000" w:themeColor="text1"/>
                <w:sz w:val="16"/>
                <w:szCs w:val="16"/>
              </w:rPr>
              <w:t xml:space="preserve">non Customer Service </w:t>
            </w:r>
            <w:r w:rsidRPr="00A43661">
              <w:rPr>
                <w:rFonts w:ascii="Verdana" w:hAnsi="Verdana" w:cstheme="minorHAnsi"/>
                <w:color w:val="000000" w:themeColor="text1"/>
                <w:sz w:val="16"/>
                <w:szCs w:val="16"/>
              </w:rPr>
              <w:lastRenderedPageBreak/>
              <w:t>Escalations</w:t>
            </w:r>
            <w:r>
              <w:rPr>
                <w:rFonts w:ascii="Verdana" w:hAnsi="Verdana" w:cstheme="minorHAnsi"/>
                <w:color w:val="000000" w:themeColor="text1"/>
                <w:sz w:val="16"/>
                <w:szCs w:val="16"/>
              </w:rPr>
              <w:t xml:space="preserve"> and not Quality Specialist Coaching</w:t>
            </w:r>
            <w:r w:rsidRPr="00A43661">
              <w:rPr>
                <w:rFonts w:ascii="Verdana" w:hAnsi="Verdana" w:cstheme="minorHAnsi"/>
                <w:color w:val="000000" w:themeColor="text1"/>
                <w:sz w:val="16"/>
                <w:szCs w:val="16"/>
              </w:rPr>
              <w:t xml:space="preserve">, an email is automatically sent to the </w:t>
            </w:r>
            <w:r>
              <w:rPr>
                <w:rFonts w:ascii="Verdana" w:hAnsi="Verdana" w:cstheme="minorHAnsi"/>
                <w:color w:val="000000" w:themeColor="text1"/>
                <w:sz w:val="16"/>
                <w:szCs w:val="16"/>
              </w:rPr>
              <w:t xml:space="preserve">Employee </w:t>
            </w:r>
            <w:r w:rsidRPr="00A43661">
              <w:rPr>
                <w:rFonts w:ascii="Verdana" w:hAnsi="Verdana" w:cstheme="minorHAnsi"/>
                <w:color w:val="000000" w:themeColor="text1"/>
                <w:sz w:val="16"/>
                <w:szCs w:val="16"/>
              </w:rPr>
              <w:t xml:space="preserve">alerting them of the </w:t>
            </w:r>
            <w:proofErr w:type="spellStart"/>
            <w:r w:rsidRPr="00A43661">
              <w:rPr>
                <w:rFonts w:ascii="Verdana" w:hAnsi="Verdana" w:cstheme="minorHAnsi"/>
                <w:color w:val="000000" w:themeColor="text1"/>
                <w:sz w:val="16"/>
                <w:szCs w:val="16"/>
              </w:rPr>
              <w:t>eCL</w:t>
            </w:r>
            <w:proofErr w:type="spellEnd"/>
            <w:r w:rsidRPr="00A43661">
              <w:rPr>
                <w:rFonts w:ascii="Verdana" w:hAnsi="Verdana" w:cstheme="minorHAnsi"/>
                <w:color w:val="000000" w:themeColor="text1"/>
                <w:sz w:val="16"/>
                <w:szCs w:val="16"/>
              </w:rPr>
              <w:t xml:space="preserve"> record and providing a link to it.</w:t>
            </w:r>
          </w:p>
          <w:p w14:paraId="52F398CF" w14:textId="77777777" w:rsidR="00396D84" w:rsidRDefault="00396D84" w:rsidP="00A73D91">
            <w:pPr>
              <w:spacing w:before="60" w:after="60"/>
              <w:rPr>
                <w:rFonts w:ascii="Verdana" w:hAnsi="Verdana" w:cstheme="minorHAnsi"/>
                <w:color w:val="000000" w:themeColor="text1"/>
                <w:sz w:val="16"/>
                <w:szCs w:val="16"/>
              </w:rPr>
            </w:pPr>
          </w:p>
          <w:p w14:paraId="60C98476" w14:textId="2A54EE92"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w:t>
            </w:r>
            <w:r>
              <w:rPr>
                <w:rFonts w:ascii="Verdana" w:hAnsi="Verdana" w:cstheme="minorHAnsi"/>
                <w:color w:val="000000" w:themeColor="text1"/>
                <w:sz w:val="16"/>
                <w:szCs w:val="16"/>
              </w:rPr>
              <w:t xml:space="preserve">Indirect </w:t>
            </w:r>
            <w:r w:rsidRPr="00A43661">
              <w:rPr>
                <w:rFonts w:ascii="Verdana" w:hAnsi="Verdana" w:cstheme="minorHAnsi"/>
                <w:color w:val="000000" w:themeColor="text1"/>
                <w:sz w:val="16"/>
                <w:szCs w:val="16"/>
              </w:rPr>
              <w:t xml:space="preserve">non Customer Service Escalations, an email is automatically sent to the </w:t>
            </w:r>
            <w:r>
              <w:rPr>
                <w:rFonts w:ascii="Verdana" w:hAnsi="Verdana" w:cstheme="minorHAnsi"/>
                <w:color w:val="000000" w:themeColor="text1"/>
                <w:sz w:val="16"/>
                <w:szCs w:val="16"/>
              </w:rPr>
              <w:t xml:space="preserve">Supervisor </w:t>
            </w:r>
            <w:r w:rsidRPr="00A43661">
              <w:rPr>
                <w:rFonts w:ascii="Verdana" w:hAnsi="Verdana" w:cstheme="minorHAnsi"/>
                <w:color w:val="000000" w:themeColor="text1"/>
                <w:sz w:val="16"/>
                <w:szCs w:val="16"/>
              </w:rPr>
              <w:t xml:space="preserve">alerting them of the </w:t>
            </w:r>
            <w:proofErr w:type="spellStart"/>
            <w:r w:rsidRPr="00A43661">
              <w:rPr>
                <w:rFonts w:ascii="Verdana" w:hAnsi="Verdana" w:cstheme="minorHAnsi"/>
                <w:color w:val="000000" w:themeColor="text1"/>
                <w:sz w:val="16"/>
                <w:szCs w:val="16"/>
              </w:rPr>
              <w:t>eCL</w:t>
            </w:r>
            <w:proofErr w:type="spellEnd"/>
            <w:r w:rsidRPr="00A43661">
              <w:rPr>
                <w:rFonts w:ascii="Verdana" w:hAnsi="Verdana" w:cstheme="minorHAnsi"/>
                <w:color w:val="000000" w:themeColor="text1"/>
                <w:sz w:val="16"/>
                <w:szCs w:val="16"/>
              </w:rPr>
              <w:t xml:space="preserve"> record and providing a link to it.</w:t>
            </w:r>
          </w:p>
          <w:p w14:paraId="663A3049" w14:textId="77777777" w:rsidR="00396D84" w:rsidRDefault="00396D84" w:rsidP="00A73D91">
            <w:pPr>
              <w:spacing w:before="60" w:after="60"/>
              <w:rPr>
                <w:rFonts w:ascii="Verdana" w:hAnsi="Verdana" w:cstheme="minorHAnsi"/>
                <w:color w:val="000000" w:themeColor="text1"/>
                <w:sz w:val="16"/>
                <w:szCs w:val="16"/>
              </w:rPr>
            </w:pPr>
          </w:p>
          <w:p w14:paraId="48DBF5D9" w14:textId="35BA9BB1" w:rsidR="00396D84" w:rsidRPr="00A43661" w:rsidRDefault="00396D84" w:rsidP="00197F4A">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Customer Service Escalations, </w:t>
            </w:r>
            <w:r>
              <w:rPr>
                <w:rFonts w:ascii="Verdana" w:hAnsi="Verdana" w:cstheme="minorHAnsi"/>
                <w:color w:val="000000" w:themeColor="text1"/>
                <w:sz w:val="16"/>
                <w:szCs w:val="16"/>
              </w:rPr>
              <w:t xml:space="preserve">an email is sent and </w:t>
            </w:r>
            <w:r w:rsidRPr="00A43661">
              <w:rPr>
                <w:rFonts w:ascii="Verdana" w:hAnsi="Verdana" w:cstheme="minorHAnsi"/>
                <w:color w:val="000000" w:themeColor="text1"/>
                <w:sz w:val="16"/>
                <w:szCs w:val="16"/>
              </w:rPr>
              <w:t xml:space="preserve">the form is routed to the Manager to determine whether it’s a CSE or not.  If it is, the manager adds details of why it’s a CSE and action plans. The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will be coached by the Manager and Supervisor in this case.</w:t>
            </w:r>
          </w:p>
        </w:tc>
        <w:tc>
          <w:tcPr>
            <w:tcW w:w="1868" w:type="dxa"/>
            <w:tcBorders>
              <w:right w:val="nil"/>
            </w:tcBorders>
          </w:tcPr>
          <w:p w14:paraId="1B599DA1" w14:textId="39CB4697" w:rsidR="00396D84" w:rsidRPr="00D87DB0" w:rsidRDefault="00396D84" w:rsidP="00C57A0F">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5097BD10" w14:textId="03F3DCB9" w:rsidR="00396D84" w:rsidRPr="00A43661" w:rsidRDefault="00396D84" w:rsidP="00AA4BEA">
            <w:pPr>
              <w:spacing w:before="60" w:after="60"/>
              <w:rPr>
                <w:rFonts w:ascii="Verdana" w:hAnsi="Verdana" w:cstheme="minorHAnsi"/>
                <w:color w:val="000000" w:themeColor="text1"/>
                <w:sz w:val="16"/>
                <w:szCs w:val="16"/>
              </w:rPr>
            </w:pPr>
          </w:p>
        </w:tc>
      </w:tr>
      <w:tr w:rsidR="00396D84" w:rsidRPr="00A43661" w14:paraId="27D01298" w14:textId="683CEA99" w:rsidTr="005978FD">
        <w:trPr>
          <w:gridAfter w:val="1"/>
          <w:wAfter w:w="2626" w:type="dxa"/>
        </w:trPr>
        <w:tc>
          <w:tcPr>
            <w:tcW w:w="857" w:type="dxa"/>
          </w:tcPr>
          <w:p w14:paraId="1B35FE3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65F513"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Name</w:t>
            </w:r>
          </w:p>
        </w:tc>
        <w:tc>
          <w:tcPr>
            <w:tcW w:w="1362" w:type="dxa"/>
          </w:tcPr>
          <w:p w14:paraId="3F7787C2"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679FFD9C"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proofErr w:type="spellStart"/>
            <w:r w:rsidRPr="00A43661">
              <w:rPr>
                <w:rFonts w:ascii="Verdana" w:hAnsi="Verdana" w:cstheme="minorHAnsi"/>
                <w:color w:val="000000" w:themeColor="text1"/>
                <w:sz w:val="16"/>
                <w:szCs w:val="16"/>
              </w:rPr>
              <w:t>WebLink</w:t>
            </w:r>
            <w:proofErr w:type="spellEnd"/>
            <w:r w:rsidRPr="00A43661">
              <w:rPr>
                <w:rFonts w:ascii="Verdana" w:hAnsi="Verdana" w:cstheme="minorHAnsi"/>
                <w:color w:val="000000" w:themeColor="text1"/>
                <w:sz w:val="16"/>
                <w:szCs w:val="16"/>
              </w:rPr>
              <w:t>)</w:t>
            </w:r>
          </w:p>
        </w:tc>
        <w:tc>
          <w:tcPr>
            <w:tcW w:w="2962" w:type="dxa"/>
            <w:gridSpan w:val="2"/>
          </w:tcPr>
          <w:p w14:paraId="40BC9F2A" w14:textId="77777777" w:rsidR="00396D84" w:rsidRPr="00A43661" w:rsidRDefault="00396D84" w:rsidP="00A73D91">
            <w:pPr>
              <w:spacing w:before="60" w:after="60"/>
              <w:rPr>
                <w:rFonts w:ascii="Verdana" w:hAnsi="Verdana" w:cstheme="minorHAnsi"/>
                <w:color w:val="000000" w:themeColor="text1"/>
                <w:sz w:val="16"/>
                <w:szCs w:val="16"/>
              </w:rPr>
            </w:pPr>
            <w:proofErr w:type="spellStart"/>
            <w:r>
              <w:rPr>
                <w:rFonts w:ascii="Verdana" w:hAnsi="Verdana" w:cstheme="minorHAnsi"/>
                <w:color w:val="000000" w:themeColor="text1"/>
                <w:sz w:val="16"/>
                <w:szCs w:val="16"/>
              </w:rPr>
              <w:t>CoachingID</w:t>
            </w:r>
            <w:proofErr w:type="spellEnd"/>
          </w:p>
          <w:p w14:paraId="7FD130B2" w14:textId="1F32E268" w:rsidR="00396D84" w:rsidRPr="00A43661" w:rsidRDefault="00396D84" w:rsidP="0051223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Opens Acknowledgement Form for the Record</w:t>
            </w:r>
          </w:p>
        </w:tc>
        <w:tc>
          <w:tcPr>
            <w:tcW w:w="1868" w:type="dxa"/>
            <w:tcBorders>
              <w:right w:val="nil"/>
            </w:tcBorders>
          </w:tcPr>
          <w:p w14:paraId="7666F27C" w14:textId="64F3AE6D"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400DCFB" w14:textId="3D674E1E" w:rsidR="00396D84" w:rsidRDefault="00396D84" w:rsidP="00C57A0F">
            <w:pPr>
              <w:spacing w:before="60" w:after="60"/>
              <w:rPr>
                <w:rFonts w:ascii="Verdana" w:hAnsi="Verdana" w:cstheme="minorHAnsi"/>
                <w:color w:val="000000" w:themeColor="text1"/>
                <w:sz w:val="16"/>
                <w:szCs w:val="16"/>
              </w:rPr>
            </w:pPr>
          </w:p>
        </w:tc>
      </w:tr>
      <w:tr w:rsidR="00396D84" w:rsidRPr="00A43661" w14:paraId="2585E7C3" w14:textId="302A4427" w:rsidTr="005978FD">
        <w:trPr>
          <w:gridAfter w:val="1"/>
          <w:wAfter w:w="2626" w:type="dxa"/>
        </w:trPr>
        <w:tc>
          <w:tcPr>
            <w:tcW w:w="857" w:type="dxa"/>
          </w:tcPr>
          <w:p w14:paraId="746608D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96D0B3A" w14:textId="77777777" w:rsidR="00396D84" w:rsidRPr="00B14561" w:rsidRDefault="00396D84" w:rsidP="00685A31">
            <w:pPr>
              <w:spacing w:before="60" w:after="60"/>
              <w:rPr>
                <w:rFonts w:ascii="Verdana" w:hAnsi="Verdana" w:cstheme="minorHAnsi"/>
                <w:color w:val="000000" w:themeColor="text1"/>
                <w:sz w:val="16"/>
                <w:szCs w:val="16"/>
              </w:rPr>
            </w:pPr>
            <w:proofErr w:type="spellStart"/>
            <w:r w:rsidRPr="00B14561">
              <w:rPr>
                <w:rFonts w:ascii="Verdana" w:hAnsi="Verdana" w:cstheme="minorHAnsi"/>
                <w:color w:val="000000" w:themeColor="text1"/>
                <w:sz w:val="16"/>
                <w:szCs w:val="16"/>
              </w:rPr>
              <w:t>StrFormStatus</w:t>
            </w:r>
            <w:proofErr w:type="spellEnd"/>
          </w:p>
        </w:tc>
        <w:tc>
          <w:tcPr>
            <w:tcW w:w="1362" w:type="dxa"/>
          </w:tcPr>
          <w:p w14:paraId="375466B2"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3BF47E1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 Field)</w:t>
            </w:r>
          </w:p>
        </w:tc>
        <w:tc>
          <w:tcPr>
            <w:tcW w:w="2962" w:type="dxa"/>
            <w:gridSpan w:val="2"/>
          </w:tcPr>
          <w:p w14:paraId="7E246294" w14:textId="77777777"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Status (Pending\Completed)</w:t>
            </w:r>
          </w:p>
          <w:p w14:paraId="2D967134" w14:textId="54E6CDD0" w:rsidR="00396D84" w:rsidRPr="00A43661" w:rsidRDefault="00396D84" w:rsidP="00512235">
            <w:pPr>
              <w:rPr>
                <w:rFonts w:ascii="Verdana" w:hAnsi="Verdana" w:cstheme="minorHAnsi"/>
                <w:color w:val="000000" w:themeColor="text1"/>
                <w:sz w:val="16"/>
                <w:szCs w:val="16"/>
              </w:rPr>
            </w:pPr>
            <w:r>
              <w:rPr>
                <w:rFonts w:ascii="Verdana" w:hAnsi="Verdana" w:cstheme="minorHAnsi"/>
                <w:color w:val="000000" w:themeColor="text1"/>
                <w:sz w:val="16"/>
                <w:szCs w:val="16"/>
              </w:rPr>
              <w:t xml:space="preserve">It should be based on the value of </w:t>
            </w:r>
            <w:proofErr w:type="spellStart"/>
            <w:r>
              <w:rPr>
                <w:rFonts w:ascii="Verdana" w:hAnsi="Verdana" w:cstheme="minorHAnsi"/>
                <w:color w:val="000000" w:themeColor="text1"/>
                <w:sz w:val="16"/>
                <w:szCs w:val="16"/>
              </w:rPr>
              <w:t>strCoachReason_CSE</w:t>
            </w:r>
            <w:proofErr w:type="spellEnd"/>
            <w:r>
              <w:rPr>
                <w:rFonts w:ascii="Verdana" w:hAnsi="Verdana" w:cstheme="minorHAnsi"/>
                <w:color w:val="000000" w:themeColor="text1"/>
                <w:sz w:val="16"/>
                <w:szCs w:val="16"/>
              </w:rPr>
              <w:t xml:space="preserve">.  If </w:t>
            </w:r>
            <w:proofErr w:type="spellStart"/>
            <w:r>
              <w:rPr>
                <w:rFonts w:ascii="Verdana" w:hAnsi="Verdana" w:cstheme="minorHAnsi"/>
                <w:color w:val="000000" w:themeColor="text1"/>
                <w:sz w:val="16"/>
                <w:szCs w:val="16"/>
              </w:rPr>
              <w:t>strCoachReason_CSE</w:t>
            </w:r>
            <w:proofErr w:type="spellEnd"/>
            <w:r>
              <w:rPr>
                <w:rFonts w:ascii="Verdana" w:hAnsi="Verdana" w:cstheme="minorHAnsi"/>
                <w:color w:val="000000" w:themeColor="text1"/>
                <w:sz w:val="16"/>
                <w:szCs w:val="16"/>
              </w:rPr>
              <w:t xml:space="preserve"> is Not Null, the </w:t>
            </w:r>
            <w:proofErr w:type="spellStart"/>
            <w:r>
              <w:rPr>
                <w:rFonts w:ascii="Verdana" w:hAnsi="Verdana" w:cstheme="minorHAnsi"/>
                <w:color w:val="000000" w:themeColor="text1"/>
                <w:sz w:val="16"/>
                <w:szCs w:val="16"/>
              </w:rPr>
              <w:t>StrFormStatus</w:t>
            </w:r>
            <w:proofErr w:type="spellEnd"/>
            <w:r>
              <w:rPr>
                <w:rFonts w:ascii="Verdana" w:hAnsi="Verdana" w:cstheme="minorHAnsi"/>
                <w:color w:val="000000" w:themeColor="text1"/>
                <w:sz w:val="16"/>
                <w:szCs w:val="16"/>
              </w:rPr>
              <w:t xml:space="preserve"> is set to Pending Manager review and the Opportunity for CSE is marked</w:t>
            </w:r>
          </w:p>
        </w:tc>
        <w:tc>
          <w:tcPr>
            <w:tcW w:w="1868" w:type="dxa"/>
            <w:tcBorders>
              <w:right w:val="nil"/>
            </w:tcBorders>
          </w:tcPr>
          <w:p w14:paraId="7F81B5D9" w14:textId="4824B838"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0856422" w14:textId="3F2CB57B"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37D53756" w14:textId="785F4FA1" w:rsidTr="005978FD">
        <w:trPr>
          <w:gridAfter w:val="1"/>
          <w:wAfter w:w="2626" w:type="dxa"/>
        </w:trPr>
        <w:tc>
          <w:tcPr>
            <w:tcW w:w="857" w:type="dxa"/>
          </w:tcPr>
          <w:p w14:paraId="1D18E74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F6D548D" w14:textId="77777777" w:rsidR="00396D84" w:rsidRPr="00B14561" w:rsidRDefault="00396D84" w:rsidP="00685A31">
            <w:pPr>
              <w:spacing w:before="60" w:after="60"/>
              <w:rPr>
                <w:rFonts w:ascii="Verdana" w:hAnsi="Verdana" w:cstheme="minorHAnsi"/>
                <w:color w:val="000000" w:themeColor="text1"/>
                <w:sz w:val="16"/>
                <w:szCs w:val="16"/>
              </w:rPr>
            </w:pPr>
            <w:proofErr w:type="spellStart"/>
            <w:r w:rsidRPr="00B14561">
              <w:rPr>
                <w:rFonts w:ascii="Verdana" w:hAnsi="Verdana" w:cstheme="minorHAnsi"/>
                <w:color w:val="000000" w:themeColor="text1"/>
                <w:sz w:val="16"/>
                <w:szCs w:val="16"/>
              </w:rPr>
              <w:t>SubmittedDate</w:t>
            </w:r>
            <w:proofErr w:type="spellEnd"/>
          </w:p>
        </w:tc>
        <w:tc>
          <w:tcPr>
            <w:tcW w:w="1362" w:type="dxa"/>
          </w:tcPr>
          <w:p w14:paraId="00518330"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5222735F"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 Field)</w:t>
            </w:r>
          </w:p>
        </w:tc>
        <w:tc>
          <w:tcPr>
            <w:tcW w:w="2962" w:type="dxa"/>
            <w:gridSpan w:val="2"/>
          </w:tcPr>
          <w:p w14:paraId="35727CC1" w14:textId="24D5D4F2"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Date </w:t>
            </w:r>
            <w:r>
              <w:rPr>
                <w:rFonts w:ascii="Verdana" w:hAnsi="Verdana" w:cstheme="minorHAnsi"/>
                <w:color w:val="000000" w:themeColor="text1"/>
                <w:sz w:val="16"/>
                <w:szCs w:val="16"/>
              </w:rPr>
              <w:t>Loaded</w:t>
            </w:r>
          </w:p>
          <w:p w14:paraId="0428C9F0" w14:textId="77777777"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Primary Sorting field in Reverse Chronological Order</w:t>
            </w:r>
          </w:p>
          <w:p w14:paraId="0EB0E06D" w14:textId="2BD7BD27" w:rsidR="00396D84" w:rsidRPr="00A43661" w:rsidRDefault="00396D84" w:rsidP="00512235">
            <w:pPr>
              <w:rPr>
                <w:rFonts w:ascii="Verdana" w:hAnsi="Verdana" w:cstheme="minorHAnsi"/>
                <w:color w:val="000000" w:themeColor="text1"/>
                <w:sz w:val="16"/>
                <w:szCs w:val="16"/>
              </w:rPr>
            </w:pPr>
            <w:r>
              <w:rPr>
                <w:rFonts w:ascii="Verdana" w:hAnsi="Verdana" w:cstheme="minorHAnsi"/>
                <w:color w:val="000000" w:themeColor="text1"/>
                <w:sz w:val="16"/>
                <w:szCs w:val="16"/>
              </w:rPr>
              <w:t>Default is last 30 days.</w:t>
            </w:r>
          </w:p>
        </w:tc>
        <w:tc>
          <w:tcPr>
            <w:tcW w:w="1868" w:type="dxa"/>
            <w:tcBorders>
              <w:right w:val="nil"/>
            </w:tcBorders>
          </w:tcPr>
          <w:p w14:paraId="31C621AE" w14:textId="223014CD"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B7EC72D" w14:textId="313B0EB2"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16DE6CD7" w14:textId="49ABF492" w:rsidTr="005978FD">
        <w:trPr>
          <w:gridAfter w:val="1"/>
          <w:wAfter w:w="2626" w:type="dxa"/>
        </w:trPr>
        <w:tc>
          <w:tcPr>
            <w:tcW w:w="857" w:type="dxa"/>
          </w:tcPr>
          <w:p w14:paraId="09B8BA68"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ED3EB4C" w14:textId="77777777" w:rsidR="00396D84" w:rsidRPr="00B14561" w:rsidRDefault="00396D84" w:rsidP="00594626">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Pending eCoaching Logs</w:t>
            </w:r>
          </w:p>
        </w:tc>
        <w:tc>
          <w:tcPr>
            <w:tcW w:w="1362" w:type="dxa"/>
          </w:tcPr>
          <w:p w14:paraId="72F668F8"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E804728"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7225F24B" w14:textId="3C4EEFF6" w:rsidR="00396D84" w:rsidRPr="00A43661" w:rsidRDefault="00396D84"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3C38C67E" w14:textId="2EA1CBD9"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4D25C2E" w14:textId="41AF826E"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4B9D23EA" w14:textId="75273410" w:rsidTr="005978FD">
        <w:trPr>
          <w:gridAfter w:val="1"/>
          <w:wAfter w:w="2626" w:type="dxa"/>
        </w:trPr>
        <w:tc>
          <w:tcPr>
            <w:tcW w:w="857" w:type="dxa"/>
          </w:tcPr>
          <w:p w14:paraId="6E023CE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6E88BF1" w14:textId="4145E45D" w:rsidR="00396D84" w:rsidRPr="00B14561" w:rsidRDefault="00396D84" w:rsidP="00026E2B">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My </w:t>
            </w:r>
            <w:r>
              <w:rPr>
                <w:rFonts w:ascii="Verdana" w:hAnsi="Verdana" w:cstheme="minorHAnsi"/>
                <w:color w:val="000000" w:themeColor="text1"/>
                <w:sz w:val="16"/>
                <w:szCs w:val="16"/>
              </w:rPr>
              <w:t>Employee’s</w:t>
            </w:r>
            <w:r w:rsidRPr="00B14561">
              <w:rPr>
                <w:rFonts w:ascii="Verdana" w:hAnsi="Verdana" w:cstheme="minorHAnsi"/>
                <w:color w:val="000000" w:themeColor="text1"/>
                <w:sz w:val="16"/>
                <w:szCs w:val="16"/>
              </w:rPr>
              <w:t xml:space="preserve"> Pending eCoaching Logs</w:t>
            </w:r>
          </w:p>
          <w:p w14:paraId="024D84C8" w14:textId="77777777" w:rsidR="00396D84" w:rsidRPr="00B14561" w:rsidRDefault="00396D84" w:rsidP="00026E2B">
            <w:pPr>
              <w:spacing w:before="60" w:after="60"/>
              <w:rPr>
                <w:rFonts w:ascii="Verdana" w:hAnsi="Verdana" w:cstheme="minorHAnsi"/>
                <w:color w:val="000000" w:themeColor="text1"/>
                <w:sz w:val="16"/>
                <w:szCs w:val="16"/>
              </w:rPr>
            </w:pPr>
          </w:p>
        </w:tc>
        <w:tc>
          <w:tcPr>
            <w:tcW w:w="1362" w:type="dxa"/>
          </w:tcPr>
          <w:p w14:paraId="72EB932B"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Coaching Logs List\Dashboar</w:t>
            </w:r>
            <w:r w:rsidRPr="00A43661">
              <w:rPr>
                <w:rFonts w:ascii="Verdana" w:hAnsi="Verdana" w:cstheme="minorHAnsi"/>
                <w:color w:val="000000" w:themeColor="text1"/>
                <w:sz w:val="16"/>
                <w:szCs w:val="16"/>
              </w:rPr>
              <w:lastRenderedPageBreak/>
              <w:t>d</w:t>
            </w:r>
          </w:p>
        </w:tc>
        <w:tc>
          <w:tcPr>
            <w:tcW w:w="2962" w:type="dxa"/>
            <w:gridSpan w:val="2"/>
          </w:tcPr>
          <w:p w14:paraId="4566DE6B"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See My Recent Submissions List for field definitions</w:t>
            </w:r>
          </w:p>
          <w:p w14:paraId="5279C066" w14:textId="504D52D2" w:rsidR="00396D84" w:rsidRPr="00A43661" w:rsidRDefault="00396D84"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06C8317D" w14:textId="38190837"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7C054477" w14:textId="052B7F8B"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1F96415F" w14:textId="712096C4" w:rsidTr="005978FD">
        <w:trPr>
          <w:gridAfter w:val="1"/>
          <w:wAfter w:w="2626" w:type="dxa"/>
        </w:trPr>
        <w:tc>
          <w:tcPr>
            <w:tcW w:w="857" w:type="dxa"/>
          </w:tcPr>
          <w:p w14:paraId="6677B72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9B92EC7"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Completed eCoaching Logs</w:t>
            </w:r>
          </w:p>
        </w:tc>
        <w:tc>
          <w:tcPr>
            <w:tcW w:w="1362" w:type="dxa"/>
          </w:tcPr>
          <w:p w14:paraId="70444E33"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507D788C"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0778E66E" w14:textId="5E4C3305" w:rsidR="00396D84" w:rsidRPr="00A43661" w:rsidRDefault="00396D84"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00E86055" w14:textId="0E8792BA"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A44E20E" w14:textId="70C8B935"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76B6469A" w14:textId="6DF8A517" w:rsidTr="005978FD">
        <w:trPr>
          <w:gridAfter w:val="1"/>
          <w:wAfter w:w="2626" w:type="dxa"/>
        </w:trPr>
        <w:tc>
          <w:tcPr>
            <w:tcW w:w="857" w:type="dxa"/>
          </w:tcPr>
          <w:p w14:paraId="1D9963A1"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08FE830" w14:textId="50C56AF9" w:rsidR="00396D84" w:rsidRPr="00B14561" w:rsidRDefault="00396D84" w:rsidP="003D79C9">
            <w:pPr>
              <w:pStyle w:val="Default"/>
              <w:rPr>
                <w:rFonts w:ascii="Verdana" w:hAnsi="Verdana"/>
                <w:color w:val="000000" w:themeColor="text1"/>
                <w:sz w:val="16"/>
                <w:szCs w:val="16"/>
              </w:rPr>
            </w:pPr>
            <w:r w:rsidRPr="00B14561">
              <w:rPr>
                <w:rFonts w:ascii="Verdana" w:hAnsi="Verdana"/>
                <w:color w:val="000000" w:themeColor="text1"/>
                <w:sz w:val="16"/>
                <w:szCs w:val="16"/>
              </w:rPr>
              <w:t xml:space="preserve">For Customer Service Escalations (CSEs), the form is routed to the manager via email to confirm whether the event was a CSE. If the manager confirms that the event was a CSE, he or she will enter an action plan in the coaching notes. Once completed, a coaching session with the </w:t>
            </w:r>
            <w:r>
              <w:rPr>
                <w:rFonts w:ascii="Verdana" w:hAnsi="Verdana"/>
                <w:color w:val="000000" w:themeColor="text1"/>
                <w:sz w:val="16"/>
                <w:szCs w:val="16"/>
              </w:rPr>
              <w:t>Employee</w:t>
            </w:r>
            <w:r w:rsidRPr="00B14561">
              <w:rPr>
                <w:rFonts w:ascii="Verdana" w:hAnsi="Verdana"/>
                <w:color w:val="000000" w:themeColor="text1"/>
                <w:sz w:val="16"/>
                <w:szCs w:val="16"/>
              </w:rPr>
              <w:t xml:space="preserve">, manager, and supervisor will occur </w:t>
            </w:r>
          </w:p>
          <w:p w14:paraId="4BCB44F7" w14:textId="77777777" w:rsidR="00396D84" w:rsidRPr="00B14561" w:rsidRDefault="00396D84" w:rsidP="00685A31">
            <w:pPr>
              <w:spacing w:before="60" w:after="60"/>
              <w:rPr>
                <w:rFonts w:ascii="Verdana" w:hAnsi="Verdana" w:cstheme="minorHAnsi"/>
                <w:color w:val="000000" w:themeColor="text1"/>
                <w:sz w:val="16"/>
                <w:szCs w:val="16"/>
              </w:rPr>
            </w:pPr>
          </w:p>
        </w:tc>
        <w:tc>
          <w:tcPr>
            <w:tcW w:w="1362" w:type="dxa"/>
          </w:tcPr>
          <w:p w14:paraId="5021952A" w14:textId="77777777" w:rsidR="00396D84" w:rsidRPr="00A43661" w:rsidRDefault="00396D84" w:rsidP="00685A31">
            <w:pPr>
              <w:spacing w:before="60" w:after="60"/>
              <w:rPr>
                <w:rFonts w:ascii="Verdana" w:hAnsi="Verdana" w:cstheme="minorHAnsi"/>
                <w:color w:val="000000" w:themeColor="text1"/>
                <w:sz w:val="16"/>
                <w:szCs w:val="16"/>
              </w:rPr>
            </w:pPr>
          </w:p>
        </w:tc>
        <w:tc>
          <w:tcPr>
            <w:tcW w:w="2962" w:type="dxa"/>
            <w:gridSpan w:val="2"/>
          </w:tcPr>
          <w:p w14:paraId="33645981"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2BCA7D43" w14:textId="7DF8FF65"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6E261AE" w14:textId="4EA6369A"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30F115A" w14:textId="65CA59DA" w:rsidTr="005978FD">
        <w:trPr>
          <w:gridAfter w:val="1"/>
          <w:wAfter w:w="2626" w:type="dxa"/>
        </w:trPr>
        <w:tc>
          <w:tcPr>
            <w:tcW w:w="857" w:type="dxa"/>
          </w:tcPr>
          <w:p w14:paraId="49BF7CA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21EE6EB"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Coaching Reasons</w:t>
            </w:r>
          </w:p>
        </w:tc>
        <w:tc>
          <w:tcPr>
            <w:tcW w:w="1362" w:type="dxa"/>
          </w:tcPr>
          <w:p w14:paraId="068D98B2"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0127978B"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66ED6FC8"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3DE64604" w14:textId="546AC8B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EE5F3F6" w14:textId="5989A0FD"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25725255" w14:textId="76CCF031" w:rsidTr="005978FD">
        <w:trPr>
          <w:gridAfter w:val="1"/>
          <w:wAfter w:w="2626" w:type="dxa"/>
        </w:trPr>
        <w:tc>
          <w:tcPr>
            <w:tcW w:w="857" w:type="dxa"/>
          </w:tcPr>
          <w:p w14:paraId="3419705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EF8118C" w14:textId="21A02C6C"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Details of the behavior being coached</w:t>
            </w:r>
          </w:p>
        </w:tc>
        <w:tc>
          <w:tcPr>
            <w:tcW w:w="1362" w:type="dxa"/>
          </w:tcPr>
          <w:p w14:paraId="1DC6146F"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530AA15E"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59DD7215"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1F6E6ECA" w14:textId="1FA3EF07"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2F27811C" w14:textId="0FF1EB18"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573EF0B4" w14:textId="1990EC03" w:rsidTr="005978FD">
        <w:trPr>
          <w:gridAfter w:val="1"/>
          <w:wAfter w:w="2626" w:type="dxa"/>
        </w:trPr>
        <w:tc>
          <w:tcPr>
            <w:tcW w:w="857" w:type="dxa"/>
          </w:tcPr>
          <w:p w14:paraId="2DCD495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7836CDE"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Coaching Notes</w:t>
            </w:r>
          </w:p>
        </w:tc>
        <w:tc>
          <w:tcPr>
            <w:tcW w:w="1362" w:type="dxa"/>
          </w:tcPr>
          <w:p w14:paraId="47F4477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01661FEF"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45E3D1CA"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4FF4148A" w14:textId="6F159663"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7BAE496" w14:textId="4ED4C1BF"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3DCF35A3" w14:textId="07E042DC" w:rsidTr="005978FD">
        <w:trPr>
          <w:gridAfter w:val="1"/>
          <w:wAfter w:w="2626" w:type="dxa"/>
        </w:trPr>
        <w:tc>
          <w:tcPr>
            <w:tcW w:w="857" w:type="dxa"/>
          </w:tcPr>
          <w:p w14:paraId="24A5107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B768936"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“Is the Coaching opportunity a confirmed Customer Service Escalation?”</w:t>
            </w:r>
          </w:p>
        </w:tc>
        <w:tc>
          <w:tcPr>
            <w:tcW w:w="1362" w:type="dxa"/>
          </w:tcPr>
          <w:p w14:paraId="3D7ADBD9"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 (Radio Buttons)</w:t>
            </w:r>
          </w:p>
          <w:p w14:paraId="2D50D7A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Mark “Yes” if it’s determined to be a CSE or change to </w:t>
            </w:r>
            <w:r w:rsidRPr="00A43661">
              <w:rPr>
                <w:rFonts w:ascii="Verdana" w:hAnsi="Verdana" w:cstheme="minorHAnsi"/>
                <w:color w:val="000000" w:themeColor="text1"/>
                <w:sz w:val="16"/>
                <w:szCs w:val="16"/>
              </w:rPr>
              <w:lastRenderedPageBreak/>
              <w:t>“No” if it’s not a CSE</w:t>
            </w:r>
          </w:p>
        </w:tc>
        <w:tc>
          <w:tcPr>
            <w:tcW w:w="2962" w:type="dxa"/>
            <w:gridSpan w:val="2"/>
          </w:tcPr>
          <w:p w14:paraId="116D972E" w14:textId="77777777" w:rsidR="00396D84" w:rsidRPr="00A43661" w:rsidRDefault="00396D84" w:rsidP="00A613A9">
            <w:pPr>
              <w:rPr>
                <w:rFonts w:ascii="Verdana" w:hAnsi="Verdana" w:cstheme="minorHAnsi"/>
                <w:color w:val="000000" w:themeColor="text1"/>
                <w:sz w:val="16"/>
                <w:szCs w:val="16"/>
              </w:rPr>
            </w:pPr>
          </w:p>
        </w:tc>
        <w:tc>
          <w:tcPr>
            <w:tcW w:w="1868" w:type="dxa"/>
            <w:tcBorders>
              <w:right w:val="nil"/>
            </w:tcBorders>
          </w:tcPr>
          <w:p w14:paraId="344D8911" w14:textId="2A3752AC" w:rsidR="00396D84" w:rsidRPr="00D87DB0" w:rsidRDefault="00396D84" w:rsidP="00A613A9">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4171A8C5" w14:textId="5319A7E8" w:rsidR="00396D84" w:rsidRPr="00A43661" w:rsidRDefault="00396D84" w:rsidP="00A613A9">
            <w:pPr>
              <w:spacing w:before="60" w:after="60"/>
              <w:rPr>
                <w:rFonts w:ascii="Verdana" w:hAnsi="Verdana" w:cstheme="minorHAnsi"/>
                <w:color w:val="000000" w:themeColor="text1"/>
                <w:sz w:val="16"/>
                <w:szCs w:val="16"/>
              </w:rPr>
            </w:pPr>
          </w:p>
        </w:tc>
      </w:tr>
      <w:tr w:rsidR="00396D84" w:rsidRPr="00A43661" w14:paraId="3FD27F30" w14:textId="406465E8" w:rsidTr="005978FD">
        <w:trPr>
          <w:gridAfter w:val="1"/>
          <w:wAfter w:w="2626" w:type="dxa"/>
        </w:trPr>
        <w:tc>
          <w:tcPr>
            <w:tcW w:w="857" w:type="dxa"/>
          </w:tcPr>
          <w:p w14:paraId="514976B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5D50A3" w14:textId="789C74B5" w:rsidR="00396D84" w:rsidRPr="00B14561" w:rsidRDefault="00396D84" w:rsidP="0062206B">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“Enter /Select the date of coaching:”</w:t>
            </w:r>
          </w:p>
        </w:tc>
        <w:tc>
          <w:tcPr>
            <w:tcW w:w="1362" w:type="dxa"/>
          </w:tcPr>
          <w:p w14:paraId="38EB2920"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30957509"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(Calendar Control)</w:t>
            </w:r>
          </w:p>
        </w:tc>
        <w:tc>
          <w:tcPr>
            <w:tcW w:w="2962" w:type="dxa"/>
            <w:gridSpan w:val="2"/>
          </w:tcPr>
          <w:p w14:paraId="70B7ADE3"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5196D294" w14:textId="276B49F5"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6A6550A" w14:textId="1A4B6239"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5CA1DE8A" w14:textId="16193FB8" w:rsidTr="005978FD">
        <w:trPr>
          <w:gridAfter w:val="1"/>
          <w:wAfter w:w="2626" w:type="dxa"/>
        </w:trPr>
        <w:tc>
          <w:tcPr>
            <w:tcW w:w="857" w:type="dxa"/>
          </w:tcPr>
          <w:p w14:paraId="096633D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793B24E" w14:textId="77777777" w:rsidR="00396D84" w:rsidRDefault="00396D84" w:rsidP="0062206B">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w:t>
            </w:r>
          </w:p>
          <w:p w14:paraId="30DEE1E5" w14:textId="782C57EA" w:rsidR="00396D84" w:rsidRPr="00B14561" w:rsidRDefault="00396D84" w:rsidP="0062206B">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“Provide the details from the coaching session including action plans developed”</w:t>
            </w:r>
          </w:p>
        </w:tc>
        <w:tc>
          <w:tcPr>
            <w:tcW w:w="1362" w:type="dxa"/>
          </w:tcPr>
          <w:p w14:paraId="718CE987"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45E7C9FE"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(Text Box)</w:t>
            </w:r>
          </w:p>
        </w:tc>
        <w:tc>
          <w:tcPr>
            <w:tcW w:w="2962" w:type="dxa"/>
            <w:gridSpan w:val="2"/>
          </w:tcPr>
          <w:p w14:paraId="683CE8F7"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03C247D1" w14:textId="5A00FBB1"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1AE3C93" w14:textId="5903F09C"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A321E3F" w14:textId="050E9E51" w:rsidTr="005978FD">
        <w:trPr>
          <w:gridAfter w:val="1"/>
          <w:wAfter w:w="2626" w:type="dxa"/>
        </w:trPr>
        <w:tc>
          <w:tcPr>
            <w:tcW w:w="857" w:type="dxa"/>
          </w:tcPr>
          <w:p w14:paraId="48E3341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F533086"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Submit </w:t>
            </w:r>
          </w:p>
        </w:tc>
        <w:tc>
          <w:tcPr>
            <w:tcW w:w="1362" w:type="dxa"/>
          </w:tcPr>
          <w:p w14:paraId="45796569"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5D345A17"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 (Button)</w:t>
            </w:r>
          </w:p>
        </w:tc>
        <w:tc>
          <w:tcPr>
            <w:tcW w:w="2962" w:type="dxa"/>
            <w:gridSpan w:val="2"/>
          </w:tcPr>
          <w:p w14:paraId="465341F3"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Once the Submit button is pressed you cannot make edits.</w:t>
            </w:r>
          </w:p>
          <w:p w14:paraId="0315D043" w14:textId="6480D4A1"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The form is routed to the </w:t>
            </w:r>
            <w:r>
              <w:rPr>
                <w:rFonts w:ascii="Verdana" w:hAnsi="Verdana" w:cstheme="minorHAnsi"/>
                <w:color w:val="000000" w:themeColor="text1"/>
                <w:sz w:val="16"/>
                <w:szCs w:val="16"/>
              </w:rPr>
              <w:t xml:space="preserve">next lower level </w:t>
            </w:r>
            <w:r w:rsidRPr="00A43661">
              <w:rPr>
                <w:rFonts w:ascii="Verdana" w:hAnsi="Verdana" w:cstheme="minorHAnsi"/>
                <w:color w:val="000000" w:themeColor="text1"/>
                <w:sz w:val="16"/>
                <w:szCs w:val="16"/>
              </w:rPr>
              <w:t>for review.</w:t>
            </w:r>
          </w:p>
          <w:p w14:paraId="76E34AAA" w14:textId="77777777" w:rsidR="00396D84" w:rsidRDefault="00396D84" w:rsidP="00A73D91">
            <w:pPr>
              <w:spacing w:before="60" w:after="60"/>
              <w:rPr>
                <w:rFonts w:ascii="Verdana" w:hAnsi="Verdana" w:cstheme="minorHAnsi"/>
                <w:color w:val="000000" w:themeColor="text1"/>
                <w:sz w:val="16"/>
                <w:szCs w:val="16"/>
              </w:rPr>
            </w:pPr>
          </w:p>
          <w:p w14:paraId="3C71023E" w14:textId="5AC2A926" w:rsidR="00396D84" w:rsidRPr="00A43661" w:rsidRDefault="00396D84" w:rsidP="001853F8">
            <w:pPr>
              <w:rPr>
                <w:rFonts w:ascii="Verdana" w:hAnsi="Verdana" w:cstheme="minorHAnsi"/>
                <w:color w:val="000000" w:themeColor="text1"/>
                <w:sz w:val="16"/>
                <w:szCs w:val="16"/>
              </w:rPr>
            </w:pPr>
            <w:r>
              <w:rPr>
                <w:rFonts w:ascii="Verdana" w:hAnsi="Verdana" w:cstheme="minorHAnsi"/>
                <w:color w:val="000000" w:themeColor="text1"/>
                <w:sz w:val="16"/>
                <w:szCs w:val="16"/>
              </w:rPr>
              <w:t>See Workflow below</w:t>
            </w:r>
          </w:p>
        </w:tc>
        <w:tc>
          <w:tcPr>
            <w:tcW w:w="1868" w:type="dxa"/>
            <w:tcBorders>
              <w:right w:val="nil"/>
            </w:tcBorders>
          </w:tcPr>
          <w:p w14:paraId="58482D86" w14:textId="7BF8CF9F" w:rsidR="00396D84" w:rsidRPr="00D87DB0" w:rsidRDefault="00396D84" w:rsidP="00C57A0F">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1CDC3E7A" w14:textId="07326A97"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22AC951D" w14:textId="485598E0" w:rsidTr="005978FD">
        <w:trPr>
          <w:gridAfter w:val="1"/>
          <w:wAfter w:w="2626" w:type="dxa"/>
        </w:trPr>
        <w:tc>
          <w:tcPr>
            <w:tcW w:w="857" w:type="dxa"/>
          </w:tcPr>
          <w:p w14:paraId="3FBF0378" w14:textId="3A82694F"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DF4EF5B"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Pending eCoaching Logs</w:t>
            </w:r>
          </w:p>
        </w:tc>
        <w:tc>
          <w:tcPr>
            <w:tcW w:w="1362" w:type="dxa"/>
          </w:tcPr>
          <w:p w14:paraId="588F4AF4"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78E0089E"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0C3B44C4" w14:textId="45B7923B" w:rsidR="00396D84" w:rsidRPr="00A43661" w:rsidRDefault="00396D84" w:rsidP="00A613A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at the manager level, the hierarchy shows logs associated with each Supervisor in a tree view by alphabetical order</w:t>
            </w:r>
          </w:p>
        </w:tc>
        <w:tc>
          <w:tcPr>
            <w:tcW w:w="1868" w:type="dxa"/>
            <w:tcBorders>
              <w:right w:val="nil"/>
            </w:tcBorders>
          </w:tcPr>
          <w:p w14:paraId="504ACDB6" w14:textId="68BB7056"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6D698F4" w14:textId="342FD522"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2D934931" w14:textId="41B6785F" w:rsidTr="005978FD">
        <w:trPr>
          <w:gridAfter w:val="1"/>
          <w:wAfter w:w="2626" w:type="dxa"/>
        </w:trPr>
        <w:tc>
          <w:tcPr>
            <w:tcW w:w="857" w:type="dxa"/>
          </w:tcPr>
          <w:p w14:paraId="51E12B8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64F2059"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Completed eCoaching Logs</w:t>
            </w:r>
          </w:p>
        </w:tc>
        <w:tc>
          <w:tcPr>
            <w:tcW w:w="1362" w:type="dxa"/>
          </w:tcPr>
          <w:p w14:paraId="6498D56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2E71AC70"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5640309A" w14:textId="59F117B5" w:rsidR="00396D84" w:rsidRPr="00A43661" w:rsidRDefault="00396D84" w:rsidP="00A613A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at the manager level, the hierarchy shows logs associated with each Supervisor in a tree view by alphabetical order</w:t>
            </w:r>
          </w:p>
        </w:tc>
        <w:tc>
          <w:tcPr>
            <w:tcW w:w="1868" w:type="dxa"/>
            <w:tcBorders>
              <w:right w:val="nil"/>
            </w:tcBorders>
          </w:tcPr>
          <w:p w14:paraId="3AED9AA7" w14:textId="73E21E52"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034A30A" w14:textId="2A104E9F"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511C565A" w14:textId="4E5F77E5" w:rsidTr="005978FD">
        <w:trPr>
          <w:gridAfter w:val="1"/>
          <w:wAfter w:w="2626" w:type="dxa"/>
        </w:trPr>
        <w:tc>
          <w:tcPr>
            <w:tcW w:w="857" w:type="dxa"/>
          </w:tcPr>
          <w:p w14:paraId="37B7046C"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3316BC5" w14:textId="77777777" w:rsidR="00396D84" w:rsidRPr="00B14561" w:rsidRDefault="00396D84" w:rsidP="004E6196">
            <w:pPr>
              <w:pStyle w:val="Default"/>
              <w:rPr>
                <w:rFonts w:ascii="Verdana" w:hAnsi="Verdana"/>
                <w:color w:val="000000" w:themeColor="text1"/>
                <w:sz w:val="16"/>
                <w:szCs w:val="16"/>
              </w:rPr>
            </w:pPr>
          </w:p>
          <w:p w14:paraId="1A001173" w14:textId="77777777" w:rsidR="00396D84" w:rsidRPr="00B14561" w:rsidRDefault="00396D84" w:rsidP="004E6196">
            <w:pPr>
              <w:pStyle w:val="Default"/>
              <w:rPr>
                <w:rFonts w:ascii="Verdana" w:hAnsi="Verdana"/>
                <w:color w:val="000000" w:themeColor="text1"/>
                <w:sz w:val="16"/>
                <w:szCs w:val="16"/>
              </w:rPr>
            </w:pPr>
            <w:r w:rsidRPr="00B14561">
              <w:rPr>
                <w:rFonts w:ascii="Verdana" w:hAnsi="Verdana"/>
                <w:color w:val="000000" w:themeColor="text1"/>
                <w:sz w:val="16"/>
                <w:szCs w:val="16"/>
              </w:rPr>
              <w:t xml:space="preserve">If the user needs more information of what type of content goes into each field, he or she may hover over the information icon. </w:t>
            </w:r>
          </w:p>
          <w:p w14:paraId="0FAA3B0E" w14:textId="77777777" w:rsidR="00396D84" w:rsidRPr="00B14561" w:rsidRDefault="00396D84" w:rsidP="00A613A9">
            <w:pPr>
              <w:spacing w:before="60" w:after="60"/>
              <w:rPr>
                <w:rFonts w:ascii="Verdana" w:hAnsi="Verdana" w:cstheme="minorHAnsi"/>
                <w:color w:val="000000" w:themeColor="text1"/>
                <w:sz w:val="16"/>
                <w:szCs w:val="16"/>
              </w:rPr>
            </w:pPr>
          </w:p>
        </w:tc>
        <w:tc>
          <w:tcPr>
            <w:tcW w:w="1362" w:type="dxa"/>
          </w:tcPr>
          <w:p w14:paraId="10A83D23"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All Forms</w:t>
            </w:r>
          </w:p>
          <w:p w14:paraId="213E324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(ToolTips)</w:t>
            </w:r>
          </w:p>
        </w:tc>
        <w:tc>
          <w:tcPr>
            <w:tcW w:w="2962" w:type="dxa"/>
            <w:gridSpan w:val="2"/>
          </w:tcPr>
          <w:p w14:paraId="6A1B50A3" w14:textId="77777777" w:rsidR="00396D84" w:rsidRPr="00A43661" w:rsidRDefault="00396D84" w:rsidP="00A613A9">
            <w:pPr>
              <w:rPr>
                <w:rFonts w:ascii="Verdana" w:hAnsi="Verdana" w:cstheme="minorHAnsi"/>
                <w:color w:val="000000" w:themeColor="text1"/>
                <w:sz w:val="16"/>
                <w:szCs w:val="16"/>
              </w:rPr>
            </w:pPr>
          </w:p>
        </w:tc>
        <w:tc>
          <w:tcPr>
            <w:tcW w:w="1868" w:type="dxa"/>
            <w:tcBorders>
              <w:right w:val="nil"/>
            </w:tcBorders>
          </w:tcPr>
          <w:p w14:paraId="34F179AC" w14:textId="44B2323D" w:rsidR="00396D84" w:rsidRPr="00D87DB0" w:rsidRDefault="00396D84" w:rsidP="00A613A9">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3F876E0C" w14:textId="4EA4F85C" w:rsidR="00396D84" w:rsidRPr="00A43661" w:rsidRDefault="00396D84" w:rsidP="00A613A9">
            <w:pPr>
              <w:spacing w:before="60" w:after="60"/>
              <w:rPr>
                <w:rFonts w:ascii="Verdana" w:hAnsi="Verdana" w:cstheme="minorHAnsi"/>
                <w:color w:val="000000" w:themeColor="text1"/>
                <w:sz w:val="16"/>
                <w:szCs w:val="16"/>
              </w:rPr>
            </w:pPr>
          </w:p>
        </w:tc>
      </w:tr>
      <w:tr w:rsidR="00396D84" w:rsidRPr="00A43661" w14:paraId="2A6F3B25" w14:textId="4995A4BD" w:rsidTr="00396D84">
        <w:trPr>
          <w:gridAfter w:val="1"/>
          <w:wAfter w:w="2626" w:type="dxa"/>
        </w:trPr>
        <w:tc>
          <w:tcPr>
            <w:tcW w:w="857" w:type="dxa"/>
          </w:tcPr>
          <w:p w14:paraId="39B3A9B4" w14:textId="5C3EEFE0" w:rsidR="00396D84" w:rsidRPr="00BD34C9" w:rsidRDefault="00396D84" w:rsidP="00BD34C9">
            <w:pPr>
              <w:jc w:val="right"/>
              <w:rPr>
                <w:rFonts w:ascii="Times New Roman" w:hAnsi="Times New Roman" w:cs="Times New Roman"/>
                <w:color w:val="000000" w:themeColor="text1"/>
                <w:spacing w:val="-2"/>
              </w:rPr>
            </w:pPr>
            <w:r>
              <w:rPr>
                <w:rFonts w:ascii="Times New Roman" w:hAnsi="Times New Roman" w:cs="Times New Roman"/>
                <w:color w:val="000000" w:themeColor="text1"/>
                <w:spacing w:val="-2"/>
              </w:rPr>
              <w:t>65</w:t>
            </w:r>
          </w:p>
        </w:tc>
        <w:tc>
          <w:tcPr>
            <w:tcW w:w="2205" w:type="dxa"/>
          </w:tcPr>
          <w:p w14:paraId="3C8226FF" w14:textId="468C0014" w:rsidR="00396D84" w:rsidRPr="00D96511" w:rsidRDefault="00396D84" w:rsidP="004E6196">
            <w:pPr>
              <w:pStyle w:val="Default"/>
              <w:rPr>
                <w:rFonts w:ascii="Verdana" w:hAnsi="Verdana"/>
                <w:sz w:val="16"/>
                <w:szCs w:val="16"/>
                <w:highlight w:val="yellow"/>
              </w:rPr>
            </w:pPr>
            <w:r w:rsidRPr="00B14561">
              <w:rPr>
                <w:rFonts w:ascii="Verdana" w:hAnsi="Verdana" w:cstheme="minorHAnsi"/>
                <w:color w:val="000000" w:themeColor="text1"/>
                <w:sz w:val="16"/>
                <w:szCs w:val="16"/>
              </w:rPr>
              <w:t>Generic (Quality/Training Job Title) Dashboard</w:t>
            </w:r>
          </w:p>
        </w:tc>
        <w:tc>
          <w:tcPr>
            <w:tcW w:w="1362" w:type="dxa"/>
          </w:tcPr>
          <w:p w14:paraId="681EDED9" w14:textId="30A73143" w:rsidR="00396D84" w:rsidRPr="000D6BA7" w:rsidRDefault="00396D84" w:rsidP="00C57A0F">
            <w:pPr>
              <w:rPr>
                <w:rFonts w:ascii="Verdana" w:hAnsi="Verdana"/>
                <w:sz w:val="16"/>
                <w:szCs w:val="16"/>
              </w:rPr>
            </w:pPr>
            <w:r w:rsidRPr="00A43661">
              <w:rPr>
                <w:rFonts w:ascii="Verdana" w:hAnsi="Verdana" w:cstheme="minorHAnsi"/>
                <w:color w:val="000000" w:themeColor="text1"/>
                <w:sz w:val="16"/>
                <w:szCs w:val="16"/>
              </w:rPr>
              <w:t>Web</w:t>
            </w:r>
          </w:p>
        </w:tc>
        <w:tc>
          <w:tcPr>
            <w:tcW w:w="2962" w:type="dxa"/>
            <w:gridSpan w:val="2"/>
          </w:tcPr>
          <w:p w14:paraId="03581F59" w14:textId="2EEC6FFD" w:rsidR="00396D84" w:rsidRDefault="00396D84" w:rsidP="00890825">
            <w:pPr>
              <w:rPr>
                <w:rFonts w:ascii="Verdana" w:hAnsi="Verdana"/>
                <w:sz w:val="16"/>
                <w:szCs w:val="16"/>
              </w:rPr>
            </w:pPr>
            <w:r w:rsidRPr="00A43661">
              <w:rPr>
                <w:rFonts w:ascii="Verdana" w:hAnsi="Verdana" w:cstheme="minorHAnsi"/>
                <w:color w:val="000000" w:themeColor="text1"/>
                <w:sz w:val="16"/>
                <w:szCs w:val="16"/>
              </w:rPr>
              <w:t>Access to completed and pen</w:t>
            </w:r>
            <w:r>
              <w:rPr>
                <w:rFonts w:ascii="Verdana" w:hAnsi="Verdana" w:cstheme="minorHAnsi"/>
                <w:color w:val="000000" w:themeColor="text1"/>
                <w:sz w:val="16"/>
                <w:szCs w:val="16"/>
              </w:rPr>
              <w:t xml:space="preserve">ding </w:t>
            </w:r>
            <w:proofErr w:type="spellStart"/>
            <w:r>
              <w:rPr>
                <w:rFonts w:ascii="Verdana" w:hAnsi="Verdana" w:cstheme="minorHAnsi"/>
                <w:color w:val="000000" w:themeColor="text1"/>
                <w:sz w:val="16"/>
                <w:szCs w:val="16"/>
              </w:rPr>
              <w:t>eCL</w:t>
            </w:r>
            <w:proofErr w:type="spellEnd"/>
            <w:r>
              <w:rPr>
                <w:rFonts w:ascii="Verdana" w:hAnsi="Verdana" w:cstheme="minorHAnsi"/>
                <w:color w:val="000000" w:themeColor="text1"/>
                <w:sz w:val="16"/>
                <w:szCs w:val="16"/>
              </w:rPr>
              <w:t xml:space="preserve"> forms for Employees on team with Title “</w:t>
            </w:r>
            <w:r w:rsidRPr="00EB0ADA">
              <w:rPr>
                <w:rStyle w:val="dashhead1"/>
                <w:rFonts w:ascii="Verdana" w:hAnsi="Verdana"/>
                <w:color w:val="auto"/>
                <w:sz w:val="16"/>
                <w:szCs w:val="16"/>
              </w:rPr>
              <w:t xml:space="preserve">Welcome to the </w:t>
            </w:r>
            <w:proofErr w:type="spellStart"/>
            <w:r w:rsidRPr="00EB0ADA">
              <w:rPr>
                <w:rStyle w:val="dashhead1"/>
                <w:rFonts w:ascii="Verdana" w:hAnsi="Verdana"/>
                <w:color w:val="auto"/>
                <w:sz w:val="16"/>
                <w:szCs w:val="16"/>
              </w:rPr>
              <w:t>eCL</w:t>
            </w:r>
            <w:proofErr w:type="spellEnd"/>
            <w:r w:rsidRPr="00EB0ADA">
              <w:rPr>
                <w:rStyle w:val="dashhead1"/>
                <w:rFonts w:ascii="Verdana" w:hAnsi="Verdana"/>
                <w:color w:val="auto"/>
                <w:sz w:val="16"/>
                <w:szCs w:val="16"/>
              </w:rPr>
              <w:t xml:space="preserve"> Dashboard</w:t>
            </w:r>
            <w:r>
              <w:rPr>
                <w:rStyle w:val="dashhead1"/>
                <w:rFonts w:ascii="Verdana" w:hAnsi="Verdana"/>
                <w:color w:val="auto"/>
                <w:sz w:val="16"/>
                <w:szCs w:val="16"/>
              </w:rPr>
              <w:t>”.</w:t>
            </w:r>
          </w:p>
        </w:tc>
        <w:tc>
          <w:tcPr>
            <w:tcW w:w="1868" w:type="dxa"/>
            <w:tcBorders>
              <w:right w:val="nil"/>
            </w:tcBorders>
          </w:tcPr>
          <w:p w14:paraId="66B75E1D" w14:textId="03F009E6" w:rsidR="00396D84" w:rsidRPr="00D87DB0" w:rsidRDefault="00396D84" w:rsidP="00A613A9">
            <w:pPr>
              <w:spacing w:before="60" w:after="60"/>
              <w:rPr>
                <w:rFonts w:ascii="Verdana" w:hAnsi="Verdana"/>
                <w:sz w:val="16"/>
                <w:szCs w:val="16"/>
              </w:rPr>
            </w:pPr>
            <w:r w:rsidRPr="00D87DB0">
              <w:rPr>
                <w:rFonts w:ascii="Verdana" w:hAnsi="Verdana"/>
                <w:sz w:val="16"/>
                <w:szCs w:val="16"/>
              </w:rPr>
              <w:t>All Users</w:t>
            </w:r>
          </w:p>
        </w:tc>
        <w:tc>
          <w:tcPr>
            <w:tcW w:w="2626" w:type="dxa"/>
            <w:tcBorders>
              <w:top w:val="single" w:sz="4" w:space="0" w:color="auto"/>
              <w:left w:val="nil"/>
              <w:bottom w:val="single" w:sz="4" w:space="0" w:color="auto"/>
            </w:tcBorders>
          </w:tcPr>
          <w:p w14:paraId="0CDDD376" w14:textId="77777777" w:rsidR="00396D84" w:rsidRPr="00A43661" w:rsidRDefault="00396D84" w:rsidP="00A613A9">
            <w:pPr>
              <w:spacing w:before="60" w:after="60"/>
              <w:rPr>
                <w:rFonts w:ascii="Verdana" w:hAnsi="Verdana" w:cstheme="minorHAnsi"/>
                <w:color w:val="000000" w:themeColor="text1"/>
                <w:sz w:val="16"/>
                <w:szCs w:val="16"/>
              </w:rPr>
            </w:pPr>
          </w:p>
        </w:tc>
      </w:tr>
      <w:tr w:rsidR="00396D84" w:rsidRPr="00A43661" w14:paraId="5A3AE765" w14:textId="77777777" w:rsidTr="00D37828">
        <w:trPr>
          <w:gridAfter w:val="1"/>
          <w:wAfter w:w="2626" w:type="dxa"/>
        </w:trPr>
        <w:tc>
          <w:tcPr>
            <w:tcW w:w="857" w:type="dxa"/>
          </w:tcPr>
          <w:p w14:paraId="3EFCCBC2" w14:textId="20CC031B" w:rsidR="00396D84" w:rsidRDefault="00396D84" w:rsidP="00BD34C9">
            <w:pPr>
              <w:jc w:val="right"/>
              <w:rPr>
                <w:rFonts w:ascii="Times New Roman" w:hAnsi="Times New Roman" w:cs="Times New Roman"/>
                <w:color w:val="000000" w:themeColor="text1"/>
                <w:spacing w:val="-2"/>
              </w:rPr>
            </w:pPr>
            <w:r>
              <w:rPr>
                <w:rFonts w:ascii="Times New Roman" w:hAnsi="Times New Roman" w:cs="Times New Roman"/>
                <w:color w:val="000000" w:themeColor="text1"/>
                <w:spacing w:val="-2"/>
              </w:rPr>
              <w:t>66</w:t>
            </w:r>
          </w:p>
        </w:tc>
        <w:tc>
          <w:tcPr>
            <w:tcW w:w="2205" w:type="dxa"/>
          </w:tcPr>
          <w:p w14:paraId="0321AC25" w14:textId="72042A35" w:rsidR="00396D84" w:rsidRPr="00396D84" w:rsidRDefault="00396D84" w:rsidP="004E6196">
            <w:pPr>
              <w:pStyle w:val="Default"/>
              <w:rPr>
                <w:rFonts w:ascii="Verdana" w:hAnsi="Verdana" w:cstheme="minorHAnsi"/>
                <w:b/>
                <w:color w:val="000000" w:themeColor="text1"/>
                <w:sz w:val="16"/>
                <w:szCs w:val="16"/>
              </w:rPr>
            </w:pPr>
            <w:r>
              <w:rPr>
                <w:rFonts w:ascii="Verdana" w:hAnsi="Verdana" w:cstheme="minorHAnsi"/>
                <w:color w:val="000000" w:themeColor="text1"/>
                <w:sz w:val="16"/>
                <w:szCs w:val="16"/>
              </w:rPr>
              <w:t>“</w:t>
            </w:r>
            <w:r w:rsidRPr="00396D84">
              <w:rPr>
                <w:rFonts w:ascii="Verdana" w:hAnsi="Verdana" w:cstheme="minorHAnsi"/>
                <w:color w:val="000000" w:themeColor="text1"/>
                <w:sz w:val="16"/>
                <w:szCs w:val="16"/>
              </w:rPr>
              <w:t>Select the appropriate program for this coaching:</w:t>
            </w:r>
            <w:r>
              <w:rPr>
                <w:rFonts w:ascii="Verdana" w:hAnsi="Verdana" w:cstheme="minorHAnsi"/>
                <w:b/>
                <w:color w:val="000000" w:themeColor="text1"/>
                <w:sz w:val="16"/>
                <w:szCs w:val="16"/>
              </w:rPr>
              <w:t>”</w:t>
            </w:r>
          </w:p>
        </w:tc>
        <w:tc>
          <w:tcPr>
            <w:tcW w:w="1362" w:type="dxa"/>
          </w:tcPr>
          <w:p w14:paraId="31EB9531" w14:textId="77777777" w:rsidR="00396D84" w:rsidRDefault="00D37828" w:rsidP="00C57A0F">
            <w:pPr>
              <w:rPr>
                <w:rFonts w:ascii="Verdana" w:hAnsi="Verdana" w:cstheme="minorHAnsi"/>
                <w:color w:val="000000" w:themeColor="text1"/>
                <w:sz w:val="16"/>
                <w:szCs w:val="16"/>
              </w:rPr>
            </w:pPr>
            <w:r>
              <w:rPr>
                <w:rFonts w:ascii="Verdana" w:hAnsi="Verdana" w:cstheme="minorHAnsi"/>
                <w:color w:val="000000" w:themeColor="text1"/>
                <w:sz w:val="16"/>
                <w:szCs w:val="16"/>
              </w:rPr>
              <w:t>Web</w:t>
            </w:r>
          </w:p>
          <w:p w14:paraId="3DD5B2AD" w14:textId="35C74574" w:rsidR="00D37828" w:rsidRPr="00A43661" w:rsidRDefault="00D37828"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Dropdown List Box</w:t>
            </w:r>
            <w:r w:rsidRPr="00A43661">
              <w:rPr>
                <w:rFonts w:ascii="Verdana" w:hAnsi="Verdana" w:cstheme="minorHAnsi"/>
                <w:color w:val="000000" w:themeColor="text1"/>
                <w:sz w:val="16"/>
                <w:szCs w:val="16"/>
              </w:rPr>
              <w:t>)</w:t>
            </w:r>
          </w:p>
        </w:tc>
        <w:tc>
          <w:tcPr>
            <w:tcW w:w="2962" w:type="dxa"/>
            <w:gridSpan w:val="2"/>
          </w:tcPr>
          <w:p w14:paraId="44FD8078" w14:textId="1E85E488" w:rsidR="00D37828" w:rsidRDefault="00D37828" w:rsidP="00D3782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List is populated with:</w:t>
            </w:r>
          </w:p>
          <w:p w14:paraId="4C3658E1" w14:textId="7020BCDF"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Medicare</w:t>
            </w:r>
          </w:p>
          <w:p w14:paraId="5BFC8F0C" w14:textId="54E3C6DD"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Marketplace</w:t>
            </w:r>
          </w:p>
          <w:p w14:paraId="4A346945" w14:textId="683ACC03" w:rsidR="00396D84" w:rsidRPr="00D37828" w:rsidRDefault="00D37828" w:rsidP="00D37828">
            <w:pPr>
              <w:pStyle w:val="NoSpacing"/>
              <w:numPr>
                <w:ilvl w:val="0"/>
                <w:numId w:val="22"/>
              </w:numPr>
              <w:rPr>
                <w:color w:val="000000" w:themeColor="text1"/>
                <w:sz w:val="18"/>
                <w:szCs w:val="18"/>
              </w:rPr>
            </w:pPr>
            <w:r>
              <w:rPr>
                <w:color w:val="000000" w:themeColor="text1"/>
                <w:sz w:val="18"/>
                <w:szCs w:val="18"/>
              </w:rPr>
              <w:t>N/A</w:t>
            </w:r>
          </w:p>
        </w:tc>
        <w:tc>
          <w:tcPr>
            <w:tcW w:w="1868" w:type="dxa"/>
            <w:tcBorders>
              <w:right w:val="nil"/>
            </w:tcBorders>
          </w:tcPr>
          <w:p w14:paraId="57B7656A" w14:textId="4B70354B" w:rsidR="00396D84" w:rsidRPr="00D87DB0" w:rsidRDefault="00D37828" w:rsidP="00A613A9">
            <w:pPr>
              <w:spacing w:before="60" w:after="60"/>
              <w:rPr>
                <w:rFonts w:ascii="Verdana" w:hAnsi="Verdana"/>
                <w:sz w:val="16"/>
                <w:szCs w:val="16"/>
              </w:rPr>
            </w:pPr>
            <w:r>
              <w:rPr>
                <w:rFonts w:ascii="Verdana" w:hAnsi="Verdana"/>
                <w:sz w:val="16"/>
                <w:szCs w:val="16"/>
              </w:rPr>
              <w:t>Available in CSR, Supervisor, Quality modules</w:t>
            </w:r>
          </w:p>
        </w:tc>
        <w:tc>
          <w:tcPr>
            <w:tcW w:w="2626" w:type="dxa"/>
            <w:tcBorders>
              <w:top w:val="single" w:sz="4" w:space="0" w:color="auto"/>
              <w:left w:val="nil"/>
              <w:bottom w:val="single" w:sz="4" w:space="0" w:color="auto"/>
            </w:tcBorders>
          </w:tcPr>
          <w:p w14:paraId="31BA7C2F" w14:textId="77777777" w:rsidR="00396D84" w:rsidRPr="00A43661" w:rsidRDefault="00396D84" w:rsidP="00A613A9">
            <w:pPr>
              <w:spacing w:before="60" w:after="60"/>
              <w:rPr>
                <w:rFonts w:ascii="Verdana" w:hAnsi="Verdana" w:cstheme="minorHAnsi"/>
                <w:color w:val="000000" w:themeColor="text1"/>
                <w:sz w:val="16"/>
                <w:szCs w:val="16"/>
              </w:rPr>
            </w:pPr>
          </w:p>
        </w:tc>
      </w:tr>
      <w:tr w:rsidR="00D37828" w:rsidRPr="00A43661" w14:paraId="103DB151" w14:textId="77777777" w:rsidTr="005978FD">
        <w:trPr>
          <w:gridAfter w:val="1"/>
          <w:wAfter w:w="2626" w:type="dxa"/>
        </w:trPr>
        <w:tc>
          <w:tcPr>
            <w:tcW w:w="857" w:type="dxa"/>
            <w:tcBorders>
              <w:bottom w:val="single" w:sz="6" w:space="0" w:color="auto"/>
            </w:tcBorders>
          </w:tcPr>
          <w:p w14:paraId="6A424D52" w14:textId="29C838E2" w:rsidR="00D37828" w:rsidRDefault="00D37828" w:rsidP="00BD34C9">
            <w:pPr>
              <w:jc w:val="right"/>
              <w:rPr>
                <w:rFonts w:ascii="Times New Roman" w:hAnsi="Times New Roman" w:cs="Times New Roman"/>
                <w:color w:val="000000" w:themeColor="text1"/>
                <w:spacing w:val="-2"/>
              </w:rPr>
            </w:pPr>
            <w:r>
              <w:rPr>
                <w:rFonts w:ascii="Times New Roman" w:hAnsi="Times New Roman" w:cs="Times New Roman"/>
                <w:color w:val="000000" w:themeColor="text1"/>
                <w:spacing w:val="-2"/>
              </w:rPr>
              <w:lastRenderedPageBreak/>
              <w:t>67</w:t>
            </w:r>
          </w:p>
        </w:tc>
        <w:tc>
          <w:tcPr>
            <w:tcW w:w="2205" w:type="dxa"/>
            <w:tcBorders>
              <w:bottom w:val="single" w:sz="6" w:space="0" w:color="auto"/>
            </w:tcBorders>
          </w:tcPr>
          <w:p w14:paraId="0C9D331C" w14:textId="512702CE" w:rsidR="00D37828" w:rsidRDefault="00D37828" w:rsidP="004E6196">
            <w:pPr>
              <w:pStyle w:val="Default"/>
              <w:rPr>
                <w:rFonts w:ascii="Verdana" w:hAnsi="Verdana" w:cstheme="minorHAnsi"/>
                <w:color w:val="000000" w:themeColor="text1"/>
                <w:sz w:val="16"/>
                <w:szCs w:val="16"/>
              </w:rPr>
            </w:pPr>
            <w:r>
              <w:rPr>
                <w:rFonts w:ascii="Verdana" w:hAnsi="Verdana" w:cstheme="minorHAnsi"/>
                <w:color w:val="000000" w:themeColor="text1"/>
                <w:sz w:val="16"/>
                <w:szCs w:val="16"/>
              </w:rPr>
              <w:t>“</w:t>
            </w:r>
            <w:r w:rsidRPr="00D37828">
              <w:rPr>
                <w:rFonts w:ascii="Verdana" w:hAnsi="Verdana" w:cstheme="minorHAnsi"/>
                <w:color w:val="000000" w:themeColor="text1"/>
                <w:sz w:val="16"/>
                <w:szCs w:val="16"/>
              </w:rPr>
              <w:t>Where was this behavior observed?</w:t>
            </w:r>
            <w:r>
              <w:rPr>
                <w:rFonts w:ascii="Verdana" w:hAnsi="Verdana" w:cstheme="minorHAnsi"/>
                <w:color w:val="000000" w:themeColor="text1"/>
                <w:sz w:val="16"/>
                <w:szCs w:val="16"/>
              </w:rPr>
              <w:t>”</w:t>
            </w:r>
          </w:p>
        </w:tc>
        <w:tc>
          <w:tcPr>
            <w:tcW w:w="1362" w:type="dxa"/>
            <w:tcBorders>
              <w:bottom w:val="single" w:sz="6" w:space="0" w:color="auto"/>
            </w:tcBorders>
          </w:tcPr>
          <w:p w14:paraId="38C04603" w14:textId="77777777" w:rsidR="00D37828" w:rsidRDefault="00D37828" w:rsidP="00C57A0F">
            <w:pPr>
              <w:rPr>
                <w:rFonts w:ascii="Verdana" w:hAnsi="Verdana" w:cstheme="minorHAnsi"/>
                <w:color w:val="000000" w:themeColor="text1"/>
                <w:sz w:val="16"/>
                <w:szCs w:val="16"/>
              </w:rPr>
            </w:pPr>
            <w:r>
              <w:rPr>
                <w:rFonts w:ascii="Verdana" w:hAnsi="Verdana" w:cstheme="minorHAnsi"/>
                <w:color w:val="000000" w:themeColor="text1"/>
                <w:sz w:val="16"/>
                <w:szCs w:val="16"/>
              </w:rPr>
              <w:t>Web</w:t>
            </w:r>
          </w:p>
          <w:p w14:paraId="05BE82D5" w14:textId="434AB6E2" w:rsidR="00D37828" w:rsidRDefault="00D37828"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Dropdown List Box</w:t>
            </w:r>
            <w:r w:rsidRPr="00A43661">
              <w:rPr>
                <w:rFonts w:ascii="Verdana" w:hAnsi="Verdana" w:cstheme="minorHAnsi"/>
                <w:color w:val="000000" w:themeColor="text1"/>
                <w:sz w:val="16"/>
                <w:szCs w:val="16"/>
              </w:rPr>
              <w:t>)</w:t>
            </w:r>
          </w:p>
        </w:tc>
        <w:tc>
          <w:tcPr>
            <w:tcW w:w="2962" w:type="dxa"/>
            <w:gridSpan w:val="2"/>
            <w:tcBorders>
              <w:bottom w:val="single" w:sz="6" w:space="0" w:color="auto"/>
            </w:tcBorders>
          </w:tcPr>
          <w:p w14:paraId="1538AD78" w14:textId="509A3C91" w:rsidR="00D37828" w:rsidRDefault="00D37828" w:rsidP="00D3782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List is populated with:</w:t>
            </w:r>
          </w:p>
          <w:p w14:paraId="3A638F7D" w14:textId="044CB6C9"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Production</w:t>
            </w:r>
          </w:p>
          <w:p w14:paraId="18847F69" w14:textId="1F4B22A4"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Training</w:t>
            </w:r>
          </w:p>
          <w:p w14:paraId="78ADC7B1" w14:textId="5E85FDA7" w:rsidR="00D37828" w:rsidRPr="00D37828" w:rsidRDefault="00D37828" w:rsidP="00D37828">
            <w:pPr>
              <w:pStyle w:val="NoSpacing"/>
              <w:numPr>
                <w:ilvl w:val="0"/>
                <w:numId w:val="22"/>
              </w:numPr>
              <w:rPr>
                <w:color w:val="000000" w:themeColor="text1"/>
                <w:sz w:val="18"/>
                <w:szCs w:val="18"/>
              </w:rPr>
            </w:pPr>
            <w:r>
              <w:rPr>
                <w:color w:val="000000" w:themeColor="text1"/>
                <w:sz w:val="18"/>
                <w:szCs w:val="18"/>
              </w:rPr>
              <w:t>Other</w:t>
            </w:r>
          </w:p>
        </w:tc>
        <w:tc>
          <w:tcPr>
            <w:tcW w:w="1868" w:type="dxa"/>
            <w:tcBorders>
              <w:bottom w:val="single" w:sz="6" w:space="0" w:color="auto"/>
              <w:right w:val="nil"/>
            </w:tcBorders>
          </w:tcPr>
          <w:p w14:paraId="3DD2D8D9" w14:textId="27E4AB8D" w:rsidR="00D37828" w:rsidRDefault="00D37828" w:rsidP="00A613A9">
            <w:pPr>
              <w:spacing w:before="60" w:after="60"/>
              <w:rPr>
                <w:rFonts w:ascii="Verdana" w:hAnsi="Verdana"/>
                <w:sz w:val="16"/>
                <w:szCs w:val="16"/>
              </w:rPr>
            </w:pPr>
            <w:r>
              <w:rPr>
                <w:rFonts w:ascii="Verdana" w:hAnsi="Verdana"/>
                <w:sz w:val="16"/>
                <w:szCs w:val="16"/>
              </w:rPr>
              <w:t>Available in Training module</w:t>
            </w:r>
          </w:p>
        </w:tc>
        <w:tc>
          <w:tcPr>
            <w:tcW w:w="2626" w:type="dxa"/>
            <w:tcBorders>
              <w:top w:val="single" w:sz="4" w:space="0" w:color="auto"/>
              <w:left w:val="nil"/>
              <w:bottom w:val="single" w:sz="6" w:space="0" w:color="auto"/>
            </w:tcBorders>
          </w:tcPr>
          <w:p w14:paraId="5CD5C6EF" w14:textId="77777777" w:rsidR="00D37828" w:rsidRPr="00A43661" w:rsidRDefault="00D37828" w:rsidP="00A613A9">
            <w:pPr>
              <w:spacing w:before="60" w:after="60"/>
              <w:rPr>
                <w:rFonts w:ascii="Verdana" w:hAnsi="Verdana" w:cstheme="minorHAnsi"/>
                <w:color w:val="000000" w:themeColor="text1"/>
                <w:sz w:val="16"/>
                <w:szCs w:val="16"/>
              </w:rPr>
            </w:pPr>
          </w:p>
        </w:tc>
      </w:tr>
    </w:tbl>
    <w:p w14:paraId="0E3181AC" w14:textId="0856A827" w:rsidR="00180DB8" w:rsidRDefault="000A38FB" w:rsidP="000A38FB">
      <w:pPr>
        <w:rPr>
          <w:color w:val="000000" w:themeColor="text1"/>
        </w:rPr>
      </w:pPr>
      <w:r w:rsidRPr="00A43661">
        <w:rPr>
          <w:color w:val="000000" w:themeColor="text1"/>
        </w:rPr>
        <w:t># - Unique identifier associated with the requirement allocated.</w:t>
      </w:r>
    </w:p>
    <w:p w14:paraId="1281D10A" w14:textId="2F4CA3B2" w:rsidR="00492FC9" w:rsidRDefault="00492FC9">
      <w:pPr>
        <w:rPr>
          <w:color w:val="000000" w:themeColor="text1"/>
        </w:rPr>
      </w:pPr>
      <w:r>
        <w:rPr>
          <w:color w:val="000000" w:themeColor="text1"/>
        </w:rPr>
        <w:br w:type="page"/>
      </w:r>
    </w:p>
    <w:p w14:paraId="06C67F61" w14:textId="5D36EBDF" w:rsidR="00DD75E3" w:rsidRPr="00DD75E3" w:rsidRDefault="00DD75E3" w:rsidP="00DD75E3">
      <w:pPr>
        <w:pStyle w:val="Heading1"/>
      </w:pPr>
      <w:bookmarkStart w:id="20" w:name="_Toc399751313"/>
      <w:r w:rsidRPr="00DD75E3">
        <w:lastRenderedPageBreak/>
        <w:t>Program Requirements</w:t>
      </w:r>
      <w:bookmarkEnd w:id="20"/>
    </w:p>
    <w:p w14:paraId="1F03ADBE" w14:textId="77777777" w:rsidR="00DD75E3" w:rsidRDefault="00DD75E3" w:rsidP="00DD75E3">
      <w:pPr>
        <w:rPr>
          <w:color w:val="000000" w:themeColor="text1"/>
        </w:rPr>
      </w:pPr>
    </w:p>
    <w:p w14:paraId="081168B6" w14:textId="75D5F8B4"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21" w:name="_Toc399751314"/>
      <w:r w:rsidRPr="00DD75E3">
        <w:rPr>
          <w:rFonts w:ascii="Calibri" w:hAnsi="Calibri"/>
          <w:b w:val="0"/>
          <w:color w:val="auto"/>
          <w:sz w:val="20"/>
          <w:szCs w:val="20"/>
        </w:rPr>
        <w:t>Supervisors must conduct at least one eCoaching session per week</w:t>
      </w:r>
      <w:bookmarkEnd w:id="21"/>
    </w:p>
    <w:p w14:paraId="1EEAB1A3" w14:textId="053ECFF1"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22" w:name="_Toc399751315"/>
      <w:r w:rsidRPr="00DD75E3">
        <w:rPr>
          <w:rFonts w:ascii="Calibri" w:hAnsi="Calibri"/>
          <w:b w:val="0"/>
          <w:color w:val="auto"/>
          <w:sz w:val="20"/>
          <w:szCs w:val="20"/>
        </w:rPr>
        <w:t>Portability and accessibility to both the customer service representatives (Employees), direct and subsequent supervisors, and managers.</w:t>
      </w:r>
      <w:bookmarkEnd w:id="22"/>
    </w:p>
    <w:p w14:paraId="2CAD7170" w14:textId="0D90B68A"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23" w:name="_Toc399751316"/>
      <w:r w:rsidRPr="00DD75E3">
        <w:rPr>
          <w:rFonts w:ascii="Calibri" w:hAnsi="Calibri"/>
          <w:b w:val="0"/>
          <w:color w:val="auto"/>
          <w:sz w:val="20"/>
          <w:szCs w:val="20"/>
        </w:rPr>
        <w:t>The eCoaching Log form is predominately displayed in the middle of the home page.</w:t>
      </w:r>
      <w:bookmarkEnd w:id="23"/>
    </w:p>
    <w:p w14:paraId="14E5AA82" w14:textId="6718EA89"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24" w:name="_Toc399751317"/>
      <w:r w:rsidRPr="00DD75E3">
        <w:rPr>
          <w:rFonts w:ascii="Calibri" w:hAnsi="Calibri"/>
          <w:b w:val="0"/>
          <w:color w:val="auto"/>
          <w:sz w:val="20"/>
          <w:szCs w:val="20"/>
        </w:rPr>
        <w:t>The dashboard is filtered by each user so users cannot view other’s records unless authorized to do so.  Also, Verbal</w:t>
      </w:r>
      <w:r w:rsidR="00273608">
        <w:rPr>
          <w:rFonts w:ascii="Calibri" w:hAnsi="Calibri"/>
          <w:b w:val="0"/>
          <w:color w:val="auto"/>
          <w:sz w:val="20"/>
          <w:szCs w:val="20"/>
        </w:rPr>
        <w:t xml:space="preserve"> Warning, </w:t>
      </w:r>
      <w:r w:rsidRPr="00DD75E3">
        <w:rPr>
          <w:rFonts w:ascii="Calibri" w:hAnsi="Calibri"/>
          <w:b w:val="0"/>
          <w:color w:val="auto"/>
          <w:sz w:val="20"/>
          <w:szCs w:val="20"/>
        </w:rPr>
        <w:t>Written</w:t>
      </w:r>
      <w:r w:rsidR="00273608">
        <w:rPr>
          <w:rFonts w:ascii="Calibri" w:hAnsi="Calibri"/>
          <w:b w:val="0"/>
          <w:color w:val="auto"/>
          <w:sz w:val="20"/>
          <w:szCs w:val="20"/>
        </w:rPr>
        <w:t xml:space="preserve"> Warning and Final Written Warning </w:t>
      </w:r>
      <w:r w:rsidRPr="00DD75E3">
        <w:rPr>
          <w:rFonts w:ascii="Calibri" w:hAnsi="Calibri"/>
          <w:b w:val="0"/>
          <w:color w:val="auto"/>
          <w:sz w:val="20"/>
          <w:szCs w:val="20"/>
        </w:rPr>
        <w:t xml:space="preserve">logs will </w:t>
      </w:r>
      <w:r w:rsidR="00570790">
        <w:rPr>
          <w:rFonts w:ascii="Calibri" w:hAnsi="Calibri"/>
          <w:b w:val="0"/>
          <w:color w:val="auto"/>
          <w:sz w:val="20"/>
          <w:szCs w:val="20"/>
        </w:rPr>
        <w:t xml:space="preserve">appear on the dashboard </w:t>
      </w:r>
      <w:r w:rsidRPr="00DD75E3">
        <w:rPr>
          <w:rFonts w:ascii="Calibri" w:hAnsi="Calibri"/>
          <w:b w:val="0"/>
          <w:color w:val="auto"/>
          <w:sz w:val="20"/>
          <w:szCs w:val="20"/>
        </w:rPr>
        <w:t>for supervisors and managers identified in the employee hierarchy.</w:t>
      </w:r>
      <w:r w:rsidR="00E4288F">
        <w:rPr>
          <w:rFonts w:ascii="Calibri" w:hAnsi="Calibri"/>
          <w:b w:val="0"/>
          <w:color w:val="auto"/>
          <w:sz w:val="20"/>
          <w:szCs w:val="20"/>
        </w:rPr>
        <w:t xml:space="preserve">  This will include</w:t>
      </w:r>
      <w:bookmarkEnd w:id="24"/>
      <w:r w:rsidR="00E4288F">
        <w:rPr>
          <w:rFonts w:ascii="Calibri" w:hAnsi="Calibri"/>
          <w:b w:val="0"/>
          <w:color w:val="auto"/>
          <w:sz w:val="20"/>
          <w:szCs w:val="20"/>
        </w:rPr>
        <w:t xml:space="preserve"> senior managers, </w:t>
      </w:r>
      <w:r w:rsidR="00113C2F">
        <w:rPr>
          <w:rFonts w:ascii="Calibri" w:hAnsi="Calibri"/>
          <w:b w:val="0"/>
          <w:color w:val="auto"/>
          <w:sz w:val="20"/>
          <w:szCs w:val="20"/>
        </w:rPr>
        <w:t xml:space="preserve">deputy </w:t>
      </w:r>
      <w:r w:rsidR="00E4288F">
        <w:rPr>
          <w:rFonts w:ascii="Calibri" w:hAnsi="Calibri"/>
          <w:b w:val="0"/>
          <w:color w:val="auto"/>
          <w:sz w:val="20"/>
          <w:szCs w:val="20"/>
        </w:rPr>
        <w:t>directors, and regional managers who are higher in the employee hierarchy.</w:t>
      </w:r>
    </w:p>
    <w:p w14:paraId="49CB0861" w14:textId="53D645FF"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25" w:name="_Toc399751318"/>
      <w:r w:rsidRPr="00DD75E3">
        <w:rPr>
          <w:rFonts w:ascii="Calibri" w:hAnsi="Calibri"/>
          <w:b w:val="0"/>
          <w:color w:val="auto"/>
          <w:sz w:val="20"/>
          <w:szCs w:val="20"/>
        </w:rPr>
        <w:t>The Employee\Supervisor\Manager should access the My Submitted, Dashboard, and Historical Dashboards from the shortcut on their desktop.  They can also view their Dashboard from the eCoaching Log Dashboard tab on the Performance Scorecard.  The main page accessed from the desktop shortcut, has tabs for each (My Submitted, Dashboard, and Historical).</w:t>
      </w:r>
      <w:bookmarkEnd w:id="25"/>
    </w:p>
    <w:p w14:paraId="5088AF8B" w14:textId="2FCF12D7" w:rsidR="00DD75E3" w:rsidRDefault="00DD75E3" w:rsidP="00DD75E3">
      <w:pPr>
        <w:pStyle w:val="Heading2"/>
        <w:numPr>
          <w:ilvl w:val="1"/>
          <w:numId w:val="39"/>
        </w:numPr>
        <w:ind w:left="810" w:hanging="720"/>
        <w:rPr>
          <w:rFonts w:ascii="Calibri" w:hAnsi="Calibri"/>
          <w:b w:val="0"/>
          <w:color w:val="auto"/>
          <w:sz w:val="20"/>
          <w:szCs w:val="20"/>
        </w:rPr>
      </w:pPr>
      <w:bookmarkStart w:id="26" w:name="_Toc399751319"/>
      <w:r w:rsidRPr="00DD75E3">
        <w:rPr>
          <w:rFonts w:ascii="Calibri" w:hAnsi="Calibri"/>
          <w:b w:val="0"/>
          <w:color w:val="auto"/>
          <w:sz w:val="20"/>
          <w:szCs w:val="20"/>
        </w:rPr>
        <w:t>Issues will be submitted to a central database for the Site Administrators to review and resolve. When submitting issues, users should include screenshots as an attachment, hyperlinks, form fields, and, if possible, try to replicate the issue.</w:t>
      </w:r>
      <w:bookmarkEnd w:id="26"/>
    </w:p>
    <w:p w14:paraId="3CED1D7C" w14:textId="02FCCE57" w:rsidR="00492FC9" w:rsidRDefault="00492FC9" w:rsidP="00492FC9">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Each individual </w:t>
      </w:r>
      <w:r w:rsidR="003449EA">
        <w:rPr>
          <w:rFonts w:ascii="Calibri" w:hAnsi="Calibri"/>
          <w:b w:val="0"/>
          <w:color w:val="auto"/>
          <w:sz w:val="20"/>
          <w:szCs w:val="20"/>
        </w:rPr>
        <w:t xml:space="preserve">Coaching and </w:t>
      </w:r>
      <w:r>
        <w:rPr>
          <w:rFonts w:ascii="Calibri" w:hAnsi="Calibri"/>
          <w:b w:val="0"/>
          <w:color w:val="auto"/>
          <w:sz w:val="20"/>
          <w:szCs w:val="20"/>
        </w:rPr>
        <w:t>Warning Log</w:t>
      </w:r>
      <w:r w:rsidR="003449EA">
        <w:rPr>
          <w:rFonts w:ascii="Calibri" w:hAnsi="Calibri"/>
          <w:b w:val="0"/>
          <w:color w:val="auto"/>
          <w:sz w:val="20"/>
          <w:szCs w:val="20"/>
        </w:rPr>
        <w:t>s</w:t>
      </w:r>
      <w:r>
        <w:rPr>
          <w:rFonts w:ascii="Calibri" w:hAnsi="Calibri"/>
          <w:b w:val="0"/>
          <w:color w:val="auto"/>
          <w:sz w:val="20"/>
          <w:szCs w:val="20"/>
        </w:rPr>
        <w:t xml:space="preserve"> should contain the necessary information to determine the Employee’s Supervisor and Manager at the time of submission. </w:t>
      </w:r>
    </w:p>
    <w:p w14:paraId="674D1E5C" w14:textId="644A61B1" w:rsidR="00A4685A" w:rsidRDefault="00A4685A" w:rsidP="00A4685A">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Each individual Coaching Log should contain the necessary information to determine the Employee’s Manger who reviewed and signed the log and the Employee’s Supervisor who reviewed and signed the log. </w:t>
      </w:r>
    </w:p>
    <w:p w14:paraId="3CCD5110" w14:textId="79FF27FC" w:rsidR="00570790" w:rsidRDefault="00570790" w:rsidP="00570790">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Human Resources will have access to the Historical Dashboard and all Coaching and Warning logs</w:t>
      </w:r>
      <w:r w:rsidRPr="00DD75E3">
        <w:rPr>
          <w:rFonts w:ascii="Calibri" w:hAnsi="Calibri"/>
          <w:b w:val="0"/>
          <w:color w:val="auto"/>
          <w:sz w:val="20"/>
          <w:szCs w:val="20"/>
        </w:rPr>
        <w:t>.</w:t>
      </w:r>
      <w:r>
        <w:rPr>
          <w:rFonts w:ascii="Calibri" w:hAnsi="Calibri"/>
          <w:b w:val="0"/>
          <w:color w:val="auto"/>
          <w:sz w:val="20"/>
          <w:szCs w:val="20"/>
        </w:rPr>
        <w:t xml:space="preserve">  Warning logs will not be available for anyone else on the Historical Dashboard.</w:t>
      </w:r>
    </w:p>
    <w:p w14:paraId="46A98FF3" w14:textId="43758736" w:rsidR="004B0D18" w:rsidRDefault="004B0D18" w:rsidP="004B0D18">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Submitters of eCoaching Logs will not be allowed to submit logs to themselves (where they are the recipient of the log). </w:t>
      </w:r>
    </w:p>
    <w:p w14:paraId="1DFCB455" w14:textId="269BC02F" w:rsidR="00E4288F" w:rsidRDefault="00113C2F" w:rsidP="00E4288F">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Senior managers, deputy directors, and regional managers </w:t>
      </w:r>
      <w:r w:rsidR="00E4288F">
        <w:rPr>
          <w:rFonts w:ascii="Calibri" w:hAnsi="Calibri"/>
          <w:b w:val="0"/>
          <w:color w:val="auto"/>
          <w:sz w:val="20"/>
          <w:szCs w:val="20"/>
        </w:rPr>
        <w:t xml:space="preserve">will </w:t>
      </w:r>
      <w:r>
        <w:rPr>
          <w:rFonts w:ascii="Calibri" w:hAnsi="Calibri"/>
          <w:b w:val="0"/>
          <w:color w:val="auto"/>
          <w:sz w:val="20"/>
          <w:szCs w:val="20"/>
        </w:rPr>
        <w:t>have access to eCoaching logs and Warning logs for employees within their hierarchy structure even if not direct reports</w:t>
      </w:r>
      <w:r w:rsidR="00E4288F">
        <w:rPr>
          <w:rFonts w:ascii="Calibri" w:hAnsi="Calibri"/>
          <w:b w:val="0"/>
          <w:color w:val="auto"/>
          <w:sz w:val="20"/>
          <w:szCs w:val="20"/>
        </w:rPr>
        <w:t>.</w:t>
      </w:r>
      <w:r w:rsidR="00B03FA8">
        <w:rPr>
          <w:rFonts w:ascii="Calibri" w:hAnsi="Calibri"/>
          <w:b w:val="0"/>
          <w:color w:val="auto"/>
          <w:sz w:val="20"/>
          <w:szCs w:val="20"/>
        </w:rPr>
        <w:t xml:space="preserve">  </w:t>
      </w:r>
      <w:r w:rsidR="00E4288F">
        <w:rPr>
          <w:rFonts w:ascii="Calibri" w:hAnsi="Calibri"/>
          <w:b w:val="0"/>
          <w:color w:val="auto"/>
          <w:sz w:val="20"/>
          <w:szCs w:val="20"/>
        </w:rPr>
        <w:t xml:space="preserve"> </w:t>
      </w:r>
      <w:r w:rsidR="00B03FA8">
        <w:rPr>
          <w:rFonts w:ascii="Calibri" w:hAnsi="Calibri"/>
          <w:b w:val="0"/>
          <w:color w:val="auto"/>
          <w:sz w:val="20"/>
          <w:szCs w:val="20"/>
        </w:rPr>
        <w:t xml:space="preserve">Senior managers, deputy directors, and regional managers are defined by those who have an entry in the Historical Dashboard Access Control List with a code of </w:t>
      </w:r>
      <w:r w:rsidR="0010438C">
        <w:rPr>
          <w:rFonts w:ascii="Calibri" w:hAnsi="Calibri"/>
          <w:b w:val="0"/>
          <w:color w:val="auto"/>
          <w:sz w:val="20"/>
          <w:szCs w:val="20"/>
        </w:rPr>
        <w:t>SRMGR</w:t>
      </w:r>
      <w:r w:rsidR="008736FA">
        <w:rPr>
          <w:rFonts w:ascii="Calibri" w:hAnsi="Calibri"/>
          <w:b w:val="0"/>
          <w:color w:val="auto"/>
          <w:sz w:val="20"/>
          <w:szCs w:val="20"/>
        </w:rPr>
        <w:t>.</w:t>
      </w:r>
    </w:p>
    <w:p w14:paraId="064C914A" w14:textId="77777777" w:rsidR="00492FC9" w:rsidRPr="00492FC9" w:rsidRDefault="00492FC9" w:rsidP="00492FC9"/>
    <w:p w14:paraId="26C33D71" w14:textId="28B248C1" w:rsidR="00492FC9" w:rsidRDefault="00492FC9">
      <w:r>
        <w:br w:type="page"/>
      </w:r>
    </w:p>
    <w:p w14:paraId="1708BD29" w14:textId="77777777" w:rsidR="0045631D" w:rsidRDefault="00614635" w:rsidP="0045631D">
      <w:pPr>
        <w:pStyle w:val="Heading1"/>
        <w:keepLines w:val="0"/>
        <w:tabs>
          <w:tab w:val="num" w:pos="720"/>
        </w:tabs>
        <w:spacing w:before="240" w:after="60" w:line="240" w:lineRule="auto"/>
        <w:ind w:left="720" w:hanging="720"/>
        <w:rPr>
          <w:color w:val="000000" w:themeColor="text1"/>
        </w:rPr>
      </w:pPr>
      <w:bookmarkStart w:id="27" w:name="_Toc399751320"/>
      <w:r>
        <w:rPr>
          <w:color w:val="000000" w:themeColor="text1"/>
        </w:rPr>
        <w:lastRenderedPageBreak/>
        <w:t>Layouts</w:t>
      </w:r>
      <w:bookmarkEnd w:id="27"/>
    </w:p>
    <w:p w14:paraId="768A6B5A" w14:textId="45EEFFB9" w:rsidR="007D211D" w:rsidRDefault="007D211D" w:rsidP="007D211D">
      <w:r>
        <w:rPr>
          <w:noProof/>
        </w:rPr>
        <w:drawing>
          <wp:inline distT="0" distB="0" distL="0" distR="0" wp14:anchorId="56F1D2D1" wp14:editId="391DC3D8">
            <wp:extent cx="6029325" cy="43148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29325" cy="4314825"/>
                    </a:xfrm>
                    <a:prstGeom prst="rect">
                      <a:avLst/>
                    </a:prstGeom>
                    <a:noFill/>
                    <a:ln>
                      <a:noFill/>
                    </a:ln>
                  </pic:spPr>
                </pic:pic>
              </a:graphicData>
            </a:graphic>
          </wp:inline>
        </w:drawing>
      </w:r>
    </w:p>
    <w:p w14:paraId="476F5BF0" w14:textId="77777777" w:rsidR="007D211D" w:rsidRPr="007D211D" w:rsidRDefault="007D211D" w:rsidP="007D211D"/>
    <w:p w14:paraId="5C675531" w14:textId="77777777" w:rsidR="00A16E81" w:rsidRDefault="00A16E81" w:rsidP="00CD48EC">
      <w:pPr>
        <w:sectPr w:rsidR="00A16E81" w:rsidSect="00EC2B6D">
          <w:footerReference w:type="default" r:id="rId15"/>
          <w:pgSz w:w="12240" w:h="15840" w:code="1"/>
          <w:pgMar w:top="1440" w:right="1440" w:bottom="1440" w:left="1296" w:header="720" w:footer="720" w:gutter="0"/>
          <w:cols w:space="720"/>
          <w:docGrid w:linePitch="299"/>
        </w:sectPr>
      </w:pPr>
    </w:p>
    <w:p w14:paraId="6CB4B940" w14:textId="77777777" w:rsidR="00672EF0" w:rsidRDefault="00672EF0" w:rsidP="00CD48EC"/>
    <w:p w14:paraId="6C33AB1B" w14:textId="77777777" w:rsidR="00672EF0" w:rsidRDefault="00672EF0" w:rsidP="00CD48EC"/>
    <w:p w14:paraId="1538295E" w14:textId="77777777" w:rsidR="00672EF0" w:rsidRDefault="00672EF0" w:rsidP="00CD48EC"/>
    <w:p w14:paraId="2697A6AF" w14:textId="77777777" w:rsidR="00672EF0" w:rsidRDefault="00672EF0" w:rsidP="00CD48EC"/>
    <w:p w14:paraId="22E24F82" w14:textId="77777777" w:rsidR="00672EF0" w:rsidRDefault="00672EF0" w:rsidP="00CD48EC"/>
    <w:p w14:paraId="5F10F016" w14:textId="77777777" w:rsidR="00672EF0" w:rsidRDefault="00672EF0" w:rsidP="00CD48EC"/>
    <w:p w14:paraId="27D76F3C" w14:textId="77777777" w:rsidR="00672EF0" w:rsidRDefault="00672EF0" w:rsidP="00CD48EC"/>
    <w:p w14:paraId="0ED31236" w14:textId="77777777" w:rsidR="00672EF0" w:rsidRDefault="00672EF0" w:rsidP="00CD48EC"/>
    <w:p w14:paraId="526E6B0C" w14:textId="77777777" w:rsidR="00672EF0" w:rsidRDefault="00672EF0" w:rsidP="00CD48EC"/>
    <w:p w14:paraId="710D857F" w14:textId="77777777" w:rsidR="00672EF0" w:rsidRDefault="00672EF0" w:rsidP="00CD48EC"/>
    <w:p w14:paraId="0F053ED4" w14:textId="77777777" w:rsidR="007D15F0" w:rsidRDefault="007D15F0" w:rsidP="00CD48EC"/>
    <w:p w14:paraId="5747FB6B" w14:textId="77777777" w:rsidR="007D15F0" w:rsidRDefault="007D15F0" w:rsidP="00CD48EC"/>
    <w:p w14:paraId="7F851EBE" w14:textId="77777777" w:rsidR="007D15F0" w:rsidRDefault="007D15F0" w:rsidP="00CD48EC"/>
    <w:p w14:paraId="30F96E4A" w14:textId="77777777" w:rsidR="007D15F0" w:rsidRDefault="007D15F0" w:rsidP="00CD48EC"/>
    <w:p w14:paraId="6C08CBBF" w14:textId="77777777" w:rsidR="007D15F0" w:rsidRDefault="007D15F0" w:rsidP="00CD48EC"/>
    <w:p w14:paraId="4216064C" w14:textId="77777777" w:rsidR="00AB2236" w:rsidRDefault="00AB2236" w:rsidP="00CD48EC"/>
    <w:p w14:paraId="61FC65E7" w14:textId="77777777" w:rsidR="00AB2236" w:rsidRDefault="00AB2236" w:rsidP="00CD48EC"/>
    <w:p w14:paraId="692A607D" w14:textId="77777777" w:rsidR="007D15F0" w:rsidRDefault="007D15F0" w:rsidP="00CD48EC"/>
    <w:p w14:paraId="75BC05F6" w14:textId="0B4B21EA" w:rsidR="005D0314" w:rsidRDefault="005D0314" w:rsidP="005D0314">
      <w:pPr>
        <w:rPr>
          <w:noProof/>
        </w:rPr>
      </w:pPr>
      <w:r>
        <w:rPr>
          <w:noProof/>
        </w:rPr>
        <w:lastRenderedPageBreak/>
        <w:t>Direct Coaching – Progressive Disciplinary Warning</w:t>
      </w:r>
    </w:p>
    <w:p w14:paraId="71CB2E22" w14:textId="6FD70593" w:rsidR="005D0314" w:rsidRDefault="00BE503A" w:rsidP="005D0314">
      <w:pPr>
        <w:rPr>
          <w:noProof/>
        </w:rPr>
      </w:pPr>
      <w:r>
        <w:rPr>
          <w:noProof/>
        </w:rPr>
        <w:drawing>
          <wp:inline distT="0" distB="0" distL="0" distR="0" wp14:anchorId="76A62198" wp14:editId="1248043B">
            <wp:extent cx="2743200" cy="18573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43200" cy="1857375"/>
                    </a:xfrm>
                    <a:prstGeom prst="rect">
                      <a:avLst/>
                    </a:prstGeom>
                    <a:noFill/>
                    <a:ln>
                      <a:noFill/>
                    </a:ln>
                  </pic:spPr>
                </pic:pic>
              </a:graphicData>
            </a:graphic>
          </wp:inline>
        </w:drawing>
      </w:r>
    </w:p>
    <w:p w14:paraId="7F0185A7" w14:textId="435E95E7" w:rsidR="005D0314" w:rsidRDefault="005D0314" w:rsidP="005D0314"/>
    <w:p w14:paraId="5CAFBC2F" w14:textId="6794E17A" w:rsidR="005D0314" w:rsidRDefault="005D0314" w:rsidP="005D0314"/>
    <w:p w14:paraId="07477F96" w14:textId="77777777" w:rsidR="005D0314" w:rsidRDefault="005D0314" w:rsidP="00CD48EC"/>
    <w:p w14:paraId="3E475AF5" w14:textId="77777777" w:rsidR="00FE53EE" w:rsidRDefault="00FE53EE" w:rsidP="00CD48EC"/>
    <w:p w14:paraId="52793EF2" w14:textId="77777777" w:rsidR="00FE53EE" w:rsidRDefault="00FE53EE" w:rsidP="00CD48EC"/>
    <w:p w14:paraId="1070B0DE" w14:textId="77777777" w:rsidR="00FE53EE" w:rsidRDefault="00FE53EE" w:rsidP="00CD48EC"/>
    <w:p w14:paraId="4E3DFE27" w14:textId="77777777" w:rsidR="00FE53EE" w:rsidRDefault="00FE53EE" w:rsidP="00CD48EC"/>
    <w:p w14:paraId="553B73CD" w14:textId="77777777" w:rsidR="0025281B" w:rsidRDefault="0025281B" w:rsidP="00CD48EC"/>
    <w:p w14:paraId="3B4BFF47" w14:textId="77777777" w:rsidR="00FE53EE" w:rsidRDefault="00FE53EE" w:rsidP="00CD48EC"/>
    <w:p w14:paraId="6D8D09DA" w14:textId="77777777" w:rsidR="00FE53EE" w:rsidRDefault="00FE53EE" w:rsidP="00CD48EC"/>
    <w:p w14:paraId="56BFDFD6" w14:textId="77777777" w:rsidR="00FE53EE" w:rsidRDefault="00FE53EE" w:rsidP="00CD48EC"/>
    <w:p w14:paraId="76F765C1" w14:textId="77777777" w:rsidR="00203E8F" w:rsidRDefault="00203E8F" w:rsidP="00CD48EC"/>
    <w:p w14:paraId="0C078425" w14:textId="77777777" w:rsidR="00203E8F" w:rsidRDefault="00203E8F" w:rsidP="00CD48EC"/>
    <w:p w14:paraId="176529A1" w14:textId="77777777" w:rsidR="00203E8F" w:rsidRDefault="00203E8F" w:rsidP="00CD48EC"/>
    <w:p w14:paraId="2EF6B2C5" w14:textId="77777777" w:rsidR="005D0314" w:rsidRDefault="005D0314" w:rsidP="00CD48EC"/>
    <w:p w14:paraId="66044208" w14:textId="77777777" w:rsidR="000A6F60" w:rsidRDefault="000A6F60" w:rsidP="00CD48EC"/>
    <w:p w14:paraId="1D66FB88" w14:textId="77777777" w:rsidR="006F7A1D" w:rsidRDefault="006F7A1D" w:rsidP="00CD48EC"/>
    <w:p w14:paraId="10425042" w14:textId="1C676747" w:rsidR="005D0314" w:rsidRPr="00A77131" w:rsidRDefault="000A6F60" w:rsidP="00A77131">
      <w:pPr>
        <w:pStyle w:val="NoSpacing"/>
        <w:rPr>
          <w:sz w:val="16"/>
          <w:szCs w:val="16"/>
        </w:rPr>
      </w:pPr>
      <w:r w:rsidRPr="00A77131">
        <w:rPr>
          <w:sz w:val="16"/>
          <w:szCs w:val="16"/>
        </w:rPr>
        <w:lastRenderedPageBreak/>
        <w:t>Verbal Warning</w:t>
      </w:r>
      <w:r w:rsidR="005D0314" w:rsidRPr="00A77131">
        <w:rPr>
          <w:sz w:val="16"/>
          <w:szCs w:val="16"/>
        </w:rPr>
        <w:t>:</w:t>
      </w:r>
    </w:p>
    <w:p w14:paraId="0D53C64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61E9BB40"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5EC167F4"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3CBDF67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5EA4687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5C376B66" w14:textId="6447F957" w:rsidR="000A6F60" w:rsidRPr="00F15410"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3445B12E" w14:textId="04C75B0C" w:rsidR="005D0314" w:rsidRPr="00A77131" w:rsidRDefault="000A6F60" w:rsidP="00A77131">
      <w:pPr>
        <w:pStyle w:val="NoSpacing"/>
        <w:rPr>
          <w:sz w:val="16"/>
          <w:szCs w:val="16"/>
        </w:rPr>
      </w:pPr>
      <w:r w:rsidRPr="00A77131">
        <w:rPr>
          <w:sz w:val="16"/>
          <w:szCs w:val="16"/>
        </w:rPr>
        <w:t>Written Warning</w:t>
      </w:r>
      <w:r w:rsidR="005D0314" w:rsidRPr="00A77131">
        <w:rPr>
          <w:sz w:val="16"/>
          <w:szCs w:val="16"/>
        </w:rPr>
        <w:t>:</w:t>
      </w:r>
    </w:p>
    <w:p w14:paraId="1F8F688B"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5BAA4F3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2FAE166C"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449F097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243B3170"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091312A0" w14:textId="0DE45E4C" w:rsidR="005D0314"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09655F08" w14:textId="0AAD0AC1" w:rsidR="00481B9C" w:rsidRPr="00A77131" w:rsidRDefault="00481B9C" w:rsidP="00A77131">
      <w:pPr>
        <w:pStyle w:val="NoSpacing"/>
        <w:rPr>
          <w:sz w:val="16"/>
          <w:szCs w:val="16"/>
        </w:rPr>
      </w:pPr>
      <w:r w:rsidRPr="00A77131">
        <w:rPr>
          <w:sz w:val="16"/>
          <w:szCs w:val="16"/>
        </w:rPr>
        <w:t>Final Written Warning:</w:t>
      </w:r>
    </w:p>
    <w:p w14:paraId="60743C5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663B16AA"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03E161C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78711051"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248BEB6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7BBFD543" w14:textId="26D20776" w:rsidR="00481B9C" w:rsidRPr="00481B9C"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3C25C6A4" w14:textId="77777777" w:rsidR="005D0314" w:rsidRPr="00631A9E" w:rsidRDefault="005D0314" w:rsidP="005D0314">
      <w:pPr>
        <w:rPr>
          <w:sz w:val="19"/>
          <w:szCs w:val="19"/>
        </w:rPr>
      </w:pPr>
    </w:p>
    <w:p w14:paraId="0860E994" w14:textId="77777777" w:rsidR="00AC7B11" w:rsidRPr="00631A9E" w:rsidRDefault="00AC7B11" w:rsidP="00F26FDC">
      <w:pPr>
        <w:spacing w:after="0"/>
        <w:rPr>
          <w:sz w:val="19"/>
          <w:szCs w:val="19"/>
        </w:rPr>
      </w:pPr>
      <w:r w:rsidRPr="00631A9E">
        <w:rPr>
          <w:sz w:val="19"/>
          <w:szCs w:val="19"/>
        </w:rPr>
        <w:t>How was the coaching opportunity identified?</w:t>
      </w:r>
    </w:p>
    <w:p w14:paraId="08ED95FB" w14:textId="01B52C6C" w:rsidR="00AC7B11" w:rsidRDefault="00F26FDC" w:rsidP="00AC7B11">
      <w:pPr>
        <w:numPr>
          <w:ilvl w:val="0"/>
          <w:numId w:val="20"/>
        </w:numPr>
        <w:spacing w:after="0" w:line="240" w:lineRule="auto"/>
        <w:rPr>
          <w:color w:val="1F497D"/>
          <w:sz w:val="19"/>
          <w:szCs w:val="19"/>
        </w:rPr>
      </w:pPr>
      <w:r>
        <w:rPr>
          <w:color w:val="1F497D"/>
          <w:sz w:val="19"/>
          <w:szCs w:val="19"/>
        </w:rPr>
        <w:t>Warning</w:t>
      </w:r>
    </w:p>
    <w:p w14:paraId="1D9F6F0A" w14:textId="77777777" w:rsidR="00AC7B11" w:rsidRDefault="00AC7B11" w:rsidP="00CD48EC"/>
    <w:p w14:paraId="08739699" w14:textId="77777777" w:rsidR="00AC7B11" w:rsidRDefault="00AC7B11" w:rsidP="00CD48EC"/>
    <w:p w14:paraId="11B738E7" w14:textId="77777777" w:rsidR="005D0314" w:rsidRDefault="005D0314" w:rsidP="00CD48EC"/>
    <w:p w14:paraId="6275132E" w14:textId="77777777" w:rsidR="007B5C48" w:rsidRDefault="007B5C48" w:rsidP="00CD48EC"/>
    <w:p w14:paraId="406DB955" w14:textId="77777777" w:rsidR="007B5C48" w:rsidRDefault="007B5C48" w:rsidP="00CD48EC"/>
    <w:p w14:paraId="4C6BC1C1" w14:textId="77777777" w:rsidR="007B5C48" w:rsidRDefault="007B5C48" w:rsidP="00CD48EC"/>
    <w:p w14:paraId="5CF4D4B7" w14:textId="77777777" w:rsidR="007B5C48" w:rsidRDefault="007B5C48" w:rsidP="00CD48EC"/>
    <w:p w14:paraId="379154E3" w14:textId="77777777" w:rsidR="007B5C48" w:rsidRDefault="007B5C48" w:rsidP="00CD48EC"/>
    <w:p w14:paraId="5D724B39" w14:textId="77777777" w:rsidR="007B5C48" w:rsidRDefault="007B5C48" w:rsidP="00CD48EC"/>
    <w:p w14:paraId="1D5CE8C5" w14:textId="77777777" w:rsidR="000A6F60" w:rsidRDefault="000A6F60" w:rsidP="00CD48EC"/>
    <w:p w14:paraId="105A8039" w14:textId="77777777" w:rsidR="000A6F60" w:rsidRDefault="000A6F60" w:rsidP="00CD48EC"/>
    <w:p w14:paraId="3D0EA2A7" w14:textId="77777777" w:rsidR="005D0314" w:rsidRDefault="005D0314" w:rsidP="00CD48EC"/>
    <w:p w14:paraId="05E52645" w14:textId="77777777" w:rsidR="00A77131" w:rsidRDefault="00A77131" w:rsidP="00CD48EC"/>
    <w:p w14:paraId="42F9C68F" w14:textId="77777777" w:rsidR="00A77131" w:rsidRDefault="00A77131" w:rsidP="00CD48EC"/>
    <w:p w14:paraId="03433D36" w14:textId="77777777" w:rsidR="00A77131" w:rsidRDefault="00A77131" w:rsidP="00CD48EC"/>
    <w:p w14:paraId="0FEFF90C" w14:textId="01B1E8E8" w:rsidR="00672EF0" w:rsidRDefault="00F30F6B" w:rsidP="00CD48EC">
      <w:pPr>
        <w:rPr>
          <w:noProof/>
        </w:rPr>
      </w:pPr>
      <w:r>
        <w:rPr>
          <w:noProof/>
        </w:rPr>
        <w:lastRenderedPageBreak/>
        <w:t>Direct Coaching - CSE</w:t>
      </w:r>
    </w:p>
    <w:p w14:paraId="22A2E9C9" w14:textId="692B2408" w:rsidR="00700685" w:rsidRDefault="007D211D" w:rsidP="00CD48EC">
      <w:r>
        <w:rPr>
          <w:noProof/>
        </w:rPr>
        <w:drawing>
          <wp:inline distT="0" distB="0" distL="0" distR="0" wp14:anchorId="1BCF07D2" wp14:editId="46F96882">
            <wp:extent cx="2743200" cy="2838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3200" cy="2838450"/>
                    </a:xfrm>
                    <a:prstGeom prst="rect">
                      <a:avLst/>
                    </a:prstGeom>
                    <a:noFill/>
                    <a:ln>
                      <a:noFill/>
                    </a:ln>
                  </pic:spPr>
                </pic:pic>
              </a:graphicData>
            </a:graphic>
          </wp:inline>
        </w:drawing>
      </w:r>
    </w:p>
    <w:p w14:paraId="56468719" w14:textId="577EED8C" w:rsidR="007D211D" w:rsidRDefault="007D211D" w:rsidP="00CD48EC">
      <w:r>
        <w:rPr>
          <w:noProof/>
        </w:rPr>
        <w:drawing>
          <wp:inline distT="0" distB="0" distL="0" distR="0" wp14:anchorId="591304F9" wp14:editId="5375565C">
            <wp:extent cx="2743200" cy="2362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2362200"/>
                    </a:xfrm>
                    <a:prstGeom prst="rect">
                      <a:avLst/>
                    </a:prstGeom>
                    <a:noFill/>
                    <a:ln>
                      <a:noFill/>
                    </a:ln>
                  </pic:spPr>
                </pic:pic>
              </a:graphicData>
            </a:graphic>
          </wp:inline>
        </w:drawing>
      </w:r>
    </w:p>
    <w:p w14:paraId="5B05AD30" w14:textId="030E694C" w:rsidR="004D7E04" w:rsidRDefault="004D7E04" w:rsidP="006B39DA">
      <w:pPr>
        <w:spacing w:after="0" w:line="240" w:lineRule="auto"/>
        <w:rPr>
          <w:color w:val="1F497D"/>
        </w:rPr>
      </w:pPr>
    </w:p>
    <w:p w14:paraId="7385EF7A" w14:textId="77777777" w:rsidR="00A16E81" w:rsidRDefault="00A16E81" w:rsidP="00A16E81">
      <w:pPr>
        <w:spacing w:after="0" w:line="240" w:lineRule="auto"/>
        <w:rPr>
          <w:color w:val="1F497D"/>
        </w:rPr>
      </w:pPr>
    </w:p>
    <w:p w14:paraId="00D3A5B9" w14:textId="77777777" w:rsidR="00672EF0" w:rsidRDefault="00672EF0" w:rsidP="00A16E81">
      <w:pPr>
        <w:spacing w:after="0" w:line="240" w:lineRule="auto"/>
        <w:rPr>
          <w:color w:val="1F497D"/>
        </w:rPr>
      </w:pPr>
    </w:p>
    <w:p w14:paraId="52896447" w14:textId="77777777" w:rsidR="00672EF0" w:rsidRDefault="00672EF0" w:rsidP="00A16E81">
      <w:pPr>
        <w:spacing w:after="0" w:line="240" w:lineRule="auto"/>
        <w:rPr>
          <w:color w:val="1F497D"/>
        </w:rPr>
      </w:pPr>
    </w:p>
    <w:p w14:paraId="7BD8C8DD" w14:textId="77777777" w:rsidR="00672EF0" w:rsidRDefault="00672EF0" w:rsidP="00A16E81">
      <w:pPr>
        <w:spacing w:after="0" w:line="240" w:lineRule="auto"/>
        <w:rPr>
          <w:color w:val="1F497D"/>
        </w:rPr>
      </w:pPr>
    </w:p>
    <w:p w14:paraId="13579146" w14:textId="77777777" w:rsidR="006B39DA" w:rsidRDefault="006B39DA" w:rsidP="00A16E81">
      <w:pPr>
        <w:spacing w:after="0" w:line="240" w:lineRule="auto"/>
        <w:rPr>
          <w:color w:val="1F497D"/>
        </w:rPr>
      </w:pPr>
    </w:p>
    <w:p w14:paraId="216CDC09" w14:textId="77777777" w:rsidR="006B39DA" w:rsidRDefault="006B39DA" w:rsidP="00A16E81">
      <w:pPr>
        <w:spacing w:after="0" w:line="240" w:lineRule="auto"/>
        <w:rPr>
          <w:color w:val="1F497D"/>
        </w:rPr>
      </w:pPr>
    </w:p>
    <w:p w14:paraId="3C892376" w14:textId="77777777" w:rsidR="00672EF0" w:rsidRDefault="00672EF0" w:rsidP="00A16E81">
      <w:pPr>
        <w:spacing w:after="0" w:line="240" w:lineRule="auto"/>
        <w:rPr>
          <w:color w:val="1F497D"/>
        </w:rPr>
      </w:pPr>
    </w:p>
    <w:p w14:paraId="38A62343" w14:textId="77777777" w:rsidR="00481B9C" w:rsidRDefault="00481B9C" w:rsidP="00A16E81">
      <w:pPr>
        <w:spacing w:after="0" w:line="240" w:lineRule="auto"/>
        <w:rPr>
          <w:color w:val="1F497D"/>
        </w:rPr>
      </w:pPr>
    </w:p>
    <w:p w14:paraId="58A3A285" w14:textId="77777777" w:rsidR="00481B9C" w:rsidRDefault="00481B9C" w:rsidP="00A16E81">
      <w:pPr>
        <w:spacing w:after="0" w:line="240" w:lineRule="auto"/>
        <w:rPr>
          <w:color w:val="1F497D"/>
        </w:rPr>
      </w:pPr>
    </w:p>
    <w:p w14:paraId="189EB8B6" w14:textId="77777777" w:rsidR="00481B9C" w:rsidRDefault="00481B9C" w:rsidP="00A16E81">
      <w:pPr>
        <w:spacing w:after="0" w:line="240" w:lineRule="auto"/>
        <w:rPr>
          <w:color w:val="1F497D"/>
        </w:rPr>
      </w:pPr>
    </w:p>
    <w:p w14:paraId="1C20E347" w14:textId="77777777" w:rsidR="00481B9C" w:rsidRDefault="00481B9C" w:rsidP="00A16E81">
      <w:pPr>
        <w:spacing w:after="0" w:line="240" w:lineRule="auto"/>
        <w:rPr>
          <w:color w:val="1F497D"/>
        </w:rPr>
      </w:pPr>
    </w:p>
    <w:p w14:paraId="34BBE75F" w14:textId="77777777" w:rsidR="00481B9C" w:rsidRDefault="00481B9C" w:rsidP="00A16E81">
      <w:pPr>
        <w:spacing w:after="0" w:line="240" w:lineRule="auto"/>
        <w:rPr>
          <w:color w:val="1F497D"/>
        </w:rPr>
      </w:pPr>
    </w:p>
    <w:p w14:paraId="7FD2808B" w14:textId="11F4C4D9" w:rsidR="00A16E81" w:rsidRPr="00631A9E" w:rsidRDefault="00672EF0" w:rsidP="00672EF0">
      <w:pPr>
        <w:rPr>
          <w:sz w:val="19"/>
          <w:szCs w:val="19"/>
        </w:rPr>
      </w:pPr>
      <w:r w:rsidRPr="00631A9E">
        <w:rPr>
          <w:sz w:val="19"/>
          <w:szCs w:val="19"/>
        </w:rPr>
        <w:lastRenderedPageBreak/>
        <w:t>Customer Service Escalation:</w:t>
      </w:r>
    </w:p>
    <w:p w14:paraId="5664F47C" w14:textId="0BB15299"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Argues</w:t>
      </w:r>
    </w:p>
    <w:p w14:paraId="7A042F81" w14:textId="79A07218"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Blind transfers call</w:t>
      </w:r>
    </w:p>
    <w:p w14:paraId="0D9F6EBD" w14:textId="548A70F2"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 xml:space="preserve">Encourages </w:t>
      </w:r>
      <w:r w:rsidR="004A4B7C">
        <w:rPr>
          <w:color w:val="1F497D"/>
          <w:sz w:val="19"/>
          <w:szCs w:val="19"/>
        </w:rPr>
        <w:t xml:space="preserve">/ commits </w:t>
      </w:r>
      <w:r w:rsidRPr="00631A9E">
        <w:rPr>
          <w:color w:val="1F497D"/>
          <w:sz w:val="19"/>
          <w:szCs w:val="19"/>
        </w:rPr>
        <w:t>fraud</w:t>
      </w:r>
    </w:p>
    <w:p w14:paraId="3867FA57" w14:textId="2F2490CD"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Enters authorization error compromising PHI</w:t>
      </w:r>
    </w:p>
    <w:p w14:paraId="07FB9F7F" w14:textId="22A1275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Intentionally disconnects caller</w:t>
      </w:r>
    </w:p>
    <w:p w14:paraId="5B226DFA" w14:textId="7AE202A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Threatens caller</w:t>
      </w:r>
      <w:r w:rsidR="004A4B7C">
        <w:rPr>
          <w:color w:val="1F497D"/>
          <w:sz w:val="19"/>
          <w:szCs w:val="19"/>
        </w:rPr>
        <w:t xml:space="preserve"> / employee</w:t>
      </w:r>
    </w:p>
    <w:p w14:paraId="52E1FB6B" w14:textId="0CA466D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Uses derogatory/disrespectful words</w:t>
      </w:r>
    </w:p>
    <w:p w14:paraId="42770B6B" w14:textId="42467B17"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Uses profanity of any kind</w:t>
      </w:r>
    </w:p>
    <w:p w14:paraId="14EE2098" w14:textId="0E6525F0" w:rsidR="00117DB0" w:rsidRPr="00631A9E" w:rsidRDefault="00117DB0" w:rsidP="00672EF0">
      <w:pPr>
        <w:numPr>
          <w:ilvl w:val="0"/>
          <w:numId w:val="20"/>
        </w:numPr>
        <w:spacing w:after="0" w:line="240" w:lineRule="auto"/>
        <w:rPr>
          <w:color w:val="1F497D"/>
          <w:sz w:val="19"/>
          <w:szCs w:val="19"/>
        </w:rPr>
      </w:pPr>
      <w:r w:rsidRPr="00631A9E">
        <w:rPr>
          <w:color w:val="1F497D"/>
          <w:sz w:val="19"/>
          <w:szCs w:val="19"/>
        </w:rPr>
        <w:t>Verbally abusive</w:t>
      </w:r>
    </w:p>
    <w:p w14:paraId="6BFDCFA6" w14:textId="686A028B"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Yells, screams</w:t>
      </w:r>
    </w:p>
    <w:p w14:paraId="031413F6" w14:textId="5CA86D29" w:rsidR="00672EF0" w:rsidRPr="00631A9E" w:rsidRDefault="00F204B1" w:rsidP="00F204B1">
      <w:pPr>
        <w:numPr>
          <w:ilvl w:val="0"/>
          <w:numId w:val="20"/>
        </w:numPr>
        <w:spacing w:after="0" w:line="240" w:lineRule="auto"/>
        <w:rPr>
          <w:color w:val="1F497D"/>
          <w:sz w:val="19"/>
          <w:szCs w:val="19"/>
        </w:rPr>
      </w:pPr>
      <w:r w:rsidRPr="00F204B1">
        <w:rPr>
          <w:color w:val="1F497D"/>
          <w:sz w:val="19"/>
          <w:szCs w:val="19"/>
        </w:rPr>
        <w:t>Other: Specify reason under coaching details.</w:t>
      </w:r>
    </w:p>
    <w:p w14:paraId="344E7333" w14:textId="77777777" w:rsidR="00672EF0" w:rsidRPr="00631A9E" w:rsidRDefault="00672EF0" w:rsidP="00CD48EC">
      <w:pPr>
        <w:rPr>
          <w:sz w:val="19"/>
          <w:szCs w:val="19"/>
        </w:rPr>
      </w:pPr>
    </w:p>
    <w:p w14:paraId="274BB918" w14:textId="0EA7E785" w:rsidR="00672EF0" w:rsidRPr="00631A9E" w:rsidRDefault="00672EF0" w:rsidP="00CD48EC">
      <w:pPr>
        <w:rPr>
          <w:sz w:val="19"/>
          <w:szCs w:val="19"/>
        </w:rPr>
      </w:pPr>
      <w:r w:rsidRPr="00631A9E">
        <w:rPr>
          <w:sz w:val="19"/>
          <w:szCs w:val="19"/>
        </w:rPr>
        <w:t>How was the coaching opportunity identified?</w:t>
      </w:r>
    </w:p>
    <w:p w14:paraId="1DF95671" w14:textId="386E6F87" w:rsidR="000065E9" w:rsidRDefault="000065E9" w:rsidP="00672EF0">
      <w:pPr>
        <w:numPr>
          <w:ilvl w:val="0"/>
          <w:numId w:val="20"/>
        </w:numPr>
        <w:spacing w:after="0" w:line="240" w:lineRule="auto"/>
        <w:rPr>
          <w:color w:val="1F497D"/>
          <w:sz w:val="19"/>
          <w:szCs w:val="19"/>
        </w:rPr>
      </w:pPr>
      <w:r w:rsidRPr="00631A9E">
        <w:rPr>
          <w:color w:val="1F497D"/>
          <w:sz w:val="19"/>
          <w:szCs w:val="19"/>
        </w:rPr>
        <w:t xml:space="preserve">CMS </w:t>
      </w:r>
      <w:r>
        <w:rPr>
          <w:color w:val="1F497D"/>
          <w:sz w:val="19"/>
          <w:szCs w:val="19"/>
        </w:rPr>
        <w:t>Reported Item</w:t>
      </w:r>
    </w:p>
    <w:p w14:paraId="380D754D"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CSR Reported Issue</w:t>
      </w:r>
    </w:p>
    <w:p w14:paraId="7759E3C2" w14:textId="4284FBE6" w:rsidR="00672EF0" w:rsidRDefault="000065E9" w:rsidP="00672EF0">
      <w:pPr>
        <w:numPr>
          <w:ilvl w:val="0"/>
          <w:numId w:val="20"/>
        </w:numPr>
        <w:spacing w:after="0" w:line="240" w:lineRule="auto"/>
        <w:rPr>
          <w:color w:val="1F497D"/>
          <w:sz w:val="19"/>
          <w:szCs w:val="19"/>
        </w:rPr>
      </w:pPr>
      <w:r>
        <w:rPr>
          <w:color w:val="1F497D"/>
          <w:sz w:val="19"/>
          <w:szCs w:val="19"/>
        </w:rPr>
        <w:t>Internal CCO Reporting</w:t>
      </w:r>
    </w:p>
    <w:p w14:paraId="4E83930B" w14:textId="21272596"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Leadership Listening</w:t>
      </w:r>
    </w:p>
    <w:p w14:paraId="28ACF9B8"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Manager Coaching</w:t>
      </w:r>
    </w:p>
    <w:p w14:paraId="0EF4D0D4"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Quality Call Listening</w:t>
      </w:r>
    </w:p>
    <w:p w14:paraId="60FC0558"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Quality Specialist Coaching</w:t>
      </w:r>
    </w:p>
    <w:p w14:paraId="3F65E0E1"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Supervisor Coaching</w:t>
      </w:r>
    </w:p>
    <w:p w14:paraId="4270DE65"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Training and Development</w:t>
      </w:r>
    </w:p>
    <w:p w14:paraId="7F10AD8B" w14:textId="77777777" w:rsidR="00672EF0" w:rsidRPr="00631A9E" w:rsidRDefault="00672EF0" w:rsidP="00672EF0">
      <w:pPr>
        <w:numPr>
          <w:ilvl w:val="0"/>
          <w:numId w:val="20"/>
        </w:numPr>
        <w:spacing w:after="0" w:line="240" w:lineRule="auto"/>
        <w:rPr>
          <w:color w:val="1F497D"/>
          <w:sz w:val="19"/>
          <w:szCs w:val="19"/>
        </w:rPr>
      </w:pPr>
      <w:proofErr w:type="spellStart"/>
      <w:r w:rsidRPr="00631A9E">
        <w:rPr>
          <w:color w:val="1F497D"/>
          <w:sz w:val="19"/>
          <w:szCs w:val="19"/>
        </w:rPr>
        <w:t>Verint</w:t>
      </w:r>
      <w:proofErr w:type="spellEnd"/>
      <w:r w:rsidRPr="00631A9E">
        <w:rPr>
          <w:color w:val="1F497D"/>
          <w:sz w:val="19"/>
          <w:szCs w:val="19"/>
        </w:rPr>
        <w:t xml:space="preserve"> Quality Monitoring</w:t>
      </w:r>
    </w:p>
    <w:p w14:paraId="71201DCC" w14:textId="502D4BF0" w:rsidR="004C5BA9" w:rsidRPr="000065E9" w:rsidRDefault="00672EF0" w:rsidP="00672EF0">
      <w:pPr>
        <w:numPr>
          <w:ilvl w:val="0"/>
          <w:numId w:val="20"/>
        </w:numPr>
        <w:spacing w:after="0" w:line="240" w:lineRule="auto"/>
        <w:rPr>
          <w:color w:val="1F497D"/>
          <w:sz w:val="19"/>
          <w:szCs w:val="19"/>
        </w:rPr>
      </w:pPr>
      <w:r w:rsidRPr="000065E9">
        <w:rPr>
          <w:color w:val="1F497D"/>
          <w:sz w:val="19"/>
          <w:szCs w:val="19"/>
        </w:rPr>
        <w:t>Walk-By</w:t>
      </w:r>
    </w:p>
    <w:p w14:paraId="39100E9D" w14:textId="77777777" w:rsidR="00672EF0" w:rsidRPr="00631A9E" w:rsidRDefault="00672EF0" w:rsidP="00CD48EC">
      <w:pPr>
        <w:rPr>
          <w:sz w:val="19"/>
          <w:szCs w:val="19"/>
        </w:rPr>
      </w:pPr>
    </w:p>
    <w:p w14:paraId="39E34890" w14:textId="5F63A06A" w:rsidR="00672EF0" w:rsidRPr="00631A9E" w:rsidRDefault="00672EF0" w:rsidP="00CD48EC">
      <w:pPr>
        <w:rPr>
          <w:sz w:val="19"/>
          <w:szCs w:val="19"/>
        </w:rPr>
      </w:pPr>
      <w:r w:rsidRPr="00631A9E">
        <w:rPr>
          <w:sz w:val="19"/>
          <w:szCs w:val="19"/>
        </w:rPr>
        <w:t>Is there a Call Record associated with this coaching?</w:t>
      </w:r>
    </w:p>
    <w:p w14:paraId="6BA62C1C" w14:textId="06551588" w:rsidR="00867006" w:rsidRDefault="00867006" w:rsidP="00672EF0">
      <w:pPr>
        <w:numPr>
          <w:ilvl w:val="0"/>
          <w:numId w:val="20"/>
        </w:numPr>
        <w:spacing w:after="0" w:line="240" w:lineRule="auto"/>
        <w:rPr>
          <w:color w:val="1F497D"/>
          <w:sz w:val="19"/>
          <w:szCs w:val="19"/>
        </w:rPr>
      </w:pPr>
      <w:proofErr w:type="spellStart"/>
      <w:r w:rsidRPr="00631A9E">
        <w:rPr>
          <w:color w:val="1F497D"/>
          <w:sz w:val="19"/>
          <w:szCs w:val="19"/>
        </w:rPr>
        <w:t>Verint</w:t>
      </w:r>
      <w:proofErr w:type="spellEnd"/>
    </w:p>
    <w:p w14:paraId="0B525905" w14:textId="77777777" w:rsidR="00867006" w:rsidRPr="00631A9E" w:rsidRDefault="00867006" w:rsidP="00867006">
      <w:pPr>
        <w:numPr>
          <w:ilvl w:val="0"/>
          <w:numId w:val="20"/>
        </w:numPr>
        <w:spacing w:after="0" w:line="240" w:lineRule="auto"/>
        <w:rPr>
          <w:color w:val="1F497D"/>
          <w:sz w:val="19"/>
          <w:szCs w:val="19"/>
        </w:rPr>
      </w:pPr>
      <w:r w:rsidRPr="00631A9E">
        <w:rPr>
          <w:color w:val="1F497D"/>
          <w:sz w:val="19"/>
          <w:szCs w:val="19"/>
        </w:rPr>
        <w:t>NGD ID</w:t>
      </w:r>
    </w:p>
    <w:p w14:paraId="3EAC7E4A" w14:textId="30A7D6B9" w:rsidR="00672EF0" w:rsidRPr="00631A9E" w:rsidRDefault="00A22A7B" w:rsidP="00672EF0">
      <w:pPr>
        <w:numPr>
          <w:ilvl w:val="0"/>
          <w:numId w:val="20"/>
        </w:numPr>
        <w:spacing w:after="0" w:line="240" w:lineRule="auto"/>
        <w:rPr>
          <w:color w:val="1F497D"/>
          <w:sz w:val="19"/>
          <w:szCs w:val="19"/>
        </w:rPr>
      </w:pPr>
      <w:proofErr w:type="spellStart"/>
      <w:r>
        <w:rPr>
          <w:color w:val="1F497D"/>
          <w:sz w:val="19"/>
          <w:szCs w:val="19"/>
        </w:rPr>
        <w:t>Avoke</w:t>
      </w:r>
      <w:proofErr w:type="spellEnd"/>
    </w:p>
    <w:p w14:paraId="3956FD2A" w14:textId="0B738386" w:rsidR="00672EF0" w:rsidRPr="00867006" w:rsidRDefault="00672EF0" w:rsidP="00672EF0">
      <w:pPr>
        <w:numPr>
          <w:ilvl w:val="0"/>
          <w:numId w:val="20"/>
        </w:numPr>
        <w:spacing w:after="0" w:line="240" w:lineRule="auto"/>
        <w:rPr>
          <w:color w:val="1F497D"/>
          <w:sz w:val="19"/>
          <w:szCs w:val="19"/>
        </w:rPr>
      </w:pPr>
      <w:r w:rsidRPr="00867006">
        <w:rPr>
          <w:color w:val="1F497D"/>
          <w:sz w:val="19"/>
          <w:szCs w:val="19"/>
        </w:rPr>
        <w:t>UCID</w:t>
      </w:r>
    </w:p>
    <w:p w14:paraId="4199A71B" w14:textId="77777777" w:rsidR="00672EF0" w:rsidRDefault="00672EF0" w:rsidP="00CD48EC"/>
    <w:p w14:paraId="2B977358" w14:textId="77777777" w:rsidR="00F30F6B" w:rsidRDefault="00F30F6B" w:rsidP="00CD48EC"/>
    <w:p w14:paraId="271500E3" w14:textId="77777777" w:rsidR="00F30F6B" w:rsidRDefault="00F30F6B" w:rsidP="00CD48EC"/>
    <w:p w14:paraId="6BCFBC95" w14:textId="77777777" w:rsidR="00F30F6B" w:rsidRDefault="00F30F6B" w:rsidP="00CD48EC"/>
    <w:p w14:paraId="16C05B2A" w14:textId="77777777" w:rsidR="006B39DA" w:rsidRDefault="006B39DA" w:rsidP="00CD48EC"/>
    <w:p w14:paraId="6C7623E9" w14:textId="77777777" w:rsidR="006B39DA" w:rsidRDefault="006B39DA" w:rsidP="00CD48EC"/>
    <w:p w14:paraId="0B4C90B1" w14:textId="77777777" w:rsidR="006B39DA" w:rsidRDefault="006B39DA" w:rsidP="00CD48EC"/>
    <w:p w14:paraId="1B82A235" w14:textId="77777777" w:rsidR="00F30F6B" w:rsidRDefault="00F30F6B" w:rsidP="00CD48EC"/>
    <w:p w14:paraId="27D73D5C" w14:textId="77777777" w:rsidR="00AB2236" w:rsidRDefault="00AB2236" w:rsidP="00CD48EC"/>
    <w:p w14:paraId="794FEE4C" w14:textId="055D50FA" w:rsidR="00F30F6B" w:rsidRDefault="00F30F6B" w:rsidP="00F30F6B">
      <w:pPr>
        <w:rPr>
          <w:noProof/>
        </w:rPr>
      </w:pPr>
      <w:r>
        <w:rPr>
          <w:noProof/>
        </w:rPr>
        <w:lastRenderedPageBreak/>
        <w:t>Direct Coaching – Non CSE</w:t>
      </w:r>
    </w:p>
    <w:p w14:paraId="1636E5CA" w14:textId="4AA475E5" w:rsidR="006B39DA" w:rsidRDefault="006B39DA" w:rsidP="00CD48EC">
      <w:pPr>
        <w:rPr>
          <w:noProof/>
        </w:rPr>
      </w:pPr>
      <w:r>
        <w:rPr>
          <w:noProof/>
        </w:rPr>
        <w:drawing>
          <wp:inline distT="0" distB="0" distL="0" distR="0" wp14:anchorId="342A0B10" wp14:editId="42C61D82">
            <wp:extent cx="2743200" cy="2876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3200" cy="2876550"/>
                    </a:xfrm>
                    <a:prstGeom prst="rect">
                      <a:avLst/>
                    </a:prstGeom>
                    <a:noFill/>
                    <a:ln>
                      <a:noFill/>
                    </a:ln>
                  </pic:spPr>
                </pic:pic>
              </a:graphicData>
            </a:graphic>
          </wp:inline>
        </w:drawing>
      </w:r>
      <w:r>
        <w:rPr>
          <w:noProof/>
        </w:rPr>
        <w:drawing>
          <wp:inline distT="0" distB="0" distL="0" distR="0" wp14:anchorId="2DB44BB8" wp14:editId="38CD8B01">
            <wp:extent cx="2743200" cy="2914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3200" cy="2914650"/>
                    </a:xfrm>
                    <a:prstGeom prst="rect">
                      <a:avLst/>
                    </a:prstGeom>
                    <a:noFill/>
                    <a:ln>
                      <a:noFill/>
                    </a:ln>
                  </pic:spPr>
                </pic:pic>
              </a:graphicData>
            </a:graphic>
          </wp:inline>
        </w:drawing>
      </w:r>
    </w:p>
    <w:p w14:paraId="6C4A2E7D" w14:textId="262B767A" w:rsidR="006B39DA" w:rsidRDefault="006B39DA" w:rsidP="00CD48EC">
      <w:pPr>
        <w:rPr>
          <w:noProof/>
        </w:rPr>
      </w:pPr>
      <w:r>
        <w:rPr>
          <w:noProof/>
        </w:rPr>
        <w:drawing>
          <wp:inline distT="0" distB="0" distL="0" distR="0" wp14:anchorId="57FE250D" wp14:editId="187D9E38">
            <wp:extent cx="2743200" cy="666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3200" cy="666750"/>
                    </a:xfrm>
                    <a:prstGeom prst="rect">
                      <a:avLst/>
                    </a:prstGeom>
                    <a:noFill/>
                    <a:ln>
                      <a:noFill/>
                    </a:ln>
                  </pic:spPr>
                </pic:pic>
              </a:graphicData>
            </a:graphic>
          </wp:inline>
        </w:drawing>
      </w:r>
    </w:p>
    <w:p w14:paraId="1E9CDB14" w14:textId="77777777" w:rsidR="00F30F6B" w:rsidRDefault="00F30F6B" w:rsidP="00CD48EC">
      <w:pPr>
        <w:rPr>
          <w:noProof/>
        </w:rPr>
      </w:pPr>
    </w:p>
    <w:p w14:paraId="0CAEC564" w14:textId="77777777" w:rsidR="00AB2236" w:rsidRDefault="00AB2236" w:rsidP="00CD48EC">
      <w:pPr>
        <w:rPr>
          <w:noProof/>
        </w:rPr>
      </w:pPr>
    </w:p>
    <w:p w14:paraId="028D4DE2" w14:textId="77777777" w:rsidR="00F30F6B" w:rsidRDefault="00F30F6B" w:rsidP="00CD48EC">
      <w:pPr>
        <w:rPr>
          <w:noProof/>
        </w:rPr>
      </w:pPr>
    </w:p>
    <w:p w14:paraId="1BC31237" w14:textId="77777777" w:rsidR="00117DB0" w:rsidRPr="0015636F" w:rsidRDefault="00117DB0" w:rsidP="0015636F">
      <w:pPr>
        <w:pStyle w:val="NoSpacing"/>
        <w:rPr>
          <w:sz w:val="16"/>
          <w:szCs w:val="16"/>
        </w:rPr>
      </w:pPr>
      <w:r w:rsidRPr="0015636F">
        <w:rPr>
          <w:sz w:val="16"/>
          <w:szCs w:val="16"/>
        </w:rPr>
        <w:lastRenderedPageBreak/>
        <w:t>AHT:</w:t>
      </w:r>
    </w:p>
    <w:p w14:paraId="15D4CE9D" w14:textId="63B7077C" w:rsidR="00341D92" w:rsidRDefault="00341D92" w:rsidP="00341D92">
      <w:pPr>
        <w:pStyle w:val="NoSpacing"/>
        <w:numPr>
          <w:ilvl w:val="0"/>
          <w:numId w:val="22"/>
        </w:numPr>
        <w:rPr>
          <w:color w:val="1F497D"/>
          <w:sz w:val="16"/>
          <w:szCs w:val="16"/>
        </w:rPr>
      </w:pPr>
      <w:r w:rsidRPr="00341D92">
        <w:rPr>
          <w:color w:val="1F497D"/>
          <w:sz w:val="16"/>
          <w:szCs w:val="16"/>
        </w:rPr>
        <w:t>Appropriate use of hold</w:t>
      </w:r>
    </w:p>
    <w:p w14:paraId="45B4F658"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Keeping the call on task</w:t>
      </w:r>
    </w:p>
    <w:p w14:paraId="4A5B5AB2"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Navigational efficiency</w:t>
      </w:r>
    </w:p>
    <w:p w14:paraId="2DB33881"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Non transfer opportunity</w:t>
      </w:r>
    </w:p>
    <w:p w14:paraId="4F8B7E89"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Over servicing the caller</w:t>
      </w:r>
    </w:p>
    <w:p w14:paraId="182CA719" w14:textId="35822729" w:rsidR="003E2A40" w:rsidRDefault="003E2A40" w:rsidP="003E2A40">
      <w:pPr>
        <w:pStyle w:val="NoSpacing"/>
        <w:numPr>
          <w:ilvl w:val="0"/>
          <w:numId w:val="22"/>
        </w:numPr>
        <w:rPr>
          <w:color w:val="1F497D"/>
          <w:sz w:val="16"/>
          <w:szCs w:val="16"/>
        </w:rPr>
      </w:pPr>
      <w:r w:rsidRPr="003E2A40">
        <w:rPr>
          <w:color w:val="1F497D"/>
          <w:sz w:val="16"/>
          <w:szCs w:val="16"/>
        </w:rPr>
        <w:t>Utilizing appropriate scripting</w:t>
      </w:r>
    </w:p>
    <w:p w14:paraId="15E43D6A" w14:textId="468AC563" w:rsidR="00117DB0" w:rsidRPr="00F15410"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11A79E7A" w14:textId="30CC5943" w:rsidR="00117DB0" w:rsidRPr="00F15410" w:rsidRDefault="00117DB0" w:rsidP="0015636F">
      <w:pPr>
        <w:pStyle w:val="NoSpacing"/>
        <w:rPr>
          <w:sz w:val="16"/>
          <w:szCs w:val="16"/>
        </w:rPr>
      </w:pPr>
      <w:r w:rsidRPr="00F15410">
        <w:rPr>
          <w:sz w:val="16"/>
          <w:szCs w:val="16"/>
        </w:rPr>
        <w:t>ARC Issue:</w:t>
      </w:r>
    </w:p>
    <w:p w14:paraId="2BC0C295" w14:textId="260E1356" w:rsidR="00117DB0" w:rsidRPr="0015636F" w:rsidRDefault="00117DB0" w:rsidP="0015636F">
      <w:pPr>
        <w:pStyle w:val="NoSpacing"/>
        <w:numPr>
          <w:ilvl w:val="0"/>
          <w:numId w:val="22"/>
        </w:numPr>
        <w:rPr>
          <w:color w:val="1F497D"/>
          <w:sz w:val="16"/>
          <w:szCs w:val="16"/>
        </w:rPr>
      </w:pPr>
      <w:r w:rsidRPr="0015636F">
        <w:rPr>
          <w:color w:val="1F497D"/>
          <w:sz w:val="16"/>
          <w:szCs w:val="16"/>
        </w:rPr>
        <w:t xml:space="preserve">Casework </w:t>
      </w:r>
      <w:proofErr w:type="spellStart"/>
      <w:r w:rsidRPr="0015636F">
        <w:rPr>
          <w:color w:val="1F497D"/>
          <w:sz w:val="16"/>
          <w:szCs w:val="16"/>
        </w:rPr>
        <w:t>Adhoc</w:t>
      </w:r>
      <w:proofErr w:type="spellEnd"/>
      <w:r w:rsidRPr="0015636F">
        <w:rPr>
          <w:color w:val="1F497D"/>
          <w:sz w:val="16"/>
          <w:szCs w:val="16"/>
        </w:rPr>
        <w:t xml:space="preserve"> requests from CMS</w:t>
      </w:r>
    </w:p>
    <w:p w14:paraId="3D0FE697" w14:textId="3521871B" w:rsidR="00117DB0" w:rsidRPr="0015636F" w:rsidRDefault="00117DB0" w:rsidP="0015636F">
      <w:pPr>
        <w:pStyle w:val="NoSpacing"/>
        <w:numPr>
          <w:ilvl w:val="0"/>
          <w:numId w:val="22"/>
        </w:numPr>
        <w:rPr>
          <w:color w:val="1F497D"/>
          <w:sz w:val="16"/>
          <w:szCs w:val="16"/>
        </w:rPr>
      </w:pPr>
      <w:r w:rsidRPr="0015636F">
        <w:rPr>
          <w:color w:val="1F497D"/>
          <w:sz w:val="16"/>
          <w:szCs w:val="16"/>
        </w:rPr>
        <w:t>Casework Bene Letter</w:t>
      </w:r>
    </w:p>
    <w:p w14:paraId="050893FA" w14:textId="6FA58887" w:rsidR="00117DB0" w:rsidRPr="0015636F" w:rsidRDefault="00117DB0" w:rsidP="0015636F">
      <w:pPr>
        <w:pStyle w:val="NoSpacing"/>
        <w:numPr>
          <w:ilvl w:val="0"/>
          <w:numId w:val="22"/>
        </w:numPr>
        <w:rPr>
          <w:color w:val="1F497D"/>
          <w:sz w:val="16"/>
          <w:szCs w:val="16"/>
        </w:rPr>
      </w:pPr>
      <w:r w:rsidRPr="0015636F">
        <w:rPr>
          <w:color w:val="1F497D"/>
          <w:sz w:val="16"/>
          <w:szCs w:val="16"/>
        </w:rPr>
        <w:t>Casework CTM</w:t>
      </w:r>
    </w:p>
    <w:p w14:paraId="6248F3DE" w14:textId="6C3F178F" w:rsidR="00117DB0" w:rsidRPr="0015636F" w:rsidRDefault="00117DB0" w:rsidP="0015636F">
      <w:pPr>
        <w:pStyle w:val="NoSpacing"/>
        <w:numPr>
          <w:ilvl w:val="0"/>
          <w:numId w:val="22"/>
        </w:numPr>
        <w:rPr>
          <w:color w:val="1F497D"/>
          <w:sz w:val="16"/>
          <w:szCs w:val="16"/>
        </w:rPr>
      </w:pPr>
      <w:r w:rsidRPr="0015636F">
        <w:rPr>
          <w:color w:val="1F497D"/>
          <w:sz w:val="16"/>
          <w:szCs w:val="16"/>
        </w:rPr>
        <w:t>Casework Inappropriate ARC Escalation</w:t>
      </w:r>
    </w:p>
    <w:p w14:paraId="2A71D683" w14:textId="4B9DE3A9" w:rsidR="00117DB0" w:rsidRPr="0015636F" w:rsidRDefault="00117DB0" w:rsidP="0015636F">
      <w:pPr>
        <w:pStyle w:val="NoSpacing"/>
        <w:numPr>
          <w:ilvl w:val="0"/>
          <w:numId w:val="22"/>
        </w:numPr>
        <w:rPr>
          <w:color w:val="1F497D"/>
          <w:sz w:val="16"/>
          <w:szCs w:val="16"/>
        </w:rPr>
      </w:pPr>
      <w:r w:rsidRPr="0015636F">
        <w:rPr>
          <w:color w:val="1F497D"/>
          <w:sz w:val="16"/>
          <w:szCs w:val="16"/>
        </w:rPr>
        <w:t>Casework ISG Escalation</w:t>
      </w:r>
    </w:p>
    <w:p w14:paraId="4B77BD16" w14:textId="70D130B7" w:rsidR="00117DB0" w:rsidRPr="0015636F" w:rsidRDefault="00117DB0" w:rsidP="0015636F">
      <w:pPr>
        <w:pStyle w:val="NoSpacing"/>
        <w:numPr>
          <w:ilvl w:val="0"/>
          <w:numId w:val="22"/>
        </w:numPr>
        <w:rPr>
          <w:color w:val="1F497D"/>
          <w:sz w:val="16"/>
          <w:szCs w:val="16"/>
        </w:rPr>
      </w:pPr>
      <w:r w:rsidRPr="0015636F">
        <w:rPr>
          <w:color w:val="1F497D"/>
          <w:sz w:val="16"/>
          <w:szCs w:val="16"/>
        </w:rPr>
        <w:t>Complaints Research</w:t>
      </w:r>
    </w:p>
    <w:p w14:paraId="0333AF1A" w14:textId="4A2BD51A" w:rsidR="00117DB0" w:rsidRPr="0015636F" w:rsidRDefault="00117DB0" w:rsidP="0015636F">
      <w:pPr>
        <w:pStyle w:val="NoSpacing"/>
        <w:numPr>
          <w:ilvl w:val="0"/>
          <w:numId w:val="22"/>
        </w:numPr>
        <w:rPr>
          <w:color w:val="1F497D"/>
          <w:sz w:val="16"/>
          <w:szCs w:val="16"/>
        </w:rPr>
      </w:pPr>
      <w:r w:rsidRPr="0015636F">
        <w:rPr>
          <w:color w:val="1F497D"/>
          <w:sz w:val="16"/>
          <w:szCs w:val="16"/>
        </w:rPr>
        <w:t>Special Projects</w:t>
      </w:r>
    </w:p>
    <w:p w14:paraId="2446C622" w14:textId="3D443960" w:rsidR="00117DB0"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6677640B" w14:textId="127FD7BD" w:rsidR="00117DB0" w:rsidRPr="0015636F" w:rsidRDefault="00117DB0" w:rsidP="0015636F">
      <w:pPr>
        <w:pStyle w:val="NoSpacing"/>
        <w:rPr>
          <w:sz w:val="16"/>
          <w:szCs w:val="16"/>
        </w:rPr>
      </w:pPr>
      <w:r w:rsidRPr="0015636F">
        <w:rPr>
          <w:sz w:val="16"/>
          <w:szCs w:val="16"/>
        </w:rPr>
        <w:t>Attendance:</w:t>
      </w:r>
    </w:p>
    <w:p w14:paraId="3C2D5697" w14:textId="325FA524" w:rsidR="0025281B" w:rsidRDefault="0025281B" w:rsidP="00F204B1">
      <w:pPr>
        <w:pStyle w:val="NoSpacing"/>
        <w:numPr>
          <w:ilvl w:val="0"/>
          <w:numId w:val="23"/>
        </w:numPr>
        <w:rPr>
          <w:color w:val="1F497D"/>
          <w:sz w:val="16"/>
          <w:szCs w:val="16"/>
        </w:rPr>
      </w:pPr>
      <w:r>
        <w:rPr>
          <w:color w:val="1F497D"/>
          <w:sz w:val="16"/>
          <w:szCs w:val="16"/>
        </w:rPr>
        <w:t>ETS (note available for direct coaching only by supervisors and managers – WSAQ70, WACS40, WACS50, WACS60)</w:t>
      </w:r>
    </w:p>
    <w:p w14:paraId="65B9292F" w14:textId="30BDB97C" w:rsidR="00117DB0"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0D45DCE8" w14:textId="14361E8D" w:rsidR="00117DB0" w:rsidRPr="0015636F" w:rsidRDefault="000A275B" w:rsidP="0015636F">
      <w:pPr>
        <w:pStyle w:val="NoSpacing"/>
        <w:rPr>
          <w:sz w:val="16"/>
          <w:szCs w:val="16"/>
        </w:rPr>
      </w:pPr>
      <w:r>
        <w:rPr>
          <w:sz w:val="16"/>
          <w:szCs w:val="16"/>
        </w:rPr>
        <w:t>CCO</w:t>
      </w:r>
      <w:r w:rsidR="00117DB0" w:rsidRPr="0015636F">
        <w:rPr>
          <w:sz w:val="16"/>
          <w:szCs w:val="16"/>
        </w:rPr>
        <w:t xml:space="preserve"> Process Procedure Issues:</w:t>
      </w:r>
    </w:p>
    <w:p w14:paraId="15987D1F" w14:textId="63204129" w:rsidR="00117DB0" w:rsidRPr="0015636F" w:rsidRDefault="00117DB0" w:rsidP="0015636F">
      <w:pPr>
        <w:pStyle w:val="NoSpacing"/>
        <w:numPr>
          <w:ilvl w:val="0"/>
          <w:numId w:val="23"/>
        </w:numPr>
        <w:rPr>
          <w:color w:val="1F497D"/>
          <w:sz w:val="16"/>
          <w:szCs w:val="16"/>
        </w:rPr>
      </w:pPr>
      <w:r w:rsidRPr="0015636F">
        <w:rPr>
          <w:color w:val="1F497D"/>
          <w:sz w:val="16"/>
          <w:szCs w:val="16"/>
        </w:rPr>
        <w:t>Security and Privacy Incident</w:t>
      </w:r>
    </w:p>
    <w:p w14:paraId="0628B7CF" w14:textId="10F01CF9" w:rsidR="00117DB0"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4C385AC4" w14:textId="11F94E95" w:rsidR="00117DB0" w:rsidRPr="0015636F" w:rsidRDefault="00117DB0" w:rsidP="0015636F">
      <w:pPr>
        <w:pStyle w:val="NoSpacing"/>
        <w:rPr>
          <w:sz w:val="16"/>
          <w:szCs w:val="16"/>
        </w:rPr>
      </w:pPr>
      <w:r w:rsidRPr="0015636F">
        <w:rPr>
          <w:sz w:val="16"/>
          <w:szCs w:val="16"/>
        </w:rPr>
        <w:t>Current Coaching Initiatives:</w:t>
      </w:r>
    </w:p>
    <w:p w14:paraId="724759BF" w14:textId="7D36BD3D" w:rsidR="00117DB0" w:rsidRPr="004E3D54"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28FEEAAB" w14:textId="259C4A08" w:rsidR="00117DB0" w:rsidRPr="0015636F" w:rsidRDefault="00117DB0" w:rsidP="0015636F">
      <w:pPr>
        <w:pStyle w:val="NoSpacing"/>
        <w:rPr>
          <w:sz w:val="16"/>
          <w:szCs w:val="16"/>
        </w:rPr>
      </w:pPr>
      <w:r w:rsidRPr="0015636F">
        <w:rPr>
          <w:sz w:val="16"/>
          <w:szCs w:val="16"/>
        </w:rPr>
        <w:t>Feedback</w:t>
      </w:r>
      <w:r w:rsidR="004863FE">
        <w:rPr>
          <w:sz w:val="16"/>
          <w:szCs w:val="16"/>
        </w:rPr>
        <w:t>:</w:t>
      </w:r>
      <w:r w:rsidRPr="0015636F">
        <w:rPr>
          <w:sz w:val="16"/>
          <w:szCs w:val="16"/>
        </w:rPr>
        <w:t xml:space="preserve"> </w:t>
      </w:r>
    </w:p>
    <w:p w14:paraId="66204B42" w14:textId="3B8A9DEB" w:rsidR="00117DB0" w:rsidRPr="0015636F" w:rsidRDefault="0027096B" w:rsidP="0015636F">
      <w:pPr>
        <w:pStyle w:val="NoSpacing"/>
        <w:numPr>
          <w:ilvl w:val="0"/>
          <w:numId w:val="24"/>
        </w:numPr>
        <w:rPr>
          <w:sz w:val="16"/>
          <w:szCs w:val="16"/>
        </w:rPr>
      </w:pPr>
      <w:r w:rsidRPr="0015636F">
        <w:rPr>
          <w:color w:val="1F497D"/>
          <w:sz w:val="16"/>
          <w:szCs w:val="16"/>
        </w:rPr>
        <w:t>Inappropriate NGD Feedback</w:t>
      </w:r>
    </w:p>
    <w:p w14:paraId="4FD906E1" w14:textId="4B9C8406" w:rsidR="0027096B" w:rsidRPr="0015636F"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567D7750" w14:textId="389B85AC" w:rsidR="00117DB0" w:rsidRPr="0015636F" w:rsidRDefault="00117DB0" w:rsidP="0015636F">
      <w:pPr>
        <w:pStyle w:val="NoSpacing"/>
        <w:rPr>
          <w:sz w:val="16"/>
          <w:szCs w:val="16"/>
        </w:rPr>
      </w:pPr>
      <w:r w:rsidRPr="0015636F">
        <w:rPr>
          <w:sz w:val="16"/>
          <w:szCs w:val="16"/>
        </w:rPr>
        <w:t>HR Guideline Issues:</w:t>
      </w:r>
    </w:p>
    <w:p w14:paraId="17898EE3" w14:textId="3B838DD2" w:rsidR="00117DB0"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2657260F" w14:textId="10E8F226" w:rsidR="00117DB0" w:rsidRPr="0015636F" w:rsidRDefault="00117DB0" w:rsidP="0015636F">
      <w:pPr>
        <w:pStyle w:val="NoSpacing"/>
        <w:rPr>
          <w:sz w:val="16"/>
          <w:szCs w:val="16"/>
        </w:rPr>
      </w:pPr>
      <w:r w:rsidRPr="0015636F">
        <w:rPr>
          <w:sz w:val="16"/>
          <w:szCs w:val="16"/>
        </w:rPr>
        <w:t>OMR / Exceptions:</w:t>
      </w:r>
    </w:p>
    <w:p w14:paraId="6DB248C2" w14:textId="2D4FB8A3" w:rsidR="00996082" w:rsidRPr="0015636F" w:rsidRDefault="00996082" w:rsidP="0015636F">
      <w:pPr>
        <w:pStyle w:val="NoSpacing"/>
        <w:numPr>
          <w:ilvl w:val="0"/>
          <w:numId w:val="25"/>
        </w:numPr>
        <w:rPr>
          <w:color w:val="1F497D"/>
          <w:sz w:val="16"/>
          <w:szCs w:val="16"/>
        </w:rPr>
      </w:pPr>
      <w:r w:rsidRPr="0015636F">
        <w:rPr>
          <w:color w:val="1F497D"/>
          <w:sz w:val="16"/>
          <w:szCs w:val="16"/>
        </w:rPr>
        <w:t>Exception Reporting Inappropriate Transfers</w:t>
      </w:r>
    </w:p>
    <w:p w14:paraId="78B3F91B" w14:textId="2422DBEC" w:rsidR="00631A9E" w:rsidRPr="0015636F" w:rsidRDefault="00996082" w:rsidP="0015636F">
      <w:pPr>
        <w:pStyle w:val="NoSpacing"/>
        <w:numPr>
          <w:ilvl w:val="0"/>
          <w:numId w:val="25"/>
        </w:numPr>
        <w:rPr>
          <w:color w:val="1F497D"/>
          <w:sz w:val="16"/>
          <w:szCs w:val="16"/>
        </w:rPr>
      </w:pPr>
      <w:r w:rsidRPr="0015636F">
        <w:rPr>
          <w:color w:val="1F497D"/>
          <w:sz w:val="16"/>
          <w:szCs w:val="16"/>
        </w:rPr>
        <w:t>Exception Reporting PDP Complaints</w:t>
      </w:r>
    </w:p>
    <w:p w14:paraId="026A2408" w14:textId="76101529" w:rsidR="00117DB0" w:rsidRPr="0015636F" w:rsidRDefault="00996082" w:rsidP="0015636F">
      <w:pPr>
        <w:pStyle w:val="NoSpacing"/>
        <w:numPr>
          <w:ilvl w:val="0"/>
          <w:numId w:val="25"/>
        </w:numPr>
        <w:rPr>
          <w:color w:val="1F497D"/>
          <w:sz w:val="16"/>
          <w:szCs w:val="16"/>
        </w:rPr>
      </w:pPr>
      <w:r w:rsidRPr="0015636F">
        <w:rPr>
          <w:color w:val="1F497D"/>
          <w:sz w:val="16"/>
          <w:szCs w:val="16"/>
        </w:rPr>
        <w:t>OMR: ACW</w:t>
      </w:r>
    </w:p>
    <w:p w14:paraId="26C531B1" w14:textId="03B33522" w:rsidR="00996082" w:rsidRDefault="00996082" w:rsidP="0015636F">
      <w:pPr>
        <w:pStyle w:val="NoSpacing"/>
        <w:numPr>
          <w:ilvl w:val="0"/>
          <w:numId w:val="25"/>
        </w:numPr>
        <w:rPr>
          <w:color w:val="1F497D"/>
          <w:sz w:val="16"/>
          <w:szCs w:val="16"/>
        </w:rPr>
      </w:pPr>
      <w:r w:rsidRPr="0015636F">
        <w:rPr>
          <w:color w:val="1F497D"/>
          <w:sz w:val="16"/>
          <w:szCs w:val="16"/>
        </w:rPr>
        <w:t>OMR: AHT</w:t>
      </w:r>
    </w:p>
    <w:p w14:paraId="44CAFCDC" w14:textId="3A535405" w:rsidR="000A275B" w:rsidRPr="0015636F" w:rsidRDefault="000A275B" w:rsidP="0015636F">
      <w:pPr>
        <w:pStyle w:val="NoSpacing"/>
        <w:numPr>
          <w:ilvl w:val="0"/>
          <w:numId w:val="25"/>
        </w:numPr>
        <w:rPr>
          <w:color w:val="1F497D"/>
          <w:sz w:val="16"/>
          <w:szCs w:val="16"/>
        </w:rPr>
      </w:pPr>
      <w:r w:rsidRPr="0015636F">
        <w:rPr>
          <w:color w:val="1F497D"/>
          <w:sz w:val="16"/>
          <w:szCs w:val="16"/>
        </w:rPr>
        <w:t>OMR: Cancelled Calls</w:t>
      </w:r>
    </w:p>
    <w:p w14:paraId="6208B922" w14:textId="4D4FF214" w:rsidR="00996082" w:rsidRPr="0015636F" w:rsidRDefault="00996082" w:rsidP="0015636F">
      <w:pPr>
        <w:pStyle w:val="NoSpacing"/>
        <w:numPr>
          <w:ilvl w:val="0"/>
          <w:numId w:val="25"/>
        </w:numPr>
        <w:rPr>
          <w:color w:val="1F497D"/>
          <w:sz w:val="16"/>
          <w:szCs w:val="16"/>
        </w:rPr>
      </w:pPr>
      <w:r w:rsidRPr="0015636F">
        <w:rPr>
          <w:color w:val="1F497D"/>
          <w:sz w:val="16"/>
          <w:szCs w:val="16"/>
        </w:rPr>
        <w:t xml:space="preserve">OMR: </w:t>
      </w:r>
      <w:r w:rsidR="000A275B">
        <w:rPr>
          <w:color w:val="1F497D"/>
          <w:sz w:val="16"/>
          <w:szCs w:val="16"/>
        </w:rPr>
        <w:t>CCO</w:t>
      </w:r>
      <w:r w:rsidRPr="0015636F">
        <w:rPr>
          <w:color w:val="1F497D"/>
          <w:sz w:val="16"/>
          <w:szCs w:val="16"/>
        </w:rPr>
        <w:t xml:space="preserve"> Security and Privacy Incident Coaching</w:t>
      </w:r>
    </w:p>
    <w:p w14:paraId="4AE884BB" w14:textId="3DB3DAEB" w:rsidR="00631A9E" w:rsidRDefault="00631A9E" w:rsidP="0015636F">
      <w:pPr>
        <w:pStyle w:val="NoSpacing"/>
        <w:numPr>
          <w:ilvl w:val="0"/>
          <w:numId w:val="25"/>
        </w:numPr>
        <w:rPr>
          <w:color w:val="1F497D"/>
          <w:sz w:val="16"/>
          <w:szCs w:val="16"/>
        </w:rPr>
      </w:pPr>
      <w:r w:rsidRPr="0015636F">
        <w:rPr>
          <w:color w:val="1F497D"/>
          <w:sz w:val="16"/>
          <w:szCs w:val="16"/>
        </w:rPr>
        <w:t>OMR: Default Qualifiers</w:t>
      </w:r>
    </w:p>
    <w:p w14:paraId="5D0CFA9A" w14:textId="1EDF1CB2" w:rsidR="00832C59" w:rsidRPr="0015636F" w:rsidRDefault="00832C59" w:rsidP="00832C59">
      <w:pPr>
        <w:pStyle w:val="NoSpacing"/>
        <w:numPr>
          <w:ilvl w:val="0"/>
          <w:numId w:val="25"/>
        </w:numPr>
        <w:rPr>
          <w:color w:val="1F497D"/>
          <w:sz w:val="16"/>
          <w:szCs w:val="16"/>
        </w:rPr>
      </w:pPr>
      <w:r w:rsidRPr="00832C59">
        <w:rPr>
          <w:color w:val="1F497D"/>
          <w:sz w:val="16"/>
          <w:szCs w:val="16"/>
        </w:rPr>
        <w:t>OMR: FFM T2 Transfers</w:t>
      </w:r>
    </w:p>
    <w:p w14:paraId="00FE7AA6" w14:textId="7B0EB038" w:rsidR="00631A9E" w:rsidRPr="0015636F" w:rsidRDefault="00631A9E" w:rsidP="0015636F">
      <w:pPr>
        <w:pStyle w:val="NoSpacing"/>
        <w:numPr>
          <w:ilvl w:val="0"/>
          <w:numId w:val="25"/>
        </w:numPr>
        <w:rPr>
          <w:color w:val="1F497D"/>
          <w:sz w:val="16"/>
          <w:szCs w:val="16"/>
        </w:rPr>
      </w:pPr>
      <w:r w:rsidRPr="0015636F">
        <w:rPr>
          <w:color w:val="1F497D"/>
          <w:sz w:val="16"/>
          <w:szCs w:val="16"/>
        </w:rPr>
        <w:t>OMR: Inappropriate ACO Escalation</w:t>
      </w:r>
    </w:p>
    <w:p w14:paraId="685BC419" w14:textId="237EEB58" w:rsidR="00631A9E" w:rsidRPr="0015636F" w:rsidRDefault="00631A9E" w:rsidP="0015636F">
      <w:pPr>
        <w:pStyle w:val="NoSpacing"/>
        <w:numPr>
          <w:ilvl w:val="0"/>
          <w:numId w:val="25"/>
        </w:numPr>
        <w:rPr>
          <w:color w:val="1F497D"/>
          <w:sz w:val="16"/>
          <w:szCs w:val="16"/>
        </w:rPr>
      </w:pPr>
      <w:r w:rsidRPr="0015636F">
        <w:rPr>
          <w:color w:val="1F497D"/>
          <w:sz w:val="16"/>
          <w:szCs w:val="16"/>
        </w:rPr>
        <w:t>OMR: Open Calls</w:t>
      </w:r>
    </w:p>
    <w:p w14:paraId="571756E6" w14:textId="5ED31781" w:rsidR="00631A9E" w:rsidRPr="0015636F" w:rsidRDefault="00631A9E" w:rsidP="0015636F">
      <w:pPr>
        <w:pStyle w:val="NoSpacing"/>
        <w:numPr>
          <w:ilvl w:val="0"/>
          <w:numId w:val="25"/>
        </w:numPr>
        <w:rPr>
          <w:color w:val="1F497D"/>
          <w:sz w:val="16"/>
          <w:szCs w:val="16"/>
        </w:rPr>
      </w:pPr>
      <w:r w:rsidRPr="0015636F">
        <w:rPr>
          <w:color w:val="1F497D"/>
          <w:sz w:val="16"/>
          <w:szCs w:val="16"/>
        </w:rPr>
        <w:t>OMR: Short Calls – Inbound</w:t>
      </w:r>
    </w:p>
    <w:p w14:paraId="356D9DC8" w14:textId="760004EF" w:rsidR="00631A9E" w:rsidRDefault="00631A9E" w:rsidP="0015636F">
      <w:pPr>
        <w:pStyle w:val="NoSpacing"/>
        <w:numPr>
          <w:ilvl w:val="0"/>
          <w:numId w:val="25"/>
        </w:numPr>
        <w:rPr>
          <w:color w:val="1F497D"/>
          <w:sz w:val="16"/>
          <w:szCs w:val="16"/>
        </w:rPr>
      </w:pPr>
      <w:r w:rsidRPr="0015636F">
        <w:rPr>
          <w:color w:val="1F497D"/>
          <w:sz w:val="16"/>
          <w:szCs w:val="16"/>
        </w:rPr>
        <w:t xml:space="preserve">OMR: Short Calls </w:t>
      </w:r>
      <w:r w:rsidR="006C6A8A">
        <w:rPr>
          <w:color w:val="1F497D"/>
          <w:sz w:val="16"/>
          <w:szCs w:val="16"/>
        </w:rPr>
        <w:t>–</w:t>
      </w:r>
      <w:r w:rsidRPr="0015636F">
        <w:rPr>
          <w:color w:val="1F497D"/>
          <w:sz w:val="16"/>
          <w:szCs w:val="16"/>
        </w:rPr>
        <w:t xml:space="preserve"> Outbound</w:t>
      </w:r>
    </w:p>
    <w:p w14:paraId="7C5B4B8A" w14:textId="40247A5C" w:rsidR="006C6A8A"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785BD9CC" w14:textId="69FD9BE9" w:rsidR="00117DB0" w:rsidRPr="0015636F" w:rsidRDefault="00117DB0" w:rsidP="0015636F">
      <w:pPr>
        <w:pStyle w:val="NoSpacing"/>
        <w:rPr>
          <w:sz w:val="16"/>
          <w:szCs w:val="16"/>
        </w:rPr>
      </w:pPr>
      <w:r w:rsidRPr="0015636F">
        <w:rPr>
          <w:sz w:val="16"/>
          <w:szCs w:val="16"/>
        </w:rPr>
        <w:t>Quality:</w:t>
      </w:r>
    </w:p>
    <w:p w14:paraId="086C4D42" w14:textId="35091E13" w:rsidR="00972779" w:rsidRDefault="00972779" w:rsidP="0015636F">
      <w:pPr>
        <w:pStyle w:val="NoSpacing"/>
        <w:numPr>
          <w:ilvl w:val="0"/>
          <w:numId w:val="26"/>
        </w:numPr>
        <w:rPr>
          <w:color w:val="1F497D"/>
          <w:sz w:val="16"/>
          <w:szCs w:val="16"/>
        </w:rPr>
      </w:pPr>
      <w:r>
        <w:rPr>
          <w:color w:val="1F497D"/>
          <w:sz w:val="16"/>
          <w:szCs w:val="16"/>
        </w:rPr>
        <w:t>A</w:t>
      </w:r>
      <w:r w:rsidR="00071127">
        <w:rPr>
          <w:color w:val="1F497D"/>
          <w:sz w:val="16"/>
          <w:szCs w:val="16"/>
        </w:rPr>
        <w:t>c</w:t>
      </w:r>
      <w:r>
        <w:rPr>
          <w:color w:val="1F497D"/>
          <w:sz w:val="16"/>
          <w:szCs w:val="16"/>
        </w:rPr>
        <w:t xml:space="preserve">curacy / Completeness </w:t>
      </w:r>
    </w:p>
    <w:p w14:paraId="506AF1A6" w14:textId="31C559A7" w:rsidR="00972779" w:rsidRDefault="00972779" w:rsidP="0015636F">
      <w:pPr>
        <w:pStyle w:val="NoSpacing"/>
        <w:numPr>
          <w:ilvl w:val="0"/>
          <w:numId w:val="26"/>
        </w:numPr>
        <w:rPr>
          <w:color w:val="1F497D"/>
          <w:sz w:val="16"/>
          <w:szCs w:val="16"/>
        </w:rPr>
      </w:pPr>
      <w:r>
        <w:rPr>
          <w:color w:val="1F497D"/>
          <w:sz w:val="16"/>
          <w:szCs w:val="16"/>
        </w:rPr>
        <w:t>Admin Procedure</w:t>
      </w:r>
    </w:p>
    <w:p w14:paraId="5C3DC4CD" w14:textId="3DDC886F" w:rsidR="00117DB0" w:rsidRDefault="0015636F" w:rsidP="0015636F">
      <w:pPr>
        <w:pStyle w:val="NoSpacing"/>
        <w:numPr>
          <w:ilvl w:val="0"/>
          <w:numId w:val="26"/>
        </w:numPr>
        <w:rPr>
          <w:color w:val="1F497D"/>
          <w:sz w:val="16"/>
          <w:szCs w:val="16"/>
        </w:rPr>
      </w:pPr>
      <w:r w:rsidRPr="0015636F">
        <w:rPr>
          <w:color w:val="1F497D"/>
          <w:sz w:val="16"/>
          <w:szCs w:val="16"/>
        </w:rPr>
        <w:t>CSAT</w:t>
      </w:r>
    </w:p>
    <w:p w14:paraId="7B0D282B" w14:textId="42CAE4EB" w:rsidR="00972779" w:rsidRPr="0015636F" w:rsidRDefault="00972779" w:rsidP="0015636F">
      <w:pPr>
        <w:pStyle w:val="NoSpacing"/>
        <w:numPr>
          <w:ilvl w:val="0"/>
          <w:numId w:val="26"/>
        </w:numPr>
        <w:rPr>
          <w:color w:val="1F497D"/>
          <w:sz w:val="16"/>
          <w:szCs w:val="16"/>
        </w:rPr>
      </w:pPr>
      <w:r>
        <w:rPr>
          <w:color w:val="1F497D"/>
          <w:sz w:val="16"/>
          <w:szCs w:val="16"/>
        </w:rPr>
        <w:t xml:space="preserve">Customer Service </w:t>
      </w:r>
    </w:p>
    <w:p w14:paraId="7CBCE967" w14:textId="7653130B" w:rsidR="00972779" w:rsidRPr="004863FE" w:rsidRDefault="00972779" w:rsidP="0015636F">
      <w:pPr>
        <w:pStyle w:val="NoSpacing"/>
        <w:numPr>
          <w:ilvl w:val="0"/>
          <w:numId w:val="26"/>
        </w:numPr>
        <w:rPr>
          <w:sz w:val="16"/>
          <w:szCs w:val="16"/>
        </w:rPr>
      </w:pPr>
      <w:r>
        <w:rPr>
          <w:color w:val="1F497D"/>
          <w:sz w:val="16"/>
          <w:szCs w:val="16"/>
        </w:rPr>
        <w:t xml:space="preserve">Privacy </w:t>
      </w:r>
    </w:p>
    <w:p w14:paraId="20E8FAA9" w14:textId="6617F36E" w:rsidR="004863FE" w:rsidRPr="004863FE" w:rsidRDefault="004863FE" w:rsidP="0015636F">
      <w:pPr>
        <w:pStyle w:val="NoSpacing"/>
        <w:numPr>
          <w:ilvl w:val="0"/>
          <w:numId w:val="26"/>
        </w:numPr>
        <w:rPr>
          <w:sz w:val="16"/>
          <w:szCs w:val="16"/>
        </w:rPr>
      </w:pPr>
      <w:r w:rsidRPr="004863FE">
        <w:rPr>
          <w:color w:val="1F497D"/>
          <w:sz w:val="16"/>
          <w:szCs w:val="16"/>
        </w:rPr>
        <w:t>Other: Specify reason under coaching details.</w:t>
      </w:r>
    </w:p>
    <w:p w14:paraId="76BF6AD5" w14:textId="7BD52F97" w:rsidR="00117DB0" w:rsidRPr="0015636F" w:rsidRDefault="00117DB0" w:rsidP="0015636F">
      <w:pPr>
        <w:pStyle w:val="NoSpacing"/>
        <w:rPr>
          <w:sz w:val="16"/>
          <w:szCs w:val="16"/>
        </w:rPr>
      </w:pPr>
      <w:r w:rsidRPr="0015636F">
        <w:rPr>
          <w:sz w:val="16"/>
          <w:szCs w:val="16"/>
        </w:rPr>
        <w:t>Recognition:</w:t>
      </w:r>
    </w:p>
    <w:p w14:paraId="29A215D9" w14:textId="5C266C56" w:rsidR="0015636F"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84E94E6" w14:textId="77777777" w:rsidR="000A275B" w:rsidRPr="0015636F" w:rsidRDefault="000A275B" w:rsidP="000A275B">
      <w:pPr>
        <w:pStyle w:val="NoSpacing"/>
        <w:rPr>
          <w:sz w:val="16"/>
          <w:szCs w:val="16"/>
        </w:rPr>
      </w:pPr>
      <w:r w:rsidRPr="0015636F">
        <w:rPr>
          <w:sz w:val="16"/>
          <w:szCs w:val="16"/>
        </w:rPr>
        <w:t>Schedule Adherence:</w:t>
      </w:r>
    </w:p>
    <w:p w14:paraId="09B32655" w14:textId="77777777" w:rsidR="000A275B" w:rsidRPr="0015636F" w:rsidRDefault="000A275B" w:rsidP="000A275B">
      <w:pPr>
        <w:pStyle w:val="NoSpacing"/>
        <w:numPr>
          <w:ilvl w:val="0"/>
          <w:numId w:val="27"/>
        </w:numPr>
        <w:rPr>
          <w:sz w:val="16"/>
          <w:szCs w:val="16"/>
        </w:rPr>
      </w:pPr>
      <w:r w:rsidRPr="00F204B1">
        <w:rPr>
          <w:color w:val="1F497D"/>
          <w:sz w:val="16"/>
          <w:szCs w:val="16"/>
        </w:rPr>
        <w:t>Other: Specify reason under coaching details.</w:t>
      </w:r>
    </w:p>
    <w:p w14:paraId="287253A8" w14:textId="7936B653" w:rsidR="00117DB0" w:rsidRPr="0015636F" w:rsidRDefault="00117DB0" w:rsidP="0015636F">
      <w:pPr>
        <w:pStyle w:val="NoSpacing"/>
        <w:rPr>
          <w:sz w:val="16"/>
          <w:szCs w:val="16"/>
        </w:rPr>
      </w:pPr>
      <w:r w:rsidRPr="0015636F">
        <w:rPr>
          <w:sz w:val="16"/>
          <w:szCs w:val="16"/>
        </w:rPr>
        <w:t>Secure Floor Violations:</w:t>
      </w:r>
    </w:p>
    <w:p w14:paraId="36D88F04" w14:textId="0E64DA1F" w:rsidR="0015636F"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0A939CAC" w14:textId="77777777" w:rsidR="0022469C" w:rsidRDefault="0022469C" w:rsidP="00117DB0"/>
    <w:p w14:paraId="10BECA82" w14:textId="77777777" w:rsidR="00A204BB" w:rsidRDefault="00A204BB" w:rsidP="00117DB0"/>
    <w:p w14:paraId="7C6E259F" w14:textId="29CB3542" w:rsidR="00194B06" w:rsidRDefault="00AB2236" w:rsidP="00117DB0">
      <w:r>
        <w:lastRenderedPageBreak/>
        <w:t>I</w:t>
      </w:r>
      <w:r w:rsidR="00194B06">
        <w:t>ndirect Coaching CSE</w:t>
      </w:r>
    </w:p>
    <w:p w14:paraId="28A63335" w14:textId="3FE75613" w:rsidR="00194B06" w:rsidRDefault="00954982" w:rsidP="00117DB0">
      <w:r>
        <w:rPr>
          <w:noProof/>
        </w:rPr>
        <w:drawing>
          <wp:inline distT="0" distB="0" distL="0" distR="0" wp14:anchorId="4B04B79E" wp14:editId="3447C1EC">
            <wp:extent cx="2743200" cy="2800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3200" cy="2800350"/>
                    </a:xfrm>
                    <a:prstGeom prst="rect">
                      <a:avLst/>
                    </a:prstGeom>
                    <a:noFill/>
                    <a:ln>
                      <a:noFill/>
                    </a:ln>
                  </pic:spPr>
                </pic:pic>
              </a:graphicData>
            </a:graphic>
          </wp:inline>
        </w:drawing>
      </w:r>
    </w:p>
    <w:p w14:paraId="28DDE5FE" w14:textId="4C6FC784" w:rsidR="00954982" w:rsidRDefault="00954982" w:rsidP="00117DB0">
      <w:r>
        <w:rPr>
          <w:noProof/>
        </w:rPr>
        <w:drawing>
          <wp:inline distT="0" distB="0" distL="0" distR="0" wp14:anchorId="267A8A5F" wp14:editId="0A6E81A2">
            <wp:extent cx="2743200" cy="1352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1352550"/>
                    </a:xfrm>
                    <a:prstGeom prst="rect">
                      <a:avLst/>
                    </a:prstGeom>
                    <a:noFill/>
                    <a:ln>
                      <a:noFill/>
                    </a:ln>
                  </pic:spPr>
                </pic:pic>
              </a:graphicData>
            </a:graphic>
          </wp:inline>
        </w:drawing>
      </w:r>
    </w:p>
    <w:p w14:paraId="7745FE79" w14:textId="77777777" w:rsidR="00954982" w:rsidRDefault="00954982" w:rsidP="00117DB0"/>
    <w:p w14:paraId="2EC5EF92" w14:textId="77777777" w:rsidR="00A16E81" w:rsidRDefault="00A16E81" w:rsidP="00CD48EC"/>
    <w:p w14:paraId="7A847586" w14:textId="77777777" w:rsidR="00A16E81" w:rsidRDefault="00A16E81" w:rsidP="00CD48EC"/>
    <w:p w14:paraId="7BFA1AFC" w14:textId="714E9C8C" w:rsidR="00700685" w:rsidRDefault="00700685" w:rsidP="00CD48EC"/>
    <w:p w14:paraId="330D632C" w14:textId="77777777" w:rsidR="00A16E81" w:rsidRDefault="00A16E81" w:rsidP="00316793"/>
    <w:p w14:paraId="5BEE2F53" w14:textId="77777777" w:rsidR="0022469C" w:rsidRDefault="0022469C" w:rsidP="00316793"/>
    <w:p w14:paraId="5B9A6FDF" w14:textId="77777777" w:rsidR="0022469C" w:rsidRDefault="0022469C" w:rsidP="00316793"/>
    <w:p w14:paraId="4EC2AD5B" w14:textId="77777777" w:rsidR="0022469C" w:rsidRDefault="0022469C" w:rsidP="00316793"/>
    <w:p w14:paraId="1D8152C1" w14:textId="77777777" w:rsidR="0022469C" w:rsidRDefault="0022469C" w:rsidP="00316793"/>
    <w:p w14:paraId="5106E652" w14:textId="77777777" w:rsidR="00A204BB" w:rsidRDefault="00A204BB" w:rsidP="00316793"/>
    <w:p w14:paraId="23A258B7" w14:textId="77777777" w:rsidR="00A16E81" w:rsidRDefault="00A16E81" w:rsidP="00316793"/>
    <w:p w14:paraId="26029D4F" w14:textId="77777777" w:rsidR="0078390C" w:rsidRPr="00631A9E" w:rsidRDefault="0078390C" w:rsidP="0078390C">
      <w:pPr>
        <w:rPr>
          <w:sz w:val="19"/>
          <w:szCs w:val="19"/>
        </w:rPr>
      </w:pPr>
      <w:r w:rsidRPr="00631A9E">
        <w:rPr>
          <w:sz w:val="19"/>
          <w:szCs w:val="19"/>
        </w:rPr>
        <w:t>Customer Service Escalation:</w:t>
      </w:r>
    </w:p>
    <w:p w14:paraId="4D59A3F5"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Argues</w:t>
      </w:r>
    </w:p>
    <w:p w14:paraId="02F3DA0E"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Blind transfers call</w:t>
      </w:r>
    </w:p>
    <w:p w14:paraId="6000FBB6" w14:textId="5E1BC97B"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 xml:space="preserve">Encourages </w:t>
      </w:r>
      <w:r w:rsidR="004A4B7C">
        <w:rPr>
          <w:color w:val="1F497D"/>
          <w:sz w:val="19"/>
          <w:szCs w:val="19"/>
        </w:rPr>
        <w:t xml:space="preserve">/ commits </w:t>
      </w:r>
      <w:r w:rsidRPr="00631A9E">
        <w:rPr>
          <w:color w:val="1F497D"/>
          <w:sz w:val="19"/>
          <w:szCs w:val="19"/>
        </w:rPr>
        <w:t>fraud</w:t>
      </w:r>
    </w:p>
    <w:p w14:paraId="20C570E7"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Enters authorization error compromising PHI</w:t>
      </w:r>
    </w:p>
    <w:p w14:paraId="51891B18"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Intentionally disconnects caller</w:t>
      </w:r>
    </w:p>
    <w:p w14:paraId="13E14502" w14:textId="4B8C2CD0"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Threatens caller</w:t>
      </w:r>
      <w:r w:rsidR="004A4B7C">
        <w:rPr>
          <w:color w:val="1F497D"/>
          <w:sz w:val="19"/>
          <w:szCs w:val="19"/>
        </w:rPr>
        <w:t xml:space="preserve"> / employee</w:t>
      </w:r>
    </w:p>
    <w:p w14:paraId="442116AC"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Uses derogatory/disrespectful words</w:t>
      </w:r>
    </w:p>
    <w:p w14:paraId="446FA01F"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Uses profanity of any kind</w:t>
      </w:r>
    </w:p>
    <w:p w14:paraId="095EA4B9"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Verbally abusive</w:t>
      </w:r>
    </w:p>
    <w:p w14:paraId="0EE2106C"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Yells, screams</w:t>
      </w:r>
    </w:p>
    <w:p w14:paraId="119CB017" w14:textId="0DE4C5AD" w:rsidR="0078390C" w:rsidRPr="00631A9E" w:rsidRDefault="00F204B1" w:rsidP="00F204B1">
      <w:pPr>
        <w:numPr>
          <w:ilvl w:val="0"/>
          <w:numId w:val="20"/>
        </w:numPr>
        <w:spacing w:after="0" w:line="240" w:lineRule="auto"/>
        <w:rPr>
          <w:color w:val="1F497D"/>
          <w:sz w:val="19"/>
          <w:szCs w:val="19"/>
        </w:rPr>
      </w:pPr>
      <w:r w:rsidRPr="00F204B1">
        <w:rPr>
          <w:color w:val="1F497D"/>
          <w:sz w:val="19"/>
          <w:szCs w:val="19"/>
        </w:rPr>
        <w:t>Other: Specify reason under coaching details.</w:t>
      </w:r>
    </w:p>
    <w:p w14:paraId="4BABA0ED" w14:textId="77777777" w:rsidR="00A16E81" w:rsidRDefault="00A16E81" w:rsidP="00316793"/>
    <w:p w14:paraId="1249740D" w14:textId="77777777" w:rsidR="00A16E81" w:rsidRDefault="00A16E81" w:rsidP="00316793"/>
    <w:p w14:paraId="26F5C2EF" w14:textId="77777777" w:rsidR="00A16E81" w:rsidRDefault="00A16E81" w:rsidP="00316793"/>
    <w:p w14:paraId="3D4404BF" w14:textId="77777777" w:rsidR="00A16E81" w:rsidRDefault="00A16E81" w:rsidP="00316793"/>
    <w:p w14:paraId="7576D685" w14:textId="77777777" w:rsidR="00A16E81" w:rsidRDefault="00A16E81" w:rsidP="00316793"/>
    <w:p w14:paraId="6B10A2ED" w14:textId="77777777" w:rsidR="00A16E81" w:rsidRDefault="00A16E81" w:rsidP="00316793"/>
    <w:p w14:paraId="78474C9D" w14:textId="77777777" w:rsidR="00A16E81" w:rsidRDefault="00A16E81" w:rsidP="00316793"/>
    <w:p w14:paraId="6253203D" w14:textId="77777777" w:rsidR="00A16E81" w:rsidRDefault="00A16E81" w:rsidP="00316793"/>
    <w:p w14:paraId="2A08B215" w14:textId="77777777" w:rsidR="00A16E81" w:rsidRDefault="00A16E81" w:rsidP="00316793"/>
    <w:p w14:paraId="1D7FA9A6" w14:textId="77777777" w:rsidR="00194B06" w:rsidRDefault="00194B06" w:rsidP="00316793"/>
    <w:p w14:paraId="459C1494" w14:textId="77777777" w:rsidR="00194B06" w:rsidRDefault="00194B06" w:rsidP="00316793"/>
    <w:p w14:paraId="0FCE525A" w14:textId="77777777" w:rsidR="00194B06" w:rsidRDefault="00194B06" w:rsidP="00316793"/>
    <w:p w14:paraId="7939FF57" w14:textId="77777777" w:rsidR="00194B06" w:rsidRDefault="00194B06" w:rsidP="00316793"/>
    <w:p w14:paraId="410592BC" w14:textId="77777777" w:rsidR="00194B06" w:rsidRDefault="00194B06" w:rsidP="00316793"/>
    <w:p w14:paraId="0DDAFFF4" w14:textId="77777777" w:rsidR="00194B06" w:rsidRDefault="00194B06" w:rsidP="00316793"/>
    <w:p w14:paraId="1F71B6F9" w14:textId="77777777" w:rsidR="00194B06" w:rsidRDefault="00194B06" w:rsidP="00316793"/>
    <w:p w14:paraId="45F0E44C" w14:textId="77777777" w:rsidR="00403052" w:rsidRDefault="00403052" w:rsidP="00316793"/>
    <w:p w14:paraId="716F2C64" w14:textId="77777777" w:rsidR="00A204BB" w:rsidRDefault="00A204BB" w:rsidP="00316793"/>
    <w:p w14:paraId="7000EA4C" w14:textId="0245E8BD" w:rsidR="00194B06" w:rsidRDefault="00194B06" w:rsidP="00316793">
      <w:r>
        <w:lastRenderedPageBreak/>
        <w:t>Indirect Coaching – Non CSE</w:t>
      </w:r>
    </w:p>
    <w:p w14:paraId="43A80CC3" w14:textId="224B9F72" w:rsidR="00A16E81" w:rsidRDefault="00954982" w:rsidP="00CD48EC">
      <w:r>
        <w:rPr>
          <w:noProof/>
        </w:rPr>
        <w:drawing>
          <wp:inline distT="0" distB="0" distL="0" distR="0" wp14:anchorId="1903C1F6" wp14:editId="20A8B1DD">
            <wp:extent cx="2743200" cy="30575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3200" cy="3057525"/>
                    </a:xfrm>
                    <a:prstGeom prst="rect">
                      <a:avLst/>
                    </a:prstGeom>
                    <a:noFill/>
                    <a:ln>
                      <a:noFill/>
                    </a:ln>
                  </pic:spPr>
                </pic:pic>
              </a:graphicData>
            </a:graphic>
          </wp:inline>
        </w:drawing>
      </w:r>
      <w:r>
        <w:rPr>
          <w:noProof/>
        </w:rPr>
        <w:drawing>
          <wp:inline distT="0" distB="0" distL="0" distR="0" wp14:anchorId="70645035" wp14:editId="6A2D7E28">
            <wp:extent cx="2743200" cy="24860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3200" cy="2486025"/>
                    </a:xfrm>
                    <a:prstGeom prst="rect">
                      <a:avLst/>
                    </a:prstGeom>
                    <a:noFill/>
                    <a:ln>
                      <a:noFill/>
                    </a:ln>
                  </pic:spPr>
                </pic:pic>
              </a:graphicData>
            </a:graphic>
          </wp:inline>
        </w:drawing>
      </w:r>
    </w:p>
    <w:p w14:paraId="38C34EFF" w14:textId="77777777" w:rsidR="00954982" w:rsidRDefault="00954982" w:rsidP="00CD48EC"/>
    <w:p w14:paraId="37BA540B" w14:textId="77777777" w:rsidR="00954982" w:rsidRDefault="00954982" w:rsidP="00CD48EC"/>
    <w:p w14:paraId="503F2227" w14:textId="77777777" w:rsidR="0025281B" w:rsidRDefault="0025281B" w:rsidP="00CD48EC"/>
    <w:p w14:paraId="06D30592" w14:textId="77777777" w:rsidR="0025281B" w:rsidRDefault="0025281B" w:rsidP="00CD48EC"/>
    <w:p w14:paraId="4508DFBF" w14:textId="77777777" w:rsidR="00D614E2" w:rsidRDefault="00D614E2" w:rsidP="00CD48EC"/>
    <w:p w14:paraId="4A553886" w14:textId="77777777" w:rsidR="005D2043" w:rsidRDefault="005D2043" w:rsidP="0078390C">
      <w:pPr>
        <w:pStyle w:val="NoSpacing"/>
        <w:rPr>
          <w:sz w:val="16"/>
          <w:szCs w:val="16"/>
        </w:rPr>
      </w:pPr>
    </w:p>
    <w:p w14:paraId="426654D5" w14:textId="77777777" w:rsidR="005D2043" w:rsidRDefault="005D2043" w:rsidP="0078390C">
      <w:pPr>
        <w:pStyle w:val="NoSpacing"/>
        <w:rPr>
          <w:sz w:val="16"/>
          <w:szCs w:val="16"/>
        </w:rPr>
      </w:pPr>
    </w:p>
    <w:p w14:paraId="5AD35AED" w14:textId="77777777" w:rsidR="005D2043" w:rsidRDefault="005D2043" w:rsidP="0078390C">
      <w:pPr>
        <w:pStyle w:val="NoSpacing"/>
        <w:rPr>
          <w:sz w:val="16"/>
          <w:szCs w:val="16"/>
        </w:rPr>
      </w:pPr>
    </w:p>
    <w:p w14:paraId="71AECA78" w14:textId="77777777" w:rsidR="0078390C" w:rsidRPr="0015636F" w:rsidRDefault="0078390C" w:rsidP="0078390C">
      <w:pPr>
        <w:pStyle w:val="NoSpacing"/>
        <w:rPr>
          <w:sz w:val="16"/>
          <w:szCs w:val="16"/>
        </w:rPr>
      </w:pPr>
      <w:r w:rsidRPr="0015636F">
        <w:rPr>
          <w:sz w:val="16"/>
          <w:szCs w:val="16"/>
        </w:rPr>
        <w:t>AHT:</w:t>
      </w:r>
    </w:p>
    <w:p w14:paraId="795413D4" w14:textId="6F9B1592" w:rsidR="005D2043" w:rsidRDefault="005D2043" w:rsidP="005D2043">
      <w:pPr>
        <w:pStyle w:val="NoSpacing"/>
        <w:numPr>
          <w:ilvl w:val="0"/>
          <w:numId w:val="22"/>
        </w:numPr>
        <w:rPr>
          <w:color w:val="1F497D"/>
          <w:sz w:val="16"/>
          <w:szCs w:val="16"/>
        </w:rPr>
      </w:pPr>
      <w:r w:rsidRPr="005D2043">
        <w:rPr>
          <w:color w:val="1F497D"/>
          <w:sz w:val="16"/>
          <w:szCs w:val="16"/>
        </w:rPr>
        <w:t>Appropriate use of hold</w:t>
      </w:r>
    </w:p>
    <w:p w14:paraId="522BCB50"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Keeping the call on task</w:t>
      </w:r>
    </w:p>
    <w:p w14:paraId="752395E6"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Navigational efficiency</w:t>
      </w:r>
    </w:p>
    <w:p w14:paraId="713A9096"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Non transfer opportunity</w:t>
      </w:r>
    </w:p>
    <w:p w14:paraId="6EC9CA64"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Over servicing the caller</w:t>
      </w:r>
    </w:p>
    <w:p w14:paraId="0E03272F" w14:textId="4E6660ED" w:rsidR="003E2A40" w:rsidRDefault="003E2A40" w:rsidP="003E2A40">
      <w:pPr>
        <w:pStyle w:val="NoSpacing"/>
        <w:numPr>
          <w:ilvl w:val="0"/>
          <w:numId w:val="22"/>
        </w:numPr>
        <w:rPr>
          <w:color w:val="1F497D"/>
          <w:sz w:val="16"/>
          <w:szCs w:val="16"/>
        </w:rPr>
      </w:pPr>
      <w:r w:rsidRPr="003E2A40">
        <w:rPr>
          <w:color w:val="1F497D"/>
          <w:sz w:val="16"/>
          <w:szCs w:val="16"/>
        </w:rPr>
        <w:t>Utilizing appropriate scripting</w:t>
      </w:r>
    </w:p>
    <w:p w14:paraId="599A52EE" w14:textId="107C6910" w:rsidR="0078390C"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106C5F89" w14:textId="77777777" w:rsidR="0078390C" w:rsidRPr="0015636F" w:rsidRDefault="0078390C" w:rsidP="0078390C">
      <w:pPr>
        <w:pStyle w:val="NoSpacing"/>
        <w:rPr>
          <w:sz w:val="16"/>
          <w:szCs w:val="16"/>
        </w:rPr>
      </w:pPr>
      <w:r w:rsidRPr="0015636F">
        <w:rPr>
          <w:sz w:val="16"/>
          <w:szCs w:val="16"/>
        </w:rPr>
        <w:t>ARC Issue:</w:t>
      </w:r>
    </w:p>
    <w:p w14:paraId="2899D3E7"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 xml:space="preserve">Casework </w:t>
      </w:r>
      <w:proofErr w:type="spellStart"/>
      <w:r w:rsidRPr="0015636F">
        <w:rPr>
          <w:color w:val="1F497D"/>
          <w:sz w:val="16"/>
          <w:szCs w:val="16"/>
        </w:rPr>
        <w:t>Adhoc</w:t>
      </w:r>
      <w:proofErr w:type="spellEnd"/>
      <w:r w:rsidRPr="0015636F">
        <w:rPr>
          <w:color w:val="1F497D"/>
          <w:sz w:val="16"/>
          <w:szCs w:val="16"/>
        </w:rPr>
        <w:t xml:space="preserve"> requests from CMS</w:t>
      </w:r>
    </w:p>
    <w:p w14:paraId="3063032F"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Bene Letter</w:t>
      </w:r>
    </w:p>
    <w:p w14:paraId="617DF9BD"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CTM</w:t>
      </w:r>
    </w:p>
    <w:p w14:paraId="38E2B56E"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Inappropriate ARC Escalation</w:t>
      </w:r>
    </w:p>
    <w:p w14:paraId="6C571AC5"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ISG Escalation</w:t>
      </w:r>
    </w:p>
    <w:p w14:paraId="64AAE14A"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Complaints Research</w:t>
      </w:r>
    </w:p>
    <w:p w14:paraId="0A91B91D"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Special Projects</w:t>
      </w:r>
    </w:p>
    <w:p w14:paraId="13775039" w14:textId="6F51DF73" w:rsidR="0078390C"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634D6782" w14:textId="77777777" w:rsidR="0078390C" w:rsidRPr="0015636F" w:rsidRDefault="0078390C" w:rsidP="0078390C">
      <w:pPr>
        <w:pStyle w:val="NoSpacing"/>
        <w:rPr>
          <w:sz w:val="16"/>
          <w:szCs w:val="16"/>
        </w:rPr>
      </w:pPr>
      <w:r w:rsidRPr="0015636F">
        <w:rPr>
          <w:sz w:val="16"/>
          <w:szCs w:val="16"/>
        </w:rPr>
        <w:t>Attendance:</w:t>
      </w:r>
    </w:p>
    <w:p w14:paraId="2B88C709" w14:textId="39CCC7BB" w:rsidR="0078390C"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394871D2" w14:textId="75CFC01A" w:rsidR="0078390C" w:rsidRPr="0015636F" w:rsidRDefault="00BF3700" w:rsidP="0078390C">
      <w:pPr>
        <w:pStyle w:val="NoSpacing"/>
        <w:rPr>
          <w:sz w:val="16"/>
          <w:szCs w:val="16"/>
        </w:rPr>
      </w:pPr>
      <w:r>
        <w:rPr>
          <w:sz w:val="16"/>
          <w:szCs w:val="16"/>
        </w:rPr>
        <w:t>CCO</w:t>
      </w:r>
      <w:r w:rsidR="0078390C" w:rsidRPr="0015636F">
        <w:rPr>
          <w:sz w:val="16"/>
          <w:szCs w:val="16"/>
        </w:rPr>
        <w:t xml:space="preserve"> Process Procedure Issues:</w:t>
      </w:r>
    </w:p>
    <w:p w14:paraId="2B435F0E" w14:textId="77777777" w:rsidR="0078390C" w:rsidRPr="0015636F" w:rsidRDefault="0078390C" w:rsidP="0078390C">
      <w:pPr>
        <w:pStyle w:val="NoSpacing"/>
        <w:numPr>
          <w:ilvl w:val="0"/>
          <w:numId w:val="23"/>
        </w:numPr>
        <w:rPr>
          <w:color w:val="1F497D"/>
          <w:sz w:val="16"/>
          <w:szCs w:val="16"/>
        </w:rPr>
      </w:pPr>
      <w:r w:rsidRPr="0015636F">
        <w:rPr>
          <w:color w:val="1F497D"/>
          <w:sz w:val="16"/>
          <w:szCs w:val="16"/>
        </w:rPr>
        <w:t>Security and Privacy Incident</w:t>
      </w:r>
    </w:p>
    <w:p w14:paraId="52A266CA" w14:textId="52757D43" w:rsidR="0078390C"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3B4E30E5" w14:textId="77777777" w:rsidR="0078390C" w:rsidRPr="0015636F" w:rsidRDefault="0078390C" w:rsidP="0078390C">
      <w:pPr>
        <w:pStyle w:val="NoSpacing"/>
        <w:rPr>
          <w:sz w:val="16"/>
          <w:szCs w:val="16"/>
        </w:rPr>
      </w:pPr>
      <w:r w:rsidRPr="0015636F">
        <w:rPr>
          <w:sz w:val="16"/>
          <w:szCs w:val="16"/>
        </w:rPr>
        <w:t>Current Coaching Initiatives:</w:t>
      </w:r>
    </w:p>
    <w:p w14:paraId="41B68F0B" w14:textId="7AFE48CE" w:rsidR="0078390C" w:rsidRPr="00D614E2"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139A6846" w14:textId="132A62CC" w:rsidR="0078390C" w:rsidRPr="0015636F" w:rsidRDefault="0078390C" w:rsidP="0078390C">
      <w:pPr>
        <w:pStyle w:val="NoSpacing"/>
        <w:rPr>
          <w:sz w:val="16"/>
          <w:szCs w:val="16"/>
        </w:rPr>
      </w:pPr>
      <w:r w:rsidRPr="0015636F">
        <w:rPr>
          <w:sz w:val="16"/>
          <w:szCs w:val="16"/>
        </w:rPr>
        <w:t>Feedback</w:t>
      </w:r>
    </w:p>
    <w:p w14:paraId="259EFFA7" w14:textId="77777777" w:rsidR="0078390C" w:rsidRPr="0015636F" w:rsidRDefault="0078390C" w:rsidP="0078390C">
      <w:pPr>
        <w:pStyle w:val="NoSpacing"/>
        <w:numPr>
          <w:ilvl w:val="0"/>
          <w:numId w:val="24"/>
        </w:numPr>
        <w:rPr>
          <w:sz w:val="16"/>
          <w:szCs w:val="16"/>
        </w:rPr>
      </w:pPr>
      <w:r w:rsidRPr="0015636F">
        <w:rPr>
          <w:color w:val="1F497D"/>
          <w:sz w:val="16"/>
          <w:szCs w:val="16"/>
        </w:rPr>
        <w:t>Inappropriate NGD Feedback</w:t>
      </w:r>
    </w:p>
    <w:p w14:paraId="5FC26250" w14:textId="3BA68AED" w:rsidR="0078390C" w:rsidRPr="0015636F"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3F427D31" w14:textId="77777777" w:rsidR="0078390C" w:rsidRPr="0015636F" w:rsidRDefault="0078390C" w:rsidP="0078390C">
      <w:pPr>
        <w:pStyle w:val="NoSpacing"/>
        <w:rPr>
          <w:sz w:val="16"/>
          <w:szCs w:val="16"/>
        </w:rPr>
      </w:pPr>
      <w:r w:rsidRPr="0015636F">
        <w:rPr>
          <w:sz w:val="16"/>
          <w:szCs w:val="16"/>
        </w:rPr>
        <w:t>HR Guideline Issues:</w:t>
      </w:r>
    </w:p>
    <w:p w14:paraId="74C98A61" w14:textId="10C0C7B7" w:rsidR="0078390C"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72CE9350" w14:textId="77777777" w:rsidR="0078390C" w:rsidRPr="0015636F" w:rsidRDefault="0078390C" w:rsidP="0078390C">
      <w:pPr>
        <w:pStyle w:val="NoSpacing"/>
        <w:rPr>
          <w:sz w:val="16"/>
          <w:szCs w:val="16"/>
        </w:rPr>
      </w:pPr>
      <w:r w:rsidRPr="0015636F">
        <w:rPr>
          <w:sz w:val="16"/>
          <w:szCs w:val="16"/>
        </w:rPr>
        <w:t>OMR / Exceptions:</w:t>
      </w:r>
    </w:p>
    <w:p w14:paraId="786C44BF"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Exception Reporting Inappropriate Transfers</w:t>
      </w:r>
    </w:p>
    <w:p w14:paraId="6C96455A"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Exception Reporting PDP Complaints</w:t>
      </w:r>
    </w:p>
    <w:p w14:paraId="5BEF722C"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ACW</w:t>
      </w:r>
    </w:p>
    <w:p w14:paraId="0BFBF228"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AHT</w:t>
      </w:r>
    </w:p>
    <w:p w14:paraId="363194DE" w14:textId="77777777" w:rsidR="00BF3700" w:rsidRPr="0015636F" w:rsidRDefault="00BF3700" w:rsidP="00BF3700">
      <w:pPr>
        <w:pStyle w:val="NoSpacing"/>
        <w:numPr>
          <w:ilvl w:val="0"/>
          <w:numId w:val="25"/>
        </w:numPr>
        <w:rPr>
          <w:color w:val="1F497D"/>
          <w:sz w:val="16"/>
          <w:szCs w:val="16"/>
        </w:rPr>
      </w:pPr>
      <w:r w:rsidRPr="0015636F">
        <w:rPr>
          <w:color w:val="1F497D"/>
          <w:sz w:val="16"/>
          <w:szCs w:val="16"/>
        </w:rPr>
        <w:t xml:space="preserve">OMR: Cancelled Calls </w:t>
      </w:r>
    </w:p>
    <w:p w14:paraId="5B8598C9" w14:textId="63E5457A" w:rsidR="0078390C" w:rsidRPr="0015636F" w:rsidRDefault="0078390C" w:rsidP="0078390C">
      <w:pPr>
        <w:pStyle w:val="NoSpacing"/>
        <w:numPr>
          <w:ilvl w:val="0"/>
          <w:numId w:val="25"/>
        </w:numPr>
        <w:rPr>
          <w:color w:val="1F497D"/>
          <w:sz w:val="16"/>
          <w:szCs w:val="16"/>
        </w:rPr>
      </w:pPr>
      <w:r w:rsidRPr="0015636F">
        <w:rPr>
          <w:color w:val="1F497D"/>
          <w:sz w:val="16"/>
          <w:szCs w:val="16"/>
        </w:rPr>
        <w:t xml:space="preserve">OMR: </w:t>
      </w:r>
      <w:r w:rsidR="00BF3700">
        <w:rPr>
          <w:color w:val="1F497D"/>
          <w:sz w:val="16"/>
          <w:szCs w:val="16"/>
        </w:rPr>
        <w:t>CCO</w:t>
      </w:r>
      <w:r w:rsidRPr="0015636F">
        <w:rPr>
          <w:color w:val="1F497D"/>
          <w:sz w:val="16"/>
          <w:szCs w:val="16"/>
        </w:rPr>
        <w:t xml:space="preserve"> Security and Privacy Incident Coaching</w:t>
      </w:r>
    </w:p>
    <w:p w14:paraId="3F93BB25" w14:textId="77777777" w:rsidR="0078390C" w:rsidRDefault="0078390C" w:rsidP="0078390C">
      <w:pPr>
        <w:pStyle w:val="NoSpacing"/>
        <w:numPr>
          <w:ilvl w:val="0"/>
          <w:numId w:val="25"/>
        </w:numPr>
        <w:rPr>
          <w:color w:val="1F497D"/>
          <w:sz w:val="16"/>
          <w:szCs w:val="16"/>
        </w:rPr>
      </w:pPr>
      <w:r w:rsidRPr="0015636F">
        <w:rPr>
          <w:color w:val="1F497D"/>
          <w:sz w:val="16"/>
          <w:szCs w:val="16"/>
        </w:rPr>
        <w:t>OMR: Default Qualifiers</w:t>
      </w:r>
    </w:p>
    <w:p w14:paraId="705C8B8A" w14:textId="6CC7566C" w:rsidR="00832C59" w:rsidRPr="0015636F" w:rsidRDefault="00832C59" w:rsidP="00832C59">
      <w:pPr>
        <w:pStyle w:val="NoSpacing"/>
        <w:numPr>
          <w:ilvl w:val="0"/>
          <w:numId w:val="25"/>
        </w:numPr>
        <w:rPr>
          <w:color w:val="1F497D"/>
          <w:sz w:val="16"/>
          <w:szCs w:val="16"/>
        </w:rPr>
      </w:pPr>
      <w:r w:rsidRPr="00832C59">
        <w:rPr>
          <w:color w:val="1F497D"/>
          <w:sz w:val="16"/>
          <w:szCs w:val="16"/>
        </w:rPr>
        <w:t>OMR: FFM T2 Transfers</w:t>
      </w:r>
    </w:p>
    <w:p w14:paraId="217F5EEC"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Inappropriate ACO Escalation</w:t>
      </w:r>
    </w:p>
    <w:p w14:paraId="76CAFCFF"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Open Calls</w:t>
      </w:r>
    </w:p>
    <w:p w14:paraId="21D574D0"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Short Calls – Inbound</w:t>
      </w:r>
    </w:p>
    <w:p w14:paraId="14EF0763" w14:textId="1F5BDA57" w:rsidR="0078390C" w:rsidRDefault="0078390C" w:rsidP="0078390C">
      <w:pPr>
        <w:pStyle w:val="NoSpacing"/>
        <w:numPr>
          <w:ilvl w:val="0"/>
          <w:numId w:val="25"/>
        </w:numPr>
        <w:rPr>
          <w:color w:val="1F497D"/>
          <w:sz w:val="16"/>
          <w:szCs w:val="16"/>
        </w:rPr>
      </w:pPr>
      <w:r w:rsidRPr="0015636F">
        <w:rPr>
          <w:color w:val="1F497D"/>
          <w:sz w:val="16"/>
          <w:szCs w:val="16"/>
        </w:rPr>
        <w:t xml:space="preserve">OMR: Short Calls </w:t>
      </w:r>
      <w:r w:rsidR="00972779">
        <w:rPr>
          <w:color w:val="1F497D"/>
          <w:sz w:val="16"/>
          <w:szCs w:val="16"/>
        </w:rPr>
        <w:t>–</w:t>
      </w:r>
      <w:r w:rsidRPr="0015636F">
        <w:rPr>
          <w:color w:val="1F497D"/>
          <w:sz w:val="16"/>
          <w:szCs w:val="16"/>
        </w:rPr>
        <w:t xml:space="preserve"> Outbound</w:t>
      </w:r>
    </w:p>
    <w:p w14:paraId="4FAC0D43" w14:textId="386D834F" w:rsidR="00972779"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2D264F63" w14:textId="77777777" w:rsidR="0078390C" w:rsidRPr="0015636F" w:rsidRDefault="0078390C" w:rsidP="0078390C">
      <w:pPr>
        <w:pStyle w:val="NoSpacing"/>
        <w:rPr>
          <w:sz w:val="16"/>
          <w:szCs w:val="16"/>
        </w:rPr>
      </w:pPr>
      <w:r w:rsidRPr="0015636F">
        <w:rPr>
          <w:sz w:val="16"/>
          <w:szCs w:val="16"/>
        </w:rPr>
        <w:t>Quality:</w:t>
      </w:r>
    </w:p>
    <w:p w14:paraId="0A0C65D6" w14:textId="39D37EE4" w:rsidR="00972779" w:rsidRDefault="00972779" w:rsidP="00972779">
      <w:pPr>
        <w:pStyle w:val="NoSpacing"/>
        <w:numPr>
          <w:ilvl w:val="0"/>
          <w:numId w:val="26"/>
        </w:numPr>
        <w:rPr>
          <w:color w:val="1F497D"/>
          <w:sz w:val="16"/>
          <w:szCs w:val="16"/>
        </w:rPr>
      </w:pPr>
      <w:r>
        <w:rPr>
          <w:color w:val="1F497D"/>
          <w:sz w:val="16"/>
          <w:szCs w:val="16"/>
        </w:rPr>
        <w:t>Ac</w:t>
      </w:r>
      <w:r w:rsidR="00071127">
        <w:rPr>
          <w:color w:val="1F497D"/>
          <w:sz w:val="16"/>
          <w:szCs w:val="16"/>
        </w:rPr>
        <w:t>c</w:t>
      </w:r>
      <w:r>
        <w:rPr>
          <w:color w:val="1F497D"/>
          <w:sz w:val="16"/>
          <w:szCs w:val="16"/>
        </w:rPr>
        <w:t xml:space="preserve">uracy / Completeness </w:t>
      </w:r>
    </w:p>
    <w:p w14:paraId="18AB8894" w14:textId="77777777" w:rsidR="00972779" w:rsidRDefault="00972779" w:rsidP="00972779">
      <w:pPr>
        <w:pStyle w:val="NoSpacing"/>
        <w:numPr>
          <w:ilvl w:val="0"/>
          <w:numId w:val="26"/>
        </w:numPr>
        <w:rPr>
          <w:color w:val="1F497D"/>
          <w:sz w:val="16"/>
          <w:szCs w:val="16"/>
        </w:rPr>
      </w:pPr>
      <w:r>
        <w:rPr>
          <w:color w:val="1F497D"/>
          <w:sz w:val="16"/>
          <w:szCs w:val="16"/>
        </w:rPr>
        <w:t>Admin Procedure</w:t>
      </w:r>
    </w:p>
    <w:p w14:paraId="07A35456" w14:textId="77777777" w:rsidR="00972779" w:rsidRDefault="00972779" w:rsidP="00972779">
      <w:pPr>
        <w:pStyle w:val="NoSpacing"/>
        <w:numPr>
          <w:ilvl w:val="0"/>
          <w:numId w:val="26"/>
        </w:numPr>
        <w:rPr>
          <w:color w:val="1F497D"/>
          <w:sz w:val="16"/>
          <w:szCs w:val="16"/>
        </w:rPr>
      </w:pPr>
      <w:r w:rsidRPr="0015636F">
        <w:rPr>
          <w:color w:val="1F497D"/>
          <w:sz w:val="16"/>
          <w:szCs w:val="16"/>
        </w:rPr>
        <w:t>CSAT</w:t>
      </w:r>
    </w:p>
    <w:p w14:paraId="1FE70E0F" w14:textId="77777777" w:rsidR="00972779" w:rsidRDefault="00972779" w:rsidP="00972779">
      <w:pPr>
        <w:pStyle w:val="NoSpacing"/>
        <w:numPr>
          <w:ilvl w:val="0"/>
          <w:numId w:val="26"/>
        </w:numPr>
        <w:rPr>
          <w:color w:val="1F497D"/>
          <w:sz w:val="16"/>
          <w:szCs w:val="16"/>
        </w:rPr>
      </w:pPr>
      <w:r>
        <w:rPr>
          <w:color w:val="1F497D"/>
          <w:sz w:val="16"/>
          <w:szCs w:val="16"/>
        </w:rPr>
        <w:t xml:space="preserve">Customer Service </w:t>
      </w:r>
    </w:p>
    <w:p w14:paraId="0229624C" w14:textId="77777777" w:rsidR="00BF3700" w:rsidRPr="0015636F" w:rsidRDefault="00BF3700" w:rsidP="00BF3700">
      <w:pPr>
        <w:pStyle w:val="NoSpacing"/>
        <w:numPr>
          <w:ilvl w:val="0"/>
          <w:numId w:val="26"/>
        </w:numPr>
        <w:rPr>
          <w:sz w:val="16"/>
          <w:szCs w:val="16"/>
        </w:rPr>
      </w:pPr>
      <w:r>
        <w:rPr>
          <w:color w:val="1F497D"/>
          <w:sz w:val="16"/>
          <w:szCs w:val="16"/>
        </w:rPr>
        <w:t xml:space="preserve">Privacy </w:t>
      </w:r>
    </w:p>
    <w:p w14:paraId="7E130C5E" w14:textId="746E4731" w:rsidR="00972779" w:rsidRPr="00972779" w:rsidRDefault="00F204B1" w:rsidP="00F204B1">
      <w:pPr>
        <w:pStyle w:val="NoSpacing"/>
        <w:numPr>
          <w:ilvl w:val="0"/>
          <w:numId w:val="26"/>
        </w:numPr>
        <w:rPr>
          <w:sz w:val="16"/>
          <w:szCs w:val="16"/>
        </w:rPr>
      </w:pPr>
      <w:r w:rsidRPr="00F204B1">
        <w:rPr>
          <w:color w:val="1F497D"/>
          <w:sz w:val="16"/>
          <w:szCs w:val="16"/>
        </w:rPr>
        <w:t>Other: Specify reason under coaching details.</w:t>
      </w:r>
    </w:p>
    <w:p w14:paraId="46D445D6" w14:textId="77777777" w:rsidR="0078390C" w:rsidRPr="0015636F" w:rsidRDefault="0078390C" w:rsidP="0078390C">
      <w:pPr>
        <w:pStyle w:val="NoSpacing"/>
        <w:rPr>
          <w:sz w:val="16"/>
          <w:szCs w:val="16"/>
        </w:rPr>
      </w:pPr>
      <w:r w:rsidRPr="0015636F">
        <w:rPr>
          <w:sz w:val="16"/>
          <w:szCs w:val="16"/>
        </w:rPr>
        <w:t>Recognition:</w:t>
      </w:r>
    </w:p>
    <w:p w14:paraId="5887FD2E" w14:textId="08BCF918" w:rsidR="0078390C"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C5A603E" w14:textId="77777777" w:rsidR="00BF3700" w:rsidRPr="0015636F" w:rsidRDefault="00BF3700" w:rsidP="00BF3700">
      <w:pPr>
        <w:pStyle w:val="NoSpacing"/>
        <w:rPr>
          <w:sz w:val="16"/>
          <w:szCs w:val="16"/>
        </w:rPr>
      </w:pPr>
      <w:r w:rsidRPr="0015636F">
        <w:rPr>
          <w:sz w:val="16"/>
          <w:szCs w:val="16"/>
        </w:rPr>
        <w:t>Schedule Adherence:</w:t>
      </w:r>
    </w:p>
    <w:p w14:paraId="422AF680" w14:textId="77777777" w:rsidR="00BF3700" w:rsidRPr="0015636F" w:rsidRDefault="00BF3700" w:rsidP="00BF3700">
      <w:pPr>
        <w:pStyle w:val="NoSpacing"/>
        <w:numPr>
          <w:ilvl w:val="0"/>
          <w:numId w:val="27"/>
        </w:numPr>
        <w:rPr>
          <w:sz w:val="16"/>
          <w:szCs w:val="16"/>
        </w:rPr>
      </w:pPr>
      <w:r w:rsidRPr="00F204B1">
        <w:rPr>
          <w:color w:val="1F497D"/>
          <w:sz w:val="16"/>
          <w:szCs w:val="16"/>
        </w:rPr>
        <w:t>Other: Specify reason under coaching details.</w:t>
      </w:r>
    </w:p>
    <w:p w14:paraId="7408B0C3" w14:textId="77777777" w:rsidR="0078390C" w:rsidRPr="0015636F" w:rsidRDefault="0078390C" w:rsidP="0078390C">
      <w:pPr>
        <w:pStyle w:val="NoSpacing"/>
        <w:rPr>
          <w:sz w:val="16"/>
          <w:szCs w:val="16"/>
        </w:rPr>
      </w:pPr>
      <w:r w:rsidRPr="0015636F">
        <w:rPr>
          <w:sz w:val="16"/>
          <w:szCs w:val="16"/>
        </w:rPr>
        <w:t>Secure Floor Violations:</w:t>
      </w:r>
    </w:p>
    <w:p w14:paraId="0C722DFE" w14:textId="59D69CCE" w:rsidR="0078390C" w:rsidRPr="00403052"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833436F" w14:textId="77777777" w:rsidR="0078390C" w:rsidRDefault="0078390C" w:rsidP="00CD48EC"/>
    <w:p w14:paraId="7BC2F6B5" w14:textId="77777777" w:rsidR="0025281B" w:rsidRDefault="0025281B" w:rsidP="00CD48EC"/>
    <w:p w14:paraId="0F9CBA2A" w14:textId="77777777" w:rsidR="0025281B" w:rsidRDefault="0025281B" w:rsidP="00CD48EC">
      <w:pPr>
        <w:sectPr w:rsidR="0025281B" w:rsidSect="00EC2B6D">
          <w:type w:val="continuous"/>
          <w:pgSz w:w="12240" w:h="15840" w:code="1"/>
          <w:pgMar w:top="1440" w:right="1440" w:bottom="1440" w:left="1440" w:header="720" w:footer="720" w:gutter="0"/>
          <w:cols w:num="2" w:space="720"/>
          <w:docGrid w:linePitch="299"/>
        </w:sectPr>
      </w:pPr>
    </w:p>
    <w:p w14:paraId="06D098FB" w14:textId="77777777" w:rsidR="0025281B" w:rsidRDefault="0025281B" w:rsidP="00CD48EC"/>
    <w:p w14:paraId="7ADEAF61" w14:textId="73318E40" w:rsidR="00CD48EC" w:rsidRPr="00CD48EC" w:rsidRDefault="0078390C" w:rsidP="00CD48EC">
      <w:pPr>
        <w:rPr>
          <w:b/>
        </w:rPr>
      </w:pPr>
      <w:r>
        <w:rPr>
          <w:b/>
        </w:rPr>
        <w:t>D</w:t>
      </w:r>
      <w:r w:rsidR="006A2B2E">
        <w:rPr>
          <w:b/>
        </w:rPr>
        <w:t xml:space="preserve">ashboard Permissions </w:t>
      </w:r>
      <w:r w:rsidR="006E5169">
        <w:rPr>
          <w:b/>
        </w:rPr>
        <w:t>Criteria</w:t>
      </w:r>
      <w:r w:rsidR="00CD48EC" w:rsidRPr="00CD48EC">
        <w:rPr>
          <w:b/>
        </w:rPr>
        <w:t>:</w:t>
      </w:r>
    </w:p>
    <w:p w14:paraId="383E437D" w14:textId="77777777" w:rsidR="00CD48EC" w:rsidRDefault="00CD48EC" w:rsidP="00CD48EC">
      <w:pPr>
        <w:spacing w:after="0" w:line="240" w:lineRule="auto"/>
        <w:rPr>
          <w:rFonts w:cs="Arial"/>
          <w:sz w:val="20"/>
          <w:szCs w:val="20"/>
        </w:rPr>
      </w:pPr>
      <w:r w:rsidRPr="006E5169">
        <w:rPr>
          <w:rFonts w:cs="Arial"/>
          <w:sz w:val="20"/>
          <w:szCs w:val="20"/>
        </w:rPr>
        <w:t>The following users will have access to the eCoaching Dashboards according to their employee job codes:</w:t>
      </w:r>
    </w:p>
    <w:p w14:paraId="1E53595D" w14:textId="16DE8C74" w:rsidR="00E0640E" w:rsidRPr="006E5169" w:rsidRDefault="00E0640E" w:rsidP="00E0640E">
      <w:pPr>
        <w:spacing w:after="0" w:line="240" w:lineRule="auto"/>
        <w:rPr>
          <w:rFonts w:cs="Arial"/>
          <w:sz w:val="20"/>
          <w:szCs w:val="20"/>
          <w:u w:val="single"/>
        </w:rPr>
      </w:pPr>
      <w:r>
        <w:rPr>
          <w:rFonts w:cs="Arial"/>
          <w:sz w:val="20"/>
          <w:szCs w:val="20"/>
          <w:u w:val="single"/>
        </w:rPr>
        <w:t>Submission Page</w:t>
      </w:r>
    </w:p>
    <w:p w14:paraId="449B21C6" w14:textId="45DE42B9"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 xml:space="preserve">CSR level users – </w:t>
      </w:r>
      <w:r w:rsidR="00F46E2D" w:rsidRPr="006E5169">
        <w:rPr>
          <w:rFonts w:cs="Arial"/>
          <w:sz w:val="20"/>
          <w:szCs w:val="20"/>
        </w:rPr>
        <w:t>WACS0</w:t>
      </w:r>
      <w:r w:rsidR="00F46E2D">
        <w:rPr>
          <w:rFonts w:cs="Arial"/>
          <w:sz w:val="20"/>
          <w:szCs w:val="20"/>
        </w:rPr>
        <w:t xml:space="preserve">1, </w:t>
      </w:r>
      <w:r w:rsidR="00F46E2D" w:rsidRPr="006E5169">
        <w:rPr>
          <w:rFonts w:cs="Arial"/>
          <w:sz w:val="20"/>
          <w:szCs w:val="20"/>
        </w:rPr>
        <w:t>WACS0</w:t>
      </w:r>
      <w:r w:rsidR="00F46E2D">
        <w:rPr>
          <w:rFonts w:cs="Arial"/>
          <w:sz w:val="20"/>
          <w:szCs w:val="20"/>
        </w:rPr>
        <w:t xml:space="preserve">2, </w:t>
      </w:r>
      <w:r w:rsidRPr="006E5169">
        <w:rPr>
          <w:rFonts w:cs="Arial"/>
          <w:sz w:val="20"/>
          <w:szCs w:val="20"/>
        </w:rPr>
        <w:t>WACS0</w:t>
      </w:r>
      <w:r w:rsidR="00F46E2D">
        <w:rPr>
          <w:rFonts w:cs="Arial"/>
          <w:sz w:val="20"/>
          <w:szCs w:val="20"/>
        </w:rPr>
        <w:t>3</w:t>
      </w:r>
      <w:r>
        <w:rPr>
          <w:rFonts w:cs="Arial"/>
          <w:sz w:val="20"/>
          <w:szCs w:val="20"/>
        </w:rPr>
        <w:t xml:space="preserve"> </w:t>
      </w:r>
      <w:r w:rsidR="00B451F0" w:rsidRPr="006E5169">
        <w:rPr>
          <w:rFonts w:cs="Arial"/>
          <w:sz w:val="20"/>
          <w:szCs w:val="20"/>
        </w:rPr>
        <w:t>who are in the database table “</w:t>
      </w:r>
      <w:proofErr w:type="spellStart"/>
      <w:r w:rsidR="00B451F0" w:rsidRPr="006E5169">
        <w:rPr>
          <w:rFonts w:cs="Arial"/>
          <w:sz w:val="20"/>
          <w:szCs w:val="20"/>
        </w:rPr>
        <w:t>EC.Historical_Dashboard_ACL</w:t>
      </w:r>
      <w:proofErr w:type="spellEnd"/>
      <w:r w:rsidR="00B451F0" w:rsidRPr="006E5169">
        <w:rPr>
          <w:rFonts w:cs="Arial"/>
          <w:sz w:val="20"/>
          <w:szCs w:val="20"/>
        </w:rPr>
        <w:t>” table as an ARC CSR (Role = “ARC”)</w:t>
      </w:r>
    </w:p>
    <w:p w14:paraId="29F0536C" w14:textId="77777777"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Supervisor level users - *40</w:t>
      </w:r>
      <w:r>
        <w:rPr>
          <w:rFonts w:cs="Arial"/>
          <w:sz w:val="20"/>
          <w:szCs w:val="20"/>
        </w:rPr>
        <w:t>,WTTR12,WTTI*</w:t>
      </w:r>
      <w:r w:rsidRPr="006E5169">
        <w:rPr>
          <w:rFonts w:cs="Arial"/>
          <w:sz w:val="20"/>
          <w:szCs w:val="20"/>
        </w:rPr>
        <w:t xml:space="preserve"> </w:t>
      </w:r>
    </w:p>
    <w:p w14:paraId="03BD2D15" w14:textId="1286DAA2" w:rsidR="00E0640E" w:rsidRPr="006E5169" w:rsidRDefault="00E0640E" w:rsidP="00EB02DD">
      <w:pPr>
        <w:pStyle w:val="ListParagraph"/>
        <w:numPr>
          <w:ilvl w:val="0"/>
          <w:numId w:val="14"/>
        </w:numPr>
        <w:spacing w:after="0" w:line="240" w:lineRule="auto"/>
        <w:rPr>
          <w:rFonts w:cs="Arial"/>
          <w:sz w:val="20"/>
          <w:szCs w:val="20"/>
        </w:rPr>
      </w:pPr>
      <w:r w:rsidRPr="006E5169">
        <w:rPr>
          <w:rFonts w:cs="Arial"/>
          <w:sz w:val="20"/>
          <w:szCs w:val="20"/>
        </w:rPr>
        <w:t>Manager Level users - *50, *60, *70, WISO*, WSTE*, WPPM*, WPSM*</w:t>
      </w:r>
      <w:r>
        <w:rPr>
          <w:rFonts w:cs="Arial"/>
          <w:sz w:val="20"/>
          <w:szCs w:val="20"/>
        </w:rPr>
        <w:t>, WEEX*,</w:t>
      </w:r>
      <w:r w:rsidR="00EB02DD">
        <w:rPr>
          <w:rFonts w:cs="Arial"/>
          <w:sz w:val="20"/>
          <w:szCs w:val="20"/>
        </w:rPr>
        <w:t xml:space="preserve"> </w:t>
      </w:r>
      <w:r>
        <w:rPr>
          <w:rFonts w:cs="Arial"/>
          <w:sz w:val="20"/>
          <w:szCs w:val="20"/>
        </w:rPr>
        <w:t>WISY*</w:t>
      </w:r>
      <w:r w:rsidR="00EB02DD">
        <w:rPr>
          <w:rFonts w:cs="Arial"/>
          <w:sz w:val="20"/>
          <w:szCs w:val="20"/>
        </w:rPr>
        <w:t xml:space="preserve">, </w:t>
      </w:r>
      <w:r w:rsidR="00EB02DD" w:rsidRPr="00EB02DD">
        <w:rPr>
          <w:rFonts w:cs="Arial"/>
          <w:sz w:val="20"/>
          <w:szCs w:val="20"/>
        </w:rPr>
        <w:t>WPWL*</w:t>
      </w:r>
    </w:p>
    <w:p w14:paraId="0B771FC0" w14:textId="3B61E020" w:rsidR="00E0640E" w:rsidRDefault="00E0640E" w:rsidP="00E0640E">
      <w:pPr>
        <w:pStyle w:val="ListParagraph"/>
        <w:numPr>
          <w:ilvl w:val="0"/>
          <w:numId w:val="14"/>
        </w:numPr>
        <w:spacing w:after="0" w:line="240" w:lineRule="auto"/>
        <w:rPr>
          <w:rFonts w:cs="Arial"/>
          <w:sz w:val="20"/>
          <w:szCs w:val="20"/>
        </w:rPr>
      </w:pPr>
      <w:r w:rsidRPr="006E5169">
        <w:rPr>
          <w:rFonts w:cs="Arial"/>
          <w:sz w:val="20"/>
          <w:szCs w:val="20"/>
        </w:rPr>
        <w:t>Support Staff users – WSQE*, WACQ*</w:t>
      </w:r>
      <w:r w:rsidR="003913AD">
        <w:rPr>
          <w:rFonts w:cs="Arial"/>
          <w:sz w:val="20"/>
          <w:szCs w:val="20"/>
        </w:rPr>
        <w:t>,</w:t>
      </w:r>
      <w:r w:rsidR="003913AD" w:rsidRPr="003913AD">
        <w:rPr>
          <w:rFonts w:cs="Arial"/>
          <w:sz w:val="20"/>
          <w:szCs w:val="20"/>
        </w:rPr>
        <w:t xml:space="preserve"> </w:t>
      </w:r>
      <w:r w:rsidR="003913AD" w:rsidRPr="00246222">
        <w:rPr>
          <w:rFonts w:cs="Arial"/>
          <w:sz w:val="20"/>
          <w:szCs w:val="20"/>
        </w:rPr>
        <w:t>WIHD*</w:t>
      </w:r>
    </w:p>
    <w:p w14:paraId="5529A08A" w14:textId="39C104F2" w:rsidR="00A56EF4" w:rsidRDefault="00A56EF4" w:rsidP="00E0640E">
      <w:pPr>
        <w:pStyle w:val="ListParagraph"/>
        <w:numPr>
          <w:ilvl w:val="0"/>
          <w:numId w:val="14"/>
        </w:numPr>
        <w:spacing w:after="0" w:line="240" w:lineRule="auto"/>
        <w:rPr>
          <w:rFonts w:cs="Arial"/>
          <w:sz w:val="20"/>
          <w:szCs w:val="20"/>
        </w:rPr>
      </w:pPr>
      <w:r>
        <w:rPr>
          <w:rFonts w:cs="Arial"/>
          <w:sz w:val="20"/>
          <w:szCs w:val="20"/>
        </w:rPr>
        <w:t>All other users with eCoaching access and which do not have an ‘Unknown’ job code</w:t>
      </w:r>
    </w:p>
    <w:p w14:paraId="634CC5F4" w14:textId="79C475BA" w:rsidR="00A56EF4" w:rsidRPr="00A56EF4" w:rsidRDefault="00A56EF4" w:rsidP="0056715C">
      <w:pPr>
        <w:pStyle w:val="ListParagraph"/>
        <w:numPr>
          <w:ilvl w:val="0"/>
          <w:numId w:val="14"/>
        </w:numPr>
        <w:spacing w:after="0" w:line="240" w:lineRule="auto"/>
        <w:rPr>
          <w:rFonts w:cs="Arial"/>
          <w:sz w:val="20"/>
          <w:szCs w:val="20"/>
        </w:rPr>
      </w:pPr>
      <w:r w:rsidRPr="00A56EF4">
        <w:rPr>
          <w:rFonts w:cs="Arial"/>
          <w:sz w:val="20"/>
          <w:szCs w:val="20"/>
        </w:rPr>
        <w:t xml:space="preserve">Human Resources users – WHER13, </w:t>
      </w:r>
      <w:r w:rsidR="0056715C" w:rsidRPr="0056715C">
        <w:rPr>
          <w:rFonts w:cs="Arial"/>
          <w:sz w:val="20"/>
          <w:szCs w:val="20"/>
        </w:rPr>
        <w:t>WHHR11</w:t>
      </w:r>
      <w:r w:rsidR="0056715C">
        <w:rPr>
          <w:rFonts w:cs="Arial"/>
          <w:sz w:val="20"/>
          <w:szCs w:val="20"/>
        </w:rPr>
        <w:t xml:space="preserve">, </w:t>
      </w:r>
      <w:r w:rsidRPr="00A56EF4">
        <w:rPr>
          <w:rFonts w:cs="Arial"/>
          <w:sz w:val="20"/>
          <w:szCs w:val="20"/>
        </w:rPr>
        <w:t>WHHR12</w:t>
      </w:r>
      <w:r>
        <w:rPr>
          <w:rFonts w:cs="Arial"/>
          <w:sz w:val="20"/>
          <w:szCs w:val="20"/>
        </w:rPr>
        <w:t>, WHHR13, WHHR14, WHHR</w:t>
      </w:r>
      <w:ins w:id="28" w:author="Stein, Lisa D" w:date="2015-12-15T06:58:00Z">
        <w:r w:rsidR="00983503">
          <w:rPr>
            <w:rFonts w:cs="Arial"/>
            <w:sz w:val="20"/>
            <w:szCs w:val="20"/>
          </w:rPr>
          <w:t>7</w:t>
        </w:r>
      </w:ins>
      <w:del w:id="29" w:author="Stein, Lisa D" w:date="2015-12-15T06:58:00Z">
        <w:r w:rsidR="0056715C" w:rsidDel="00983503">
          <w:rPr>
            <w:rFonts w:cs="Arial"/>
            <w:sz w:val="20"/>
            <w:szCs w:val="20"/>
          </w:rPr>
          <w:delText>8</w:delText>
        </w:r>
      </w:del>
      <w:r w:rsidR="0056715C">
        <w:rPr>
          <w:rFonts w:cs="Arial"/>
          <w:sz w:val="20"/>
          <w:szCs w:val="20"/>
        </w:rPr>
        <w:t xml:space="preserve">0, </w:t>
      </w:r>
      <w:r w:rsidR="0056715C" w:rsidRPr="0056715C">
        <w:rPr>
          <w:rFonts w:cs="Arial"/>
          <w:sz w:val="20"/>
          <w:szCs w:val="20"/>
        </w:rPr>
        <w:t>WHRC11, WHRC12, WHRC13</w:t>
      </w:r>
      <w:r>
        <w:rPr>
          <w:rFonts w:cs="Arial"/>
          <w:sz w:val="20"/>
          <w:szCs w:val="20"/>
        </w:rPr>
        <w:t xml:space="preserve"> will not have access</w:t>
      </w:r>
    </w:p>
    <w:p w14:paraId="47AFDE76"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Main Dashboard</w:t>
      </w:r>
    </w:p>
    <w:p w14:paraId="40F63CB8" w14:textId="77777777"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CSR level users – WACS0*</w:t>
      </w:r>
    </w:p>
    <w:p w14:paraId="41842F3E" w14:textId="2F2FBCEF"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Supervisor level users - *40</w:t>
      </w:r>
      <w:r w:rsidR="00A75045">
        <w:rPr>
          <w:rFonts w:cs="Arial"/>
          <w:sz w:val="20"/>
          <w:szCs w:val="20"/>
        </w:rPr>
        <w:t>,WTTR12</w:t>
      </w:r>
      <w:r w:rsidR="00FD5E7D">
        <w:rPr>
          <w:rFonts w:cs="Arial"/>
          <w:sz w:val="20"/>
          <w:szCs w:val="20"/>
        </w:rPr>
        <w:t>,WTTI*</w:t>
      </w:r>
      <w:r w:rsidRPr="006E5169">
        <w:rPr>
          <w:rFonts w:cs="Arial"/>
          <w:sz w:val="20"/>
          <w:szCs w:val="20"/>
        </w:rPr>
        <w:t xml:space="preserve"> </w:t>
      </w:r>
    </w:p>
    <w:p w14:paraId="0715338B" w14:textId="5A7E3E4F" w:rsidR="00CD48EC" w:rsidRPr="006E5169" w:rsidRDefault="00CD48EC" w:rsidP="00EB02DD">
      <w:pPr>
        <w:pStyle w:val="ListParagraph"/>
        <w:numPr>
          <w:ilvl w:val="0"/>
          <w:numId w:val="14"/>
        </w:numPr>
        <w:spacing w:after="0" w:line="240" w:lineRule="auto"/>
        <w:rPr>
          <w:rFonts w:cs="Arial"/>
          <w:sz w:val="20"/>
          <w:szCs w:val="20"/>
        </w:rPr>
      </w:pPr>
      <w:r w:rsidRPr="006E5169">
        <w:rPr>
          <w:rFonts w:cs="Arial"/>
          <w:sz w:val="20"/>
          <w:szCs w:val="20"/>
        </w:rPr>
        <w:t>Manager Level users - *50, *60, *70, WISO*, WSTE*, WPPM*, WPSM*</w:t>
      </w:r>
      <w:r w:rsidR="00D407B3">
        <w:rPr>
          <w:rFonts w:cs="Arial"/>
          <w:sz w:val="20"/>
          <w:szCs w:val="20"/>
        </w:rPr>
        <w:t>,</w:t>
      </w:r>
      <w:r w:rsidR="00D237D9">
        <w:rPr>
          <w:rFonts w:cs="Arial"/>
          <w:sz w:val="20"/>
          <w:szCs w:val="20"/>
        </w:rPr>
        <w:t xml:space="preserve"> </w:t>
      </w:r>
      <w:r w:rsidR="00D407B3">
        <w:rPr>
          <w:rFonts w:cs="Arial"/>
          <w:sz w:val="20"/>
          <w:szCs w:val="20"/>
        </w:rPr>
        <w:t>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5367230D" w14:textId="3E5DAE66" w:rsidR="00CD48EC" w:rsidRDefault="00CD48EC" w:rsidP="00CD48EC">
      <w:pPr>
        <w:pStyle w:val="ListParagraph"/>
        <w:numPr>
          <w:ilvl w:val="0"/>
          <w:numId w:val="14"/>
        </w:numPr>
        <w:spacing w:after="0" w:line="240" w:lineRule="auto"/>
        <w:rPr>
          <w:rFonts w:cs="Arial"/>
          <w:sz w:val="20"/>
          <w:szCs w:val="20"/>
        </w:rPr>
      </w:pPr>
      <w:r w:rsidRPr="006E5169">
        <w:rPr>
          <w:rFonts w:cs="Arial"/>
          <w:sz w:val="20"/>
          <w:szCs w:val="20"/>
        </w:rPr>
        <w:t>Support Staff users – WSQE*, WACQ*</w:t>
      </w:r>
      <w:r w:rsidR="00265FEE">
        <w:rPr>
          <w:rFonts w:cs="Arial"/>
          <w:sz w:val="20"/>
          <w:szCs w:val="20"/>
        </w:rPr>
        <w:t xml:space="preserve">, </w:t>
      </w:r>
      <w:r w:rsidR="00265FEE" w:rsidRPr="00246222">
        <w:rPr>
          <w:rFonts w:cs="Arial"/>
          <w:sz w:val="20"/>
          <w:szCs w:val="20"/>
        </w:rPr>
        <w:t>WIHD*</w:t>
      </w:r>
    </w:p>
    <w:p w14:paraId="5F662450" w14:textId="26324045" w:rsidR="00A56EF4" w:rsidRDefault="00A56EF4" w:rsidP="00CD48EC">
      <w:pPr>
        <w:pStyle w:val="ListParagraph"/>
        <w:numPr>
          <w:ilvl w:val="0"/>
          <w:numId w:val="14"/>
        </w:numPr>
        <w:spacing w:after="0" w:line="240" w:lineRule="auto"/>
        <w:rPr>
          <w:rFonts w:cs="Arial"/>
          <w:sz w:val="20"/>
          <w:szCs w:val="20"/>
        </w:rPr>
      </w:pPr>
      <w:r w:rsidRPr="00A56EF4">
        <w:rPr>
          <w:rFonts w:cs="Arial"/>
          <w:sz w:val="20"/>
          <w:szCs w:val="20"/>
        </w:rPr>
        <w:t>All other users with eCoaching access and which do not have an ‘Unknown’ job code</w:t>
      </w:r>
    </w:p>
    <w:p w14:paraId="41FC72D5" w14:textId="00E552D8" w:rsidR="00D736F7" w:rsidRPr="00A56EF4" w:rsidRDefault="0056715C" w:rsidP="00CD48EC">
      <w:pPr>
        <w:pStyle w:val="ListParagraph"/>
        <w:numPr>
          <w:ilvl w:val="0"/>
          <w:numId w:val="14"/>
        </w:numPr>
        <w:spacing w:after="0" w:line="240" w:lineRule="auto"/>
        <w:rPr>
          <w:rFonts w:cs="Arial"/>
          <w:sz w:val="20"/>
          <w:szCs w:val="20"/>
        </w:rPr>
      </w:pPr>
      <w:r w:rsidRPr="00A56EF4">
        <w:rPr>
          <w:rFonts w:cs="Arial"/>
          <w:sz w:val="20"/>
          <w:szCs w:val="20"/>
        </w:rPr>
        <w:t xml:space="preserve">Human Resources users – WHER13, </w:t>
      </w:r>
      <w:r w:rsidRPr="0056715C">
        <w:rPr>
          <w:rFonts w:cs="Arial"/>
          <w:sz w:val="20"/>
          <w:szCs w:val="20"/>
        </w:rPr>
        <w:t>WHHR11</w:t>
      </w:r>
      <w:r>
        <w:rPr>
          <w:rFonts w:cs="Arial"/>
          <w:sz w:val="20"/>
          <w:szCs w:val="20"/>
        </w:rPr>
        <w:t xml:space="preserve">, </w:t>
      </w:r>
      <w:r w:rsidRPr="00A56EF4">
        <w:rPr>
          <w:rFonts w:cs="Arial"/>
          <w:sz w:val="20"/>
          <w:szCs w:val="20"/>
        </w:rPr>
        <w:t>WHHR12</w:t>
      </w:r>
      <w:r>
        <w:rPr>
          <w:rFonts w:cs="Arial"/>
          <w:sz w:val="20"/>
          <w:szCs w:val="20"/>
        </w:rPr>
        <w:t>, WHHR13, WHHR14, WHHR</w:t>
      </w:r>
      <w:ins w:id="30" w:author="Stein, Lisa D" w:date="2015-12-15T06:58:00Z">
        <w:r w:rsidR="00983503">
          <w:rPr>
            <w:rFonts w:cs="Arial"/>
            <w:sz w:val="20"/>
            <w:szCs w:val="20"/>
          </w:rPr>
          <w:t>7</w:t>
        </w:r>
      </w:ins>
      <w:del w:id="31" w:author="Stein, Lisa D" w:date="2015-12-15T06:58:00Z">
        <w:r w:rsidDel="00983503">
          <w:rPr>
            <w:rFonts w:cs="Arial"/>
            <w:sz w:val="20"/>
            <w:szCs w:val="20"/>
          </w:rPr>
          <w:delText>8</w:delText>
        </w:r>
      </w:del>
      <w:r>
        <w:rPr>
          <w:rFonts w:cs="Arial"/>
          <w:sz w:val="20"/>
          <w:szCs w:val="20"/>
        </w:rPr>
        <w:t xml:space="preserve">0, </w:t>
      </w:r>
      <w:r w:rsidRPr="0056715C">
        <w:rPr>
          <w:rFonts w:cs="Arial"/>
          <w:sz w:val="20"/>
          <w:szCs w:val="20"/>
        </w:rPr>
        <w:t>WHRC11, WHRC12, WHRC13</w:t>
      </w:r>
      <w:r>
        <w:rPr>
          <w:rFonts w:cs="Arial"/>
          <w:sz w:val="20"/>
          <w:szCs w:val="20"/>
        </w:rPr>
        <w:t xml:space="preserve"> will not have access</w:t>
      </w:r>
    </w:p>
    <w:p w14:paraId="36B89578"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Main Dashboard Review:</w:t>
      </w:r>
    </w:p>
    <w:p w14:paraId="624AFE13" w14:textId="55F67E3C" w:rsidR="00CD48EC"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w:t>
      </w:r>
      <w:r w:rsidR="00197F4A">
        <w:rPr>
          <w:rFonts w:cs="Arial"/>
          <w:sz w:val="20"/>
          <w:szCs w:val="20"/>
        </w:rPr>
        <w:t xml:space="preserve">Employee </w:t>
      </w:r>
      <w:r w:rsidRPr="006E5169">
        <w:rPr>
          <w:rFonts w:cs="Arial"/>
          <w:sz w:val="20"/>
          <w:szCs w:val="20"/>
        </w:rPr>
        <w:t>of the record</w:t>
      </w:r>
    </w:p>
    <w:p w14:paraId="720204CD" w14:textId="434C84B9" w:rsidR="00CD48EC" w:rsidRPr="006E5169"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Supervisor of the record’s </w:t>
      </w:r>
      <w:r w:rsidR="00197F4A">
        <w:rPr>
          <w:rFonts w:cs="Arial"/>
          <w:sz w:val="20"/>
          <w:szCs w:val="20"/>
        </w:rPr>
        <w:t>Employee</w:t>
      </w:r>
      <w:r w:rsidRPr="006E5169">
        <w:rPr>
          <w:rFonts w:cs="Arial"/>
          <w:sz w:val="20"/>
          <w:szCs w:val="20"/>
        </w:rPr>
        <w:t xml:space="preserve"> in record or </w:t>
      </w:r>
      <w:r w:rsidR="00694E75">
        <w:rPr>
          <w:rFonts w:cs="Arial"/>
          <w:sz w:val="20"/>
          <w:szCs w:val="20"/>
        </w:rPr>
        <w:t xml:space="preserve">hierarchy </w:t>
      </w:r>
    </w:p>
    <w:p w14:paraId="527F2DDF" w14:textId="7BBA76F9" w:rsidR="00CD48EC"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Manager of the record’s </w:t>
      </w:r>
      <w:r w:rsidR="00197F4A">
        <w:rPr>
          <w:rFonts w:cs="Arial"/>
          <w:sz w:val="20"/>
          <w:szCs w:val="20"/>
        </w:rPr>
        <w:t xml:space="preserve">Employee’s </w:t>
      </w:r>
      <w:r w:rsidRPr="006E5169">
        <w:rPr>
          <w:rFonts w:cs="Arial"/>
          <w:sz w:val="20"/>
          <w:szCs w:val="20"/>
        </w:rPr>
        <w:t xml:space="preserve">Supervisor in record or </w:t>
      </w:r>
      <w:r w:rsidR="00694E75">
        <w:rPr>
          <w:rFonts w:cs="Arial"/>
          <w:sz w:val="20"/>
          <w:szCs w:val="20"/>
        </w:rPr>
        <w:t xml:space="preserve">hierarchy </w:t>
      </w:r>
    </w:p>
    <w:p w14:paraId="6997332A" w14:textId="0F6E427C" w:rsidR="004E1966" w:rsidRPr="004E1966" w:rsidRDefault="004E1966" w:rsidP="00CD48EC">
      <w:pPr>
        <w:pStyle w:val="ListParagraph"/>
        <w:numPr>
          <w:ilvl w:val="0"/>
          <w:numId w:val="15"/>
        </w:numPr>
        <w:spacing w:after="0" w:line="240" w:lineRule="auto"/>
        <w:rPr>
          <w:rFonts w:cs="Arial"/>
          <w:sz w:val="20"/>
          <w:szCs w:val="20"/>
        </w:rPr>
      </w:pPr>
      <w:r>
        <w:rPr>
          <w:rFonts w:cs="Arial"/>
          <w:sz w:val="20"/>
          <w:szCs w:val="20"/>
        </w:rPr>
        <w:t>For Warnings, only u</w:t>
      </w:r>
      <w:r w:rsidRPr="004E1966">
        <w:rPr>
          <w:rFonts w:cs="Arial"/>
          <w:sz w:val="20"/>
          <w:szCs w:val="20"/>
        </w:rPr>
        <w:t xml:space="preserve">sers who are the </w:t>
      </w:r>
      <w:r>
        <w:rPr>
          <w:rFonts w:cs="Arial"/>
          <w:sz w:val="20"/>
          <w:szCs w:val="20"/>
        </w:rPr>
        <w:t xml:space="preserve">Supervisor or </w:t>
      </w:r>
      <w:r w:rsidRPr="004E1966">
        <w:rPr>
          <w:rFonts w:cs="Arial"/>
          <w:sz w:val="20"/>
          <w:szCs w:val="20"/>
        </w:rPr>
        <w:t xml:space="preserve">Manager of the record’s Employee in record or hierarchy </w:t>
      </w:r>
      <w:r>
        <w:rPr>
          <w:rFonts w:cs="Arial"/>
          <w:sz w:val="20"/>
          <w:szCs w:val="20"/>
        </w:rPr>
        <w:t>may view</w:t>
      </w:r>
    </w:p>
    <w:p w14:paraId="1A26D7D4"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My Submitted:</w:t>
      </w:r>
    </w:p>
    <w:p w14:paraId="5F32B01D" w14:textId="26009AF5" w:rsidR="00CD48EC" w:rsidRPr="006E5169" w:rsidRDefault="00CD48EC" w:rsidP="00CD48EC">
      <w:pPr>
        <w:pStyle w:val="ListParagraph"/>
        <w:numPr>
          <w:ilvl w:val="0"/>
          <w:numId w:val="16"/>
        </w:numPr>
        <w:spacing w:after="0" w:line="240" w:lineRule="auto"/>
        <w:rPr>
          <w:rFonts w:cs="Arial"/>
          <w:sz w:val="20"/>
          <w:szCs w:val="20"/>
        </w:rPr>
      </w:pPr>
      <w:r w:rsidRPr="006E5169">
        <w:rPr>
          <w:rFonts w:cs="Arial"/>
          <w:sz w:val="20"/>
          <w:szCs w:val="20"/>
        </w:rPr>
        <w:t>Supervisor level users - *40</w:t>
      </w:r>
      <w:r w:rsidR="00A75045">
        <w:rPr>
          <w:rFonts w:cs="Arial"/>
          <w:sz w:val="20"/>
          <w:szCs w:val="20"/>
        </w:rPr>
        <w:t>,WTTR12</w:t>
      </w:r>
      <w:r w:rsidR="00FD5E7D">
        <w:rPr>
          <w:rFonts w:cs="Arial"/>
          <w:sz w:val="20"/>
          <w:szCs w:val="20"/>
        </w:rPr>
        <w:t>, WTTI*</w:t>
      </w:r>
    </w:p>
    <w:p w14:paraId="369B290B" w14:textId="38294526" w:rsidR="00CD48EC" w:rsidRPr="006E5169" w:rsidRDefault="00CD48EC" w:rsidP="00EB02DD">
      <w:pPr>
        <w:pStyle w:val="ListParagraph"/>
        <w:numPr>
          <w:ilvl w:val="0"/>
          <w:numId w:val="16"/>
        </w:numPr>
        <w:spacing w:after="0" w:line="240" w:lineRule="auto"/>
        <w:rPr>
          <w:rFonts w:cs="Arial"/>
          <w:sz w:val="20"/>
          <w:szCs w:val="20"/>
        </w:rPr>
      </w:pPr>
      <w:r w:rsidRPr="006E5169">
        <w:rPr>
          <w:rFonts w:cs="Arial"/>
          <w:sz w:val="20"/>
          <w:szCs w:val="20"/>
        </w:rPr>
        <w:t>Manager Level users - *50, *60, *70, WISO*, WSTE*, WPPM*, WPSM*</w:t>
      </w:r>
      <w:r w:rsidR="00D237D9">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79826309" w14:textId="58E7544D" w:rsidR="00CD48EC" w:rsidRDefault="00CD48EC" w:rsidP="00CD48EC">
      <w:pPr>
        <w:pStyle w:val="ListParagraph"/>
        <w:numPr>
          <w:ilvl w:val="0"/>
          <w:numId w:val="16"/>
        </w:numPr>
        <w:spacing w:after="0" w:line="240" w:lineRule="auto"/>
        <w:rPr>
          <w:rFonts w:cs="Arial"/>
          <w:sz w:val="20"/>
          <w:szCs w:val="20"/>
        </w:rPr>
      </w:pPr>
      <w:r w:rsidRPr="006E5169">
        <w:rPr>
          <w:rFonts w:cs="Arial"/>
          <w:sz w:val="20"/>
          <w:szCs w:val="20"/>
        </w:rPr>
        <w:t>Support Staff users – All other users except for users with CSR Job codes – WACS01, WACS02, WACS03</w:t>
      </w:r>
      <w:r w:rsidR="00C963CB">
        <w:rPr>
          <w:rFonts w:cs="Arial"/>
          <w:sz w:val="20"/>
          <w:szCs w:val="20"/>
        </w:rPr>
        <w:t>,</w:t>
      </w:r>
      <w:r w:rsidR="00E70F3D">
        <w:rPr>
          <w:rFonts w:cs="Arial"/>
          <w:sz w:val="20"/>
          <w:szCs w:val="20"/>
        </w:rPr>
        <w:t xml:space="preserve"> unless they are </w:t>
      </w:r>
      <w:r w:rsidR="00C963CB" w:rsidRPr="006E5169">
        <w:rPr>
          <w:rFonts w:cs="Arial"/>
          <w:sz w:val="20"/>
          <w:szCs w:val="20"/>
        </w:rPr>
        <w:t>in the database table “</w:t>
      </w:r>
      <w:proofErr w:type="spellStart"/>
      <w:r w:rsidR="00C963CB" w:rsidRPr="006E5169">
        <w:rPr>
          <w:rFonts w:cs="Arial"/>
          <w:sz w:val="20"/>
          <w:szCs w:val="20"/>
        </w:rPr>
        <w:t>EC.Historical_Dashboard_ACL</w:t>
      </w:r>
      <w:proofErr w:type="spellEnd"/>
      <w:r w:rsidR="00C963CB" w:rsidRPr="006E5169">
        <w:rPr>
          <w:rFonts w:cs="Arial"/>
          <w:sz w:val="20"/>
          <w:szCs w:val="20"/>
        </w:rPr>
        <w:t>” table as an ARC CSR (Role = “ARC”)</w:t>
      </w:r>
      <w:r w:rsidR="00C963CB">
        <w:rPr>
          <w:rFonts w:cs="Arial"/>
          <w:sz w:val="20"/>
          <w:szCs w:val="20"/>
        </w:rPr>
        <w:t xml:space="preserve"> – </w:t>
      </w:r>
      <w:r w:rsidR="00F46E2D">
        <w:rPr>
          <w:rFonts w:cs="Arial"/>
          <w:sz w:val="20"/>
          <w:szCs w:val="20"/>
        </w:rPr>
        <w:t xml:space="preserve">WACS01, WACS02, </w:t>
      </w:r>
      <w:r w:rsidR="00C963CB">
        <w:rPr>
          <w:rFonts w:cs="Arial"/>
          <w:sz w:val="20"/>
          <w:szCs w:val="20"/>
        </w:rPr>
        <w:t>WACS0</w:t>
      </w:r>
      <w:r w:rsidR="00F46E2D">
        <w:rPr>
          <w:rFonts w:cs="Arial"/>
          <w:sz w:val="20"/>
          <w:szCs w:val="20"/>
        </w:rPr>
        <w:t>3</w:t>
      </w:r>
    </w:p>
    <w:p w14:paraId="653AAAE3" w14:textId="55D70223" w:rsidR="00D736F7" w:rsidRDefault="00D736F7" w:rsidP="00CD48EC">
      <w:pPr>
        <w:pStyle w:val="ListParagraph"/>
        <w:numPr>
          <w:ilvl w:val="0"/>
          <w:numId w:val="16"/>
        </w:numPr>
        <w:spacing w:after="0" w:line="240" w:lineRule="auto"/>
        <w:rPr>
          <w:rFonts w:cs="Arial"/>
          <w:sz w:val="20"/>
          <w:szCs w:val="20"/>
        </w:rPr>
      </w:pPr>
      <w:r w:rsidRPr="00D736F7">
        <w:rPr>
          <w:rFonts w:cs="Arial"/>
          <w:sz w:val="20"/>
          <w:szCs w:val="20"/>
        </w:rPr>
        <w:t>All other users with eCoaching access and which do not have an ‘Unknown’ job code</w:t>
      </w:r>
    </w:p>
    <w:p w14:paraId="5EF31220" w14:textId="78A7CCA8" w:rsidR="00D736F7" w:rsidRPr="00D736F7" w:rsidRDefault="0056715C" w:rsidP="00CD48EC">
      <w:pPr>
        <w:pStyle w:val="ListParagraph"/>
        <w:numPr>
          <w:ilvl w:val="0"/>
          <w:numId w:val="16"/>
        </w:numPr>
        <w:spacing w:after="0" w:line="240" w:lineRule="auto"/>
        <w:rPr>
          <w:rFonts w:cs="Arial"/>
          <w:sz w:val="20"/>
          <w:szCs w:val="20"/>
        </w:rPr>
      </w:pPr>
      <w:r w:rsidRPr="00A56EF4">
        <w:rPr>
          <w:rFonts w:cs="Arial"/>
          <w:sz w:val="20"/>
          <w:szCs w:val="20"/>
        </w:rPr>
        <w:t xml:space="preserve">Human Resources users – WHER13, </w:t>
      </w:r>
      <w:r w:rsidRPr="0056715C">
        <w:rPr>
          <w:rFonts w:cs="Arial"/>
          <w:sz w:val="20"/>
          <w:szCs w:val="20"/>
        </w:rPr>
        <w:t>WHHR11</w:t>
      </w:r>
      <w:r>
        <w:rPr>
          <w:rFonts w:cs="Arial"/>
          <w:sz w:val="20"/>
          <w:szCs w:val="20"/>
        </w:rPr>
        <w:t xml:space="preserve">, </w:t>
      </w:r>
      <w:r w:rsidRPr="00A56EF4">
        <w:rPr>
          <w:rFonts w:cs="Arial"/>
          <w:sz w:val="20"/>
          <w:szCs w:val="20"/>
        </w:rPr>
        <w:t>WHHR12</w:t>
      </w:r>
      <w:r>
        <w:rPr>
          <w:rFonts w:cs="Arial"/>
          <w:sz w:val="20"/>
          <w:szCs w:val="20"/>
        </w:rPr>
        <w:t>, WHHR13, WHHR14, WHHR</w:t>
      </w:r>
      <w:ins w:id="32" w:author="Stein, Lisa D" w:date="2015-12-15T06:58:00Z">
        <w:r w:rsidR="00983503">
          <w:rPr>
            <w:rFonts w:cs="Arial"/>
            <w:sz w:val="20"/>
            <w:szCs w:val="20"/>
          </w:rPr>
          <w:t>7</w:t>
        </w:r>
      </w:ins>
      <w:del w:id="33" w:author="Stein, Lisa D" w:date="2015-12-15T06:58:00Z">
        <w:r w:rsidDel="00983503">
          <w:rPr>
            <w:rFonts w:cs="Arial"/>
            <w:sz w:val="20"/>
            <w:szCs w:val="20"/>
          </w:rPr>
          <w:delText>8</w:delText>
        </w:r>
      </w:del>
      <w:r>
        <w:rPr>
          <w:rFonts w:cs="Arial"/>
          <w:sz w:val="20"/>
          <w:szCs w:val="20"/>
        </w:rPr>
        <w:t xml:space="preserve">0, </w:t>
      </w:r>
      <w:r w:rsidRPr="0056715C">
        <w:rPr>
          <w:rFonts w:cs="Arial"/>
          <w:sz w:val="20"/>
          <w:szCs w:val="20"/>
        </w:rPr>
        <w:t>WHRC11, WHRC12, WHRC13</w:t>
      </w:r>
      <w:r>
        <w:rPr>
          <w:rFonts w:cs="Arial"/>
          <w:sz w:val="20"/>
          <w:szCs w:val="20"/>
        </w:rPr>
        <w:t xml:space="preserve"> will not have access</w:t>
      </w:r>
    </w:p>
    <w:p w14:paraId="20BE111A" w14:textId="3F95AC1C" w:rsidR="002F3572" w:rsidRPr="006E5169" w:rsidRDefault="002F3572" w:rsidP="002F3572">
      <w:pPr>
        <w:spacing w:after="0" w:line="240" w:lineRule="auto"/>
        <w:rPr>
          <w:rFonts w:cs="Arial"/>
          <w:sz w:val="20"/>
          <w:szCs w:val="20"/>
          <w:u w:val="single"/>
        </w:rPr>
      </w:pPr>
      <w:r w:rsidRPr="006E5169">
        <w:rPr>
          <w:rFonts w:cs="Arial"/>
          <w:sz w:val="20"/>
          <w:szCs w:val="20"/>
          <w:u w:val="single"/>
        </w:rPr>
        <w:t>My Submitted</w:t>
      </w:r>
      <w:r w:rsidR="00C13B3C">
        <w:rPr>
          <w:rFonts w:cs="Arial"/>
          <w:sz w:val="20"/>
          <w:szCs w:val="20"/>
          <w:u w:val="single"/>
        </w:rPr>
        <w:t xml:space="preserve"> </w:t>
      </w:r>
      <w:r>
        <w:rPr>
          <w:rFonts w:cs="Arial"/>
          <w:sz w:val="20"/>
          <w:szCs w:val="20"/>
          <w:u w:val="single"/>
        </w:rPr>
        <w:t>Review</w:t>
      </w:r>
      <w:r w:rsidRPr="006E5169">
        <w:rPr>
          <w:rFonts w:cs="Arial"/>
          <w:sz w:val="20"/>
          <w:szCs w:val="20"/>
          <w:u w:val="single"/>
        </w:rPr>
        <w:t>:</w:t>
      </w:r>
    </w:p>
    <w:p w14:paraId="36A2C339" w14:textId="77777777"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Supervisor level users - *40</w:t>
      </w:r>
      <w:r>
        <w:rPr>
          <w:rFonts w:cs="Arial"/>
          <w:sz w:val="20"/>
          <w:szCs w:val="20"/>
        </w:rPr>
        <w:t>,WTTR12, WTTI*</w:t>
      </w:r>
    </w:p>
    <w:p w14:paraId="1D284510" w14:textId="224EA497"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Manager Level users - *50, *60, *70, WISO*, WSTE*, WPPM*, WPSM*</w:t>
      </w:r>
      <w:r>
        <w:rPr>
          <w:rFonts w:cs="Arial"/>
          <w:sz w:val="20"/>
          <w:szCs w:val="20"/>
        </w:rPr>
        <w:t xml:space="preserve">, WEEX*, WISY*, </w:t>
      </w:r>
      <w:r w:rsidRPr="00EB02DD">
        <w:rPr>
          <w:rFonts w:cs="Arial"/>
          <w:sz w:val="20"/>
          <w:szCs w:val="20"/>
        </w:rPr>
        <w:t>WPWL*</w:t>
      </w:r>
    </w:p>
    <w:p w14:paraId="2CEE4B1C" w14:textId="2B6D8229"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 xml:space="preserve">Support Staff users – All other users except for users with CSR Job codes – WACS01, WACS02, </w:t>
      </w:r>
      <w:proofErr w:type="gramStart"/>
      <w:r w:rsidRPr="006E5169">
        <w:rPr>
          <w:rFonts w:cs="Arial"/>
          <w:sz w:val="20"/>
          <w:szCs w:val="20"/>
        </w:rPr>
        <w:t>WACS03</w:t>
      </w:r>
      <w:proofErr w:type="gramEnd"/>
      <w:r>
        <w:rPr>
          <w:rFonts w:cs="Arial"/>
          <w:sz w:val="20"/>
          <w:szCs w:val="20"/>
        </w:rPr>
        <w:t>.</w:t>
      </w:r>
    </w:p>
    <w:p w14:paraId="1A1E3A85"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Historical Dashboard:</w:t>
      </w:r>
    </w:p>
    <w:p w14:paraId="14B7C986" w14:textId="1F3779CB" w:rsidR="00CD48EC" w:rsidRDefault="00CD48EC" w:rsidP="00EB02DD">
      <w:pPr>
        <w:pStyle w:val="ListParagraph"/>
        <w:numPr>
          <w:ilvl w:val="0"/>
          <w:numId w:val="18"/>
        </w:numPr>
        <w:spacing w:after="0" w:line="240" w:lineRule="auto"/>
        <w:rPr>
          <w:rFonts w:cs="Arial"/>
          <w:sz w:val="20"/>
          <w:szCs w:val="20"/>
        </w:rPr>
      </w:pPr>
      <w:r w:rsidRPr="006E5169">
        <w:rPr>
          <w:rFonts w:cs="Arial"/>
          <w:sz w:val="20"/>
          <w:szCs w:val="20"/>
        </w:rPr>
        <w:t>Supervisor and above level users - *40, *50, *60, *70, WISO*, WSTE*, WPPM*, WPSM*, WSQE*, WACQ*</w:t>
      </w:r>
      <w:r w:rsidR="00D237D9">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679E8727" w14:textId="0E2E55F3" w:rsidR="00CB3074" w:rsidRPr="006E5169" w:rsidRDefault="00CB3074" w:rsidP="00210396">
      <w:pPr>
        <w:pStyle w:val="ListParagraph"/>
        <w:numPr>
          <w:ilvl w:val="0"/>
          <w:numId w:val="18"/>
        </w:numPr>
        <w:spacing w:after="0" w:line="240" w:lineRule="auto"/>
        <w:rPr>
          <w:rFonts w:cs="Arial"/>
          <w:sz w:val="20"/>
          <w:szCs w:val="20"/>
        </w:rPr>
      </w:pPr>
      <w:r w:rsidRPr="00CB3074">
        <w:rPr>
          <w:rFonts w:cs="Arial"/>
          <w:sz w:val="20"/>
          <w:szCs w:val="20"/>
        </w:rPr>
        <w:t>Human Resources users – WHER*, WHHR*</w:t>
      </w:r>
      <w:r w:rsidR="00210396">
        <w:rPr>
          <w:rFonts w:cs="Arial"/>
          <w:sz w:val="20"/>
          <w:szCs w:val="20"/>
        </w:rPr>
        <w:t xml:space="preserve">, </w:t>
      </w:r>
      <w:r w:rsidR="00210396" w:rsidRPr="00210396">
        <w:rPr>
          <w:rFonts w:cs="Arial"/>
          <w:sz w:val="20"/>
          <w:szCs w:val="20"/>
        </w:rPr>
        <w:t>WHRC*</w:t>
      </w:r>
    </w:p>
    <w:p w14:paraId="69BADEE9" w14:textId="77777777" w:rsidR="00CD48EC" w:rsidRPr="006E5169" w:rsidRDefault="00CD48EC" w:rsidP="006E5169">
      <w:pPr>
        <w:spacing w:after="0" w:line="240" w:lineRule="auto"/>
        <w:rPr>
          <w:rFonts w:cs="Arial"/>
          <w:sz w:val="20"/>
          <w:szCs w:val="20"/>
          <w:u w:val="single"/>
        </w:rPr>
      </w:pPr>
      <w:r w:rsidRPr="006E5169">
        <w:rPr>
          <w:rFonts w:cs="Arial"/>
          <w:sz w:val="20"/>
          <w:szCs w:val="20"/>
          <w:u w:val="single"/>
        </w:rPr>
        <w:t>Historical Dashboard Review:</w:t>
      </w:r>
    </w:p>
    <w:p w14:paraId="41068A8E" w14:textId="468B6E4E" w:rsidR="00CD48EC" w:rsidRDefault="00CD48EC" w:rsidP="00EB02DD">
      <w:pPr>
        <w:pStyle w:val="ListParagraph"/>
        <w:numPr>
          <w:ilvl w:val="0"/>
          <w:numId w:val="17"/>
        </w:numPr>
        <w:spacing w:after="0" w:line="240" w:lineRule="auto"/>
        <w:rPr>
          <w:rFonts w:cs="Arial"/>
          <w:sz w:val="20"/>
          <w:szCs w:val="20"/>
        </w:rPr>
      </w:pPr>
      <w:r w:rsidRPr="006E5169">
        <w:rPr>
          <w:rFonts w:cs="Arial"/>
          <w:sz w:val="20"/>
          <w:szCs w:val="20"/>
        </w:rPr>
        <w:t>Supervisor and above level users - *40, *50, *60, *70, WISO*, WSTE*, WPPM*, WPSM*, WSQE*, WACQ*</w:t>
      </w:r>
      <w:r w:rsidR="005215D0">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19456A74" w14:textId="504F2F9E" w:rsidR="00CB3074" w:rsidRPr="006E5169" w:rsidRDefault="00CB3074" w:rsidP="00210396">
      <w:pPr>
        <w:pStyle w:val="ListParagraph"/>
        <w:numPr>
          <w:ilvl w:val="0"/>
          <w:numId w:val="17"/>
        </w:numPr>
        <w:spacing w:after="0" w:line="240" w:lineRule="auto"/>
        <w:rPr>
          <w:rFonts w:cs="Arial"/>
          <w:sz w:val="20"/>
          <w:szCs w:val="20"/>
        </w:rPr>
      </w:pPr>
      <w:r w:rsidRPr="00CB3074">
        <w:rPr>
          <w:rFonts w:cs="Arial"/>
          <w:sz w:val="20"/>
          <w:szCs w:val="20"/>
        </w:rPr>
        <w:t>Human Resources users – WHER*, WHHR*</w:t>
      </w:r>
      <w:r w:rsidR="00210396">
        <w:rPr>
          <w:rFonts w:cs="Arial"/>
          <w:sz w:val="20"/>
          <w:szCs w:val="20"/>
        </w:rPr>
        <w:t xml:space="preserve">, </w:t>
      </w:r>
      <w:r w:rsidR="00210396" w:rsidRPr="00210396">
        <w:rPr>
          <w:rFonts w:cs="Arial"/>
          <w:sz w:val="20"/>
          <w:szCs w:val="20"/>
        </w:rPr>
        <w:t>WHRC*</w:t>
      </w:r>
    </w:p>
    <w:p w14:paraId="32FE315E" w14:textId="23C8DBB9" w:rsidR="00CD48EC" w:rsidRDefault="00CD48EC" w:rsidP="006E5169">
      <w:pPr>
        <w:pStyle w:val="ListParagraph"/>
        <w:numPr>
          <w:ilvl w:val="0"/>
          <w:numId w:val="17"/>
        </w:numPr>
        <w:spacing w:after="0" w:line="240" w:lineRule="auto"/>
        <w:rPr>
          <w:rFonts w:cs="Arial"/>
          <w:sz w:val="20"/>
          <w:szCs w:val="20"/>
        </w:rPr>
      </w:pPr>
      <w:r w:rsidRPr="006E5169">
        <w:rPr>
          <w:rFonts w:cs="Arial"/>
          <w:sz w:val="20"/>
          <w:szCs w:val="20"/>
        </w:rPr>
        <w:lastRenderedPageBreak/>
        <w:t>Users who are in the database table “</w:t>
      </w:r>
      <w:proofErr w:type="spellStart"/>
      <w:r w:rsidRPr="006E5169">
        <w:rPr>
          <w:rFonts w:cs="Arial"/>
          <w:sz w:val="20"/>
          <w:szCs w:val="20"/>
        </w:rPr>
        <w:t>EC.Historical_Dashboard_ACL</w:t>
      </w:r>
      <w:proofErr w:type="spellEnd"/>
      <w:r w:rsidRPr="006E5169">
        <w:rPr>
          <w:rFonts w:cs="Arial"/>
          <w:sz w:val="20"/>
          <w:szCs w:val="20"/>
        </w:rPr>
        <w:t xml:space="preserve">” table as an historical exception user (Role = “ECL”) can open any record </w:t>
      </w:r>
    </w:p>
    <w:p w14:paraId="7BDB1570" w14:textId="77777777" w:rsidR="006A2B2E" w:rsidRDefault="006A2B2E" w:rsidP="006A2B2E">
      <w:pPr>
        <w:spacing w:after="0" w:line="240" w:lineRule="auto"/>
        <w:rPr>
          <w:rFonts w:cs="Arial"/>
          <w:sz w:val="20"/>
          <w:szCs w:val="20"/>
        </w:rPr>
      </w:pPr>
    </w:p>
    <w:p w14:paraId="08ADD1DB" w14:textId="41AC9E7D" w:rsidR="006A2B2E" w:rsidRDefault="006A2B2E" w:rsidP="006A2B2E">
      <w:pPr>
        <w:spacing w:after="0" w:line="240" w:lineRule="auto"/>
        <w:rPr>
          <w:rFonts w:cs="Arial"/>
          <w:sz w:val="20"/>
          <w:szCs w:val="20"/>
        </w:rPr>
      </w:pPr>
      <w:r>
        <w:rPr>
          <w:rFonts w:cs="Arial"/>
          <w:sz w:val="20"/>
          <w:szCs w:val="20"/>
        </w:rPr>
        <w:t>If a coaching log record is Inactive, it should not be displayed on any dashboard.</w:t>
      </w:r>
      <w:r w:rsidR="000C73B7">
        <w:rPr>
          <w:rFonts w:cs="Arial"/>
          <w:sz w:val="20"/>
          <w:szCs w:val="20"/>
        </w:rPr>
        <w:t xml:space="preserve">  </w:t>
      </w:r>
    </w:p>
    <w:p w14:paraId="164909B7" w14:textId="77777777" w:rsidR="001873C5" w:rsidRDefault="001873C5" w:rsidP="006A2B2E">
      <w:pPr>
        <w:spacing w:after="0" w:line="240" w:lineRule="auto"/>
        <w:rPr>
          <w:rFonts w:cs="Arial"/>
          <w:sz w:val="20"/>
          <w:szCs w:val="20"/>
        </w:rPr>
      </w:pPr>
    </w:p>
    <w:p w14:paraId="3A16FB91" w14:textId="77777777" w:rsidR="001873C5" w:rsidRDefault="001873C5" w:rsidP="006A2B2E">
      <w:pPr>
        <w:spacing w:after="0" w:line="240" w:lineRule="auto"/>
        <w:rPr>
          <w:rFonts w:cs="Arial"/>
          <w:sz w:val="20"/>
          <w:szCs w:val="20"/>
        </w:rPr>
      </w:pPr>
    </w:p>
    <w:p w14:paraId="71670C19" w14:textId="77777777" w:rsidR="001873C5" w:rsidRPr="001873C5" w:rsidRDefault="001873C5" w:rsidP="001873C5">
      <w:pPr>
        <w:rPr>
          <w:b/>
        </w:rPr>
      </w:pPr>
      <w:r w:rsidRPr="001873C5">
        <w:rPr>
          <w:b/>
        </w:rPr>
        <w:t>Dashboard Filter Values</w:t>
      </w:r>
    </w:p>
    <w:p w14:paraId="0B065EF7" w14:textId="36428C2A" w:rsidR="001873C5" w:rsidRDefault="001873C5" w:rsidP="001873C5">
      <w:pPr>
        <w:rPr>
          <w:sz w:val="20"/>
          <w:szCs w:val="20"/>
        </w:rPr>
      </w:pPr>
      <w:r>
        <w:rPr>
          <w:rFonts w:cs="Arial"/>
          <w:sz w:val="20"/>
          <w:szCs w:val="20"/>
        </w:rPr>
        <w:t>Certain fields allow for additional filtering to enable the user to limit or select the logs they want to view.  The filters work in conjunction with each other so that results to be displayed will match all the filters selected.  Not all filters are available for every Dashboard or section.</w:t>
      </w:r>
    </w:p>
    <w:p w14:paraId="1947FDB1" w14:textId="32080033" w:rsidR="001873C5" w:rsidRDefault="001873C5" w:rsidP="001873C5">
      <w:pPr>
        <w:rPr>
          <w:sz w:val="20"/>
          <w:szCs w:val="20"/>
        </w:rPr>
      </w:pPr>
      <w:r>
        <w:rPr>
          <w:sz w:val="20"/>
          <w:szCs w:val="20"/>
        </w:rPr>
        <w:t xml:space="preserve">The Dashboard filters will contain the following values: </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47"/>
        <w:gridCol w:w="1973"/>
        <w:gridCol w:w="7184"/>
      </w:tblGrid>
      <w:tr w:rsidR="001873C5" w:rsidRPr="003C277A" w14:paraId="72A66548" w14:textId="77777777" w:rsidTr="008736FA">
        <w:trPr>
          <w:trHeight w:val="288"/>
        </w:trPr>
        <w:tc>
          <w:tcPr>
            <w:tcW w:w="347"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79DC2446" w14:textId="77777777" w:rsidR="001873C5" w:rsidRPr="003C277A" w:rsidRDefault="001873C5" w:rsidP="008736FA">
            <w:pPr>
              <w:rPr>
                <w:rFonts w:cstheme="minorHAnsi"/>
                <w:b/>
                <w:color w:val="FFFFFF" w:themeColor="background1"/>
                <w:sz w:val="20"/>
                <w:szCs w:val="20"/>
              </w:rPr>
            </w:pPr>
            <w:r w:rsidRPr="003C277A">
              <w:rPr>
                <w:rFonts w:cstheme="minorHAnsi"/>
                <w:b/>
                <w:color w:val="FFFFFF" w:themeColor="background1"/>
                <w:sz w:val="20"/>
                <w:szCs w:val="20"/>
              </w:rPr>
              <w:t>#</w:t>
            </w:r>
          </w:p>
        </w:tc>
        <w:tc>
          <w:tcPr>
            <w:tcW w:w="197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0D687B62" w14:textId="77777777" w:rsidR="001873C5" w:rsidRPr="003C277A" w:rsidRDefault="001873C5" w:rsidP="008736FA">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84"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C520C14" w14:textId="77777777" w:rsidR="001873C5" w:rsidRPr="003C277A" w:rsidRDefault="001873C5" w:rsidP="008736FA">
            <w:pPr>
              <w:rPr>
                <w:rFonts w:cstheme="minorHAnsi"/>
                <w:b/>
                <w:color w:val="FFFFFF" w:themeColor="background1"/>
                <w:sz w:val="20"/>
                <w:szCs w:val="20"/>
              </w:rPr>
            </w:pPr>
            <w:r>
              <w:rPr>
                <w:rFonts w:cstheme="minorHAnsi"/>
                <w:b/>
                <w:color w:val="FFFFFF" w:themeColor="background1"/>
                <w:sz w:val="20"/>
                <w:szCs w:val="20"/>
              </w:rPr>
              <w:t>Values</w:t>
            </w:r>
          </w:p>
        </w:tc>
      </w:tr>
      <w:tr w:rsidR="001873C5" w:rsidRPr="003C277A" w14:paraId="2AE9B416" w14:textId="77777777" w:rsidTr="008736FA">
        <w:tc>
          <w:tcPr>
            <w:tcW w:w="347" w:type="dxa"/>
            <w:tcBorders>
              <w:top w:val="single" w:sz="4" w:space="0" w:color="F2F2F2" w:themeColor="background1" w:themeShade="F2"/>
            </w:tcBorders>
            <w:shd w:val="clear" w:color="auto" w:fill="F2F2F2" w:themeFill="background1" w:themeFillShade="F2"/>
          </w:tcPr>
          <w:p w14:paraId="74886B79" w14:textId="77777777" w:rsidR="001873C5" w:rsidRPr="003C277A" w:rsidRDefault="001873C5" w:rsidP="008736FA">
            <w:pPr>
              <w:rPr>
                <w:rFonts w:cstheme="minorHAnsi"/>
                <w:sz w:val="20"/>
                <w:szCs w:val="20"/>
              </w:rPr>
            </w:pPr>
            <w:r w:rsidRPr="003C277A">
              <w:rPr>
                <w:rFonts w:cstheme="minorHAnsi"/>
                <w:sz w:val="20"/>
                <w:szCs w:val="20"/>
              </w:rPr>
              <w:t>1</w:t>
            </w:r>
          </w:p>
        </w:tc>
        <w:tc>
          <w:tcPr>
            <w:tcW w:w="1973" w:type="dxa"/>
            <w:tcBorders>
              <w:top w:val="single" w:sz="4" w:space="0" w:color="F2F2F2" w:themeColor="background1" w:themeShade="F2"/>
            </w:tcBorders>
            <w:shd w:val="clear" w:color="auto" w:fill="F2F2F2" w:themeFill="background1" w:themeFillShade="F2"/>
          </w:tcPr>
          <w:p w14:paraId="308FE596" w14:textId="77777777" w:rsidR="001873C5" w:rsidRPr="003C277A" w:rsidRDefault="001873C5" w:rsidP="008736FA">
            <w:pPr>
              <w:rPr>
                <w:rFonts w:cstheme="minorHAnsi"/>
                <w:sz w:val="20"/>
                <w:szCs w:val="20"/>
              </w:rPr>
            </w:pPr>
            <w:r w:rsidRPr="003C277A">
              <w:rPr>
                <w:sz w:val="20"/>
                <w:szCs w:val="20"/>
              </w:rPr>
              <w:t>Location</w:t>
            </w:r>
          </w:p>
        </w:tc>
        <w:tc>
          <w:tcPr>
            <w:tcW w:w="7184" w:type="dxa"/>
            <w:tcBorders>
              <w:top w:val="single" w:sz="4" w:space="0" w:color="F2F2F2" w:themeColor="background1" w:themeShade="F2"/>
            </w:tcBorders>
            <w:shd w:val="clear" w:color="auto" w:fill="F2F2F2" w:themeFill="background1" w:themeFillShade="F2"/>
          </w:tcPr>
          <w:p w14:paraId="1B67833C" w14:textId="05098DB6" w:rsidR="001873C5" w:rsidRDefault="001873C5" w:rsidP="008736FA">
            <w:pPr>
              <w:rPr>
                <w:sz w:val="20"/>
                <w:szCs w:val="20"/>
              </w:rPr>
            </w:pPr>
            <w:r>
              <w:rPr>
                <w:sz w:val="20"/>
                <w:szCs w:val="20"/>
              </w:rPr>
              <w:t>All Locations</w:t>
            </w:r>
          </w:p>
          <w:p w14:paraId="6D22632B" w14:textId="77777777" w:rsidR="001873C5" w:rsidRPr="00604BFD" w:rsidRDefault="001873C5" w:rsidP="008736FA">
            <w:pPr>
              <w:rPr>
                <w:sz w:val="20"/>
                <w:szCs w:val="20"/>
              </w:rPr>
            </w:pPr>
            <w:r w:rsidRPr="00604BFD">
              <w:rPr>
                <w:sz w:val="20"/>
                <w:szCs w:val="20"/>
              </w:rPr>
              <w:t>Arlington</w:t>
            </w:r>
          </w:p>
          <w:p w14:paraId="5B4368AC" w14:textId="77777777" w:rsidR="001873C5" w:rsidRPr="00604BFD" w:rsidRDefault="001873C5" w:rsidP="008736FA">
            <w:pPr>
              <w:rPr>
                <w:sz w:val="20"/>
                <w:szCs w:val="20"/>
              </w:rPr>
            </w:pPr>
            <w:r w:rsidRPr="00604BFD">
              <w:rPr>
                <w:sz w:val="20"/>
                <w:szCs w:val="20"/>
              </w:rPr>
              <w:t>Bogalusa</w:t>
            </w:r>
          </w:p>
          <w:p w14:paraId="441378A8" w14:textId="77777777" w:rsidR="001873C5" w:rsidRPr="00604BFD" w:rsidRDefault="001873C5" w:rsidP="008736FA">
            <w:pPr>
              <w:rPr>
                <w:sz w:val="20"/>
                <w:szCs w:val="20"/>
              </w:rPr>
            </w:pPr>
            <w:r w:rsidRPr="00604BFD">
              <w:rPr>
                <w:sz w:val="20"/>
                <w:szCs w:val="20"/>
              </w:rPr>
              <w:t>Chester</w:t>
            </w:r>
          </w:p>
          <w:p w14:paraId="3A08ADA2" w14:textId="77777777" w:rsidR="001873C5" w:rsidRPr="00604BFD" w:rsidRDefault="001873C5" w:rsidP="008736FA">
            <w:pPr>
              <w:rPr>
                <w:sz w:val="20"/>
                <w:szCs w:val="20"/>
              </w:rPr>
            </w:pPr>
            <w:r w:rsidRPr="00604BFD">
              <w:rPr>
                <w:sz w:val="20"/>
                <w:szCs w:val="20"/>
              </w:rPr>
              <w:t>Coralville</w:t>
            </w:r>
          </w:p>
          <w:p w14:paraId="79F9E934" w14:textId="77777777" w:rsidR="001873C5" w:rsidRPr="00604BFD" w:rsidRDefault="001873C5" w:rsidP="008736FA">
            <w:pPr>
              <w:rPr>
                <w:sz w:val="20"/>
                <w:szCs w:val="20"/>
              </w:rPr>
            </w:pPr>
            <w:r w:rsidRPr="00604BFD">
              <w:rPr>
                <w:sz w:val="20"/>
                <w:szCs w:val="20"/>
              </w:rPr>
              <w:t>Corbin</w:t>
            </w:r>
          </w:p>
          <w:p w14:paraId="23FD460D" w14:textId="5EB0909A" w:rsidR="001873C5" w:rsidRPr="00604BFD" w:rsidRDefault="001873C5" w:rsidP="008736FA">
            <w:pPr>
              <w:rPr>
                <w:sz w:val="20"/>
                <w:szCs w:val="20"/>
              </w:rPr>
            </w:pPr>
            <w:r w:rsidRPr="00604BFD">
              <w:rPr>
                <w:sz w:val="20"/>
                <w:szCs w:val="20"/>
              </w:rPr>
              <w:t>Hattiesburg</w:t>
            </w:r>
          </w:p>
          <w:p w14:paraId="46753731" w14:textId="77777777" w:rsidR="001873C5" w:rsidRPr="00604BFD" w:rsidRDefault="001873C5" w:rsidP="008736FA">
            <w:pPr>
              <w:rPr>
                <w:sz w:val="20"/>
                <w:szCs w:val="20"/>
              </w:rPr>
            </w:pPr>
            <w:r w:rsidRPr="00604BFD">
              <w:rPr>
                <w:sz w:val="20"/>
                <w:szCs w:val="20"/>
              </w:rPr>
              <w:t>Lawrence</w:t>
            </w:r>
          </w:p>
          <w:p w14:paraId="19D31DCF" w14:textId="77777777" w:rsidR="001873C5" w:rsidRPr="00604BFD" w:rsidRDefault="001873C5" w:rsidP="008736FA">
            <w:pPr>
              <w:rPr>
                <w:sz w:val="20"/>
                <w:szCs w:val="20"/>
              </w:rPr>
            </w:pPr>
            <w:r w:rsidRPr="00604BFD">
              <w:rPr>
                <w:sz w:val="20"/>
                <w:szCs w:val="20"/>
              </w:rPr>
              <w:t>London</w:t>
            </w:r>
          </w:p>
          <w:p w14:paraId="532B3ADB" w14:textId="77777777" w:rsidR="001873C5" w:rsidRPr="00604BFD" w:rsidRDefault="001873C5" w:rsidP="008736FA">
            <w:pPr>
              <w:rPr>
                <w:sz w:val="20"/>
                <w:szCs w:val="20"/>
              </w:rPr>
            </w:pPr>
            <w:r w:rsidRPr="00604BFD">
              <w:rPr>
                <w:sz w:val="20"/>
                <w:szCs w:val="20"/>
              </w:rPr>
              <w:t>Lynn Haven</w:t>
            </w:r>
          </w:p>
          <w:p w14:paraId="3C7DC74A" w14:textId="77777777" w:rsidR="001873C5" w:rsidRPr="00604BFD" w:rsidRDefault="001873C5" w:rsidP="008736FA">
            <w:pPr>
              <w:rPr>
                <w:sz w:val="20"/>
                <w:szCs w:val="20"/>
              </w:rPr>
            </w:pPr>
            <w:r w:rsidRPr="00604BFD">
              <w:rPr>
                <w:sz w:val="20"/>
                <w:szCs w:val="20"/>
              </w:rPr>
              <w:t>Phoenix</w:t>
            </w:r>
          </w:p>
          <w:p w14:paraId="405332A8" w14:textId="77777777" w:rsidR="001873C5" w:rsidRPr="00604BFD" w:rsidRDefault="001873C5" w:rsidP="008736FA">
            <w:pPr>
              <w:rPr>
                <w:sz w:val="20"/>
                <w:szCs w:val="20"/>
              </w:rPr>
            </w:pPr>
            <w:r w:rsidRPr="00604BFD">
              <w:rPr>
                <w:sz w:val="20"/>
                <w:szCs w:val="20"/>
              </w:rPr>
              <w:t>Riverview</w:t>
            </w:r>
          </w:p>
          <w:p w14:paraId="52CB2987" w14:textId="77777777" w:rsidR="001873C5" w:rsidRPr="00604BFD" w:rsidRDefault="001873C5" w:rsidP="008736FA">
            <w:pPr>
              <w:rPr>
                <w:sz w:val="20"/>
                <w:szCs w:val="20"/>
              </w:rPr>
            </w:pPr>
            <w:r w:rsidRPr="00604BFD">
              <w:rPr>
                <w:sz w:val="20"/>
                <w:szCs w:val="20"/>
              </w:rPr>
              <w:t>Sandy</w:t>
            </w:r>
          </w:p>
          <w:p w14:paraId="5704F95B" w14:textId="77777777" w:rsidR="001873C5" w:rsidRPr="00604BFD" w:rsidRDefault="001873C5" w:rsidP="008736FA">
            <w:pPr>
              <w:rPr>
                <w:sz w:val="20"/>
                <w:szCs w:val="20"/>
              </w:rPr>
            </w:pPr>
            <w:r w:rsidRPr="00604BFD">
              <w:rPr>
                <w:sz w:val="20"/>
                <w:szCs w:val="20"/>
              </w:rPr>
              <w:t>Waco</w:t>
            </w:r>
          </w:p>
          <w:p w14:paraId="5A8E3E6E" w14:textId="77777777" w:rsidR="001873C5" w:rsidRDefault="001873C5" w:rsidP="008736FA">
            <w:pPr>
              <w:rPr>
                <w:sz w:val="20"/>
                <w:szCs w:val="20"/>
              </w:rPr>
            </w:pPr>
            <w:r w:rsidRPr="00604BFD">
              <w:rPr>
                <w:sz w:val="20"/>
                <w:szCs w:val="20"/>
              </w:rPr>
              <w:t>Winchester</w:t>
            </w:r>
          </w:p>
          <w:p w14:paraId="74DF05AD" w14:textId="31B1D8F2" w:rsidR="00DF5694" w:rsidRPr="003C277A" w:rsidRDefault="00DF5694" w:rsidP="008736FA">
            <w:pPr>
              <w:rPr>
                <w:rFonts w:cstheme="minorHAnsi"/>
                <w:sz w:val="20"/>
                <w:szCs w:val="20"/>
              </w:rPr>
            </w:pPr>
            <w:r>
              <w:rPr>
                <w:sz w:val="20"/>
                <w:szCs w:val="20"/>
              </w:rPr>
              <w:t>Note: initial default is All Locations</w:t>
            </w:r>
          </w:p>
        </w:tc>
      </w:tr>
      <w:tr w:rsidR="001873C5" w:rsidRPr="003C277A" w14:paraId="7ED6D8C8" w14:textId="77777777" w:rsidTr="008736FA">
        <w:tc>
          <w:tcPr>
            <w:tcW w:w="347" w:type="dxa"/>
            <w:tcBorders>
              <w:bottom w:val="single" w:sz="4" w:space="0" w:color="7297BD"/>
            </w:tcBorders>
            <w:shd w:val="clear" w:color="auto" w:fill="CDDAE7"/>
          </w:tcPr>
          <w:p w14:paraId="62AE7BBE" w14:textId="77777777" w:rsidR="001873C5" w:rsidRPr="003C277A" w:rsidRDefault="001873C5" w:rsidP="008736FA">
            <w:pPr>
              <w:rPr>
                <w:rFonts w:cstheme="minorHAnsi"/>
                <w:sz w:val="20"/>
                <w:szCs w:val="20"/>
              </w:rPr>
            </w:pPr>
            <w:r w:rsidRPr="003C277A">
              <w:rPr>
                <w:rFonts w:cstheme="minorHAnsi"/>
                <w:sz w:val="20"/>
                <w:szCs w:val="20"/>
              </w:rPr>
              <w:t>2</w:t>
            </w:r>
          </w:p>
        </w:tc>
        <w:tc>
          <w:tcPr>
            <w:tcW w:w="1973" w:type="dxa"/>
            <w:tcBorders>
              <w:bottom w:val="single" w:sz="4" w:space="0" w:color="7297BD"/>
            </w:tcBorders>
            <w:shd w:val="clear" w:color="auto" w:fill="CDDAE7"/>
          </w:tcPr>
          <w:p w14:paraId="5ACE1A5D" w14:textId="77777777" w:rsidR="001873C5" w:rsidRPr="003C277A" w:rsidRDefault="001873C5" w:rsidP="008736FA">
            <w:pPr>
              <w:rPr>
                <w:rFonts w:cstheme="minorHAnsi"/>
                <w:sz w:val="20"/>
                <w:szCs w:val="20"/>
              </w:rPr>
            </w:pPr>
            <w:r w:rsidRPr="003C277A">
              <w:rPr>
                <w:sz w:val="20"/>
                <w:szCs w:val="20"/>
              </w:rPr>
              <w:t>Employee</w:t>
            </w:r>
          </w:p>
        </w:tc>
        <w:tc>
          <w:tcPr>
            <w:tcW w:w="7184" w:type="dxa"/>
            <w:tcBorders>
              <w:bottom w:val="single" w:sz="4" w:space="0" w:color="7297BD"/>
            </w:tcBorders>
            <w:shd w:val="clear" w:color="auto" w:fill="CDDAE7"/>
          </w:tcPr>
          <w:p w14:paraId="2FD642AB" w14:textId="77777777" w:rsidR="001873C5" w:rsidRDefault="001873C5" w:rsidP="008736FA">
            <w:pPr>
              <w:rPr>
                <w:sz w:val="20"/>
                <w:szCs w:val="20"/>
              </w:rPr>
            </w:pPr>
            <w:r>
              <w:rPr>
                <w:sz w:val="20"/>
                <w:szCs w:val="20"/>
              </w:rPr>
              <w:t>All Employees</w:t>
            </w:r>
          </w:p>
          <w:p w14:paraId="4A95B6F1" w14:textId="77777777" w:rsidR="001873C5" w:rsidRDefault="00F33012" w:rsidP="008736FA">
            <w:pPr>
              <w:rPr>
                <w:rFonts w:cstheme="minorHAnsi"/>
                <w:sz w:val="20"/>
                <w:szCs w:val="20"/>
              </w:rPr>
            </w:pPr>
            <w:r>
              <w:rPr>
                <w:rFonts w:cstheme="minorHAnsi"/>
                <w:sz w:val="20"/>
                <w:szCs w:val="20"/>
              </w:rPr>
              <w:t xml:space="preserve">Last name, First name, MI </w:t>
            </w:r>
          </w:p>
          <w:p w14:paraId="29495F39" w14:textId="6456AA39" w:rsidR="00DF5694" w:rsidRPr="003C277A" w:rsidRDefault="00DF5694" w:rsidP="00DF5694">
            <w:pPr>
              <w:rPr>
                <w:rFonts w:cstheme="minorHAnsi"/>
                <w:sz w:val="20"/>
                <w:szCs w:val="20"/>
              </w:rPr>
            </w:pPr>
            <w:r>
              <w:rPr>
                <w:sz w:val="20"/>
                <w:szCs w:val="20"/>
              </w:rPr>
              <w:t>Note: initial default is All Employees</w:t>
            </w:r>
          </w:p>
        </w:tc>
      </w:tr>
      <w:tr w:rsidR="001873C5" w:rsidRPr="003C277A" w14:paraId="56565DDB" w14:textId="77777777" w:rsidTr="008736FA">
        <w:tc>
          <w:tcPr>
            <w:tcW w:w="347" w:type="dxa"/>
            <w:shd w:val="clear" w:color="auto" w:fill="F2F2F2" w:themeFill="background1" w:themeFillShade="F2"/>
          </w:tcPr>
          <w:p w14:paraId="13477103" w14:textId="77777777" w:rsidR="001873C5" w:rsidRPr="003C277A" w:rsidRDefault="001873C5" w:rsidP="008736FA">
            <w:pPr>
              <w:rPr>
                <w:rFonts w:cstheme="minorHAnsi"/>
                <w:sz w:val="20"/>
                <w:szCs w:val="20"/>
              </w:rPr>
            </w:pPr>
            <w:r w:rsidRPr="003C277A">
              <w:rPr>
                <w:rFonts w:cstheme="minorHAnsi"/>
                <w:sz w:val="20"/>
                <w:szCs w:val="20"/>
              </w:rPr>
              <w:t>3</w:t>
            </w:r>
          </w:p>
        </w:tc>
        <w:tc>
          <w:tcPr>
            <w:tcW w:w="1973" w:type="dxa"/>
            <w:shd w:val="clear" w:color="auto" w:fill="F2F2F2" w:themeFill="background1" w:themeFillShade="F2"/>
          </w:tcPr>
          <w:p w14:paraId="36C73969" w14:textId="77777777" w:rsidR="001873C5" w:rsidRPr="003C277A" w:rsidRDefault="001873C5" w:rsidP="008736FA">
            <w:pPr>
              <w:rPr>
                <w:rFonts w:cstheme="minorHAnsi"/>
                <w:sz w:val="20"/>
                <w:szCs w:val="20"/>
              </w:rPr>
            </w:pPr>
            <w:r w:rsidRPr="003C277A">
              <w:rPr>
                <w:sz w:val="20"/>
                <w:szCs w:val="20"/>
              </w:rPr>
              <w:t>Supervisor</w:t>
            </w:r>
          </w:p>
        </w:tc>
        <w:tc>
          <w:tcPr>
            <w:tcW w:w="7184" w:type="dxa"/>
            <w:shd w:val="clear" w:color="auto" w:fill="F2F2F2" w:themeFill="background1" w:themeFillShade="F2"/>
          </w:tcPr>
          <w:p w14:paraId="13F24943" w14:textId="77777777" w:rsidR="001873C5" w:rsidRDefault="001873C5" w:rsidP="008736FA">
            <w:pPr>
              <w:rPr>
                <w:sz w:val="20"/>
                <w:szCs w:val="20"/>
              </w:rPr>
            </w:pPr>
            <w:r>
              <w:rPr>
                <w:sz w:val="20"/>
                <w:szCs w:val="20"/>
              </w:rPr>
              <w:t>All Supervisors</w:t>
            </w:r>
          </w:p>
          <w:p w14:paraId="6BCD3BC0" w14:textId="77777777" w:rsidR="001873C5" w:rsidRDefault="00F33012" w:rsidP="008736FA">
            <w:pPr>
              <w:rPr>
                <w:rFonts w:cstheme="minorHAnsi"/>
                <w:sz w:val="20"/>
                <w:szCs w:val="20"/>
              </w:rPr>
            </w:pPr>
            <w:r>
              <w:rPr>
                <w:rFonts w:cstheme="minorHAnsi"/>
                <w:sz w:val="20"/>
                <w:szCs w:val="20"/>
              </w:rPr>
              <w:t>Last name, First name, MI</w:t>
            </w:r>
          </w:p>
          <w:p w14:paraId="561DF53F" w14:textId="320FE597" w:rsidR="00DF5694" w:rsidRPr="00F33012" w:rsidRDefault="00DF5694" w:rsidP="00DF5694">
            <w:pPr>
              <w:rPr>
                <w:rFonts w:cstheme="minorHAnsi"/>
                <w:sz w:val="20"/>
                <w:szCs w:val="20"/>
              </w:rPr>
            </w:pPr>
            <w:r>
              <w:rPr>
                <w:sz w:val="20"/>
                <w:szCs w:val="20"/>
              </w:rPr>
              <w:t>Note: initial default is All Supervisors</w:t>
            </w:r>
          </w:p>
        </w:tc>
      </w:tr>
      <w:tr w:rsidR="001873C5" w:rsidRPr="003C277A" w14:paraId="210732CA" w14:textId="77777777" w:rsidTr="008736FA">
        <w:tc>
          <w:tcPr>
            <w:tcW w:w="347" w:type="dxa"/>
            <w:tcBorders>
              <w:bottom w:val="single" w:sz="4" w:space="0" w:color="7297BD"/>
            </w:tcBorders>
            <w:shd w:val="clear" w:color="auto" w:fill="CDDAE7"/>
          </w:tcPr>
          <w:p w14:paraId="4A5B90F2" w14:textId="77777777" w:rsidR="001873C5" w:rsidRPr="003C277A" w:rsidRDefault="001873C5" w:rsidP="008736FA">
            <w:pPr>
              <w:rPr>
                <w:rFonts w:cstheme="minorHAnsi"/>
                <w:sz w:val="20"/>
                <w:szCs w:val="20"/>
              </w:rPr>
            </w:pPr>
            <w:r w:rsidRPr="003C277A">
              <w:rPr>
                <w:rFonts w:cstheme="minorHAnsi"/>
                <w:sz w:val="20"/>
                <w:szCs w:val="20"/>
              </w:rPr>
              <w:t>4</w:t>
            </w:r>
          </w:p>
        </w:tc>
        <w:tc>
          <w:tcPr>
            <w:tcW w:w="1973" w:type="dxa"/>
            <w:tcBorders>
              <w:bottom w:val="single" w:sz="4" w:space="0" w:color="7297BD"/>
            </w:tcBorders>
            <w:shd w:val="clear" w:color="auto" w:fill="CDDAE7"/>
          </w:tcPr>
          <w:p w14:paraId="35D46D74" w14:textId="77777777" w:rsidR="001873C5" w:rsidRPr="003C277A" w:rsidRDefault="001873C5" w:rsidP="008736FA">
            <w:pPr>
              <w:rPr>
                <w:rFonts w:cstheme="minorHAnsi"/>
                <w:sz w:val="20"/>
                <w:szCs w:val="20"/>
              </w:rPr>
            </w:pPr>
            <w:r w:rsidRPr="003C277A">
              <w:rPr>
                <w:sz w:val="20"/>
                <w:szCs w:val="20"/>
              </w:rPr>
              <w:t>Manager</w:t>
            </w:r>
          </w:p>
        </w:tc>
        <w:tc>
          <w:tcPr>
            <w:tcW w:w="7184" w:type="dxa"/>
            <w:tcBorders>
              <w:bottom w:val="single" w:sz="4" w:space="0" w:color="7297BD"/>
            </w:tcBorders>
            <w:shd w:val="clear" w:color="auto" w:fill="CDDAE7"/>
          </w:tcPr>
          <w:p w14:paraId="3177D74E" w14:textId="77777777" w:rsidR="001873C5" w:rsidRDefault="001873C5" w:rsidP="008736FA">
            <w:pPr>
              <w:rPr>
                <w:sz w:val="20"/>
                <w:szCs w:val="20"/>
              </w:rPr>
            </w:pPr>
            <w:r>
              <w:rPr>
                <w:sz w:val="20"/>
                <w:szCs w:val="20"/>
              </w:rPr>
              <w:t>All Managers</w:t>
            </w:r>
          </w:p>
          <w:p w14:paraId="26E79A50" w14:textId="77777777" w:rsidR="001873C5" w:rsidRDefault="00F33012" w:rsidP="008736FA">
            <w:pPr>
              <w:rPr>
                <w:rFonts w:cstheme="minorHAnsi"/>
                <w:sz w:val="20"/>
                <w:szCs w:val="20"/>
              </w:rPr>
            </w:pPr>
            <w:r>
              <w:rPr>
                <w:rFonts w:cstheme="minorHAnsi"/>
                <w:sz w:val="20"/>
                <w:szCs w:val="20"/>
              </w:rPr>
              <w:t>Last name, First name, MI</w:t>
            </w:r>
          </w:p>
          <w:p w14:paraId="4DF3E78F" w14:textId="7563F708" w:rsidR="00DF5694" w:rsidRPr="00F33012" w:rsidRDefault="00DF5694" w:rsidP="00DF5694">
            <w:pPr>
              <w:rPr>
                <w:rFonts w:cstheme="minorHAnsi"/>
                <w:sz w:val="20"/>
                <w:szCs w:val="20"/>
              </w:rPr>
            </w:pPr>
            <w:r>
              <w:rPr>
                <w:sz w:val="20"/>
                <w:szCs w:val="20"/>
              </w:rPr>
              <w:t>Note: initial default is All Managers</w:t>
            </w:r>
          </w:p>
        </w:tc>
      </w:tr>
      <w:tr w:rsidR="001873C5" w:rsidRPr="003C277A" w14:paraId="19BFFDD8" w14:textId="77777777" w:rsidTr="008736FA">
        <w:tc>
          <w:tcPr>
            <w:tcW w:w="347" w:type="dxa"/>
            <w:shd w:val="clear" w:color="auto" w:fill="F2F2F2" w:themeFill="background1" w:themeFillShade="F2"/>
          </w:tcPr>
          <w:p w14:paraId="2C34410E" w14:textId="77777777" w:rsidR="001873C5" w:rsidRPr="003C277A" w:rsidRDefault="001873C5" w:rsidP="008736FA">
            <w:pPr>
              <w:rPr>
                <w:rFonts w:cstheme="minorHAnsi"/>
                <w:sz w:val="20"/>
                <w:szCs w:val="20"/>
              </w:rPr>
            </w:pPr>
            <w:r w:rsidRPr="003C277A">
              <w:rPr>
                <w:rFonts w:cstheme="minorHAnsi"/>
                <w:sz w:val="20"/>
                <w:szCs w:val="20"/>
              </w:rPr>
              <w:t>5</w:t>
            </w:r>
          </w:p>
        </w:tc>
        <w:tc>
          <w:tcPr>
            <w:tcW w:w="1973" w:type="dxa"/>
            <w:shd w:val="clear" w:color="auto" w:fill="F2F2F2" w:themeFill="background1" w:themeFillShade="F2"/>
          </w:tcPr>
          <w:p w14:paraId="6BB08F79" w14:textId="77777777" w:rsidR="001873C5" w:rsidRPr="003C277A" w:rsidRDefault="001873C5" w:rsidP="008736FA">
            <w:pPr>
              <w:rPr>
                <w:rFonts w:cstheme="minorHAnsi"/>
                <w:sz w:val="20"/>
                <w:szCs w:val="20"/>
              </w:rPr>
            </w:pPr>
            <w:r>
              <w:rPr>
                <w:sz w:val="20"/>
                <w:szCs w:val="20"/>
              </w:rPr>
              <w:t>Submitter</w:t>
            </w:r>
          </w:p>
        </w:tc>
        <w:tc>
          <w:tcPr>
            <w:tcW w:w="7184" w:type="dxa"/>
            <w:shd w:val="clear" w:color="auto" w:fill="F2F2F2" w:themeFill="background1" w:themeFillShade="F2"/>
          </w:tcPr>
          <w:p w14:paraId="6F7D098B" w14:textId="77777777" w:rsidR="001873C5" w:rsidRDefault="001873C5" w:rsidP="008736FA">
            <w:pPr>
              <w:rPr>
                <w:sz w:val="20"/>
                <w:szCs w:val="20"/>
              </w:rPr>
            </w:pPr>
            <w:r>
              <w:rPr>
                <w:sz w:val="20"/>
                <w:szCs w:val="20"/>
              </w:rPr>
              <w:t>All Submitters</w:t>
            </w:r>
          </w:p>
          <w:p w14:paraId="2AE40B9D" w14:textId="77777777" w:rsidR="001873C5" w:rsidRDefault="001873C5" w:rsidP="008736FA">
            <w:pPr>
              <w:rPr>
                <w:rFonts w:cstheme="minorHAnsi"/>
                <w:sz w:val="20"/>
                <w:szCs w:val="20"/>
              </w:rPr>
            </w:pPr>
            <w:r>
              <w:rPr>
                <w:rFonts w:cstheme="minorHAnsi"/>
                <w:sz w:val="20"/>
                <w:szCs w:val="20"/>
              </w:rPr>
              <w:t>Last name, First name, MI</w:t>
            </w:r>
          </w:p>
          <w:p w14:paraId="1708EB6A" w14:textId="77777777" w:rsidR="001873C5" w:rsidRDefault="001873C5" w:rsidP="008736FA">
            <w:pPr>
              <w:rPr>
                <w:rFonts w:cstheme="minorHAnsi"/>
                <w:sz w:val="20"/>
                <w:szCs w:val="20"/>
              </w:rPr>
            </w:pPr>
            <w:r>
              <w:rPr>
                <w:rFonts w:cstheme="minorHAnsi"/>
                <w:sz w:val="20"/>
                <w:szCs w:val="20"/>
              </w:rPr>
              <w:t>Unknown</w:t>
            </w:r>
          </w:p>
          <w:p w14:paraId="099E5217" w14:textId="4BFEE4BD" w:rsidR="00DF5694" w:rsidRPr="003C277A" w:rsidRDefault="00DF5694" w:rsidP="00DF5694">
            <w:pPr>
              <w:rPr>
                <w:sz w:val="20"/>
                <w:szCs w:val="20"/>
              </w:rPr>
            </w:pPr>
            <w:r>
              <w:rPr>
                <w:sz w:val="20"/>
                <w:szCs w:val="20"/>
              </w:rPr>
              <w:t>Note: initial default is All Submitters</w:t>
            </w:r>
          </w:p>
        </w:tc>
      </w:tr>
      <w:tr w:rsidR="001873C5" w:rsidRPr="003C277A" w14:paraId="56660ACB" w14:textId="77777777" w:rsidTr="008736FA">
        <w:tc>
          <w:tcPr>
            <w:tcW w:w="347" w:type="dxa"/>
            <w:tcBorders>
              <w:bottom w:val="single" w:sz="4" w:space="0" w:color="7297BD"/>
            </w:tcBorders>
            <w:shd w:val="clear" w:color="auto" w:fill="CDDAE7"/>
          </w:tcPr>
          <w:p w14:paraId="757A17DD" w14:textId="77777777" w:rsidR="001873C5" w:rsidRPr="003C277A" w:rsidRDefault="001873C5" w:rsidP="008736FA">
            <w:pPr>
              <w:rPr>
                <w:rFonts w:cstheme="minorHAnsi"/>
                <w:sz w:val="20"/>
                <w:szCs w:val="20"/>
              </w:rPr>
            </w:pPr>
            <w:r w:rsidRPr="003C277A">
              <w:rPr>
                <w:rFonts w:cstheme="minorHAnsi"/>
                <w:sz w:val="20"/>
                <w:szCs w:val="20"/>
              </w:rPr>
              <w:t>6</w:t>
            </w:r>
          </w:p>
        </w:tc>
        <w:tc>
          <w:tcPr>
            <w:tcW w:w="1973" w:type="dxa"/>
            <w:tcBorders>
              <w:bottom w:val="single" w:sz="4" w:space="0" w:color="7297BD"/>
            </w:tcBorders>
            <w:shd w:val="clear" w:color="auto" w:fill="CDDAE7"/>
          </w:tcPr>
          <w:p w14:paraId="67F275AA" w14:textId="77777777" w:rsidR="001873C5" w:rsidRPr="003C277A" w:rsidRDefault="001873C5" w:rsidP="008736FA">
            <w:pPr>
              <w:rPr>
                <w:rFonts w:cstheme="minorHAnsi"/>
                <w:sz w:val="20"/>
                <w:szCs w:val="20"/>
              </w:rPr>
            </w:pPr>
            <w:r w:rsidRPr="003C277A">
              <w:rPr>
                <w:sz w:val="20"/>
                <w:szCs w:val="20"/>
              </w:rPr>
              <w:t>Status</w:t>
            </w:r>
          </w:p>
        </w:tc>
        <w:tc>
          <w:tcPr>
            <w:tcW w:w="7184" w:type="dxa"/>
            <w:tcBorders>
              <w:bottom w:val="single" w:sz="4" w:space="0" w:color="7297BD"/>
            </w:tcBorders>
            <w:shd w:val="clear" w:color="auto" w:fill="CDDAE7"/>
          </w:tcPr>
          <w:p w14:paraId="5B98E8AD" w14:textId="77777777" w:rsidR="001873C5" w:rsidRDefault="001873C5" w:rsidP="008736FA">
            <w:pPr>
              <w:rPr>
                <w:sz w:val="20"/>
                <w:szCs w:val="20"/>
              </w:rPr>
            </w:pPr>
            <w:r>
              <w:rPr>
                <w:sz w:val="20"/>
                <w:szCs w:val="20"/>
              </w:rPr>
              <w:t>All Statuses</w:t>
            </w:r>
          </w:p>
          <w:p w14:paraId="14232099" w14:textId="77777777" w:rsidR="001873C5" w:rsidRPr="00604BFD" w:rsidRDefault="001873C5" w:rsidP="008736FA">
            <w:pPr>
              <w:rPr>
                <w:sz w:val="20"/>
                <w:szCs w:val="20"/>
              </w:rPr>
            </w:pPr>
            <w:r w:rsidRPr="00604BFD">
              <w:rPr>
                <w:sz w:val="20"/>
                <w:szCs w:val="20"/>
              </w:rPr>
              <w:t>Completed</w:t>
            </w:r>
          </w:p>
          <w:p w14:paraId="22A648B4" w14:textId="77777777" w:rsidR="001873C5" w:rsidRDefault="001873C5" w:rsidP="008736FA">
            <w:pPr>
              <w:rPr>
                <w:sz w:val="20"/>
                <w:szCs w:val="20"/>
              </w:rPr>
            </w:pPr>
            <w:r w:rsidRPr="00604BFD">
              <w:rPr>
                <w:sz w:val="20"/>
                <w:szCs w:val="20"/>
              </w:rPr>
              <w:t>Pending Acknowledgement</w:t>
            </w:r>
          </w:p>
          <w:p w14:paraId="603FE0EE" w14:textId="77777777" w:rsidR="001873C5" w:rsidRPr="00604BFD" w:rsidRDefault="001873C5" w:rsidP="008736FA">
            <w:pPr>
              <w:rPr>
                <w:sz w:val="20"/>
                <w:szCs w:val="20"/>
              </w:rPr>
            </w:pPr>
            <w:r w:rsidRPr="00604BFD">
              <w:rPr>
                <w:sz w:val="20"/>
                <w:szCs w:val="20"/>
              </w:rPr>
              <w:t>Pending Deputy Program Manager Review</w:t>
            </w:r>
          </w:p>
          <w:p w14:paraId="0DA4E581" w14:textId="77777777" w:rsidR="001873C5" w:rsidRPr="00604BFD" w:rsidRDefault="001873C5" w:rsidP="008736FA">
            <w:pPr>
              <w:rPr>
                <w:sz w:val="20"/>
                <w:szCs w:val="20"/>
              </w:rPr>
            </w:pPr>
            <w:r w:rsidRPr="00604BFD">
              <w:rPr>
                <w:sz w:val="20"/>
                <w:szCs w:val="20"/>
              </w:rPr>
              <w:t>Pending Employee Review</w:t>
            </w:r>
          </w:p>
          <w:p w14:paraId="0A052D94" w14:textId="77777777" w:rsidR="001873C5" w:rsidRPr="00604BFD" w:rsidRDefault="001873C5" w:rsidP="008736FA">
            <w:pPr>
              <w:rPr>
                <w:sz w:val="20"/>
                <w:szCs w:val="20"/>
              </w:rPr>
            </w:pPr>
            <w:r w:rsidRPr="00604BFD">
              <w:rPr>
                <w:sz w:val="20"/>
                <w:szCs w:val="20"/>
              </w:rPr>
              <w:t>Pending Manager Review</w:t>
            </w:r>
          </w:p>
          <w:p w14:paraId="03B24496" w14:textId="77777777" w:rsidR="001873C5" w:rsidRDefault="001873C5" w:rsidP="008736FA">
            <w:pPr>
              <w:rPr>
                <w:sz w:val="20"/>
                <w:szCs w:val="20"/>
              </w:rPr>
            </w:pPr>
            <w:r w:rsidRPr="00604BFD">
              <w:rPr>
                <w:sz w:val="20"/>
                <w:szCs w:val="20"/>
              </w:rPr>
              <w:lastRenderedPageBreak/>
              <w:t>Pending Quality Lead Review</w:t>
            </w:r>
          </w:p>
          <w:p w14:paraId="68FDDC59" w14:textId="77777777" w:rsidR="001873C5" w:rsidRPr="00604BFD" w:rsidRDefault="001873C5" w:rsidP="008736FA">
            <w:pPr>
              <w:rPr>
                <w:sz w:val="20"/>
                <w:szCs w:val="20"/>
              </w:rPr>
            </w:pPr>
            <w:r w:rsidRPr="00604BFD">
              <w:rPr>
                <w:sz w:val="20"/>
                <w:szCs w:val="20"/>
              </w:rPr>
              <w:t>Pending Sr. Manager Review</w:t>
            </w:r>
          </w:p>
          <w:p w14:paraId="0C99FE7B" w14:textId="77777777" w:rsidR="001873C5" w:rsidRDefault="001873C5" w:rsidP="008736FA">
            <w:pPr>
              <w:rPr>
                <w:sz w:val="20"/>
                <w:szCs w:val="20"/>
              </w:rPr>
            </w:pPr>
            <w:r w:rsidRPr="00604BFD">
              <w:rPr>
                <w:sz w:val="20"/>
                <w:szCs w:val="20"/>
              </w:rPr>
              <w:t>Pending Supervisor Review</w:t>
            </w:r>
          </w:p>
          <w:p w14:paraId="6DFB2276" w14:textId="7606C89F" w:rsidR="00DF5694" w:rsidRPr="003C277A" w:rsidRDefault="00DF5694" w:rsidP="00DF5694">
            <w:pPr>
              <w:rPr>
                <w:sz w:val="20"/>
                <w:szCs w:val="20"/>
              </w:rPr>
            </w:pPr>
            <w:r>
              <w:rPr>
                <w:sz w:val="20"/>
                <w:szCs w:val="20"/>
              </w:rPr>
              <w:t>Note: initial default is All Statuses</w:t>
            </w:r>
          </w:p>
        </w:tc>
      </w:tr>
      <w:tr w:rsidR="001873C5" w:rsidRPr="003C277A" w14:paraId="351DB163" w14:textId="77777777" w:rsidTr="008736FA">
        <w:tc>
          <w:tcPr>
            <w:tcW w:w="347" w:type="dxa"/>
            <w:tcBorders>
              <w:bottom w:val="single" w:sz="4" w:space="0" w:color="7297BD"/>
            </w:tcBorders>
            <w:shd w:val="clear" w:color="auto" w:fill="F2F2F2" w:themeFill="background1" w:themeFillShade="F2"/>
          </w:tcPr>
          <w:p w14:paraId="23B8E663" w14:textId="77777777" w:rsidR="001873C5" w:rsidRPr="003C277A" w:rsidRDefault="001873C5" w:rsidP="008736FA">
            <w:pPr>
              <w:rPr>
                <w:rFonts w:cstheme="minorHAnsi"/>
                <w:sz w:val="20"/>
                <w:szCs w:val="20"/>
              </w:rPr>
            </w:pPr>
            <w:r w:rsidRPr="003C277A">
              <w:rPr>
                <w:rFonts w:cstheme="minorHAnsi"/>
                <w:sz w:val="20"/>
                <w:szCs w:val="20"/>
              </w:rPr>
              <w:lastRenderedPageBreak/>
              <w:t>7</w:t>
            </w:r>
          </w:p>
        </w:tc>
        <w:tc>
          <w:tcPr>
            <w:tcW w:w="1973" w:type="dxa"/>
            <w:tcBorders>
              <w:bottom w:val="single" w:sz="4" w:space="0" w:color="7297BD"/>
            </w:tcBorders>
            <w:shd w:val="clear" w:color="auto" w:fill="F2F2F2" w:themeFill="background1" w:themeFillShade="F2"/>
          </w:tcPr>
          <w:p w14:paraId="076B393D" w14:textId="77777777" w:rsidR="001873C5" w:rsidRPr="003C277A" w:rsidRDefault="001873C5" w:rsidP="008736FA">
            <w:pPr>
              <w:rPr>
                <w:rFonts w:cstheme="minorHAnsi"/>
                <w:sz w:val="20"/>
                <w:szCs w:val="20"/>
              </w:rPr>
            </w:pPr>
            <w:r>
              <w:rPr>
                <w:sz w:val="20"/>
                <w:szCs w:val="20"/>
              </w:rPr>
              <w:t>Value</w:t>
            </w:r>
          </w:p>
        </w:tc>
        <w:tc>
          <w:tcPr>
            <w:tcW w:w="7184" w:type="dxa"/>
            <w:tcBorders>
              <w:bottom w:val="single" w:sz="4" w:space="0" w:color="7297BD"/>
            </w:tcBorders>
            <w:shd w:val="clear" w:color="auto" w:fill="F2F2F2" w:themeFill="background1" w:themeFillShade="F2"/>
          </w:tcPr>
          <w:p w14:paraId="377F8166" w14:textId="77777777" w:rsidR="001873C5" w:rsidRDefault="001873C5" w:rsidP="008736FA">
            <w:pPr>
              <w:rPr>
                <w:sz w:val="20"/>
                <w:szCs w:val="20"/>
              </w:rPr>
            </w:pPr>
            <w:r>
              <w:rPr>
                <w:sz w:val="20"/>
                <w:szCs w:val="20"/>
              </w:rPr>
              <w:t>All Values</w:t>
            </w:r>
          </w:p>
          <w:p w14:paraId="3193EE49" w14:textId="77777777" w:rsidR="001873C5" w:rsidRDefault="001873C5" w:rsidP="008736FA">
            <w:pPr>
              <w:rPr>
                <w:sz w:val="20"/>
                <w:szCs w:val="20"/>
              </w:rPr>
            </w:pPr>
            <w:r>
              <w:rPr>
                <w:sz w:val="20"/>
                <w:szCs w:val="20"/>
              </w:rPr>
              <w:t>Did not meet goal</w:t>
            </w:r>
          </w:p>
          <w:p w14:paraId="13294442" w14:textId="77777777" w:rsidR="001873C5" w:rsidRDefault="001873C5" w:rsidP="008736FA">
            <w:pPr>
              <w:rPr>
                <w:sz w:val="20"/>
                <w:szCs w:val="20"/>
              </w:rPr>
            </w:pPr>
            <w:r>
              <w:rPr>
                <w:sz w:val="20"/>
                <w:szCs w:val="20"/>
              </w:rPr>
              <w:t>Met goal</w:t>
            </w:r>
          </w:p>
          <w:p w14:paraId="312C545F" w14:textId="77777777" w:rsidR="001873C5" w:rsidRDefault="001873C5" w:rsidP="008736FA">
            <w:pPr>
              <w:rPr>
                <w:sz w:val="20"/>
                <w:szCs w:val="20"/>
              </w:rPr>
            </w:pPr>
            <w:r>
              <w:rPr>
                <w:sz w:val="20"/>
                <w:szCs w:val="20"/>
              </w:rPr>
              <w:t>Opportunity</w:t>
            </w:r>
          </w:p>
          <w:p w14:paraId="0CAD836D" w14:textId="77777777" w:rsidR="001873C5" w:rsidRDefault="001873C5" w:rsidP="008736FA">
            <w:pPr>
              <w:rPr>
                <w:sz w:val="20"/>
                <w:szCs w:val="20"/>
              </w:rPr>
            </w:pPr>
            <w:r>
              <w:rPr>
                <w:sz w:val="20"/>
                <w:szCs w:val="20"/>
              </w:rPr>
              <w:t>Opportunity-PWC</w:t>
            </w:r>
          </w:p>
          <w:p w14:paraId="7797A7F0" w14:textId="77777777" w:rsidR="001873C5" w:rsidRDefault="001873C5" w:rsidP="008736FA">
            <w:pPr>
              <w:rPr>
                <w:sz w:val="20"/>
                <w:szCs w:val="20"/>
              </w:rPr>
            </w:pPr>
            <w:r>
              <w:rPr>
                <w:sz w:val="20"/>
                <w:szCs w:val="20"/>
              </w:rPr>
              <w:t>Reinforcement</w:t>
            </w:r>
          </w:p>
          <w:p w14:paraId="7D4B803B" w14:textId="77777777" w:rsidR="001873C5" w:rsidRDefault="001873C5" w:rsidP="008736FA">
            <w:pPr>
              <w:rPr>
                <w:sz w:val="20"/>
                <w:szCs w:val="20"/>
              </w:rPr>
            </w:pPr>
            <w:r>
              <w:rPr>
                <w:sz w:val="20"/>
                <w:szCs w:val="20"/>
              </w:rPr>
              <w:t>Research Required</w:t>
            </w:r>
          </w:p>
          <w:p w14:paraId="10129D00" w14:textId="3E155ADA" w:rsidR="00DF5694" w:rsidRPr="003C277A" w:rsidRDefault="00DF5694" w:rsidP="00DF5694">
            <w:pPr>
              <w:rPr>
                <w:sz w:val="20"/>
                <w:szCs w:val="20"/>
              </w:rPr>
            </w:pPr>
            <w:r>
              <w:rPr>
                <w:sz w:val="20"/>
                <w:szCs w:val="20"/>
              </w:rPr>
              <w:t>Note: initial default is All Values</w:t>
            </w:r>
          </w:p>
        </w:tc>
      </w:tr>
      <w:tr w:rsidR="001873C5" w:rsidRPr="003C277A" w14:paraId="06419A6E" w14:textId="77777777" w:rsidTr="008736FA">
        <w:trPr>
          <w:trHeight w:val="768"/>
        </w:trPr>
        <w:tc>
          <w:tcPr>
            <w:tcW w:w="347" w:type="dxa"/>
            <w:tcBorders>
              <w:bottom w:val="single" w:sz="4" w:space="0" w:color="7297BD"/>
            </w:tcBorders>
            <w:shd w:val="clear" w:color="auto" w:fill="CDDAE7"/>
          </w:tcPr>
          <w:p w14:paraId="4F2AF922" w14:textId="77777777" w:rsidR="001873C5" w:rsidRPr="003C277A" w:rsidRDefault="001873C5" w:rsidP="008736FA">
            <w:pPr>
              <w:rPr>
                <w:rFonts w:cstheme="minorHAnsi"/>
                <w:sz w:val="20"/>
                <w:szCs w:val="20"/>
              </w:rPr>
            </w:pPr>
            <w:r>
              <w:rPr>
                <w:rFonts w:cstheme="minorHAnsi"/>
                <w:sz w:val="20"/>
                <w:szCs w:val="20"/>
              </w:rPr>
              <w:t>8</w:t>
            </w:r>
          </w:p>
        </w:tc>
        <w:tc>
          <w:tcPr>
            <w:tcW w:w="1973" w:type="dxa"/>
            <w:tcBorders>
              <w:bottom w:val="single" w:sz="4" w:space="0" w:color="7297BD"/>
            </w:tcBorders>
            <w:shd w:val="clear" w:color="auto" w:fill="CDDAE7"/>
          </w:tcPr>
          <w:p w14:paraId="3EA462D8" w14:textId="77777777" w:rsidR="001873C5" w:rsidRPr="003C277A" w:rsidRDefault="001873C5" w:rsidP="008736FA">
            <w:pPr>
              <w:rPr>
                <w:rFonts w:cstheme="minorHAnsi"/>
                <w:sz w:val="20"/>
                <w:szCs w:val="20"/>
              </w:rPr>
            </w:pPr>
            <w:r w:rsidRPr="003C277A">
              <w:rPr>
                <w:sz w:val="20"/>
                <w:szCs w:val="20"/>
              </w:rPr>
              <w:t>Source</w:t>
            </w:r>
          </w:p>
        </w:tc>
        <w:tc>
          <w:tcPr>
            <w:tcW w:w="7184" w:type="dxa"/>
            <w:tcBorders>
              <w:bottom w:val="single" w:sz="4" w:space="0" w:color="7297BD"/>
            </w:tcBorders>
            <w:shd w:val="clear" w:color="auto" w:fill="CDDAE7"/>
          </w:tcPr>
          <w:p w14:paraId="4370DBF9" w14:textId="77777777" w:rsidR="001873C5" w:rsidRDefault="001873C5" w:rsidP="008736FA">
            <w:pPr>
              <w:rPr>
                <w:sz w:val="20"/>
                <w:szCs w:val="20"/>
              </w:rPr>
            </w:pPr>
            <w:r>
              <w:rPr>
                <w:sz w:val="20"/>
                <w:szCs w:val="20"/>
              </w:rPr>
              <w:t>All Sources</w:t>
            </w:r>
          </w:p>
          <w:p w14:paraId="5BB3C1B0" w14:textId="77777777" w:rsidR="001873C5" w:rsidRPr="00604BFD" w:rsidRDefault="001873C5" w:rsidP="008736FA">
            <w:pPr>
              <w:rPr>
                <w:sz w:val="20"/>
                <w:szCs w:val="20"/>
              </w:rPr>
            </w:pPr>
            <w:r w:rsidRPr="00604BFD">
              <w:rPr>
                <w:sz w:val="20"/>
                <w:szCs w:val="20"/>
              </w:rPr>
              <w:t>ARC</w:t>
            </w:r>
          </w:p>
          <w:p w14:paraId="1A1A5BCD" w14:textId="77777777" w:rsidR="001873C5" w:rsidRPr="00604BFD" w:rsidRDefault="001873C5" w:rsidP="008736FA">
            <w:pPr>
              <w:rPr>
                <w:sz w:val="20"/>
                <w:szCs w:val="20"/>
              </w:rPr>
            </w:pPr>
            <w:r>
              <w:rPr>
                <w:sz w:val="20"/>
                <w:szCs w:val="20"/>
              </w:rPr>
              <w:t>CCO</w:t>
            </w:r>
            <w:r w:rsidRPr="00604BFD">
              <w:rPr>
                <w:sz w:val="20"/>
                <w:szCs w:val="20"/>
              </w:rPr>
              <w:t xml:space="preserve"> Security and Privacy Incident Coaching</w:t>
            </w:r>
          </w:p>
          <w:p w14:paraId="0040794E" w14:textId="77777777" w:rsidR="001873C5" w:rsidRPr="00604BFD" w:rsidRDefault="001873C5" w:rsidP="008736FA">
            <w:pPr>
              <w:rPr>
                <w:sz w:val="20"/>
                <w:szCs w:val="20"/>
              </w:rPr>
            </w:pPr>
            <w:r w:rsidRPr="00604BFD">
              <w:rPr>
                <w:sz w:val="20"/>
                <w:szCs w:val="20"/>
              </w:rPr>
              <w:t>CMS Contractor (NGS, VCS) Reported Issue</w:t>
            </w:r>
          </w:p>
          <w:p w14:paraId="237A6313" w14:textId="77777777" w:rsidR="001873C5" w:rsidRPr="00604BFD" w:rsidRDefault="001873C5" w:rsidP="008736FA">
            <w:pPr>
              <w:rPr>
                <w:sz w:val="20"/>
                <w:szCs w:val="20"/>
              </w:rPr>
            </w:pPr>
            <w:r w:rsidRPr="00604BFD">
              <w:rPr>
                <w:sz w:val="20"/>
                <w:szCs w:val="20"/>
              </w:rPr>
              <w:t>CMS Reported Item</w:t>
            </w:r>
          </w:p>
          <w:p w14:paraId="2937A446" w14:textId="77777777" w:rsidR="001873C5" w:rsidRPr="00604BFD" w:rsidRDefault="001873C5" w:rsidP="008736FA">
            <w:pPr>
              <w:rPr>
                <w:sz w:val="20"/>
                <w:szCs w:val="20"/>
              </w:rPr>
            </w:pPr>
            <w:r w:rsidRPr="00604BFD">
              <w:rPr>
                <w:sz w:val="20"/>
                <w:szCs w:val="20"/>
              </w:rPr>
              <w:t>CSAT</w:t>
            </w:r>
          </w:p>
          <w:p w14:paraId="56A5D923" w14:textId="77777777" w:rsidR="001873C5" w:rsidRPr="00604BFD" w:rsidRDefault="001873C5" w:rsidP="008736FA">
            <w:pPr>
              <w:rPr>
                <w:sz w:val="20"/>
                <w:szCs w:val="20"/>
              </w:rPr>
            </w:pPr>
            <w:r w:rsidRPr="00604BFD">
              <w:rPr>
                <w:sz w:val="20"/>
                <w:szCs w:val="20"/>
              </w:rPr>
              <w:t>CSET</w:t>
            </w:r>
          </w:p>
          <w:p w14:paraId="3387E709" w14:textId="77777777" w:rsidR="001873C5" w:rsidRPr="00604BFD" w:rsidRDefault="001873C5" w:rsidP="008736FA">
            <w:pPr>
              <w:rPr>
                <w:sz w:val="20"/>
                <w:szCs w:val="20"/>
              </w:rPr>
            </w:pPr>
            <w:r>
              <w:rPr>
                <w:sz w:val="20"/>
                <w:szCs w:val="20"/>
              </w:rPr>
              <w:t>CSR Reported Issue</w:t>
            </w:r>
          </w:p>
          <w:p w14:paraId="7FB71D81" w14:textId="77777777" w:rsidR="001873C5" w:rsidRPr="00604BFD" w:rsidRDefault="001873C5" w:rsidP="008736FA">
            <w:pPr>
              <w:rPr>
                <w:sz w:val="20"/>
                <w:szCs w:val="20"/>
              </w:rPr>
            </w:pPr>
            <w:r w:rsidRPr="00604BFD">
              <w:rPr>
                <w:sz w:val="20"/>
                <w:szCs w:val="20"/>
              </w:rPr>
              <w:t>DMEPOS Escalations</w:t>
            </w:r>
          </w:p>
          <w:p w14:paraId="2EF3EAE1" w14:textId="77777777" w:rsidR="001873C5" w:rsidRPr="00604BFD" w:rsidRDefault="001873C5" w:rsidP="008736FA">
            <w:pPr>
              <w:rPr>
                <w:sz w:val="20"/>
                <w:szCs w:val="20"/>
              </w:rPr>
            </w:pPr>
            <w:r w:rsidRPr="00604BFD">
              <w:rPr>
                <w:sz w:val="20"/>
                <w:szCs w:val="20"/>
              </w:rPr>
              <w:t>ETS</w:t>
            </w:r>
          </w:p>
          <w:p w14:paraId="5E868DE2" w14:textId="77777777" w:rsidR="001873C5" w:rsidRPr="00604BFD" w:rsidRDefault="001873C5" w:rsidP="008736FA">
            <w:pPr>
              <w:rPr>
                <w:sz w:val="20"/>
                <w:szCs w:val="20"/>
              </w:rPr>
            </w:pPr>
            <w:r w:rsidRPr="00604BFD">
              <w:rPr>
                <w:sz w:val="20"/>
                <w:szCs w:val="20"/>
              </w:rPr>
              <w:t>Integrated Performance Center</w:t>
            </w:r>
          </w:p>
          <w:p w14:paraId="6AFDF044" w14:textId="77777777" w:rsidR="001873C5" w:rsidRPr="00604BFD" w:rsidRDefault="001873C5" w:rsidP="008736FA">
            <w:pPr>
              <w:rPr>
                <w:sz w:val="20"/>
                <w:szCs w:val="20"/>
              </w:rPr>
            </w:pPr>
            <w:r w:rsidRPr="00604BFD">
              <w:rPr>
                <w:sz w:val="20"/>
                <w:szCs w:val="20"/>
              </w:rPr>
              <w:t>Internal CCO Reporting</w:t>
            </w:r>
          </w:p>
          <w:p w14:paraId="2AF74063" w14:textId="77777777" w:rsidR="001873C5" w:rsidRPr="00604BFD" w:rsidRDefault="001873C5" w:rsidP="008736FA">
            <w:pPr>
              <w:rPr>
                <w:sz w:val="20"/>
                <w:szCs w:val="20"/>
              </w:rPr>
            </w:pPr>
            <w:r w:rsidRPr="00604BFD">
              <w:rPr>
                <w:sz w:val="20"/>
                <w:szCs w:val="20"/>
              </w:rPr>
              <w:t>IQS</w:t>
            </w:r>
          </w:p>
          <w:p w14:paraId="6A6DEE27" w14:textId="77777777" w:rsidR="001873C5" w:rsidRPr="00604BFD" w:rsidRDefault="001873C5" w:rsidP="008736FA">
            <w:pPr>
              <w:rPr>
                <w:sz w:val="20"/>
                <w:szCs w:val="20"/>
              </w:rPr>
            </w:pPr>
            <w:r w:rsidRPr="00604BFD">
              <w:rPr>
                <w:sz w:val="20"/>
                <w:szCs w:val="20"/>
              </w:rPr>
              <w:t>Leadership Listening</w:t>
            </w:r>
          </w:p>
          <w:p w14:paraId="1656465B" w14:textId="77777777" w:rsidR="001873C5" w:rsidRPr="00604BFD" w:rsidRDefault="001873C5" w:rsidP="008736FA">
            <w:pPr>
              <w:rPr>
                <w:sz w:val="20"/>
                <w:szCs w:val="20"/>
              </w:rPr>
            </w:pPr>
            <w:proofErr w:type="spellStart"/>
            <w:r w:rsidRPr="00604BFD">
              <w:rPr>
                <w:sz w:val="20"/>
                <w:szCs w:val="20"/>
              </w:rPr>
              <w:t>LimeSurvey</w:t>
            </w:r>
            <w:proofErr w:type="spellEnd"/>
          </w:p>
          <w:p w14:paraId="06D5D206" w14:textId="77777777" w:rsidR="001873C5" w:rsidRPr="00604BFD" w:rsidRDefault="001873C5" w:rsidP="008736FA">
            <w:pPr>
              <w:rPr>
                <w:sz w:val="20"/>
                <w:szCs w:val="20"/>
              </w:rPr>
            </w:pPr>
            <w:r w:rsidRPr="00604BFD">
              <w:rPr>
                <w:sz w:val="20"/>
                <w:szCs w:val="20"/>
              </w:rPr>
              <w:t>Manager Coaching</w:t>
            </w:r>
          </w:p>
          <w:p w14:paraId="53E6F629" w14:textId="77777777" w:rsidR="001873C5" w:rsidRPr="00604BFD" w:rsidRDefault="001873C5" w:rsidP="008736FA">
            <w:pPr>
              <w:rPr>
                <w:sz w:val="20"/>
                <w:szCs w:val="20"/>
              </w:rPr>
            </w:pPr>
            <w:r w:rsidRPr="00604BFD">
              <w:rPr>
                <w:sz w:val="20"/>
                <w:szCs w:val="20"/>
              </w:rPr>
              <w:t>OMR</w:t>
            </w:r>
          </w:p>
          <w:p w14:paraId="5E7E75C2" w14:textId="77777777" w:rsidR="001873C5" w:rsidRPr="00604BFD" w:rsidRDefault="001873C5" w:rsidP="008736FA">
            <w:pPr>
              <w:rPr>
                <w:sz w:val="20"/>
                <w:szCs w:val="20"/>
              </w:rPr>
            </w:pPr>
            <w:r w:rsidRPr="00604BFD">
              <w:rPr>
                <w:sz w:val="20"/>
                <w:szCs w:val="20"/>
              </w:rPr>
              <w:t>Other</w:t>
            </w:r>
          </w:p>
          <w:p w14:paraId="34787EC6" w14:textId="77777777" w:rsidR="001873C5" w:rsidRPr="00604BFD" w:rsidRDefault="001873C5" w:rsidP="008736FA">
            <w:pPr>
              <w:rPr>
                <w:sz w:val="20"/>
                <w:szCs w:val="20"/>
              </w:rPr>
            </w:pPr>
            <w:r w:rsidRPr="00604BFD">
              <w:rPr>
                <w:sz w:val="20"/>
                <w:szCs w:val="20"/>
              </w:rPr>
              <w:t>Quality Call Listening</w:t>
            </w:r>
          </w:p>
          <w:p w14:paraId="0DA44FF8" w14:textId="77777777" w:rsidR="001873C5" w:rsidRPr="00604BFD" w:rsidRDefault="001873C5" w:rsidP="008736FA">
            <w:pPr>
              <w:rPr>
                <w:sz w:val="20"/>
                <w:szCs w:val="20"/>
              </w:rPr>
            </w:pPr>
            <w:r w:rsidRPr="00604BFD">
              <w:rPr>
                <w:sz w:val="20"/>
                <w:szCs w:val="20"/>
              </w:rPr>
              <w:t>Quality Specialist Coaching</w:t>
            </w:r>
          </w:p>
          <w:p w14:paraId="739C8EFE" w14:textId="77777777" w:rsidR="001873C5" w:rsidRPr="00604BFD" w:rsidRDefault="001873C5" w:rsidP="008736FA">
            <w:pPr>
              <w:rPr>
                <w:sz w:val="20"/>
                <w:szCs w:val="20"/>
              </w:rPr>
            </w:pPr>
            <w:r w:rsidRPr="00604BFD">
              <w:rPr>
                <w:sz w:val="20"/>
                <w:szCs w:val="20"/>
              </w:rPr>
              <w:t>Supervisor Coaching</w:t>
            </w:r>
          </w:p>
          <w:p w14:paraId="5DA529E0" w14:textId="11E4CABC" w:rsidR="001873C5" w:rsidRPr="00604BFD" w:rsidRDefault="001873C5" w:rsidP="008736FA">
            <w:pPr>
              <w:rPr>
                <w:sz w:val="20"/>
                <w:szCs w:val="20"/>
              </w:rPr>
            </w:pPr>
            <w:r w:rsidRPr="00604BFD">
              <w:rPr>
                <w:sz w:val="20"/>
                <w:szCs w:val="20"/>
              </w:rPr>
              <w:t>Training and Development</w:t>
            </w:r>
          </w:p>
          <w:p w14:paraId="24446A11" w14:textId="77777777" w:rsidR="001873C5" w:rsidRPr="00604BFD" w:rsidRDefault="001873C5" w:rsidP="008736FA">
            <w:pPr>
              <w:rPr>
                <w:sz w:val="20"/>
                <w:szCs w:val="20"/>
              </w:rPr>
            </w:pPr>
            <w:proofErr w:type="spellStart"/>
            <w:r w:rsidRPr="00604BFD">
              <w:rPr>
                <w:sz w:val="20"/>
                <w:szCs w:val="20"/>
              </w:rPr>
              <w:t>Verint</w:t>
            </w:r>
            <w:proofErr w:type="spellEnd"/>
            <w:r w:rsidRPr="00604BFD">
              <w:rPr>
                <w:sz w:val="20"/>
                <w:szCs w:val="20"/>
              </w:rPr>
              <w:t xml:space="preserve"> Quality Monitoring</w:t>
            </w:r>
          </w:p>
          <w:p w14:paraId="6FA5D308" w14:textId="77777777" w:rsidR="001873C5" w:rsidRDefault="001873C5" w:rsidP="008736FA">
            <w:pPr>
              <w:rPr>
                <w:sz w:val="20"/>
                <w:szCs w:val="20"/>
              </w:rPr>
            </w:pPr>
            <w:proofErr w:type="spellStart"/>
            <w:r w:rsidRPr="00604BFD">
              <w:rPr>
                <w:sz w:val="20"/>
                <w:szCs w:val="20"/>
              </w:rPr>
              <w:t>Verint</w:t>
            </w:r>
            <w:proofErr w:type="spellEnd"/>
            <w:r w:rsidRPr="00604BFD">
              <w:rPr>
                <w:sz w:val="20"/>
                <w:szCs w:val="20"/>
              </w:rPr>
              <w:t>-GDIT</w:t>
            </w:r>
          </w:p>
          <w:p w14:paraId="1EE031BE" w14:textId="19E10C62" w:rsidR="00851285" w:rsidRPr="00604BFD" w:rsidRDefault="00851285" w:rsidP="00851285">
            <w:pPr>
              <w:rPr>
                <w:sz w:val="20"/>
                <w:szCs w:val="20"/>
              </w:rPr>
            </w:pPr>
            <w:proofErr w:type="spellStart"/>
            <w:r w:rsidRPr="00604BFD">
              <w:rPr>
                <w:sz w:val="20"/>
                <w:szCs w:val="20"/>
              </w:rPr>
              <w:t>Verint</w:t>
            </w:r>
            <w:proofErr w:type="spellEnd"/>
            <w:r w:rsidRPr="00604BFD">
              <w:rPr>
                <w:sz w:val="20"/>
                <w:szCs w:val="20"/>
              </w:rPr>
              <w:t>-GDIT</w:t>
            </w:r>
            <w:r>
              <w:rPr>
                <w:sz w:val="20"/>
                <w:szCs w:val="20"/>
              </w:rPr>
              <w:t xml:space="preserve"> Supervisor</w:t>
            </w:r>
          </w:p>
          <w:p w14:paraId="479DD756" w14:textId="77777777" w:rsidR="001873C5" w:rsidRPr="00604BFD" w:rsidRDefault="001873C5" w:rsidP="008736FA">
            <w:pPr>
              <w:rPr>
                <w:sz w:val="20"/>
                <w:szCs w:val="20"/>
              </w:rPr>
            </w:pPr>
            <w:proofErr w:type="spellStart"/>
            <w:r w:rsidRPr="00604BFD">
              <w:rPr>
                <w:sz w:val="20"/>
                <w:szCs w:val="20"/>
              </w:rPr>
              <w:t>Verint</w:t>
            </w:r>
            <w:proofErr w:type="spellEnd"/>
            <w:r w:rsidRPr="00604BFD">
              <w:rPr>
                <w:sz w:val="20"/>
                <w:szCs w:val="20"/>
              </w:rPr>
              <w:t>-TQC</w:t>
            </w:r>
          </w:p>
          <w:p w14:paraId="0D5ADAC8" w14:textId="77777777" w:rsidR="001873C5" w:rsidRPr="00604BFD" w:rsidRDefault="001873C5" w:rsidP="008736FA">
            <w:pPr>
              <w:rPr>
                <w:sz w:val="20"/>
                <w:szCs w:val="20"/>
              </w:rPr>
            </w:pPr>
            <w:r w:rsidRPr="00604BFD">
              <w:rPr>
                <w:sz w:val="20"/>
                <w:szCs w:val="20"/>
              </w:rPr>
              <w:t>Walk-By</w:t>
            </w:r>
          </w:p>
          <w:p w14:paraId="544B4246" w14:textId="77777777" w:rsidR="001873C5" w:rsidRDefault="001873C5" w:rsidP="008736FA">
            <w:pPr>
              <w:rPr>
                <w:sz w:val="20"/>
                <w:szCs w:val="20"/>
              </w:rPr>
            </w:pPr>
            <w:r w:rsidRPr="00604BFD">
              <w:rPr>
                <w:sz w:val="20"/>
                <w:szCs w:val="20"/>
              </w:rPr>
              <w:t>Warning</w:t>
            </w:r>
            <w:r>
              <w:rPr>
                <w:sz w:val="20"/>
                <w:szCs w:val="20"/>
              </w:rPr>
              <w:t xml:space="preserve"> (displayed only for HR users)</w:t>
            </w:r>
          </w:p>
          <w:p w14:paraId="7187EAA4" w14:textId="75C65530" w:rsidR="00DF5694" w:rsidRPr="003C277A" w:rsidRDefault="00DF5694" w:rsidP="00DF5694">
            <w:pPr>
              <w:rPr>
                <w:rFonts w:cstheme="minorHAnsi"/>
                <w:sz w:val="20"/>
                <w:szCs w:val="20"/>
              </w:rPr>
            </w:pPr>
            <w:r>
              <w:rPr>
                <w:sz w:val="20"/>
                <w:szCs w:val="20"/>
              </w:rPr>
              <w:t>Note: initial default is All Sources</w:t>
            </w:r>
          </w:p>
        </w:tc>
      </w:tr>
      <w:tr w:rsidR="001873C5" w:rsidRPr="003C277A" w14:paraId="1A638810" w14:textId="77777777" w:rsidTr="008736FA">
        <w:trPr>
          <w:trHeight w:val="768"/>
        </w:trPr>
        <w:tc>
          <w:tcPr>
            <w:tcW w:w="347" w:type="dxa"/>
            <w:shd w:val="clear" w:color="auto" w:fill="F2F2F2"/>
          </w:tcPr>
          <w:p w14:paraId="1DCE2363" w14:textId="77777777" w:rsidR="001873C5" w:rsidRPr="003C277A" w:rsidRDefault="001873C5" w:rsidP="008736FA">
            <w:pPr>
              <w:rPr>
                <w:rFonts w:cstheme="minorHAnsi"/>
                <w:sz w:val="20"/>
                <w:szCs w:val="20"/>
              </w:rPr>
            </w:pPr>
            <w:r>
              <w:rPr>
                <w:rFonts w:cstheme="minorHAnsi"/>
                <w:sz w:val="20"/>
                <w:szCs w:val="20"/>
              </w:rPr>
              <w:t>9</w:t>
            </w:r>
          </w:p>
        </w:tc>
        <w:tc>
          <w:tcPr>
            <w:tcW w:w="1973" w:type="dxa"/>
            <w:shd w:val="clear" w:color="auto" w:fill="F2F2F2"/>
          </w:tcPr>
          <w:p w14:paraId="08305400" w14:textId="77777777" w:rsidR="001873C5" w:rsidRPr="003C277A" w:rsidRDefault="001873C5" w:rsidP="008736FA">
            <w:pPr>
              <w:rPr>
                <w:rFonts w:cstheme="minorHAnsi"/>
                <w:sz w:val="20"/>
                <w:szCs w:val="20"/>
              </w:rPr>
            </w:pPr>
            <w:r w:rsidRPr="003C277A">
              <w:rPr>
                <w:rFonts w:cstheme="minorHAnsi"/>
                <w:sz w:val="20"/>
                <w:szCs w:val="20"/>
              </w:rPr>
              <w:t>Submitted</w:t>
            </w:r>
          </w:p>
        </w:tc>
        <w:tc>
          <w:tcPr>
            <w:tcW w:w="7184" w:type="dxa"/>
            <w:shd w:val="clear" w:color="auto" w:fill="F2F2F2"/>
          </w:tcPr>
          <w:p w14:paraId="5E7B885A" w14:textId="77777777" w:rsidR="001873C5" w:rsidRDefault="001873C5" w:rsidP="008736FA">
            <w:pPr>
              <w:rPr>
                <w:rFonts w:cstheme="minorHAnsi"/>
                <w:sz w:val="20"/>
                <w:szCs w:val="20"/>
              </w:rPr>
            </w:pPr>
            <w:r>
              <w:rPr>
                <w:rFonts w:cstheme="minorHAnsi"/>
                <w:sz w:val="20"/>
                <w:szCs w:val="20"/>
              </w:rPr>
              <w:t>User entered start and end date in month, day, year format.</w:t>
            </w:r>
          </w:p>
          <w:p w14:paraId="41133EF8" w14:textId="780FA8B9" w:rsidR="00FE3BF8" w:rsidRDefault="00DF5694" w:rsidP="00B270E4">
            <w:pPr>
              <w:rPr>
                <w:rFonts w:cstheme="minorHAnsi"/>
                <w:sz w:val="20"/>
                <w:szCs w:val="20"/>
              </w:rPr>
            </w:pPr>
            <w:r>
              <w:rPr>
                <w:sz w:val="20"/>
                <w:szCs w:val="20"/>
              </w:rPr>
              <w:t xml:space="preserve">Note: initial default </w:t>
            </w:r>
            <w:r w:rsidR="00B270E4">
              <w:rPr>
                <w:sz w:val="20"/>
                <w:szCs w:val="20"/>
              </w:rPr>
              <w:t xml:space="preserve">for </w:t>
            </w:r>
            <w:r w:rsidR="00FE3BF8">
              <w:rPr>
                <w:rFonts w:cstheme="minorHAnsi"/>
                <w:sz w:val="20"/>
                <w:szCs w:val="20"/>
              </w:rPr>
              <w:t xml:space="preserve">start date </w:t>
            </w:r>
            <w:r w:rsidR="00B270E4">
              <w:rPr>
                <w:rFonts w:cstheme="minorHAnsi"/>
                <w:sz w:val="20"/>
                <w:szCs w:val="20"/>
              </w:rPr>
              <w:t xml:space="preserve">is </w:t>
            </w:r>
            <w:r w:rsidR="00FE3BF8">
              <w:rPr>
                <w:rFonts w:cstheme="minorHAnsi"/>
                <w:sz w:val="20"/>
                <w:szCs w:val="20"/>
              </w:rPr>
              <w:t>30 days prior to the end date</w:t>
            </w:r>
            <w:r>
              <w:rPr>
                <w:rFonts w:cstheme="minorHAnsi"/>
                <w:sz w:val="20"/>
                <w:szCs w:val="20"/>
              </w:rPr>
              <w:t xml:space="preserve"> and </w:t>
            </w:r>
            <w:r w:rsidR="00FE3BF8">
              <w:rPr>
                <w:rFonts w:cstheme="minorHAnsi"/>
                <w:sz w:val="20"/>
                <w:szCs w:val="20"/>
              </w:rPr>
              <w:t xml:space="preserve">end date </w:t>
            </w:r>
            <w:r w:rsidR="00B270E4">
              <w:rPr>
                <w:rFonts w:cstheme="minorHAnsi"/>
                <w:sz w:val="20"/>
                <w:szCs w:val="20"/>
              </w:rPr>
              <w:t>is today</w:t>
            </w:r>
            <w:r w:rsidR="00FE3BF8">
              <w:rPr>
                <w:rFonts w:cstheme="minorHAnsi"/>
                <w:sz w:val="20"/>
                <w:szCs w:val="20"/>
              </w:rPr>
              <w:t>.</w:t>
            </w:r>
          </w:p>
        </w:tc>
      </w:tr>
      <w:tr w:rsidR="001873C5" w:rsidRPr="003C277A" w14:paraId="37C1ECBA" w14:textId="77777777" w:rsidTr="008736FA">
        <w:trPr>
          <w:trHeight w:val="768"/>
        </w:trPr>
        <w:tc>
          <w:tcPr>
            <w:tcW w:w="347" w:type="dxa"/>
            <w:tcBorders>
              <w:bottom w:val="single" w:sz="4" w:space="0" w:color="7297BD"/>
            </w:tcBorders>
            <w:shd w:val="clear" w:color="auto" w:fill="CDDAE7"/>
          </w:tcPr>
          <w:p w14:paraId="77678ABA" w14:textId="77777777" w:rsidR="001873C5" w:rsidRDefault="001873C5" w:rsidP="008736FA">
            <w:pPr>
              <w:rPr>
                <w:rFonts w:cstheme="minorHAnsi"/>
                <w:sz w:val="20"/>
                <w:szCs w:val="20"/>
              </w:rPr>
            </w:pPr>
            <w:r>
              <w:rPr>
                <w:rFonts w:cstheme="minorHAnsi"/>
                <w:sz w:val="20"/>
                <w:szCs w:val="20"/>
              </w:rPr>
              <w:t>10</w:t>
            </w:r>
          </w:p>
        </w:tc>
        <w:tc>
          <w:tcPr>
            <w:tcW w:w="1973" w:type="dxa"/>
            <w:shd w:val="clear" w:color="auto" w:fill="CDDAE7"/>
          </w:tcPr>
          <w:p w14:paraId="5A41F542" w14:textId="77777777" w:rsidR="001873C5" w:rsidRPr="003C277A" w:rsidRDefault="001873C5" w:rsidP="008736FA">
            <w:pPr>
              <w:rPr>
                <w:rFonts w:cstheme="minorHAnsi"/>
                <w:sz w:val="20"/>
                <w:szCs w:val="20"/>
              </w:rPr>
            </w:pPr>
            <w:r>
              <w:rPr>
                <w:sz w:val="20"/>
                <w:szCs w:val="20"/>
              </w:rPr>
              <w:t>State</w:t>
            </w:r>
          </w:p>
        </w:tc>
        <w:tc>
          <w:tcPr>
            <w:tcW w:w="7184" w:type="dxa"/>
            <w:shd w:val="clear" w:color="auto" w:fill="CDDAE7"/>
          </w:tcPr>
          <w:p w14:paraId="2F6AD033" w14:textId="77777777" w:rsidR="001873C5" w:rsidRDefault="001873C5" w:rsidP="008736FA">
            <w:pPr>
              <w:rPr>
                <w:rFonts w:cstheme="minorHAnsi"/>
                <w:sz w:val="20"/>
                <w:szCs w:val="20"/>
              </w:rPr>
            </w:pPr>
            <w:r>
              <w:rPr>
                <w:rFonts w:cstheme="minorHAnsi"/>
                <w:sz w:val="20"/>
                <w:szCs w:val="20"/>
              </w:rPr>
              <w:t>All States</w:t>
            </w:r>
          </w:p>
          <w:p w14:paraId="2FC20B98" w14:textId="77777777" w:rsidR="001873C5" w:rsidRDefault="001873C5" w:rsidP="008736FA">
            <w:pPr>
              <w:rPr>
                <w:rFonts w:cstheme="minorHAnsi"/>
                <w:sz w:val="20"/>
                <w:szCs w:val="20"/>
              </w:rPr>
            </w:pPr>
            <w:r>
              <w:rPr>
                <w:rFonts w:cstheme="minorHAnsi"/>
                <w:sz w:val="20"/>
                <w:szCs w:val="20"/>
              </w:rPr>
              <w:t>Active</w:t>
            </w:r>
          </w:p>
          <w:p w14:paraId="0CF60DDB" w14:textId="77777777" w:rsidR="001873C5" w:rsidRDefault="001873C5" w:rsidP="008736FA">
            <w:pPr>
              <w:rPr>
                <w:rFonts w:cstheme="minorHAnsi"/>
                <w:sz w:val="20"/>
                <w:szCs w:val="20"/>
              </w:rPr>
            </w:pPr>
            <w:r>
              <w:rPr>
                <w:rFonts w:cstheme="minorHAnsi"/>
                <w:sz w:val="20"/>
                <w:szCs w:val="20"/>
              </w:rPr>
              <w:t>Expired</w:t>
            </w:r>
          </w:p>
          <w:p w14:paraId="4243A29B" w14:textId="13E2FABD" w:rsidR="00DF5694" w:rsidRDefault="00DF5694" w:rsidP="00DF5694">
            <w:pPr>
              <w:rPr>
                <w:rFonts w:cstheme="minorHAnsi"/>
                <w:sz w:val="20"/>
                <w:szCs w:val="20"/>
              </w:rPr>
            </w:pPr>
            <w:r>
              <w:rPr>
                <w:sz w:val="20"/>
                <w:szCs w:val="20"/>
              </w:rPr>
              <w:t>Note: initial default is All States</w:t>
            </w:r>
          </w:p>
        </w:tc>
      </w:tr>
    </w:tbl>
    <w:p w14:paraId="25A35BF0" w14:textId="77777777" w:rsidR="001873C5" w:rsidRDefault="001873C5" w:rsidP="001873C5">
      <w:pPr>
        <w:rPr>
          <w:sz w:val="20"/>
          <w:szCs w:val="20"/>
        </w:rPr>
      </w:pPr>
    </w:p>
    <w:p w14:paraId="77FC6F4D" w14:textId="77777777" w:rsidR="001873C5" w:rsidRDefault="001873C5" w:rsidP="001873C5">
      <w:pPr>
        <w:rPr>
          <w:sz w:val="20"/>
          <w:szCs w:val="20"/>
        </w:rPr>
      </w:pPr>
    </w:p>
    <w:p w14:paraId="2A46E7D1" w14:textId="77777777" w:rsidR="001873C5" w:rsidRDefault="001873C5" w:rsidP="001873C5">
      <w:pPr>
        <w:rPr>
          <w:sz w:val="20"/>
          <w:szCs w:val="20"/>
        </w:rPr>
      </w:pPr>
    </w:p>
    <w:p w14:paraId="454D8484" w14:textId="4A7B2E59" w:rsidR="0045631D" w:rsidRPr="0045631D" w:rsidRDefault="00310221" w:rsidP="00E371BC">
      <w:pPr>
        <w:pStyle w:val="Heading1"/>
        <w:numPr>
          <w:ilvl w:val="0"/>
          <w:numId w:val="3"/>
        </w:numPr>
        <w:rPr>
          <w:rFonts w:asciiTheme="minorHAnsi" w:hAnsiTheme="minorHAnsi" w:cstheme="minorHAnsi"/>
          <w:sz w:val="22"/>
        </w:rPr>
      </w:pPr>
      <w:bookmarkStart w:id="34" w:name="_Toc335259524"/>
      <w:bookmarkStart w:id="35" w:name="_Toc340500959"/>
      <w:bookmarkStart w:id="36" w:name="_Toc379289852"/>
      <w:bookmarkStart w:id="37" w:name="_Toc399751321"/>
      <w:r>
        <w:rPr>
          <w:rFonts w:asciiTheme="minorHAnsi" w:hAnsiTheme="minorHAnsi" w:cstheme="minorHAnsi"/>
          <w:sz w:val="22"/>
        </w:rPr>
        <w:t>Employee</w:t>
      </w:r>
      <w:r w:rsidR="0045631D" w:rsidRPr="0045631D">
        <w:rPr>
          <w:rFonts w:asciiTheme="minorHAnsi" w:hAnsiTheme="minorHAnsi" w:cstheme="minorHAnsi"/>
          <w:sz w:val="22"/>
        </w:rPr>
        <w:t xml:space="preserve"> Dashboard</w:t>
      </w:r>
      <w:bookmarkEnd w:id="34"/>
      <w:bookmarkEnd w:id="35"/>
      <w:bookmarkEnd w:id="36"/>
      <w:bookmarkEnd w:id="37"/>
    </w:p>
    <w:p w14:paraId="49E1A5C0" w14:textId="771A7B3E" w:rsidR="0045631D" w:rsidRDefault="0045631D" w:rsidP="0045631D">
      <w:pPr>
        <w:rPr>
          <w:sz w:val="20"/>
        </w:rPr>
      </w:pPr>
      <w:r>
        <w:rPr>
          <w:sz w:val="20"/>
        </w:rPr>
        <w:t xml:space="preserve">This dashboard allows the </w:t>
      </w:r>
      <w:r w:rsidR="00190E01">
        <w:rPr>
          <w:sz w:val="20"/>
        </w:rPr>
        <w:t>Employee</w:t>
      </w:r>
      <w:r>
        <w:rPr>
          <w:sz w:val="20"/>
        </w:rPr>
        <w:t xml:space="preserve"> to view their pending and completed </w:t>
      </w:r>
      <w:proofErr w:type="spellStart"/>
      <w:r>
        <w:rPr>
          <w:sz w:val="20"/>
        </w:rPr>
        <w:t>eCLs</w:t>
      </w:r>
      <w:proofErr w:type="spellEnd"/>
      <w:r>
        <w:rPr>
          <w:sz w:val="20"/>
        </w:rPr>
        <w:t>.</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3"/>
        <w:gridCol w:w="2011"/>
        <w:gridCol w:w="2468"/>
        <w:gridCol w:w="2480"/>
        <w:gridCol w:w="2262"/>
      </w:tblGrid>
      <w:tr w:rsidR="0045631D" w:rsidRPr="002D7D35" w14:paraId="2B4A79F9" w14:textId="77777777" w:rsidTr="007D456A">
        <w:trPr>
          <w:trHeight w:val="288"/>
        </w:trPr>
        <w:tc>
          <w:tcPr>
            <w:tcW w:w="295"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70A0A2DE"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2297"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D9522F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8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D6B7BC1"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87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F777806"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60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05446104"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0FC60AE0" w14:textId="77777777" w:rsidTr="00B300A6">
        <w:tc>
          <w:tcPr>
            <w:tcW w:w="295" w:type="dxa"/>
            <w:tcBorders>
              <w:top w:val="single" w:sz="4" w:space="0" w:color="F2F2F2" w:themeColor="background1" w:themeShade="F2"/>
            </w:tcBorders>
            <w:shd w:val="clear" w:color="auto" w:fill="F2F2F2" w:themeFill="background1" w:themeFillShade="F2"/>
          </w:tcPr>
          <w:p w14:paraId="6335FCAD"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2297" w:type="dxa"/>
            <w:tcBorders>
              <w:top w:val="single" w:sz="4" w:space="0" w:color="F2F2F2" w:themeColor="background1" w:themeShade="F2"/>
            </w:tcBorders>
            <w:shd w:val="clear" w:color="auto" w:fill="F2F2F2" w:themeFill="background1" w:themeFillShade="F2"/>
          </w:tcPr>
          <w:p w14:paraId="292B7408"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868" w:type="dxa"/>
            <w:tcBorders>
              <w:top w:val="single" w:sz="4" w:space="0" w:color="F2F2F2" w:themeColor="background1" w:themeShade="F2"/>
            </w:tcBorders>
            <w:shd w:val="clear" w:color="auto" w:fill="F2F2F2" w:themeFill="background1" w:themeFillShade="F2"/>
          </w:tcPr>
          <w:p w14:paraId="030F2210" w14:textId="12B8413F" w:rsidR="0045631D" w:rsidRDefault="00190E01" w:rsidP="007D456A">
            <w:pPr>
              <w:spacing w:before="60" w:after="60"/>
              <w:rPr>
                <w:rFonts w:cstheme="minorHAnsi"/>
                <w:sz w:val="16"/>
                <w:szCs w:val="16"/>
              </w:rPr>
            </w:pPr>
            <w:r>
              <w:rPr>
                <w:rFonts w:cstheme="minorHAnsi"/>
                <w:sz w:val="16"/>
                <w:szCs w:val="16"/>
              </w:rPr>
              <w:t>Employee</w:t>
            </w:r>
            <w:r w:rsidR="0045631D">
              <w:rPr>
                <w:rFonts w:cstheme="minorHAnsi"/>
                <w:sz w:val="16"/>
                <w:szCs w:val="16"/>
              </w:rPr>
              <w:t xml:space="preserve"> Name = current user</w:t>
            </w:r>
          </w:p>
          <w:p w14:paraId="769A7A67" w14:textId="77777777" w:rsidR="0045631D" w:rsidRDefault="0045631D" w:rsidP="007D456A">
            <w:pPr>
              <w:spacing w:before="60" w:after="60"/>
              <w:rPr>
                <w:rFonts w:cstheme="minorHAnsi"/>
                <w:sz w:val="16"/>
                <w:szCs w:val="16"/>
              </w:rPr>
            </w:pPr>
            <w:r>
              <w:rPr>
                <w:rFonts w:cstheme="minorHAnsi"/>
                <w:sz w:val="16"/>
                <w:szCs w:val="16"/>
              </w:rPr>
              <w:t>Role = CSR</w:t>
            </w:r>
          </w:p>
          <w:p w14:paraId="1F56C346" w14:textId="0B8598E6" w:rsidR="0045631D" w:rsidRPr="002D7D35" w:rsidRDefault="0045631D" w:rsidP="00247EA5">
            <w:pPr>
              <w:spacing w:before="60" w:after="60"/>
              <w:rPr>
                <w:rFonts w:cstheme="minorHAnsi"/>
                <w:sz w:val="16"/>
                <w:szCs w:val="16"/>
              </w:rPr>
            </w:pPr>
            <w:r>
              <w:rPr>
                <w:rFonts w:cstheme="minorHAnsi"/>
                <w:sz w:val="16"/>
                <w:szCs w:val="16"/>
              </w:rPr>
              <w:t xml:space="preserve">Status = Pending </w:t>
            </w:r>
            <w:r w:rsidR="00247EA5">
              <w:rPr>
                <w:rFonts w:cstheme="minorHAnsi"/>
                <w:sz w:val="16"/>
                <w:szCs w:val="16"/>
              </w:rPr>
              <w:t>Employee</w:t>
            </w:r>
            <w:r>
              <w:rPr>
                <w:rFonts w:cstheme="minorHAnsi"/>
                <w:sz w:val="16"/>
                <w:szCs w:val="16"/>
              </w:rPr>
              <w:t xml:space="preserve"> Review</w:t>
            </w:r>
          </w:p>
        </w:tc>
        <w:tc>
          <w:tcPr>
            <w:tcW w:w="2879" w:type="dxa"/>
            <w:tcBorders>
              <w:top w:val="single" w:sz="4" w:space="0" w:color="F2F2F2" w:themeColor="background1" w:themeShade="F2"/>
            </w:tcBorders>
            <w:shd w:val="clear" w:color="auto" w:fill="F2F2F2" w:themeFill="background1" w:themeFillShade="F2"/>
          </w:tcPr>
          <w:p w14:paraId="63E551C9" w14:textId="77777777" w:rsidR="00B300A6" w:rsidRDefault="0045631D" w:rsidP="00B300A6">
            <w:pPr>
              <w:rPr>
                <w:rFonts w:cstheme="minorHAnsi"/>
                <w:sz w:val="16"/>
                <w:szCs w:val="16"/>
              </w:rPr>
            </w:pPr>
            <w:proofErr w:type="spellStart"/>
            <w:r>
              <w:rPr>
                <w:rFonts w:cstheme="minorHAnsi"/>
                <w:sz w:val="16"/>
                <w:szCs w:val="16"/>
              </w:rPr>
              <w:t>FormID</w:t>
            </w:r>
            <w:proofErr w:type="spellEnd"/>
            <w:r>
              <w:rPr>
                <w:rFonts w:cstheme="minorHAnsi"/>
                <w:sz w:val="16"/>
                <w:szCs w:val="16"/>
              </w:rPr>
              <w:t xml:space="preserve"> (w/Link to form)</w:t>
            </w:r>
          </w:p>
          <w:p w14:paraId="0A1F44CC" w14:textId="1E87D488"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2B9A2CFE" w14:textId="4B49A762" w:rsidR="00B300A6" w:rsidRDefault="0045631D" w:rsidP="00B300A6">
            <w:pPr>
              <w:rPr>
                <w:rFonts w:cstheme="minorHAnsi"/>
                <w:sz w:val="16"/>
                <w:szCs w:val="16"/>
              </w:rPr>
            </w:pPr>
            <w:r>
              <w:rPr>
                <w:rFonts w:cstheme="minorHAnsi"/>
                <w:sz w:val="16"/>
                <w:szCs w:val="16"/>
              </w:rPr>
              <w:t>Status</w:t>
            </w:r>
          </w:p>
          <w:p w14:paraId="4C0CECDC" w14:textId="26E7A2BE" w:rsidR="0022761B" w:rsidRDefault="0022761B" w:rsidP="00B300A6">
            <w:pPr>
              <w:rPr>
                <w:rFonts w:cstheme="minorHAnsi"/>
                <w:sz w:val="16"/>
                <w:szCs w:val="16"/>
              </w:rPr>
            </w:pPr>
            <w:r>
              <w:rPr>
                <w:rFonts w:cstheme="minorHAnsi"/>
                <w:sz w:val="16"/>
                <w:szCs w:val="16"/>
              </w:rPr>
              <w:t>Coaching Reason</w:t>
            </w:r>
          </w:p>
          <w:p w14:paraId="061CD1BE" w14:textId="77777777" w:rsidR="003D5C6C" w:rsidRDefault="003D5C6C" w:rsidP="003D5C6C">
            <w:pPr>
              <w:rPr>
                <w:rFonts w:cstheme="minorHAnsi"/>
                <w:sz w:val="16"/>
                <w:szCs w:val="16"/>
              </w:rPr>
            </w:pPr>
            <w:r>
              <w:rPr>
                <w:rFonts w:cstheme="minorHAnsi"/>
                <w:sz w:val="16"/>
                <w:szCs w:val="16"/>
              </w:rPr>
              <w:t>Sub-coaching Reason</w:t>
            </w:r>
          </w:p>
          <w:p w14:paraId="55826300" w14:textId="1AA7183A" w:rsidR="003D5C6C" w:rsidRDefault="003D5C6C" w:rsidP="003D5C6C">
            <w:pPr>
              <w:rPr>
                <w:rFonts w:cstheme="minorHAnsi"/>
                <w:sz w:val="16"/>
                <w:szCs w:val="16"/>
              </w:rPr>
            </w:pPr>
            <w:r>
              <w:rPr>
                <w:rFonts w:cstheme="minorHAnsi"/>
                <w:sz w:val="16"/>
                <w:szCs w:val="16"/>
              </w:rPr>
              <w:t>Value</w:t>
            </w:r>
          </w:p>
          <w:p w14:paraId="5E8E1697" w14:textId="54AE0A3B" w:rsidR="003D5C6C" w:rsidRPr="002D7D35" w:rsidRDefault="0045631D" w:rsidP="00B300A6">
            <w:pPr>
              <w:rPr>
                <w:rFonts w:cstheme="minorHAnsi"/>
                <w:sz w:val="16"/>
                <w:szCs w:val="16"/>
              </w:rPr>
            </w:pPr>
            <w:r>
              <w:rPr>
                <w:rFonts w:cstheme="minorHAnsi"/>
                <w:sz w:val="16"/>
                <w:szCs w:val="16"/>
              </w:rPr>
              <w:t xml:space="preserve"> Created Date</w:t>
            </w:r>
          </w:p>
        </w:tc>
        <w:tc>
          <w:tcPr>
            <w:tcW w:w="2605" w:type="dxa"/>
            <w:tcBorders>
              <w:top w:val="single" w:sz="4" w:space="0" w:color="F2F2F2" w:themeColor="background1" w:themeShade="F2"/>
            </w:tcBorders>
            <w:shd w:val="clear" w:color="auto" w:fill="F2F2F2" w:themeFill="background1" w:themeFillShade="F2"/>
          </w:tcPr>
          <w:p w14:paraId="0C05879C" w14:textId="77777777" w:rsidR="0045631D" w:rsidRDefault="0045631D" w:rsidP="00B300A6">
            <w:pPr>
              <w:rPr>
                <w:rFonts w:cstheme="minorHAnsi"/>
                <w:sz w:val="16"/>
                <w:szCs w:val="16"/>
              </w:rPr>
            </w:pPr>
            <w:r>
              <w:rPr>
                <w:rFonts w:cstheme="minorHAnsi"/>
                <w:sz w:val="16"/>
                <w:szCs w:val="16"/>
              </w:rPr>
              <w:t>No Pagination (Show all records)</w:t>
            </w:r>
          </w:p>
          <w:p w14:paraId="3C64AD17" w14:textId="77777777" w:rsidR="00B300A6" w:rsidRDefault="00B300A6" w:rsidP="00B300A6">
            <w:pPr>
              <w:rPr>
                <w:rFonts w:cstheme="minorHAnsi"/>
                <w:sz w:val="16"/>
                <w:szCs w:val="16"/>
              </w:rPr>
            </w:pPr>
          </w:p>
          <w:p w14:paraId="73857562" w14:textId="77777777" w:rsidR="00B300A6" w:rsidRDefault="0045631D" w:rsidP="00B300A6">
            <w:pPr>
              <w:rPr>
                <w:rFonts w:cstheme="minorHAnsi"/>
                <w:sz w:val="16"/>
                <w:szCs w:val="16"/>
              </w:rPr>
            </w:pPr>
            <w:r>
              <w:rPr>
                <w:rFonts w:cstheme="minorHAnsi"/>
                <w:sz w:val="16"/>
                <w:szCs w:val="16"/>
              </w:rPr>
              <w:t>Show items in descending order from Created Date</w:t>
            </w:r>
          </w:p>
          <w:p w14:paraId="6953951F" w14:textId="77777777" w:rsidR="00B300A6" w:rsidRDefault="00B300A6" w:rsidP="00B300A6">
            <w:pPr>
              <w:rPr>
                <w:rFonts w:cstheme="minorHAnsi"/>
                <w:sz w:val="16"/>
                <w:szCs w:val="16"/>
              </w:rPr>
            </w:pPr>
          </w:p>
          <w:p w14:paraId="4B301C9A" w14:textId="084D6B05" w:rsidR="0045631D" w:rsidRDefault="00B300A6" w:rsidP="00B300A6">
            <w:pPr>
              <w:rPr>
                <w:rFonts w:cstheme="minorHAnsi"/>
                <w:sz w:val="16"/>
                <w:szCs w:val="16"/>
              </w:rPr>
            </w:pPr>
            <w:r w:rsidRPr="00B300A6">
              <w:rPr>
                <w:rFonts w:cstheme="minorHAnsi"/>
                <w:sz w:val="16"/>
                <w:szCs w:val="16"/>
              </w:rPr>
              <w:t>Sorting can be done by selecting any column heading</w:t>
            </w:r>
            <w:r w:rsidR="0010438C">
              <w:rPr>
                <w:rFonts w:cstheme="minorHAnsi"/>
                <w:sz w:val="16"/>
                <w:szCs w:val="16"/>
              </w:rPr>
              <w:t xml:space="preserve"> which has a hyperlink</w:t>
            </w:r>
            <w:r w:rsidRPr="00B300A6">
              <w:rPr>
                <w:rFonts w:cstheme="minorHAnsi"/>
                <w:sz w:val="16"/>
                <w:szCs w:val="16"/>
              </w:rPr>
              <w:t>.</w:t>
            </w:r>
            <w:r w:rsidR="0045631D">
              <w:rPr>
                <w:rFonts w:cstheme="minorHAnsi"/>
                <w:sz w:val="16"/>
                <w:szCs w:val="16"/>
              </w:rPr>
              <w:t xml:space="preserve"> </w:t>
            </w:r>
          </w:p>
        </w:tc>
      </w:tr>
      <w:tr w:rsidR="0045631D" w:rsidRPr="002D7D35" w14:paraId="54AF5136" w14:textId="77777777" w:rsidTr="00B300A6">
        <w:tc>
          <w:tcPr>
            <w:tcW w:w="295" w:type="dxa"/>
            <w:shd w:val="clear" w:color="auto" w:fill="CDDAE7"/>
          </w:tcPr>
          <w:p w14:paraId="3B9BFF6E" w14:textId="005EEDCE" w:rsidR="0045631D" w:rsidRPr="002D7D35" w:rsidRDefault="0045631D" w:rsidP="007D456A">
            <w:pPr>
              <w:spacing w:before="60" w:after="60"/>
              <w:rPr>
                <w:rFonts w:cstheme="minorHAnsi"/>
                <w:sz w:val="16"/>
                <w:szCs w:val="16"/>
              </w:rPr>
            </w:pPr>
            <w:r w:rsidRPr="002D7D35">
              <w:rPr>
                <w:rFonts w:cstheme="minorHAnsi"/>
                <w:sz w:val="16"/>
                <w:szCs w:val="16"/>
              </w:rPr>
              <w:t>2</w:t>
            </w:r>
          </w:p>
        </w:tc>
        <w:tc>
          <w:tcPr>
            <w:tcW w:w="2297" w:type="dxa"/>
            <w:shd w:val="clear" w:color="auto" w:fill="CDDAE7"/>
          </w:tcPr>
          <w:p w14:paraId="6AA2E072" w14:textId="77777777" w:rsidR="0045631D" w:rsidRPr="002D7D35" w:rsidRDefault="0045631D" w:rsidP="007D456A">
            <w:pPr>
              <w:spacing w:before="60" w:after="60"/>
              <w:rPr>
                <w:rFonts w:cstheme="minorHAnsi"/>
                <w:sz w:val="16"/>
                <w:szCs w:val="16"/>
              </w:rPr>
            </w:pPr>
            <w:r>
              <w:rPr>
                <w:rFonts w:cstheme="minorHAnsi"/>
                <w:sz w:val="16"/>
                <w:szCs w:val="16"/>
              </w:rPr>
              <w:t>My Completed eCoaching Logs</w:t>
            </w:r>
          </w:p>
        </w:tc>
        <w:tc>
          <w:tcPr>
            <w:tcW w:w="2868" w:type="dxa"/>
            <w:shd w:val="clear" w:color="auto" w:fill="CDDAE7"/>
          </w:tcPr>
          <w:p w14:paraId="05896C2E" w14:textId="12F96284" w:rsidR="0045631D" w:rsidRDefault="00190E01" w:rsidP="007D456A">
            <w:pPr>
              <w:spacing w:before="60" w:after="60"/>
              <w:rPr>
                <w:rFonts w:cstheme="minorHAnsi"/>
                <w:sz w:val="16"/>
                <w:szCs w:val="16"/>
              </w:rPr>
            </w:pPr>
            <w:r>
              <w:rPr>
                <w:rFonts w:cstheme="minorHAnsi"/>
                <w:sz w:val="16"/>
                <w:szCs w:val="16"/>
              </w:rPr>
              <w:t>Employee</w:t>
            </w:r>
            <w:r w:rsidR="0045631D">
              <w:rPr>
                <w:rFonts w:cstheme="minorHAnsi"/>
                <w:sz w:val="16"/>
                <w:szCs w:val="16"/>
              </w:rPr>
              <w:t xml:space="preserve"> Name = current user</w:t>
            </w:r>
          </w:p>
          <w:p w14:paraId="0407D05F" w14:textId="77777777" w:rsidR="0045631D" w:rsidRDefault="0045631D" w:rsidP="007D456A">
            <w:pPr>
              <w:spacing w:before="60" w:after="60"/>
              <w:rPr>
                <w:rFonts w:cstheme="minorHAnsi"/>
                <w:sz w:val="16"/>
                <w:szCs w:val="16"/>
              </w:rPr>
            </w:pPr>
            <w:r>
              <w:rPr>
                <w:rFonts w:cstheme="minorHAnsi"/>
                <w:sz w:val="16"/>
                <w:szCs w:val="16"/>
              </w:rPr>
              <w:t>Role = CSR</w:t>
            </w:r>
          </w:p>
          <w:p w14:paraId="3AD16DB5" w14:textId="504EE02F" w:rsidR="0045631D" w:rsidRPr="002D7D35" w:rsidRDefault="0045631D"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879" w:type="dxa"/>
            <w:shd w:val="clear" w:color="auto" w:fill="CDDAE7"/>
          </w:tcPr>
          <w:p w14:paraId="2AB0385E" w14:textId="77777777" w:rsidR="00B300A6" w:rsidRDefault="0045631D" w:rsidP="00B300A6">
            <w:pPr>
              <w:rPr>
                <w:rFonts w:cstheme="minorHAnsi"/>
                <w:sz w:val="16"/>
                <w:szCs w:val="16"/>
              </w:rPr>
            </w:pPr>
            <w:proofErr w:type="spellStart"/>
            <w:r>
              <w:rPr>
                <w:rFonts w:cstheme="minorHAnsi"/>
                <w:sz w:val="16"/>
                <w:szCs w:val="16"/>
              </w:rPr>
              <w:t>FormID</w:t>
            </w:r>
            <w:proofErr w:type="spellEnd"/>
            <w:r>
              <w:rPr>
                <w:rFonts w:cstheme="minorHAnsi"/>
                <w:sz w:val="16"/>
                <w:szCs w:val="16"/>
              </w:rPr>
              <w:t xml:space="preserve"> (w/Link to form)</w:t>
            </w:r>
          </w:p>
          <w:p w14:paraId="5695D468" w14:textId="77777777" w:rsidR="00B300A6" w:rsidRDefault="00190E01" w:rsidP="00B300A6">
            <w:pPr>
              <w:rPr>
                <w:rFonts w:cstheme="minorHAnsi"/>
                <w:sz w:val="16"/>
                <w:szCs w:val="16"/>
              </w:rPr>
            </w:pPr>
            <w:r>
              <w:rPr>
                <w:rFonts w:cstheme="minorHAnsi"/>
                <w:sz w:val="16"/>
                <w:szCs w:val="16"/>
              </w:rPr>
              <w:t xml:space="preserve">Employee </w:t>
            </w:r>
            <w:r w:rsidR="0045631D">
              <w:rPr>
                <w:rFonts w:cstheme="minorHAnsi"/>
                <w:sz w:val="16"/>
                <w:szCs w:val="16"/>
              </w:rPr>
              <w:t xml:space="preserve"> Name</w:t>
            </w:r>
          </w:p>
          <w:p w14:paraId="4FF6CA00" w14:textId="77777777" w:rsidR="00B300A6" w:rsidRDefault="0045631D" w:rsidP="00B300A6">
            <w:pPr>
              <w:rPr>
                <w:rFonts w:cstheme="minorHAnsi"/>
                <w:sz w:val="16"/>
                <w:szCs w:val="16"/>
              </w:rPr>
            </w:pPr>
            <w:r>
              <w:rPr>
                <w:rFonts w:cstheme="minorHAnsi"/>
                <w:sz w:val="16"/>
                <w:szCs w:val="16"/>
              </w:rPr>
              <w:t>Supervisor Name</w:t>
            </w:r>
          </w:p>
          <w:p w14:paraId="2F47A3B0" w14:textId="77777777" w:rsidR="00B300A6" w:rsidRDefault="0045631D" w:rsidP="00B300A6">
            <w:pPr>
              <w:rPr>
                <w:rFonts w:cstheme="minorHAnsi"/>
                <w:sz w:val="16"/>
                <w:szCs w:val="16"/>
              </w:rPr>
            </w:pPr>
            <w:r>
              <w:rPr>
                <w:rFonts w:cstheme="minorHAnsi"/>
                <w:sz w:val="16"/>
                <w:szCs w:val="16"/>
              </w:rPr>
              <w:t>Manager Name</w:t>
            </w:r>
          </w:p>
          <w:p w14:paraId="4B50248B" w14:textId="7DBBF77B" w:rsidR="00B300A6" w:rsidRDefault="0045631D" w:rsidP="00B300A6">
            <w:pPr>
              <w:rPr>
                <w:rFonts w:cstheme="minorHAnsi"/>
                <w:sz w:val="16"/>
                <w:szCs w:val="16"/>
              </w:rPr>
            </w:pPr>
            <w:r>
              <w:rPr>
                <w:rFonts w:cstheme="minorHAnsi"/>
                <w:sz w:val="16"/>
                <w:szCs w:val="16"/>
              </w:rPr>
              <w:t>Status</w:t>
            </w:r>
          </w:p>
          <w:p w14:paraId="2F340F38" w14:textId="77777777" w:rsidR="0022761B" w:rsidRDefault="0022761B" w:rsidP="0022761B">
            <w:pPr>
              <w:rPr>
                <w:rFonts w:cstheme="minorHAnsi"/>
                <w:sz w:val="16"/>
                <w:szCs w:val="16"/>
              </w:rPr>
            </w:pPr>
            <w:r>
              <w:rPr>
                <w:rFonts w:cstheme="minorHAnsi"/>
                <w:sz w:val="16"/>
                <w:szCs w:val="16"/>
              </w:rPr>
              <w:t>Coaching Reason</w:t>
            </w:r>
          </w:p>
          <w:p w14:paraId="1D5452ED" w14:textId="77777777" w:rsidR="003D5C6C" w:rsidRDefault="003D5C6C" w:rsidP="003D5C6C">
            <w:pPr>
              <w:rPr>
                <w:rFonts w:cstheme="minorHAnsi"/>
                <w:sz w:val="16"/>
                <w:szCs w:val="16"/>
              </w:rPr>
            </w:pPr>
            <w:r>
              <w:rPr>
                <w:rFonts w:cstheme="minorHAnsi"/>
                <w:sz w:val="16"/>
                <w:szCs w:val="16"/>
              </w:rPr>
              <w:t>Sub-coaching Reason</w:t>
            </w:r>
          </w:p>
          <w:p w14:paraId="33CB67A7" w14:textId="46FE1F18" w:rsidR="003D5C6C" w:rsidRDefault="003D5C6C" w:rsidP="003D5C6C">
            <w:pPr>
              <w:rPr>
                <w:rFonts w:cstheme="minorHAnsi"/>
                <w:sz w:val="16"/>
                <w:szCs w:val="16"/>
              </w:rPr>
            </w:pPr>
            <w:r>
              <w:rPr>
                <w:rFonts w:cstheme="minorHAnsi"/>
                <w:sz w:val="16"/>
                <w:szCs w:val="16"/>
              </w:rPr>
              <w:t>Value</w:t>
            </w:r>
          </w:p>
          <w:p w14:paraId="0F6A7E24" w14:textId="1DFBC31F" w:rsidR="00494A7C" w:rsidRPr="002D7D35" w:rsidRDefault="0045631D" w:rsidP="003D5C6C">
            <w:pPr>
              <w:rPr>
                <w:rFonts w:cstheme="minorHAnsi"/>
                <w:sz w:val="16"/>
                <w:szCs w:val="16"/>
              </w:rPr>
            </w:pPr>
            <w:r>
              <w:rPr>
                <w:rFonts w:cstheme="minorHAnsi"/>
                <w:sz w:val="16"/>
                <w:szCs w:val="16"/>
              </w:rPr>
              <w:t>Created Date</w:t>
            </w:r>
          </w:p>
        </w:tc>
        <w:tc>
          <w:tcPr>
            <w:tcW w:w="2605" w:type="dxa"/>
            <w:shd w:val="clear" w:color="auto" w:fill="CDDAE7"/>
          </w:tcPr>
          <w:p w14:paraId="0375E633" w14:textId="77777777" w:rsidR="0045631D" w:rsidRDefault="0045631D" w:rsidP="00B300A6">
            <w:pPr>
              <w:rPr>
                <w:rFonts w:cstheme="minorHAnsi"/>
                <w:sz w:val="16"/>
                <w:szCs w:val="16"/>
              </w:rPr>
            </w:pPr>
            <w:r>
              <w:rPr>
                <w:rFonts w:cstheme="minorHAnsi"/>
                <w:sz w:val="16"/>
                <w:szCs w:val="16"/>
              </w:rPr>
              <w:t>Pagination = 20 records</w:t>
            </w:r>
          </w:p>
          <w:p w14:paraId="7D511D06" w14:textId="77777777" w:rsidR="00B300A6" w:rsidRDefault="00B300A6" w:rsidP="00B300A6">
            <w:pPr>
              <w:rPr>
                <w:rFonts w:cstheme="minorHAnsi"/>
                <w:sz w:val="16"/>
                <w:szCs w:val="16"/>
              </w:rPr>
            </w:pPr>
          </w:p>
          <w:p w14:paraId="43370199" w14:textId="77777777" w:rsidR="0045631D" w:rsidRDefault="0045631D" w:rsidP="00B300A6">
            <w:pPr>
              <w:rPr>
                <w:rFonts w:cstheme="minorHAnsi"/>
                <w:sz w:val="16"/>
                <w:szCs w:val="16"/>
              </w:rPr>
            </w:pPr>
            <w:r>
              <w:rPr>
                <w:rFonts w:cstheme="minorHAnsi"/>
                <w:sz w:val="16"/>
                <w:szCs w:val="16"/>
              </w:rPr>
              <w:t>Show items in descending order from Created Date</w:t>
            </w:r>
          </w:p>
          <w:p w14:paraId="2BD36EEF" w14:textId="77777777" w:rsidR="00B300A6" w:rsidRDefault="00B300A6" w:rsidP="00B300A6">
            <w:pPr>
              <w:rPr>
                <w:rFonts w:cstheme="minorHAnsi"/>
                <w:sz w:val="16"/>
                <w:szCs w:val="16"/>
              </w:rPr>
            </w:pPr>
          </w:p>
          <w:p w14:paraId="5D0CF211" w14:textId="5CE76EDB" w:rsidR="00B300A6" w:rsidRPr="002D7D35"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p>
        </w:tc>
      </w:tr>
    </w:tbl>
    <w:p w14:paraId="64CC5046" w14:textId="77777777" w:rsidR="00B54DE9" w:rsidRDefault="00B54DE9" w:rsidP="00B54DE9">
      <w:bookmarkStart w:id="38" w:name="_Toc335259525"/>
      <w:bookmarkStart w:id="39" w:name="_Toc340500960"/>
      <w:bookmarkStart w:id="40" w:name="_Toc379289853"/>
      <w:bookmarkStart w:id="41" w:name="_Toc399751322"/>
    </w:p>
    <w:p w14:paraId="2C52563F" w14:textId="7D3806BA" w:rsidR="00BA6B81" w:rsidRDefault="001873C5" w:rsidP="00B54DE9">
      <w:r>
        <w:t xml:space="preserve">Employee </w:t>
      </w:r>
      <w:r w:rsidR="00BA6B81">
        <w:t>Dashboard Filters</w:t>
      </w:r>
    </w:p>
    <w:p w14:paraId="6DC37B76" w14:textId="58415FA6" w:rsidR="00BA6B81" w:rsidRPr="00BA6B81" w:rsidRDefault="00BA6B81" w:rsidP="00BA6B81">
      <w:r>
        <w:rPr>
          <w:sz w:val="20"/>
        </w:rPr>
        <w:t xml:space="preserve">This dashboard does not have any additional filters </w:t>
      </w:r>
    </w:p>
    <w:p w14:paraId="64CB790E" w14:textId="1F1498DB" w:rsidR="0045631D" w:rsidRPr="00D0711E" w:rsidRDefault="0045631D" w:rsidP="0045631D">
      <w:pPr>
        <w:pStyle w:val="Heading1"/>
        <w:rPr>
          <w:rFonts w:asciiTheme="minorHAnsi" w:hAnsiTheme="minorHAnsi" w:cstheme="minorHAnsi"/>
          <w:sz w:val="22"/>
        </w:rPr>
      </w:pPr>
      <w:r>
        <w:rPr>
          <w:rFonts w:asciiTheme="minorHAnsi" w:hAnsiTheme="minorHAnsi" w:cstheme="minorHAnsi"/>
          <w:sz w:val="22"/>
        </w:rPr>
        <w:t>Supervisor</w:t>
      </w:r>
      <w:r w:rsidRPr="00D0711E">
        <w:rPr>
          <w:rFonts w:asciiTheme="minorHAnsi" w:hAnsiTheme="minorHAnsi" w:cstheme="minorHAnsi"/>
          <w:sz w:val="22"/>
        </w:rPr>
        <w:t xml:space="preserve"> Dashboard</w:t>
      </w:r>
      <w:bookmarkEnd w:id="38"/>
      <w:bookmarkEnd w:id="39"/>
      <w:bookmarkEnd w:id="40"/>
      <w:bookmarkEnd w:id="41"/>
    </w:p>
    <w:p w14:paraId="6CEFF243" w14:textId="246B128E" w:rsidR="0045631D" w:rsidRDefault="0045631D" w:rsidP="0045631D">
      <w:pPr>
        <w:rPr>
          <w:sz w:val="20"/>
        </w:rPr>
      </w:pPr>
      <w:r>
        <w:rPr>
          <w:sz w:val="20"/>
        </w:rPr>
        <w:t>This dashboard allows the Supervisor</w:t>
      </w:r>
      <w:r w:rsidR="00663DB3">
        <w:rPr>
          <w:sz w:val="20"/>
        </w:rPr>
        <w:t xml:space="preserve"> (or manager acting as supervisor) </w:t>
      </w:r>
      <w:r>
        <w:rPr>
          <w:sz w:val="20"/>
        </w:rPr>
        <w:t xml:space="preserve">to view their direct reports pending and completed as well as their own pending </w:t>
      </w:r>
      <w:proofErr w:type="spellStart"/>
      <w:r>
        <w:rPr>
          <w:sz w:val="20"/>
        </w:rPr>
        <w:t>eCLs</w:t>
      </w:r>
      <w:proofErr w:type="spellEnd"/>
      <w:r>
        <w:rPr>
          <w:sz w:val="20"/>
        </w:rPr>
        <w:t>.</w:t>
      </w:r>
      <w:r w:rsidR="00773ABB">
        <w:rPr>
          <w:sz w:val="20"/>
        </w:rPr>
        <w:t xml:space="preserve">  The Created Date will be the date and time the record is created and shall be displayed noting the web server time zone (e.g. PDT for Pacific Daylight Time).</w:t>
      </w:r>
      <w:r w:rsidR="00412EA5">
        <w:rPr>
          <w:sz w:val="20"/>
        </w:rPr>
        <w:t xml:space="preserve">  </w:t>
      </w:r>
      <w:r w:rsidR="000A13F4">
        <w:rPr>
          <w:sz w:val="20"/>
        </w:rPr>
        <w:t>Supervisors</w:t>
      </w:r>
      <w:r w:rsidR="00936CA3">
        <w:rPr>
          <w:sz w:val="20"/>
        </w:rPr>
        <w:t xml:space="preserve"> </w:t>
      </w:r>
      <w:r w:rsidR="000A13F4">
        <w:rPr>
          <w:sz w:val="20"/>
        </w:rPr>
        <w:t>will be able to view Warning eCoaching Logs for their direct reports.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2"/>
        <w:gridCol w:w="1976"/>
        <w:gridCol w:w="2513"/>
        <w:gridCol w:w="2473"/>
        <w:gridCol w:w="2260"/>
      </w:tblGrid>
      <w:tr w:rsidR="0045631D" w:rsidRPr="002D7D35" w14:paraId="6F04B393" w14:textId="77777777" w:rsidTr="00403052">
        <w:trPr>
          <w:trHeight w:val="288"/>
        </w:trPr>
        <w:tc>
          <w:tcPr>
            <w:tcW w:w="282"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C2DEEEC"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197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933B3DF"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51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F882735"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47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5551B1B"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26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3CFDC894"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26261D7B" w14:textId="77777777" w:rsidTr="000A13F4">
        <w:tc>
          <w:tcPr>
            <w:tcW w:w="282" w:type="dxa"/>
            <w:tcBorders>
              <w:top w:val="single" w:sz="4" w:space="0" w:color="F2F2F2" w:themeColor="background1" w:themeShade="F2"/>
              <w:bottom w:val="single" w:sz="4" w:space="0" w:color="7297BD"/>
            </w:tcBorders>
            <w:shd w:val="clear" w:color="auto" w:fill="F2F2F2" w:themeFill="background1" w:themeFillShade="F2"/>
          </w:tcPr>
          <w:p w14:paraId="2269F821"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1976" w:type="dxa"/>
            <w:tcBorders>
              <w:top w:val="single" w:sz="4" w:space="0" w:color="F2F2F2" w:themeColor="background1" w:themeShade="F2"/>
              <w:bottom w:val="single" w:sz="4" w:space="0" w:color="7297BD"/>
            </w:tcBorders>
            <w:shd w:val="clear" w:color="auto" w:fill="F2F2F2" w:themeFill="background1" w:themeFillShade="F2"/>
          </w:tcPr>
          <w:p w14:paraId="5660C8DA"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513" w:type="dxa"/>
            <w:tcBorders>
              <w:top w:val="single" w:sz="4" w:space="0" w:color="F2F2F2" w:themeColor="background1" w:themeShade="F2"/>
              <w:bottom w:val="single" w:sz="4" w:space="0" w:color="7297BD"/>
            </w:tcBorders>
            <w:shd w:val="clear" w:color="auto" w:fill="F2F2F2" w:themeFill="background1" w:themeFillShade="F2"/>
          </w:tcPr>
          <w:p w14:paraId="5A063C3E"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3C4209B0" w14:textId="77777777" w:rsidR="0045631D" w:rsidRDefault="0045631D" w:rsidP="007D456A">
            <w:pPr>
              <w:spacing w:before="60" w:after="60"/>
              <w:rPr>
                <w:rFonts w:cstheme="minorHAnsi"/>
                <w:sz w:val="16"/>
                <w:szCs w:val="16"/>
              </w:rPr>
            </w:pPr>
            <w:r>
              <w:rPr>
                <w:rFonts w:cstheme="minorHAnsi"/>
                <w:sz w:val="16"/>
                <w:szCs w:val="16"/>
              </w:rPr>
              <w:t>Role = Supervisor</w:t>
            </w:r>
          </w:p>
          <w:p w14:paraId="4E8B19D0" w14:textId="2D5C3015" w:rsidR="0045631D" w:rsidRDefault="0045631D" w:rsidP="007D456A">
            <w:pPr>
              <w:spacing w:before="60" w:after="60"/>
              <w:rPr>
                <w:rFonts w:cstheme="minorHAnsi"/>
                <w:sz w:val="16"/>
                <w:szCs w:val="16"/>
              </w:rPr>
            </w:pPr>
            <w:r>
              <w:rPr>
                <w:rFonts w:cstheme="minorHAnsi"/>
                <w:sz w:val="16"/>
                <w:szCs w:val="16"/>
              </w:rPr>
              <w:t>Status = Pending Supervisor Review</w:t>
            </w:r>
          </w:p>
          <w:p w14:paraId="28EE03B7" w14:textId="3E8A0263" w:rsidR="003A0570" w:rsidRDefault="003A0570" w:rsidP="007D456A">
            <w:pPr>
              <w:spacing w:before="60" w:after="60"/>
              <w:rPr>
                <w:rFonts w:cstheme="minorHAnsi"/>
                <w:sz w:val="16"/>
                <w:szCs w:val="16"/>
              </w:rPr>
            </w:pPr>
            <w:r>
              <w:rPr>
                <w:rFonts w:cstheme="minorHAnsi"/>
                <w:sz w:val="16"/>
                <w:szCs w:val="16"/>
              </w:rPr>
              <w:t>or Status =Pending Acknowledgment</w:t>
            </w:r>
          </w:p>
          <w:p w14:paraId="4C7A85BF" w14:textId="7C3840E3" w:rsidR="00D14416" w:rsidRPr="002D7D35" w:rsidRDefault="00D14416" w:rsidP="005E2E6D">
            <w:pPr>
              <w:spacing w:before="60" w:after="60"/>
              <w:rPr>
                <w:rFonts w:cstheme="minorHAnsi"/>
                <w:sz w:val="16"/>
                <w:szCs w:val="16"/>
              </w:rPr>
            </w:pPr>
            <w:r>
              <w:rPr>
                <w:rFonts w:cstheme="minorHAnsi"/>
                <w:sz w:val="16"/>
                <w:szCs w:val="16"/>
              </w:rPr>
              <w:t xml:space="preserve">or </w:t>
            </w:r>
            <w:r w:rsidR="005E2E6D">
              <w:rPr>
                <w:rFonts w:cstheme="minorHAnsi"/>
                <w:sz w:val="16"/>
                <w:szCs w:val="16"/>
              </w:rPr>
              <w:t>S</w:t>
            </w:r>
            <w:r>
              <w:rPr>
                <w:rFonts w:cstheme="minorHAnsi"/>
                <w:sz w:val="16"/>
                <w:szCs w:val="16"/>
              </w:rPr>
              <w:t>tatus =Pending Employee Review</w:t>
            </w:r>
          </w:p>
        </w:tc>
        <w:tc>
          <w:tcPr>
            <w:tcW w:w="2473" w:type="dxa"/>
            <w:tcBorders>
              <w:top w:val="single" w:sz="4" w:space="0" w:color="F2F2F2" w:themeColor="background1" w:themeShade="F2"/>
              <w:bottom w:val="single" w:sz="4" w:space="0" w:color="7297BD"/>
            </w:tcBorders>
            <w:shd w:val="clear" w:color="auto" w:fill="F2F2F2" w:themeFill="background1" w:themeFillShade="F2"/>
          </w:tcPr>
          <w:p w14:paraId="2289EFB2" w14:textId="77777777" w:rsidR="00B300A6" w:rsidRDefault="0045631D" w:rsidP="00B300A6">
            <w:pPr>
              <w:rPr>
                <w:rFonts w:cstheme="minorHAnsi"/>
                <w:sz w:val="16"/>
                <w:szCs w:val="16"/>
              </w:rPr>
            </w:pPr>
            <w:proofErr w:type="spellStart"/>
            <w:r>
              <w:rPr>
                <w:rFonts w:cstheme="minorHAnsi"/>
                <w:sz w:val="16"/>
                <w:szCs w:val="16"/>
              </w:rPr>
              <w:t>FormID</w:t>
            </w:r>
            <w:proofErr w:type="spellEnd"/>
            <w:r>
              <w:rPr>
                <w:rFonts w:cstheme="minorHAnsi"/>
                <w:sz w:val="16"/>
                <w:szCs w:val="16"/>
              </w:rPr>
              <w:t xml:space="preserve"> (w/Link to form)</w:t>
            </w:r>
          </w:p>
          <w:p w14:paraId="33F2CB32" w14:textId="77777777" w:rsidR="00B300A6" w:rsidRDefault="00D14416"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477E039E" w14:textId="77777777" w:rsidR="00B300A6" w:rsidRDefault="0045631D" w:rsidP="00B300A6">
            <w:pPr>
              <w:rPr>
                <w:rFonts w:cstheme="minorHAnsi"/>
                <w:sz w:val="16"/>
                <w:szCs w:val="16"/>
              </w:rPr>
            </w:pPr>
            <w:r>
              <w:rPr>
                <w:rFonts w:cstheme="minorHAnsi"/>
                <w:sz w:val="16"/>
                <w:szCs w:val="16"/>
              </w:rPr>
              <w:t>Supervisor Name</w:t>
            </w:r>
          </w:p>
          <w:p w14:paraId="15AF167D" w14:textId="4F2667A2" w:rsidR="00B300A6" w:rsidRDefault="0045631D" w:rsidP="00B300A6">
            <w:pPr>
              <w:rPr>
                <w:rFonts w:cstheme="minorHAnsi"/>
                <w:sz w:val="16"/>
                <w:szCs w:val="16"/>
              </w:rPr>
            </w:pPr>
            <w:r>
              <w:rPr>
                <w:rFonts w:cstheme="minorHAnsi"/>
                <w:sz w:val="16"/>
                <w:szCs w:val="16"/>
              </w:rPr>
              <w:t>Status</w:t>
            </w:r>
          </w:p>
          <w:p w14:paraId="449F7B89" w14:textId="77777777" w:rsidR="0022761B" w:rsidRDefault="0022761B" w:rsidP="0022761B">
            <w:pPr>
              <w:rPr>
                <w:rFonts w:cstheme="minorHAnsi"/>
                <w:sz w:val="16"/>
                <w:szCs w:val="16"/>
              </w:rPr>
            </w:pPr>
            <w:r>
              <w:rPr>
                <w:rFonts w:cstheme="minorHAnsi"/>
                <w:sz w:val="16"/>
                <w:szCs w:val="16"/>
              </w:rPr>
              <w:t>Coaching Reason</w:t>
            </w:r>
          </w:p>
          <w:p w14:paraId="71F8574E" w14:textId="77777777" w:rsidR="003D5C6C" w:rsidRDefault="003D5C6C" w:rsidP="003D5C6C">
            <w:pPr>
              <w:rPr>
                <w:rFonts w:cstheme="minorHAnsi"/>
                <w:sz w:val="16"/>
                <w:szCs w:val="16"/>
              </w:rPr>
            </w:pPr>
            <w:r>
              <w:rPr>
                <w:rFonts w:cstheme="minorHAnsi"/>
                <w:sz w:val="16"/>
                <w:szCs w:val="16"/>
              </w:rPr>
              <w:t>Sub-coaching Reason</w:t>
            </w:r>
          </w:p>
          <w:p w14:paraId="3FC13418" w14:textId="5F3A3C54" w:rsidR="003D5C6C" w:rsidRDefault="003D5C6C" w:rsidP="003D5C6C">
            <w:pPr>
              <w:rPr>
                <w:rFonts w:cstheme="minorHAnsi"/>
                <w:sz w:val="16"/>
                <w:szCs w:val="16"/>
              </w:rPr>
            </w:pPr>
            <w:r>
              <w:rPr>
                <w:rFonts w:cstheme="minorHAnsi"/>
                <w:sz w:val="16"/>
                <w:szCs w:val="16"/>
              </w:rPr>
              <w:t>Value</w:t>
            </w:r>
          </w:p>
          <w:p w14:paraId="1369BDF1" w14:textId="6DFA8B5C" w:rsidR="00494A7C" w:rsidRPr="002D7D35" w:rsidRDefault="0045631D" w:rsidP="00B300A6">
            <w:pPr>
              <w:rPr>
                <w:rFonts w:cstheme="minorHAnsi"/>
                <w:sz w:val="16"/>
                <w:szCs w:val="16"/>
              </w:rPr>
            </w:pPr>
            <w:r>
              <w:rPr>
                <w:rFonts w:cstheme="minorHAnsi"/>
                <w:sz w:val="16"/>
                <w:szCs w:val="16"/>
              </w:rPr>
              <w:t>Created Date</w:t>
            </w:r>
          </w:p>
        </w:tc>
        <w:tc>
          <w:tcPr>
            <w:tcW w:w="2260" w:type="dxa"/>
            <w:tcBorders>
              <w:top w:val="single" w:sz="4" w:space="0" w:color="F2F2F2" w:themeColor="background1" w:themeShade="F2"/>
              <w:bottom w:val="single" w:sz="4" w:space="0" w:color="7297BD"/>
            </w:tcBorders>
            <w:shd w:val="clear" w:color="auto" w:fill="F2F2F2" w:themeFill="background1" w:themeFillShade="F2"/>
          </w:tcPr>
          <w:p w14:paraId="5AA879F3" w14:textId="77777777" w:rsidR="0045631D" w:rsidRDefault="0045631D" w:rsidP="00B300A6">
            <w:pPr>
              <w:rPr>
                <w:rFonts w:cstheme="minorHAnsi"/>
                <w:sz w:val="16"/>
                <w:szCs w:val="16"/>
              </w:rPr>
            </w:pPr>
            <w:r>
              <w:rPr>
                <w:rFonts w:cstheme="minorHAnsi"/>
                <w:sz w:val="16"/>
                <w:szCs w:val="16"/>
              </w:rPr>
              <w:t>No Pagination (Show all records)</w:t>
            </w:r>
          </w:p>
          <w:p w14:paraId="4CBDEB5D" w14:textId="77777777" w:rsidR="00B300A6" w:rsidRDefault="00B300A6" w:rsidP="00B300A6">
            <w:pPr>
              <w:rPr>
                <w:rFonts w:cstheme="minorHAnsi"/>
                <w:sz w:val="16"/>
                <w:szCs w:val="16"/>
              </w:rPr>
            </w:pPr>
          </w:p>
          <w:p w14:paraId="536D2700" w14:textId="77777777" w:rsidR="0045631D" w:rsidRDefault="0045631D" w:rsidP="00B300A6">
            <w:pPr>
              <w:rPr>
                <w:rFonts w:cstheme="minorHAnsi"/>
                <w:sz w:val="16"/>
                <w:szCs w:val="16"/>
              </w:rPr>
            </w:pPr>
            <w:r>
              <w:rPr>
                <w:rFonts w:cstheme="minorHAnsi"/>
                <w:sz w:val="16"/>
                <w:szCs w:val="16"/>
              </w:rPr>
              <w:t>Show items in descending order from Created Date</w:t>
            </w:r>
          </w:p>
          <w:p w14:paraId="1D7DFB53" w14:textId="77777777" w:rsidR="00B300A6" w:rsidRDefault="00B300A6" w:rsidP="00B300A6">
            <w:pPr>
              <w:rPr>
                <w:rFonts w:cstheme="minorHAnsi"/>
                <w:sz w:val="16"/>
                <w:szCs w:val="16"/>
              </w:rPr>
            </w:pPr>
          </w:p>
          <w:p w14:paraId="0C5B5059" w14:textId="09D045AD" w:rsidR="00B300A6"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5631D" w:rsidRPr="002D7D35" w14:paraId="797F6709" w14:textId="77777777" w:rsidTr="000A13F4">
        <w:tc>
          <w:tcPr>
            <w:tcW w:w="282" w:type="dxa"/>
            <w:shd w:val="clear" w:color="auto" w:fill="C6D9F1" w:themeFill="text2" w:themeFillTint="33"/>
          </w:tcPr>
          <w:p w14:paraId="1F45C589" w14:textId="77777777" w:rsidR="0045631D" w:rsidRPr="002D7D35" w:rsidRDefault="0045631D" w:rsidP="007D456A">
            <w:pPr>
              <w:spacing w:before="60" w:after="60"/>
              <w:rPr>
                <w:rFonts w:cstheme="minorHAnsi"/>
                <w:sz w:val="16"/>
                <w:szCs w:val="16"/>
              </w:rPr>
            </w:pPr>
            <w:r>
              <w:rPr>
                <w:rFonts w:cstheme="minorHAnsi"/>
                <w:sz w:val="16"/>
                <w:szCs w:val="16"/>
              </w:rPr>
              <w:t>2</w:t>
            </w:r>
          </w:p>
        </w:tc>
        <w:tc>
          <w:tcPr>
            <w:tcW w:w="1976" w:type="dxa"/>
            <w:shd w:val="clear" w:color="auto" w:fill="C6D9F1" w:themeFill="text2" w:themeFillTint="33"/>
          </w:tcPr>
          <w:p w14:paraId="52B7E80B" w14:textId="77777777" w:rsidR="0045631D" w:rsidRDefault="0045631D" w:rsidP="007D456A">
            <w:pPr>
              <w:spacing w:before="60" w:after="60"/>
              <w:rPr>
                <w:rFonts w:cstheme="minorHAnsi"/>
                <w:sz w:val="16"/>
                <w:szCs w:val="16"/>
              </w:rPr>
            </w:pPr>
            <w:r>
              <w:rPr>
                <w:rFonts w:cstheme="minorHAnsi"/>
                <w:sz w:val="16"/>
                <w:szCs w:val="16"/>
              </w:rPr>
              <w:t>My Teams Pending eCoaching Logs</w:t>
            </w:r>
          </w:p>
        </w:tc>
        <w:tc>
          <w:tcPr>
            <w:tcW w:w="2513" w:type="dxa"/>
            <w:shd w:val="clear" w:color="auto" w:fill="C6D9F1" w:themeFill="text2" w:themeFillTint="33"/>
          </w:tcPr>
          <w:p w14:paraId="744DCE93"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67FAE2C6" w14:textId="77777777" w:rsidR="0045631D" w:rsidRDefault="0045631D" w:rsidP="007D456A">
            <w:pPr>
              <w:spacing w:before="60" w:after="60"/>
              <w:rPr>
                <w:rFonts w:cstheme="minorHAnsi"/>
                <w:sz w:val="16"/>
                <w:szCs w:val="16"/>
              </w:rPr>
            </w:pPr>
            <w:r>
              <w:rPr>
                <w:rFonts w:cstheme="minorHAnsi"/>
                <w:sz w:val="16"/>
                <w:szCs w:val="16"/>
              </w:rPr>
              <w:t>Role = Supervisor</w:t>
            </w:r>
          </w:p>
          <w:p w14:paraId="1EDAAC0F" w14:textId="2C3F66C9" w:rsidR="0045631D" w:rsidRDefault="0045631D" w:rsidP="00247EA5">
            <w:pPr>
              <w:spacing w:before="60" w:after="60"/>
              <w:rPr>
                <w:rFonts w:cstheme="minorHAnsi"/>
                <w:sz w:val="16"/>
                <w:szCs w:val="16"/>
              </w:rPr>
            </w:pPr>
            <w:r>
              <w:rPr>
                <w:rFonts w:cstheme="minorHAnsi"/>
                <w:sz w:val="16"/>
                <w:szCs w:val="16"/>
              </w:rPr>
              <w:t xml:space="preserve">Status = Pending </w:t>
            </w:r>
            <w:r w:rsidR="00247EA5">
              <w:rPr>
                <w:rFonts w:cstheme="minorHAnsi"/>
                <w:sz w:val="16"/>
                <w:szCs w:val="16"/>
              </w:rPr>
              <w:t>Employee</w:t>
            </w:r>
            <w:r>
              <w:rPr>
                <w:rFonts w:cstheme="minorHAnsi"/>
                <w:sz w:val="16"/>
                <w:szCs w:val="16"/>
              </w:rPr>
              <w:t xml:space="preserve"> Review and Pending Manager Review</w:t>
            </w:r>
          </w:p>
        </w:tc>
        <w:tc>
          <w:tcPr>
            <w:tcW w:w="2473" w:type="dxa"/>
            <w:shd w:val="clear" w:color="auto" w:fill="C6D9F1" w:themeFill="text2" w:themeFillTint="33"/>
          </w:tcPr>
          <w:p w14:paraId="467E22CF" w14:textId="77777777" w:rsidR="00B300A6" w:rsidRDefault="0045631D" w:rsidP="00B300A6">
            <w:pPr>
              <w:rPr>
                <w:rFonts w:cstheme="minorHAnsi"/>
                <w:sz w:val="16"/>
                <w:szCs w:val="16"/>
              </w:rPr>
            </w:pPr>
            <w:proofErr w:type="spellStart"/>
            <w:r>
              <w:rPr>
                <w:rFonts w:cstheme="minorHAnsi"/>
                <w:sz w:val="16"/>
                <w:szCs w:val="16"/>
              </w:rPr>
              <w:t>FormID</w:t>
            </w:r>
            <w:proofErr w:type="spellEnd"/>
            <w:r>
              <w:rPr>
                <w:rFonts w:cstheme="minorHAnsi"/>
                <w:sz w:val="16"/>
                <w:szCs w:val="16"/>
              </w:rPr>
              <w:t xml:space="preserve"> (w/Link to form)</w:t>
            </w:r>
          </w:p>
          <w:p w14:paraId="3255D401" w14:textId="77777777"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5B5EAAE6" w14:textId="77777777" w:rsidR="00B300A6" w:rsidRDefault="0045631D" w:rsidP="00B300A6">
            <w:pPr>
              <w:rPr>
                <w:rFonts w:cstheme="minorHAnsi"/>
                <w:sz w:val="16"/>
                <w:szCs w:val="16"/>
              </w:rPr>
            </w:pPr>
            <w:r>
              <w:rPr>
                <w:rFonts w:cstheme="minorHAnsi"/>
                <w:sz w:val="16"/>
                <w:szCs w:val="16"/>
              </w:rPr>
              <w:t>Supervisor Name</w:t>
            </w:r>
          </w:p>
          <w:p w14:paraId="47208E74" w14:textId="77777777" w:rsidR="00B300A6" w:rsidRDefault="0045631D" w:rsidP="00B300A6">
            <w:pPr>
              <w:rPr>
                <w:rFonts w:cstheme="minorHAnsi"/>
                <w:sz w:val="16"/>
                <w:szCs w:val="16"/>
              </w:rPr>
            </w:pPr>
            <w:r>
              <w:rPr>
                <w:rFonts w:cstheme="minorHAnsi"/>
                <w:sz w:val="16"/>
                <w:szCs w:val="16"/>
              </w:rPr>
              <w:t>Manager Name</w:t>
            </w:r>
          </w:p>
          <w:p w14:paraId="7C1A1992" w14:textId="4092A9A2" w:rsidR="00B300A6" w:rsidRDefault="0045631D" w:rsidP="00B300A6">
            <w:pPr>
              <w:rPr>
                <w:rFonts w:cstheme="minorHAnsi"/>
                <w:sz w:val="16"/>
                <w:szCs w:val="16"/>
              </w:rPr>
            </w:pPr>
            <w:r>
              <w:rPr>
                <w:rFonts w:cstheme="minorHAnsi"/>
                <w:sz w:val="16"/>
                <w:szCs w:val="16"/>
              </w:rPr>
              <w:t>Status</w:t>
            </w:r>
          </w:p>
          <w:p w14:paraId="35531DF2" w14:textId="116A32BE" w:rsidR="0022761B" w:rsidRDefault="004917E4" w:rsidP="00B300A6">
            <w:pPr>
              <w:rPr>
                <w:rFonts w:cstheme="minorHAnsi"/>
                <w:sz w:val="16"/>
                <w:szCs w:val="16"/>
              </w:rPr>
            </w:pPr>
            <w:r>
              <w:rPr>
                <w:rFonts w:cstheme="minorHAnsi"/>
                <w:sz w:val="16"/>
                <w:szCs w:val="16"/>
              </w:rPr>
              <w:t>Source</w:t>
            </w:r>
          </w:p>
          <w:p w14:paraId="78976AC5" w14:textId="77777777" w:rsidR="0022761B" w:rsidRDefault="0022761B" w:rsidP="0022761B">
            <w:pPr>
              <w:rPr>
                <w:rFonts w:cstheme="minorHAnsi"/>
                <w:sz w:val="16"/>
                <w:szCs w:val="16"/>
              </w:rPr>
            </w:pPr>
            <w:r>
              <w:rPr>
                <w:rFonts w:cstheme="minorHAnsi"/>
                <w:sz w:val="16"/>
                <w:szCs w:val="16"/>
              </w:rPr>
              <w:lastRenderedPageBreak/>
              <w:t>Coaching Reason</w:t>
            </w:r>
          </w:p>
          <w:p w14:paraId="407EC66C" w14:textId="77777777" w:rsidR="003D5C6C" w:rsidRDefault="003D5C6C" w:rsidP="003D5C6C">
            <w:pPr>
              <w:rPr>
                <w:rFonts w:cstheme="minorHAnsi"/>
                <w:sz w:val="16"/>
                <w:szCs w:val="16"/>
              </w:rPr>
            </w:pPr>
            <w:r>
              <w:rPr>
                <w:rFonts w:cstheme="minorHAnsi"/>
                <w:sz w:val="16"/>
                <w:szCs w:val="16"/>
              </w:rPr>
              <w:t>Sub-coaching Reason</w:t>
            </w:r>
          </w:p>
          <w:p w14:paraId="5829390F" w14:textId="5A8EEC22" w:rsidR="003D5C6C" w:rsidRDefault="003D5C6C" w:rsidP="003D5C6C">
            <w:pPr>
              <w:rPr>
                <w:rFonts w:cstheme="minorHAnsi"/>
                <w:sz w:val="16"/>
                <w:szCs w:val="16"/>
              </w:rPr>
            </w:pPr>
            <w:r>
              <w:rPr>
                <w:rFonts w:cstheme="minorHAnsi"/>
                <w:sz w:val="16"/>
                <w:szCs w:val="16"/>
              </w:rPr>
              <w:t>Value</w:t>
            </w:r>
          </w:p>
          <w:p w14:paraId="46078507" w14:textId="7322295D" w:rsidR="0045631D" w:rsidRDefault="0045631D" w:rsidP="003D5C6C">
            <w:pPr>
              <w:rPr>
                <w:rFonts w:cstheme="minorHAnsi"/>
                <w:sz w:val="16"/>
                <w:szCs w:val="16"/>
              </w:rPr>
            </w:pPr>
            <w:r>
              <w:rPr>
                <w:rFonts w:cstheme="minorHAnsi"/>
                <w:sz w:val="16"/>
                <w:szCs w:val="16"/>
              </w:rPr>
              <w:t>Created Date</w:t>
            </w:r>
          </w:p>
        </w:tc>
        <w:tc>
          <w:tcPr>
            <w:tcW w:w="2260" w:type="dxa"/>
            <w:shd w:val="clear" w:color="auto" w:fill="C6D9F1" w:themeFill="text2" w:themeFillTint="33"/>
          </w:tcPr>
          <w:p w14:paraId="2987459F" w14:textId="77777777" w:rsidR="0045631D" w:rsidRDefault="0045631D" w:rsidP="00B300A6">
            <w:pPr>
              <w:rPr>
                <w:rFonts w:cstheme="minorHAnsi"/>
                <w:sz w:val="16"/>
                <w:szCs w:val="16"/>
              </w:rPr>
            </w:pPr>
            <w:r>
              <w:rPr>
                <w:rFonts w:cstheme="minorHAnsi"/>
                <w:sz w:val="16"/>
                <w:szCs w:val="16"/>
              </w:rPr>
              <w:lastRenderedPageBreak/>
              <w:t>Pagination = 20 records</w:t>
            </w:r>
          </w:p>
          <w:p w14:paraId="5B5C6869" w14:textId="77777777" w:rsidR="00B300A6" w:rsidRDefault="00B300A6" w:rsidP="00B300A6">
            <w:pPr>
              <w:rPr>
                <w:rFonts w:cstheme="minorHAnsi"/>
                <w:sz w:val="16"/>
                <w:szCs w:val="16"/>
              </w:rPr>
            </w:pPr>
          </w:p>
          <w:p w14:paraId="4586A3B4" w14:textId="063E1ED7" w:rsidR="00B300A6" w:rsidRDefault="0045631D" w:rsidP="00B300A6">
            <w:pPr>
              <w:rPr>
                <w:rFonts w:cstheme="minorHAnsi"/>
                <w:sz w:val="16"/>
                <w:szCs w:val="16"/>
              </w:rPr>
            </w:pPr>
            <w:r>
              <w:rPr>
                <w:rFonts w:cstheme="minorHAnsi"/>
                <w:sz w:val="16"/>
                <w:szCs w:val="16"/>
              </w:rPr>
              <w:t>Show items in descending order from Created Date</w:t>
            </w:r>
          </w:p>
          <w:p w14:paraId="1831C466" w14:textId="77777777" w:rsidR="00B300A6" w:rsidRDefault="00B300A6" w:rsidP="00B300A6">
            <w:pPr>
              <w:rPr>
                <w:rFonts w:cstheme="minorHAnsi"/>
                <w:sz w:val="16"/>
                <w:szCs w:val="16"/>
              </w:rPr>
            </w:pPr>
          </w:p>
          <w:p w14:paraId="48482990" w14:textId="5F87C078" w:rsidR="00B300A6"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 xml:space="preserve">by selecting </w:t>
            </w:r>
            <w:r w:rsidR="0010438C">
              <w:rPr>
                <w:rFonts w:cstheme="minorHAnsi"/>
                <w:sz w:val="16"/>
                <w:szCs w:val="16"/>
              </w:rPr>
              <w:lastRenderedPageBreak/>
              <w:t>any column heading which has a hyperlink</w:t>
            </w:r>
            <w:r w:rsidR="0010438C" w:rsidRPr="00B300A6">
              <w:rPr>
                <w:rFonts w:cstheme="minorHAnsi"/>
                <w:sz w:val="16"/>
                <w:szCs w:val="16"/>
              </w:rPr>
              <w:t>.</w:t>
            </w:r>
          </w:p>
          <w:p w14:paraId="5942FA0B" w14:textId="01E385C9" w:rsidR="0045631D" w:rsidRDefault="0045631D" w:rsidP="00B300A6">
            <w:pPr>
              <w:rPr>
                <w:rFonts w:cstheme="minorHAnsi"/>
                <w:sz w:val="16"/>
                <w:szCs w:val="16"/>
              </w:rPr>
            </w:pPr>
          </w:p>
        </w:tc>
      </w:tr>
      <w:tr w:rsidR="0045631D" w:rsidRPr="002D7D35" w14:paraId="003E7666" w14:textId="77777777" w:rsidTr="000A13F4">
        <w:tc>
          <w:tcPr>
            <w:tcW w:w="282" w:type="dxa"/>
            <w:tcBorders>
              <w:bottom w:val="single" w:sz="4" w:space="0" w:color="7297BD"/>
            </w:tcBorders>
            <w:shd w:val="clear" w:color="auto" w:fill="F2F2F2" w:themeFill="background1" w:themeFillShade="F2"/>
          </w:tcPr>
          <w:p w14:paraId="27A0CBD1" w14:textId="50B0AB53" w:rsidR="0045631D" w:rsidRPr="002D7D35" w:rsidRDefault="0045631D" w:rsidP="007D456A">
            <w:pPr>
              <w:spacing w:before="60" w:after="60"/>
              <w:rPr>
                <w:rFonts w:cstheme="minorHAnsi"/>
                <w:sz w:val="16"/>
                <w:szCs w:val="16"/>
              </w:rPr>
            </w:pPr>
            <w:r>
              <w:rPr>
                <w:rFonts w:cstheme="minorHAnsi"/>
                <w:sz w:val="16"/>
                <w:szCs w:val="16"/>
              </w:rPr>
              <w:lastRenderedPageBreak/>
              <w:t>3</w:t>
            </w:r>
          </w:p>
        </w:tc>
        <w:tc>
          <w:tcPr>
            <w:tcW w:w="1976" w:type="dxa"/>
            <w:tcBorders>
              <w:bottom w:val="single" w:sz="4" w:space="0" w:color="7297BD"/>
            </w:tcBorders>
            <w:shd w:val="clear" w:color="auto" w:fill="F2F2F2" w:themeFill="background1" w:themeFillShade="F2"/>
          </w:tcPr>
          <w:p w14:paraId="5EB7DB07" w14:textId="77777777" w:rsidR="0045631D" w:rsidRPr="002D7D35" w:rsidRDefault="0045631D" w:rsidP="007D456A">
            <w:pPr>
              <w:spacing w:before="60" w:after="60"/>
              <w:rPr>
                <w:rFonts w:cstheme="minorHAnsi"/>
                <w:sz w:val="16"/>
                <w:szCs w:val="16"/>
              </w:rPr>
            </w:pPr>
            <w:r>
              <w:rPr>
                <w:rFonts w:cstheme="minorHAnsi"/>
                <w:sz w:val="16"/>
                <w:szCs w:val="16"/>
              </w:rPr>
              <w:t>My Teams Completed eCoaching Logs</w:t>
            </w:r>
          </w:p>
        </w:tc>
        <w:tc>
          <w:tcPr>
            <w:tcW w:w="2513" w:type="dxa"/>
            <w:tcBorders>
              <w:bottom w:val="single" w:sz="4" w:space="0" w:color="7297BD"/>
            </w:tcBorders>
            <w:shd w:val="clear" w:color="auto" w:fill="F2F2F2" w:themeFill="background1" w:themeFillShade="F2"/>
          </w:tcPr>
          <w:p w14:paraId="4E5A8E08"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0307B7BB" w14:textId="77777777" w:rsidR="0045631D" w:rsidRDefault="0045631D" w:rsidP="007D456A">
            <w:pPr>
              <w:spacing w:before="60" w:after="60"/>
              <w:rPr>
                <w:rFonts w:cstheme="minorHAnsi"/>
                <w:sz w:val="16"/>
                <w:szCs w:val="16"/>
              </w:rPr>
            </w:pPr>
            <w:r>
              <w:rPr>
                <w:rFonts w:cstheme="minorHAnsi"/>
                <w:sz w:val="16"/>
                <w:szCs w:val="16"/>
              </w:rPr>
              <w:t>Role = Supervisor</w:t>
            </w:r>
          </w:p>
          <w:p w14:paraId="5A2026D9" w14:textId="5FFEBBF5" w:rsidR="0045631D" w:rsidRPr="002D7D35" w:rsidRDefault="0045631D"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3" w:type="dxa"/>
            <w:tcBorders>
              <w:bottom w:val="single" w:sz="4" w:space="0" w:color="7297BD"/>
            </w:tcBorders>
            <w:shd w:val="clear" w:color="auto" w:fill="F2F2F2" w:themeFill="background1" w:themeFillShade="F2"/>
          </w:tcPr>
          <w:p w14:paraId="56244EB7" w14:textId="77777777" w:rsidR="00B300A6" w:rsidRDefault="0045631D" w:rsidP="00B300A6">
            <w:pPr>
              <w:rPr>
                <w:rFonts w:cstheme="minorHAnsi"/>
                <w:sz w:val="16"/>
                <w:szCs w:val="16"/>
              </w:rPr>
            </w:pPr>
            <w:proofErr w:type="spellStart"/>
            <w:r>
              <w:rPr>
                <w:rFonts w:cstheme="minorHAnsi"/>
                <w:sz w:val="16"/>
                <w:szCs w:val="16"/>
              </w:rPr>
              <w:t>FormID</w:t>
            </w:r>
            <w:proofErr w:type="spellEnd"/>
            <w:r>
              <w:rPr>
                <w:rFonts w:cstheme="minorHAnsi"/>
                <w:sz w:val="16"/>
                <w:szCs w:val="16"/>
              </w:rPr>
              <w:t xml:space="preserve"> (w/Link to form)</w:t>
            </w:r>
          </w:p>
          <w:p w14:paraId="7111D2BF" w14:textId="77777777"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1993D456" w14:textId="77777777" w:rsidR="00B300A6" w:rsidRDefault="0045631D" w:rsidP="00B300A6">
            <w:pPr>
              <w:rPr>
                <w:rFonts w:cstheme="minorHAnsi"/>
                <w:sz w:val="16"/>
                <w:szCs w:val="16"/>
              </w:rPr>
            </w:pPr>
            <w:r>
              <w:rPr>
                <w:rFonts w:cstheme="minorHAnsi"/>
                <w:sz w:val="16"/>
                <w:szCs w:val="16"/>
              </w:rPr>
              <w:t>Supervisor Name</w:t>
            </w:r>
          </w:p>
          <w:p w14:paraId="01A8A756" w14:textId="77777777" w:rsidR="00B300A6" w:rsidRDefault="0045631D" w:rsidP="00B300A6">
            <w:pPr>
              <w:rPr>
                <w:rFonts w:cstheme="minorHAnsi"/>
                <w:sz w:val="16"/>
                <w:szCs w:val="16"/>
              </w:rPr>
            </w:pPr>
            <w:r>
              <w:rPr>
                <w:rFonts w:cstheme="minorHAnsi"/>
                <w:sz w:val="16"/>
                <w:szCs w:val="16"/>
              </w:rPr>
              <w:t>Manager Name</w:t>
            </w:r>
          </w:p>
          <w:p w14:paraId="3DC18827" w14:textId="618D76C8" w:rsidR="00B300A6" w:rsidRDefault="0045631D" w:rsidP="00B300A6">
            <w:pPr>
              <w:rPr>
                <w:rFonts w:cstheme="minorHAnsi"/>
                <w:sz w:val="16"/>
                <w:szCs w:val="16"/>
              </w:rPr>
            </w:pPr>
            <w:r>
              <w:rPr>
                <w:rFonts w:cstheme="minorHAnsi"/>
                <w:sz w:val="16"/>
                <w:szCs w:val="16"/>
              </w:rPr>
              <w:t>Status</w:t>
            </w:r>
          </w:p>
          <w:p w14:paraId="0B12B166" w14:textId="672C4841" w:rsidR="004917E4" w:rsidRDefault="004917E4" w:rsidP="00B300A6">
            <w:pPr>
              <w:rPr>
                <w:rFonts w:cstheme="minorHAnsi"/>
                <w:sz w:val="16"/>
                <w:szCs w:val="16"/>
              </w:rPr>
            </w:pPr>
            <w:r>
              <w:rPr>
                <w:rFonts w:cstheme="minorHAnsi"/>
                <w:sz w:val="16"/>
                <w:szCs w:val="16"/>
              </w:rPr>
              <w:t>Source</w:t>
            </w:r>
          </w:p>
          <w:p w14:paraId="56C6EA97" w14:textId="77777777" w:rsidR="0022761B" w:rsidRDefault="0022761B" w:rsidP="0022761B">
            <w:pPr>
              <w:rPr>
                <w:rFonts w:cstheme="minorHAnsi"/>
                <w:sz w:val="16"/>
                <w:szCs w:val="16"/>
              </w:rPr>
            </w:pPr>
            <w:r>
              <w:rPr>
                <w:rFonts w:cstheme="minorHAnsi"/>
                <w:sz w:val="16"/>
                <w:szCs w:val="16"/>
              </w:rPr>
              <w:t>Coaching Reason</w:t>
            </w:r>
          </w:p>
          <w:p w14:paraId="28C07D55" w14:textId="77777777" w:rsidR="003D5C6C" w:rsidRDefault="003D5C6C" w:rsidP="003D5C6C">
            <w:pPr>
              <w:rPr>
                <w:rFonts w:cstheme="minorHAnsi"/>
                <w:sz w:val="16"/>
                <w:szCs w:val="16"/>
              </w:rPr>
            </w:pPr>
            <w:r>
              <w:rPr>
                <w:rFonts w:cstheme="minorHAnsi"/>
                <w:sz w:val="16"/>
                <w:szCs w:val="16"/>
              </w:rPr>
              <w:t>Sub-coaching Reason</w:t>
            </w:r>
          </w:p>
          <w:p w14:paraId="0099D657" w14:textId="7B94E26B" w:rsidR="003D5C6C" w:rsidRDefault="003D5C6C" w:rsidP="003D5C6C">
            <w:pPr>
              <w:rPr>
                <w:rFonts w:cstheme="minorHAnsi"/>
                <w:sz w:val="16"/>
                <w:szCs w:val="16"/>
              </w:rPr>
            </w:pPr>
            <w:r>
              <w:rPr>
                <w:rFonts w:cstheme="minorHAnsi"/>
                <w:sz w:val="16"/>
                <w:szCs w:val="16"/>
              </w:rPr>
              <w:t>Value</w:t>
            </w:r>
          </w:p>
          <w:p w14:paraId="1E7F293B" w14:textId="223448F0" w:rsidR="00494A7C" w:rsidRPr="002D7D35" w:rsidRDefault="0045631D" w:rsidP="00B300A6">
            <w:pPr>
              <w:rPr>
                <w:rFonts w:cstheme="minorHAnsi"/>
                <w:sz w:val="16"/>
                <w:szCs w:val="16"/>
              </w:rPr>
            </w:pPr>
            <w:r>
              <w:rPr>
                <w:rFonts w:cstheme="minorHAnsi"/>
                <w:sz w:val="16"/>
                <w:szCs w:val="16"/>
              </w:rPr>
              <w:t>Created Date</w:t>
            </w:r>
          </w:p>
        </w:tc>
        <w:tc>
          <w:tcPr>
            <w:tcW w:w="2260" w:type="dxa"/>
            <w:tcBorders>
              <w:bottom w:val="single" w:sz="4" w:space="0" w:color="7297BD"/>
            </w:tcBorders>
            <w:shd w:val="clear" w:color="auto" w:fill="F2F2F2" w:themeFill="background1" w:themeFillShade="F2"/>
          </w:tcPr>
          <w:p w14:paraId="0F5D711D" w14:textId="77777777" w:rsidR="0045631D" w:rsidRDefault="0045631D" w:rsidP="00B300A6">
            <w:pPr>
              <w:rPr>
                <w:rFonts w:cstheme="minorHAnsi"/>
                <w:sz w:val="16"/>
                <w:szCs w:val="16"/>
              </w:rPr>
            </w:pPr>
            <w:r>
              <w:rPr>
                <w:rFonts w:cstheme="minorHAnsi"/>
                <w:sz w:val="16"/>
                <w:szCs w:val="16"/>
              </w:rPr>
              <w:t>Pagination = 20 records</w:t>
            </w:r>
          </w:p>
          <w:p w14:paraId="08D7A35D" w14:textId="77777777" w:rsidR="00B300A6" w:rsidRDefault="00B300A6" w:rsidP="00B300A6">
            <w:pPr>
              <w:rPr>
                <w:rFonts w:cstheme="minorHAnsi"/>
                <w:sz w:val="16"/>
                <w:szCs w:val="16"/>
              </w:rPr>
            </w:pPr>
          </w:p>
          <w:p w14:paraId="0EC90D40" w14:textId="0A24787E" w:rsidR="0045631D" w:rsidRDefault="0045631D" w:rsidP="00B300A6">
            <w:pPr>
              <w:rPr>
                <w:rFonts w:cstheme="minorHAnsi"/>
                <w:sz w:val="16"/>
                <w:szCs w:val="16"/>
              </w:rPr>
            </w:pPr>
            <w:r>
              <w:rPr>
                <w:rFonts w:cstheme="minorHAnsi"/>
                <w:sz w:val="16"/>
                <w:szCs w:val="16"/>
              </w:rPr>
              <w:t>Show items in descending order from Created Date</w:t>
            </w:r>
          </w:p>
          <w:p w14:paraId="12912EC9" w14:textId="77777777" w:rsidR="0045631D" w:rsidRDefault="0045631D" w:rsidP="00B300A6">
            <w:pPr>
              <w:rPr>
                <w:rFonts w:cstheme="minorHAnsi"/>
                <w:sz w:val="16"/>
                <w:szCs w:val="16"/>
              </w:rPr>
            </w:pPr>
          </w:p>
          <w:p w14:paraId="520E0E11" w14:textId="1DCDDD2F" w:rsidR="00B300A6" w:rsidRPr="002D7D35"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3800BB89" w14:textId="77777777" w:rsidTr="000A13F4">
        <w:tc>
          <w:tcPr>
            <w:tcW w:w="282" w:type="dxa"/>
            <w:tcBorders>
              <w:bottom w:val="single" w:sz="4" w:space="0" w:color="7297BD"/>
            </w:tcBorders>
            <w:shd w:val="clear" w:color="auto" w:fill="C6D9F1" w:themeFill="text2" w:themeFillTint="33"/>
          </w:tcPr>
          <w:p w14:paraId="7750E0D2" w14:textId="5548E178" w:rsidR="004917E4" w:rsidRDefault="004917E4" w:rsidP="007D456A">
            <w:pPr>
              <w:spacing w:before="60" w:after="60"/>
              <w:rPr>
                <w:rFonts w:cstheme="minorHAnsi"/>
                <w:sz w:val="16"/>
                <w:szCs w:val="16"/>
              </w:rPr>
            </w:pPr>
            <w:r>
              <w:rPr>
                <w:rFonts w:cstheme="minorHAnsi"/>
                <w:sz w:val="16"/>
                <w:szCs w:val="16"/>
              </w:rPr>
              <w:t>4</w:t>
            </w:r>
          </w:p>
        </w:tc>
        <w:tc>
          <w:tcPr>
            <w:tcW w:w="1976" w:type="dxa"/>
            <w:tcBorders>
              <w:bottom w:val="single" w:sz="4" w:space="0" w:color="7297BD"/>
            </w:tcBorders>
            <w:shd w:val="clear" w:color="auto" w:fill="C6D9F1" w:themeFill="text2" w:themeFillTint="33"/>
          </w:tcPr>
          <w:p w14:paraId="74CDDA37" w14:textId="4D88484A" w:rsidR="004917E4" w:rsidRPr="002D7D35" w:rsidRDefault="004917E4" w:rsidP="007D456A">
            <w:pPr>
              <w:spacing w:before="60" w:after="60"/>
              <w:rPr>
                <w:rFonts w:cstheme="minorHAnsi"/>
                <w:sz w:val="16"/>
                <w:szCs w:val="16"/>
              </w:rPr>
            </w:pPr>
            <w:r>
              <w:rPr>
                <w:rFonts w:cstheme="minorHAnsi"/>
                <w:sz w:val="16"/>
                <w:szCs w:val="16"/>
              </w:rPr>
              <w:t>My Completed eCoaching Logs</w:t>
            </w:r>
          </w:p>
        </w:tc>
        <w:tc>
          <w:tcPr>
            <w:tcW w:w="2513" w:type="dxa"/>
            <w:tcBorders>
              <w:bottom w:val="single" w:sz="4" w:space="0" w:color="7297BD"/>
            </w:tcBorders>
            <w:shd w:val="clear" w:color="auto" w:fill="C6D9F1" w:themeFill="text2" w:themeFillTint="33"/>
          </w:tcPr>
          <w:p w14:paraId="38638332" w14:textId="77777777" w:rsidR="004917E4" w:rsidRDefault="004917E4" w:rsidP="004917E4">
            <w:pPr>
              <w:spacing w:before="60" w:after="60"/>
              <w:rPr>
                <w:rFonts w:cstheme="minorHAnsi"/>
                <w:sz w:val="16"/>
                <w:szCs w:val="16"/>
              </w:rPr>
            </w:pPr>
            <w:r>
              <w:rPr>
                <w:rFonts w:cstheme="minorHAnsi"/>
                <w:sz w:val="16"/>
                <w:szCs w:val="16"/>
              </w:rPr>
              <w:t>Employee Name = current user</w:t>
            </w:r>
          </w:p>
          <w:p w14:paraId="5CACE257" w14:textId="77777777" w:rsidR="004917E4" w:rsidRDefault="004917E4" w:rsidP="004917E4">
            <w:pPr>
              <w:spacing w:before="60" w:after="60"/>
              <w:rPr>
                <w:rFonts w:cstheme="minorHAnsi"/>
                <w:sz w:val="16"/>
                <w:szCs w:val="16"/>
              </w:rPr>
            </w:pPr>
            <w:r>
              <w:rPr>
                <w:rFonts w:cstheme="minorHAnsi"/>
                <w:sz w:val="16"/>
                <w:szCs w:val="16"/>
              </w:rPr>
              <w:t>Role = Supervisor</w:t>
            </w:r>
          </w:p>
          <w:p w14:paraId="6AC5F888" w14:textId="640B1F2D" w:rsidR="004917E4" w:rsidRPr="002D7D35" w:rsidRDefault="004917E4"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3" w:type="dxa"/>
            <w:tcBorders>
              <w:bottom w:val="single" w:sz="4" w:space="0" w:color="7297BD"/>
            </w:tcBorders>
            <w:shd w:val="clear" w:color="auto" w:fill="C6D9F1" w:themeFill="text2" w:themeFillTint="33"/>
          </w:tcPr>
          <w:p w14:paraId="5188275C" w14:textId="77777777" w:rsidR="004917E4" w:rsidRDefault="004917E4" w:rsidP="004917E4">
            <w:pPr>
              <w:rPr>
                <w:rFonts w:cstheme="minorHAnsi"/>
                <w:sz w:val="16"/>
                <w:szCs w:val="16"/>
              </w:rPr>
            </w:pPr>
            <w:proofErr w:type="spellStart"/>
            <w:r>
              <w:rPr>
                <w:rFonts w:cstheme="minorHAnsi"/>
                <w:sz w:val="16"/>
                <w:szCs w:val="16"/>
              </w:rPr>
              <w:t>FormID</w:t>
            </w:r>
            <w:proofErr w:type="spellEnd"/>
            <w:r>
              <w:rPr>
                <w:rFonts w:cstheme="minorHAnsi"/>
                <w:sz w:val="16"/>
                <w:szCs w:val="16"/>
              </w:rPr>
              <w:t xml:space="preserve"> (w/Link to form)</w:t>
            </w:r>
          </w:p>
          <w:p w14:paraId="6F5ACF15" w14:textId="77777777" w:rsidR="004917E4" w:rsidRDefault="004917E4" w:rsidP="004917E4">
            <w:pPr>
              <w:rPr>
                <w:rFonts w:cstheme="minorHAnsi"/>
                <w:sz w:val="16"/>
                <w:szCs w:val="16"/>
              </w:rPr>
            </w:pPr>
            <w:r>
              <w:rPr>
                <w:rFonts w:cstheme="minorHAnsi"/>
                <w:sz w:val="16"/>
                <w:szCs w:val="16"/>
              </w:rPr>
              <w:t>Employee Name</w:t>
            </w:r>
          </w:p>
          <w:p w14:paraId="09C75098" w14:textId="77777777" w:rsidR="004917E4" w:rsidRDefault="004917E4" w:rsidP="004917E4">
            <w:pPr>
              <w:rPr>
                <w:rFonts w:cstheme="minorHAnsi"/>
                <w:sz w:val="16"/>
                <w:szCs w:val="16"/>
              </w:rPr>
            </w:pPr>
            <w:r>
              <w:rPr>
                <w:rFonts w:cstheme="minorHAnsi"/>
                <w:sz w:val="16"/>
                <w:szCs w:val="16"/>
              </w:rPr>
              <w:t>Supervisor Name</w:t>
            </w:r>
          </w:p>
          <w:p w14:paraId="3E6B835A" w14:textId="77777777" w:rsidR="004917E4" w:rsidRDefault="004917E4" w:rsidP="004917E4">
            <w:pPr>
              <w:rPr>
                <w:rFonts w:cstheme="minorHAnsi"/>
                <w:sz w:val="16"/>
                <w:szCs w:val="16"/>
              </w:rPr>
            </w:pPr>
            <w:r>
              <w:rPr>
                <w:rFonts w:cstheme="minorHAnsi"/>
                <w:sz w:val="16"/>
                <w:szCs w:val="16"/>
              </w:rPr>
              <w:t>Manager Name</w:t>
            </w:r>
          </w:p>
          <w:p w14:paraId="3D9AED03" w14:textId="09C3EC99" w:rsidR="004917E4" w:rsidRDefault="004917E4" w:rsidP="004917E4">
            <w:pPr>
              <w:rPr>
                <w:rFonts w:cstheme="minorHAnsi"/>
                <w:sz w:val="16"/>
                <w:szCs w:val="16"/>
              </w:rPr>
            </w:pPr>
            <w:r>
              <w:rPr>
                <w:rFonts w:cstheme="minorHAnsi"/>
                <w:sz w:val="16"/>
                <w:szCs w:val="16"/>
              </w:rPr>
              <w:t>Status</w:t>
            </w:r>
          </w:p>
          <w:p w14:paraId="4E58A75C" w14:textId="77777777" w:rsidR="0022761B" w:rsidRDefault="0022761B" w:rsidP="0022761B">
            <w:pPr>
              <w:rPr>
                <w:rFonts w:cstheme="minorHAnsi"/>
                <w:sz w:val="16"/>
                <w:szCs w:val="16"/>
              </w:rPr>
            </w:pPr>
            <w:r>
              <w:rPr>
                <w:rFonts w:cstheme="minorHAnsi"/>
                <w:sz w:val="16"/>
                <w:szCs w:val="16"/>
              </w:rPr>
              <w:t>Coaching Reason</w:t>
            </w:r>
          </w:p>
          <w:p w14:paraId="7B835358" w14:textId="77777777" w:rsidR="004917E4" w:rsidRDefault="004917E4" w:rsidP="004917E4">
            <w:pPr>
              <w:rPr>
                <w:rFonts w:cstheme="minorHAnsi"/>
                <w:sz w:val="16"/>
                <w:szCs w:val="16"/>
              </w:rPr>
            </w:pPr>
            <w:r>
              <w:rPr>
                <w:rFonts w:cstheme="minorHAnsi"/>
                <w:sz w:val="16"/>
                <w:szCs w:val="16"/>
              </w:rPr>
              <w:t>Sub-coaching Reason</w:t>
            </w:r>
          </w:p>
          <w:p w14:paraId="78214D34" w14:textId="77777777" w:rsidR="004917E4" w:rsidRDefault="004917E4" w:rsidP="004917E4">
            <w:pPr>
              <w:rPr>
                <w:rFonts w:cstheme="minorHAnsi"/>
                <w:sz w:val="16"/>
                <w:szCs w:val="16"/>
              </w:rPr>
            </w:pPr>
            <w:r>
              <w:rPr>
                <w:rFonts w:cstheme="minorHAnsi"/>
                <w:sz w:val="16"/>
                <w:szCs w:val="16"/>
              </w:rPr>
              <w:t>Value</w:t>
            </w:r>
          </w:p>
          <w:p w14:paraId="47DC659A" w14:textId="309BB602" w:rsidR="004917E4" w:rsidRPr="002D7D35" w:rsidRDefault="004917E4" w:rsidP="00B300A6">
            <w:pPr>
              <w:rPr>
                <w:rFonts w:cstheme="minorHAnsi"/>
                <w:sz w:val="16"/>
                <w:szCs w:val="16"/>
              </w:rPr>
            </w:pPr>
            <w:r>
              <w:rPr>
                <w:rFonts w:cstheme="minorHAnsi"/>
                <w:sz w:val="16"/>
                <w:szCs w:val="16"/>
              </w:rPr>
              <w:t>Created Date</w:t>
            </w:r>
          </w:p>
        </w:tc>
        <w:tc>
          <w:tcPr>
            <w:tcW w:w="2260" w:type="dxa"/>
            <w:tcBorders>
              <w:bottom w:val="single" w:sz="4" w:space="0" w:color="7297BD"/>
            </w:tcBorders>
            <w:shd w:val="clear" w:color="auto" w:fill="C6D9F1" w:themeFill="text2" w:themeFillTint="33"/>
          </w:tcPr>
          <w:p w14:paraId="4A1C5825" w14:textId="77777777" w:rsidR="004917E4" w:rsidRDefault="004917E4" w:rsidP="004917E4">
            <w:pPr>
              <w:rPr>
                <w:rFonts w:cstheme="minorHAnsi"/>
                <w:sz w:val="16"/>
                <w:szCs w:val="16"/>
              </w:rPr>
            </w:pPr>
            <w:r>
              <w:rPr>
                <w:rFonts w:cstheme="minorHAnsi"/>
                <w:sz w:val="16"/>
                <w:szCs w:val="16"/>
              </w:rPr>
              <w:t>Pagination = 20 records</w:t>
            </w:r>
          </w:p>
          <w:p w14:paraId="3C6E53D7" w14:textId="77777777" w:rsidR="004917E4" w:rsidRDefault="004917E4" w:rsidP="004917E4">
            <w:pPr>
              <w:rPr>
                <w:rFonts w:cstheme="minorHAnsi"/>
                <w:sz w:val="16"/>
                <w:szCs w:val="16"/>
              </w:rPr>
            </w:pPr>
          </w:p>
          <w:p w14:paraId="6F93351F" w14:textId="77777777" w:rsidR="004917E4" w:rsidRDefault="004917E4" w:rsidP="004917E4">
            <w:pPr>
              <w:rPr>
                <w:rFonts w:cstheme="minorHAnsi"/>
                <w:sz w:val="16"/>
                <w:szCs w:val="16"/>
              </w:rPr>
            </w:pPr>
            <w:r>
              <w:rPr>
                <w:rFonts w:cstheme="minorHAnsi"/>
                <w:sz w:val="16"/>
                <w:szCs w:val="16"/>
              </w:rPr>
              <w:t>Show items in descending order from Created Date</w:t>
            </w:r>
          </w:p>
          <w:p w14:paraId="7D69D42E" w14:textId="77777777" w:rsidR="004917E4" w:rsidRDefault="004917E4" w:rsidP="004917E4">
            <w:pPr>
              <w:rPr>
                <w:rFonts w:cstheme="minorHAnsi"/>
                <w:sz w:val="16"/>
                <w:szCs w:val="16"/>
              </w:rPr>
            </w:pPr>
          </w:p>
          <w:p w14:paraId="1779D583" w14:textId="6F6402F9"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605ECFAE" w14:textId="77777777" w:rsidTr="000A13F4">
        <w:tc>
          <w:tcPr>
            <w:tcW w:w="282" w:type="dxa"/>
            <w:tcBorders>
              <w:bottom w:val="single" w:sz="4" w:space="0" w:color="7297BD"/>
            </w:tcBorders>
            <w:shd w:val="clear" w:color="auto" w:fill="F2F2F2" w:themeFill="background1" w:themeFillShade="F2"/>
          </w:tcPr>
          <w:p w14:paraId="66F736ED" w14:textId="3057EF0D" w:rsidR="004917E4" w:rsidRDefault="004917E4" w:rsidP="007D456A">
            <w:pPr>
              <w:spacing w:before="60" w:after="60"/>
              <w:rPr>
                <w:rFonts w:cstheme="minorHAnsi"/>
                <w:sz w:val="16"/>
                <w:szCs w:val="16"/>
              </w:rPr>
            </w:pPr>
            <w:r>
              <w:rPr>
                <w:rFonts w:cstheme="minorHAnsi"/>
                <w:sz w:val="16"/>
                <w:szCs w:val="16"/>
              </w:rPr>
              <w:t>5</w:t>
            </w:r>
          </w:p>
        </w:tc>
        <w:tc>
          <w:tcPr>
            <w:tcW w:w="1976" w:type="dxa"/>
            <w:tcBorders>
              <w:bottom w:val="single" w:sz="4" w:space="0" w:color="7297BD"/>
            </w:tcBorders>
            <w:shd w:val="clear" w:color="auto" w:fill="F2F2F2" w:themeFill="background1" w:themeFillShade="F2"/>
          </w:tcPr>
          <w:p w14:paraId="35030FA5" w14:textId="747CA7F2" w:rsidR="004917E4" w:rsidRDefault="004917E4" w:rsidP="007D456A">
            <w:pPr>
              <w:spacing w:before="60" w:after="60"/>
              <w:rPr>
                <w:rFonts w:cstheme="minorHAnsi"/>
                <w:sz w:val="16"/>
                <w:szCs w:val="16"/>
              </w:rPr>
            </w:pPr>
            <w:r>
              <w:rPr>
                <w:rFonts w:cstheme="minorHAnsi"/>
                <w:sz w:val="16"/>
                <w:szCs w:val="16"/>
              </w:rPr>
              <w:t>My Teams Warning eCoaching Logs</w:t>
            </w:r>
          </w:p>
        </w:tc>
        <w:tc>
          <w:tcPr>
            <w:tcW w:w="2513" w:type="dxa"/>
            <w:tcBorders>
              <w:bottom w:val="single" w:sz="4" w:space="0" w:color="7297BD"/>
            </w:tcBorders>
            <w:shd w:val="clear" w:color="auto" w:fill="F2F2F2" w:themeFill="background1" w:themeFillShade="F2"/>
          </w:tcPr>
          <w:p w14:paraId="62DFDC24" w14:textId="77777777" w:rsidR="004917E4" w:rsidRDefault="004917E4" w:rsidP="004917E4">
            <w:pPr>
              <w:spacing w:before="60" w:after="60"/>
              <w:rPr>
                <w:rFonts w:cstheme="minorHAnsi"/>
                <w:sz w:val="16"/>
                <w:szCs w:val="16"/>
              </w:rPr>
            </w:pPr>
            <w:r>
              <w:rPr>
                <w:rFonts w:cstheme="minorHAnsi"/>
                <w:sz w:val="16"/>
                <w:szCs w:val="16"/>
              </w:rPr>
              <w:t>Supervisor Name = current user</w:t>
            </w:r>
          </w:p>
          <w:p w14:paraId="410D4F08" w14:textId="77777777" w:rsidR="004917E4" w:rsidRDefault="004917E4" w:rsidP="004917E4">
            <w:pPr>
              <w:spacing w:before="60" w:after="60"/>
              <w:rPr>
                <w:rFonts w:cstheme="minorHAnsi"/>
                <w:sz w:val="16"/>
                <w:szCs w:val="16"/>
              </w:rPr>
            </w:pPr>
            <w:r>
              <w:rPr>
                <w:rFonts w:cstheme="minorHAnsi"/>
                <w:sz w:val="16"/>
                <w:szCs w:val="16"/>
              </w:rPr>
              <w:t>Role = Supervisor (job code WACS40)</w:t>
            </w:r>
          </w:p>
          <w:p w14:paraId="517BF5D9" w14:textId="51A21060" w:rsidR="004917E4" w:rsidRDefault="004917E4"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3" w:type="dxa"/>
            <w:tcBorders>
              <w:bottom w:val="single" w:sz="4" w:space="0" w:color="7297BD"/>
            </w:tcBorders>
            <w:shd w:val="clear" w:color="auto" w:fill="F2F2F2" w:themeFill="background1" w:themeFillShade="F2"/>
          </w:tcPr>
          <w:p w14:paraId="7E56ABEB" w14:textId="77777777" w:rsidR="004917E4" w:rsidRDefault="004917E4" w:rsidP="004917E4">
            <w:pPr>
              <w:rPr>
                <w:rFonts w:cstheme="minorHAnsi"/>
                <w:sz w:val="16"/>
                <w:szCs w:val="16"/>
              </w:rPr>
            </w:pPr>
            <w:proofErr w:type="spellStart"/>
            <w:r>
              <w:rPr>
                <w:rFonts w:cstheme="minorHAnsi"/>
                <w:sz w:val="16"/>
                <w:szCs w:val="16"/>
              </w:rPr>
              <w:t>FormID</w:t>
            </w:r>
            <w:proofErr w:type="spellEnd"/>
            <w:r>
              <w:rPr>
                <w:rFonts w:cstheme="minorHAnsi"/>
                <w:sz w:val="16"/>
                <w:szCs w:val="16"/>
              </w:rPr>
              <w:t xml:space="preserve"> (w/Link to form)</w:t>
            </w:r>
          </w:p>
          <w:p w14:paraId="5E0E6568" w14:textId="77777777" w:rsidR="004917E4" w:rsidRDefault="004917E4" w:rsidP="004917E4">
            <w:pPr>
              <w:rPr>
                <w:rFonts w:cstheme="minorHAnsi"/>
                <w:sz w:val="16"/>
                <w:szCs w:val="16"/>
              </w:rPr>
            </w:pPr>
            <w:r>
              <w:rPr>
                <w:rFonts w:cstheme="minorHAnsi"/>
                <w:sz w:val="16"/>
                <w:szCs w:val="16"/>
              </w:rPr>
              <w:t>Employee Name</w:t>
            </w:r>
          </w:p>
          <w:p w14:paraId="69553D8A" w14:textId="77777777" w:rsidR="004917E4" w:rsidRDefault="004917E4" w:rsidP="004917E4">
            <w:pPr>
              <w:rPr>
                <w:rFonts w:cstheme="minorHAnsi"/>
                <w:sz w:val="16"/>
                <w:szCs w:val="16"/>
              </w:rPr>
            </w:pPr>
            <w:r>
              <w:rPr>
                <w:rFonts w:cstheme="minorHAnsi"/>
                <w:sz w:val="16"/>
                <w:szCs w:val="16"/>
              </w:rPr>
              <w:t>Supervisor Name</w:t>
            </w:r>
          </w:p>
          <w:p w14:paraId="0626D385" w14:textId="77777777" w:rsidR="004917E4" w:rsidRDefault="004917E4" w:rsidP="004917E4">
            <w:pPr>
              <w:rPr>
                <w:rFonts w:cstheme="minorHAnsi"/>
                <w:sz w:val="16"/>
                <w:szCs w:val="16"/>
              </w:rPr>
            </w:pPr>
            <w:r>
              <w:rPr>
                <w:rFonts w:cstheme="minorHAnsi"/>
                <w:sz w:val="16"/>
                <w:szCs w:val="16"/>
              </w:rPr>
              <w:t>Manager Name</w:t>
            </w:r>
          </w:p>
          <w:p w14:paraId="1A8D3683" w14:textId="77777777" w:rsidR="004917E4" w:rsidRDefault="004917E4" w:rsidP="004917E4">
            <w:pPr>
              <w:rPr>
                <w:rFonts w:cstheme="minorHAnsi"/>
                <w:sz w:val="16"/>
                <w:szCs w:val="16"/>
              </w:rPr>
            </w:pPr>
            <w:r>
              <w:rPr>
                <w:rFonts w:cstheme="minorHAnsi"/>
                <w:sz w:val="16"/>
                <w:szCs w:val="16"/>
              </w:rPr>
              <w:t>Warning Type (Coaching Reason)</w:t>
            </w:r>
          </w:p>
          <w:p w14:paraId="367104F9" w14:textId="77777777" w:rsidR="004917E4" w:rsidRDefault="004917E4" w:rsidP="004917E4">
            <w:pPr>
              <w:rPr>
                <w:rFonts w:cstheme="minorHAnsi"/>
                <w:sz w:val="16"/>
                <w:szCs w:val="16"/>
              </w:rPr>
            </w:pPr>
            <w:r>
              <w:rPr>
                <w:rFonts w:cstheme="minorHAnsi"/>
                <w:sz w:val="16"/>
                <w:szCs w:val="16"/>
              </w:rPr>
              <w:t>Warning Reasons(s) (Sub-Coaching Reason)</w:t>
            </w:r>
          </w:p>
          <w:p w14:paraId="1B93558F" w14:textId="28D8A5F1" w:rsidR="004917E4" w:rsidRDefault="004917E4" w:rsidP="00B300A6">
            <w:pPr>
              <w:rPr>
                <w:rFonts w:cstheme="minorHAnsi"/>
                <w:sz w:val="16"/>
                <w:szCs w:val="16"/>
              </w:rPr>
            </w:pPr>
            <w:r>
              <w:rPr>
                <w:rFonts w:cstheme="minorHAnsi"/>
                <w:sz w:val="16"/>
                <w:szCs w:val="16"/>
              </w:rPr>
              <w:t>Created Date</w:t>
            </w:r>
          </w:p>
        </w:tc>
        <w:tc>
          <w:tcPr>
            <w:tcW w:w="2260" w:type="dxa"/>
            <w:tcBorders>
              <w:bottom w:val="single" w:sz="4" w:space="0" w:color="7297BD"/>
            </w:tcBorders>
            <w:shd w:val="clear" w:color="auto" w:fill="F2F2F2" w:themeFill="background1" w:themeFillShade="F2"/>
          </w:tcPr>
          <w:p w14:paraId="5B892364" w14:textId="77777777" w:rsidR="004917E4" w:rsidRDefault="004917E4" w:rsidP="004917E4">
            <w:pPr>
              <w:rPr>
                <w:rFonts w:cstheme="minorHAnsi"/>
                <w:sz w:val="16"/>
                <w:szCs w:val="16"/>
              </w:rPr>
            </w:pPr>
            <w:r>
              <w:rPr>
                <w:rFonts w:cstheme="minorHAnsi"/>
                <w:sz w:val="16"/>
                <w:szCs w:val="16"/>
              </w:rPr>
              <w:t>Pagination = 20 records</w:t>
            </w:r>
          </w:p>
          <w:p w14:paraId="371FA7C4" w14:textId="77777777" w:rsidR="004917E4" w:rsidRDefault="004917E4" w:rsidP="004917E4">
            <w:pPr>
              <w:rPr>
                <w:rFonts w:cstheme="minorHAnsi"/>
                <w:sz w:val="16"/>
                <w:szCs w:val="16"/>
              </w:rPr>
            </w:pPr>
          </w:p>
          <w:p w14:paraId="5473EE62" w14:textId="77777777" w:rsidR="004917E4" w:rsidRDefault="004917E4" w:rsidP="004917E4">
            <w:pPr>
              <w:rPr>
                <w:rFonts w:cstheme="minorHAnsi"/>
                <w:sz w:val="16"/>
                <w:szCs w:val="16"/>
              </w:rPr>
            </w:pPr>
            <w:r>
              <w:rPr>
                <w:rFonts w:cstheme="minorHAnsi"/>
                <w:sz w:val="16"/>
                <w:szCs w:val="16"/>
              </w:rPr>
              <w:t xml:space="preserve">Show items in descending order from Created Date </w:t>
            </w:r>
          </w:p>
          <w:p w14:paraId="7E8CF9D1" w14:textId="77777777" w:rsidR="004917E4" w:rsidRDefault="004917E4" w:rsidP="004917E4">
            <w:pPr>
              <w:rPr>
                <w:rFonts w:cstheme="minorHAnsi"/>
                <w:sz w:val="16"/>
                <w:szCs w:val="16"/>
              </w:rPr>
            </w:pPr>
          </w:p>
          <w:p w14:paraId="7E460C9D" w14:textId="532628BF"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5BFDA885" w14:textId="77777777" w:rsidTr="000A13F4">
        <w:tc>
          <w:tcPr>
            <w:tcW w:w="282" w:type="dxa"/>
            <w:shd w:val="clear" w:color="auto" w:fill="C6D9F1" w:themeFill="text2" w:themeFillTint="33"/>
          </w:tcPr>
          <w:p w14:paraId="222BF3FA" w14:textId="533F895F" w:rsidR="004917E4" w:rsidRDefault="004917E4" w:rsidP="007D456A">
            <w:pPr>
              <w:spacing w:before="60" w:after="60"/>
              <w:rPr>
                <w:rFonts w:cstheme="minorHAnsi"/>
                <w:sz w:val="16"/>
                <w:szCs w:val="16"/>
              </w:rPr>
            </w:pPr>
            <w:r>
              <w:rPr>
                <w:rFonts w:cstheme="minorHAnsi"/>
                <w:sz w:val="16"/>
                <w:szCs w:val="16"/>
              </w:rPr>
              <w:t>6</w:t>
            </w:r>
          </w:p>
        </w:tc>
        <w:tc>
          <w:tcPr>
            <w:tcW w:w="1976" w:type="dxa"/>
            <w:shd w:val="clear" w:color="auto" w:fill="C6D9F1" w:themeFill="text2" w:themeFillTint="33"/>
          </w:tcPr>
          <w:p w14:paraId="0B3B91BE" w14:textId="1C63E0FB" w:rsidR="004917E4" w:rsidRDefault="004917E4" w:rsidP="007D456A">
            <w:pPr>
              <w:spacing w:before="60" w:after="60"/>
              <w:rPr>
                <w:rFonts w:cstheme="minorHAnsi"/>
                <w:sz w:val="16"/>
                <w:szCs w:val="16"/>
              </w:rPr>
            </w:pPr>
            <w:r>
              <w:rPr>
                <w:rFonts w:cstheme="minorHAnsi"/>
                <w:sz w:val="16"/>
                <w:szCs w:val="16"/>
              </w:rPr>
              <w:t>My Submitted eCoaching Logs</w:t>
            </w:r>
          </w:p>
        </w:tc>
        <w:tc>
          <w:tcPr>
            <w:tcW w:w="2513" w:type="dxa"/>
            <w:shd w:val="clear" w:color="auto" w:fill="C6D9F1" w:themeFill="text2" w:themeFillTint="33"/>
          </w:tcPr>
          <w:p w14:paraId="3EBAB0A9" w14:textId="77777777" w:rsidR="004917E4" w:rsidRDefault="004917E4" w:rsidP="004917E4">
            <w:pPr>
              <w:spacing w:before="60" w:after="60"/>
              <w:rPr>
                <w:rFonts w:cstheme="minorHAnsi"/>
                <w:sz w:val="16"/>
                <w:szCs w:val="16"/>
              </w:rPr>
            </w:pPr>
            <w:r>
              <w:rPr>
                <w:rFonts w:cstheme="minorHAnsi"/>
                <w:sz w:val="16"/>
                <w:szCs w:val="16"/>
              </w:rPr>
              <w:t>Submitter Name = current user</w:t>
            </w:r>
          </w:p>
          <w:p w14:paraId="0752EA49" w14:textId="1B181512" w:rsidR="004917E4" w:rsidRDefault="004917E4" w:rsidP="000A13F4">
            <w:pPr>
              <w:spacing w:before="60" w:after="60"/>
              <w:rPr>
                <w:rFonts w:cstheme="minorHAnsi"/>
                <w:sz w:val="16"/>
                <w:szCs w:val="16"/>
              </w:rPr>
            </w:pPr>
            <w:r>
              <w:rPr>
                <w:rFonts w:cstheme="minorHAnsi"/>
                <w:sz w:val="16"/>
                <w:szCs w:val="16"/>
              </w:rPr>
              <w:t>Role = Support Staff</w:t>
            </w:r>
          </w:p>
        </w:tc>
        <w:tc>
          <w:tcPr>
            <w:tcW w:w="2473" w:type="dxa"/>
            <w:shd w:val="clear" w:color="auto" w:fill="C6D9F1" w:themeFill="text2" w:themeFillTint="33"/>
          </w:tcPr>
          <w:p w14:paraId="05ED0692" w14:textId="77777777" w:rsidR="004917E4" w:rsidRDefault="004917E4" w:rsidP="004917E4">
            <w:pPr>
              <w:rPr>
                <w:rFonts w:cstheme="minorHAnsi"/>
                <w:sz w:val="16"/>
                <w:szCs w:val="16"/>
              </w:rPr>
            </w:pPr>
            <w:proofErr w:type="spellStart"/>
            <w:r>
              <w:rPr>
                <w:rFonts w:cstheme="minorHAnsi"/>
                <w:sz w:val="16"/>
                <w:szCs w:val="16"/>
              </w:rPr>
              <w:t>FormID</w:t>
            </w:r>
            <w:proofErr w:type="spellEnd"/>
            <w:r>
              <w:rPr>
                <w:rFonts w:cstheme="minorHAnsi"/>
                <w:sz w:val="16"/>
                <w:szCs w:val="16"/>
              </w:rPr>
              <w:t xml:space="preserve"> (w/Link to form)</w:t>
            </w:r>
          </w:p>
          <w:p w14:paraId="7121B6E6" w14:textId="77777777" w:rsidR="004917E4" w:rsidRDefault="004917E4" w:rsidP="004917E4">
            <w:pPr>
              <w:rPr>
                <w:rFonts w:cstheme="minorHAnsi"/>
                <w:sz w:val="16"/>
                <w:szCs w:val="16"/>
              </w:rPr>
            </w:pPr>
            <w:r>
              <w:rPr>
                <w:rFonts w:cstheme="minorHAnsi"/>
                <w:sz w:val="16"/>
                <w:szCs w:val="16"/>
              </w:rPr>
              <w:t>Employee Name</w:t>
            </w:r>
          </w:p>
          <w:p w14:paraId="357287AC" w14:textId="77777777" w:rsidR="004917E4" w:rsidRDefault="004917E4" w:rsidP="004917E4">
            <w:pPr>
              <w:rPr>
                <w:rFonts w:cstheme="minorHAnsi"/>
                <w:sz w:val="16"/>
                <w:szCs w:val="16"/>
              </w:rPr>
            </w:pPr>
            <w:r>
              <w:rPr>
                <w:rFonts w:cstheme="minorHAnsi"/>
                <w:sz w:val="16"/>
                <w:szCs w:val="16"/>
              </w:rPr>
              <w:t>Supervisor Name</w:t>
            </w:r>
          </w:p>
          <w:p w14:paraId="05CB9D8A" w14:textId="77777777" w:rsidR="004917E4" w:rsidRDefault="004917E4" w:rsidP="004917E4">
            <w:pPr>
              <w:rPr>
                <w:rFonts w:cstheme="minorHAnsi"/>
                <w:sz w:val="16"/>
                <w:szCs w:val="16"/>
              </w:rPr>
            </w:pPr>
            <w:r>
              <w:rPr>
                <w:rFonts w:cstheme="minorHAnsi"/>
                <w:sz w:val="16"/>
                <w:szCs w:val="16"/>
              </w:rPr>
              <w:t>Manager Name</w:t>
            </w:r>
          </w:p>
          <w:p w14:paraId="6F8B3C28" w14:textId="3CA3EA4C" w:rsidR="004917E4" w:rsidRDefault="004917E4" w:rsidP="004917E4">
            <w:pPr>
              <w:rPr>
                <w:rFonts w:cstheme="minorHAnsi"/>
                <w:sz w:val="16"/>
                <w:szCs w:val="16"/>
              </w:rPr>
            </w:pPr>
            <w:r>
              <w:rPr>
                <w:rFonts w:cstheme="minorHAnsi"/>
                <w:sz w:val="16"/>
                <w:szCs w:val="16"/>
              </w:rPr>
              <w:t>Status</w:t>
            </w:r>
          </w:p>
          <w:p w14:paraId="7AD5EFBD" w14:textId="77777777" w:rsidR="0022761B" w:rsidRDefault="0022761B" w:rsidP="0022761B">
            <w:pPr>
              <w:rPr>
                <w:rFonts w:cstheme="minorHAnsi"/>
                <w:sz w:val="16"/>
                <w:szCs w:val="16"/>
              </w:rPr>
            </w:pPr>
            <w:r>
              <w:rPr>
                <w:rFonts w:cstheme="minorHAnsi"/>
                <w:sz w:val="16"/>
                <w:szCs w:val="16"/>
              </w:rPr>
              <w:t>Coaching Reason</w:t>
            </w:r>
          </w:p>
          <w:p w14:paraId="4B8FC6FD" w14:textId="77777777" w:rsidR="004917E4" w:rsidRDefault="004917E4" w:rsidP="004917E4">
            <w:pPr>
              <w:rPr>
                <w:rFonts w:cstheme="minorHAnsi"/>
                <w:sz w:val="16"/>
                <w:szCs w:val="16"/>
              </w:rPr>
            </w:pPr>
            <w:r>
              <w:rPr>
                <w:rFonts w:cstheme="minorHAnsi"/>
                <w:sz w:val="16"/>
                <w:szCs w:val="16"/>
              </w:rPr>
              <w:t>Sub-coaching Reason</w:t>
            </w:r>
          </w:p>
          <w:p w14:paraId="65D1A682" w14:textId="77777777" w:rsidR="004917E4" w:rsidRDefault="004917E4" w:rsidP="004917E4">
            <w:pPr>
              <w:rPr>
                <w:rFonts w:cstheme="minorHAnsi"/>
                <w:sz w:val="16"/>
                <w:szCs w:val="16"/>
              </w:rPr>
            </w:pPr>
            <w:r>
              <w:rPr>
                <w:rFonts w:cstheme="minorHAnsi"/>
                <w:sz w:val="16"/>
                <w:szCs w:val="16"/>
              </w:rPr>
              <w:t>Value</w:t>
            </w:r>
          </w:p>
          <w:p w14:paraId="12F2B835" w14:textId="36EDB7D2" w:rsidR="004917E4" w:rsidRDefault="004917E4" w:rsidP="00B300A6">
            <w:pPr>
              <w:rPr>
                <w:rFonts w:cstheme="minorHAnsi"/>
                <w:sz w:val="16"/>
                <w:szCs w:val="16"/>
              </w:rPr>
            </w:pPr>
            <w:r>
              <w:rPr>
                <w:rFonts w:cstheme="minorHAnsi"/>
                <w:sz w:val="16"/>
                <w:szCs w:val="16"/>
              </w:rPr>
              <w:t>Created Date</w:t>
            </w:r>
          </w:p>
        </w:tc>
        <w:tc>
          <w:tcPr>
            <w:tcW w:w="2260" w:type="dxa"/>
            <w:shd w:val="clear" w:color="auto" w:fill="C6D9F1" w:themeFill="text2" w:themeFillTint="33"/>
          </w:tcPr>
          <w:p w14:paraId="58B1D106" w14:textId="77777777" w:rsidR="004917E4" w:rsidRDefault="004917E4" w:rsidP="004917E4">
            <w:pPr>
              <w:rPr>
                <w:rFonts w:cstheme="minorHAnsi"/>
                <w:sz w:val="16"/>
                <w:szCs w:val="16"/>
              </w:rPr>
            </w:pPr>
            <w:r>
              <w:rPr>
                <w:rFonts w:cstheme="minorHAnsi"/>
                <w:sz w:val="16"/>
                <w:szCs w:val="16"/>
              </w:rPr>
              <w:t>Pagination = 20 records</w:t>
            </w:r>
          </w:p>
          <w:p w14:paraId="38ACB5F0" w14:textId="77777777" w:rsidR="004917E4" w:rsidRDefault="004917E4" w:rsidP="004917E4">
            <w:pPr>
              <w:rPr>
                <w:rFonts w:cstheme="minorHAnsi"/>
                <w:sz w:val="16"/>
                <w:szCs w:val="16"/>
              </w:rPr>
            </w:pPr>
          </w:p>
          <w:p w14:paraId="54CC7B19" w14:textId="77777777" w:rsidR="004917E4" w:rsidRDefault="004917E4" w:rsidP="004917E4">
            <w:pPr>
              <w:rPr>
                <w:rFonts w:cstheme="minorHAnsi"/>
                <w:sz w:val="16"/>
                <w:szCs w:val="16"/>
              </w:rPr>
            </w:pPr>
            <w:r>
              <w:rPr>
                <w:rFonts w:cstheme="minorHAnsi"/>
                <w:sz w:val="16"/>
                <w:szCs w:val="16"/>
              </w:rPr>
              <w:t>Show items in descending order from Created Date</w:t>
            </w:r>
          </w:p>
          <w:p w14:paraId="439B4FCA" w14:textId="77777777" w:rsidR="004917E4" w:rsidRDefault="004917E4" w:rsidP="004917E4">
            <w:pPr>
              <w:rPr>
                <w:rFonts w:cstheme="minorHAnsi"/>
                <w:sz w:val="16"/>
                <w:szCs w:val="16"/>
              </w:rPr>
            </w:pPr>
          </w:p>
          <w:p w14:paraId="049179E3" w14:textId="325B7B19"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bl>
    <w:p w14:paraId="71F5BCED" w14:textId="77777777" w:rsidR="00B54DE9" w:rsidRDefault="00B54DE9" w:rsidP="00B54DE9">
      <w:bookmarkStart w:id="42" w:name="_Toc335259526"/>
      <w:bookmarkStart w:id="43" w:name="_Toc340500961"/>
      <w:bookmarkStart w:id="44" w:name="_Toc379289854"/>
      <w:bookmarkStart w:id="45" w:name="_Toc399751323"/>
    </w:p>
    <w:p w14:paraId="3B0771B6" w14:textId="69670A8C" w:rsidR="00BA6B81" w:rsidRDefault="001873C5" w:rsidP="00B54DE9">
      <w:r>
        <w:t xml:space="preserve">Supervisor </w:t>
      </w:r>
      <w:r w:rsidR="00BA6B81">
        <w:t>Dashboard Filters</w:t>
      </w:r>
    </w:p>
    <w:p w14:paraId="4FB88AB6" w14:textId="77777777" w:rsidR="00BA6B81" w:rsidRDefault="00BA6B81" w:rsidP="00BA6B81">
      <w:pPr>
        <w:rPr>
          <w:sz w:val="20"/>
        </w:rPr>
      </w:pPr>
      <w:r>
        <w:rPr>
          <w:sz w:val="20"/>
        </w:rPr>
        <w:t>This Supervisor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0"/>
        <w:gridCol w:w="1972"/>
        <w:gridCol w:w="7192"/>
      </w:tblGrid>
      <w:tr w:rsidR="00056BC0" w:rsidRPr="003C277A" w14:paraId="03DE2453" w14:textId="77777777" w:rsidTr="003D5C6C">
        <w:trPr>
          <w:trHeight w:val="288"/>
        </w:trPr>
        <w:tc>
          <w:tcPr>
            <w:tcW w:w="340" w:type="dxa"/>
            <w:shd w:val="clear" w:color="auto" w:fill="7297BD"/>
            <w:vAlign w:val="bottom"/>
          </w:tcPr>
          <w:p w14:paraId="3CCE3B84" w14:textId="77777777" w:rsidR="00056BC0" w:rsidRPr="003C277A" w:rsidRDefault="00056BC0" w:rsidP="00BA6B81">
            <w:pPr>
              <w:rPr>
                <w:rFonts w:cstheme="minorHAnsi"/>
                <w:b/>
                <w:color w:val="FFFFFF" w:themeColor="background1"/>
                <w:sz w:val="20"/>
                <w:szCs w:val="20"/>
              </w:rPr>
            </w:pPr>
            <w:r w:rsidRPr="003C277A">
              <w:rPr>
                <w:rFonts w:cstheme="minorHAnsi"/>
                <w:b/>
                <w:color w:val="FFFFFF" w:themeColor="background1"/>
                <w:sz w:val="20"/>
                <w:szCs w:val="20"/>
              </w:rPr>
              <w:t>#</w:t>
            </w:r>
          </w:p>
        </w:tc>
        <w:tc>
          <w:tcPr>
            <w:tcW w:w="1972" w:type="dxa"/>
            <w:shd w:val="clear" w:color="auto" w:fill="7297BD"/>
            <w:vAlign w:val="bottom"/>
          </w:tcPr>
          <w:p w14:paraId="4ECE0F98" w14:textId="77777777" w:rsidR="00056BC0" w:rsidRPr="003C277A" w:rsidRDefault="00056BC0" w:rsidP="00BA6B81">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92" w:type="dxa"/>
            <w:shd w:val="clear" w:color="auto" w:fill="7297BD"/>
            <w:vAlign w:val="bottom"/>
          </w:tcPr>
          <w:p w14:paraId="52390F7D" w14:textId="77777777" w:rsidR="00056BC0" w:rsidRPr="003C277A" w:rsidRDefault="00056BC0" w:rsidP="00BA6B81">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056BC0" w:rsidRPr="003C277A" w14:paraId="0E31C380" w14:textId="77777777" w:rsidTr="003D5C6C">
        <w:tc>
          <w:tcPr>
            <w:tcW w:w="340" w:type="dxa"/>
            <w:shd w:val="clear" w:color="auto" w:fill="DBE5F1" w:themeFill="accent1" w:themeFillTint="33"/>
          </w:tcPr>
          <w:p w14:paraId="3B6571B7" w14:textId="274DDC5D" w:rsidR="00056BC0" w:rsidRDefault="00056BC0" w:rsidP="00056BC0">
            <w:pPr>
              <w:rPr>
                <w:rFonts w:cstheme="minorHAnsi"/>
                <w:sz w:val="20"/>
                <w:szCs w:val="20"/>
              </w:rPr>
            </w:pPr>
            <w:r>
              <w:rPr>
                <w:rFonts w:cstheme="minorHAnsi"/>
                <w:sz w:val="20"/>
                <w:szCs w:val="20"/>
              </w:rPr>
              <w:t>1</w:t>
            </w:r>
          </w:p>
        </w:tc>
        <w:tc>
          <w:tcPr>
            <w:tcW w:w="9164" w:type="dxa"/>
            <w:gridSpan w:val="2"/>
            <w:shd w:val="clear" w:color="auto" w:fill="DBE5F1" w:themeFill="accent1" w:themeFillTint="33"/>
          </w:tcPr>
          <w:p w14:paraId="45C769C7" w14:textId="0697D352" w:rsidR="00056BC0" w:rsidRPr="00056BC0" w:rsidRDefault="00056BC0" w:rsidP="00BA6B81">
            <w:pPr>
              <w:rPr>
                <w:b/>
                <w:sz w:val="20"/>
                <w:szCs w:val="20"/>
              </w:rPr>
            </w:pPr>
            <w:r>
              <w:rPr>
                <w:rFonts w:cstheme="minorHAnsi"/>
                <w:b/>
                <w:sz w:val="20"/>
                <w:szCs w:val="20"/>
              </w:rPr>
              <w:t xml:space="preserve">My Dashboard – </w:t>
            </w:r>
            <w:r w:rsidRPr="00056BC0">
              <w:rPr>
                <w:rFonts w:cstheme="minorHAnsi"/>
                <w:b/>
                <w:sz w:val="20"/>
                <w:szCs w:val="20"/>
              </w:rPr>
              <w:t>My Team’s Pending</w:t>
            </w:r>
            <w:r>
              <w:rPr>
                <w:rFonts w:cstheme="minorHAnsi"/>
                <w:b/>
                <w:sz w:val="20"/>
                <w:szCs w:val="20"/>
              </w:rPr>
              <w:t xml:space="preserve"> eCoaching Logs</w:t>
            </w:r>
          </w:p>
        </w:tc>
      </w:tr>
      <w:tr w:rsidR="00E66FDA" w:rsidRPr="003C277A" w14:paraId="5CA17E79" w14:textId="77777777" w:rsidTr="003D5C6C">
        <w:tc>
          <w:tcPr>
            <w:tcW w:w="340" w:type="dxa"/>
            <w:shd w:val="clear" w:color="auto" w:fill="DBE5F1" w:themeFill="accent1" w:themeFillTint="33"/>
          </w:tcPr>
          <w:p w14:paraId="4F89E898" w14:textId="404CC905" w:rsidR="00E66FDA" w:rsidRPr="003C277A" w:rsidRDefault="004917E4" w:rsidP="004917E4">
            <w:pPr>
              <w:rPr>
                <w:rFonts w:cstheme="minorHAnsi"/>
                <w:sz w:val="20"/>
                <w:szCs w:val="20"/>
              </w:rPr>
            </w:pPr>
            <w:r>
              <w:rPr>
                <w:rFonts w:cstheme="minorHAnsi"/>
                <w:sz w:val="20"/>
                <w:szCs w:val="20"/>
              </w:rPr>
              <w:t>A</w:t>
            </w:r>
          </w:p>
        </w:tc>
        <w:tc>
          <w:tcPr>
            <w:tcW w:w="1972" w:type="dxa"/>
            <w:shd w:val="clear" w:color="auto" w:fill="DBE5F1" w:themeFill="accent1" w:themeFillTint="33"/>
          </w:tcPr>
          <w:p w14:paraId="78ACFDBC" w14:textId="77777777" w:rsidR="00E66FDA" w:rsidRPr="003C277A" w:rsidRDefault="00E66FDA" w:rsidP="00BA6B81">
            <w:pPr>
              <w:rPr>
                <w:rFonts w:cstheme="minorHAnsi"/>
                <w:sz w:val="20"/>
                <w:szCs w:val="20"/>
              </w:rPr>
            </w:pPr>
            <w:r w:rsidRPr="003C277A">
              <w:rPr>
                <w:sz w:val="20"/>
                <w:szCs w:val="20"/>
              </w:rPr>
              <w:t>Employee</w:t>
            </w:r>
          </w:p>
        </w:tc>
        <w:tc>
          <w:tcPr>
            <w:tcW w:w="7192" w:type="dxa"/>
            <w:shd w:val="clear" w:color="auto" w:fill="DBE5F1" w:themeFill="accent1" w:themeFillTint="33"/>
          </w:tcPr>
          <w:p w14:paraId="1F8F126E" w14:textId="77777777" w:rsidR="00E66FDA" w:rsidRPr="003C277A" w:rsidRDefault="00E66FDA" w:rsidP="00BA6B81">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6439F409" w14:textId="77777777" w:rsidTr="003D5C6C">
        <w:tc>
          <w:tcPr>
            <w:tcW w:w="340" w:type="dxa"/>
            <w:shd w:val="clear" w:color="auto" w:fill="DBE5F1" w:themeFill="accent1" w:themeFillTint="33"/>
          </w:tcPr>
          <w:p w14:paraId="3A7DD414" w14:textId="19C5CA53" w:rsidR="00E66FDA" w:rsidRPr="003C277A" w:rsidRDefault="004917E4" w:rsidP="00056BC0">
            <w:pPr>
              <w:rPr>
                <w:rFonts w:cstheme="minorHAnsi"/>
                <w:sz w:val="20"/>
                <w:szCs w:val="20"/>
              </w:rPr>
            </w:pPr>
            <w:r>
              <w:rPr>
                <w:rFonts w:cstheme="minorHAnsi"/>
                <w:sz w:val="20"/>
                <w:szCs w:val="20"/>
              </w:rPr>
              <w:t>B</w:t>
            </w:r>
          </w:p>
        </w:tc>
        <w:tc>
          <w:tcPr>
            <w:tcW w:w="1972" w:type="dxa"/>
            <w:shd w:val="clear" w:color="auto" w:fill="DBE5F1" w:themeFill="accent1" w:themeFillTint="33"/>
          </w:tcPr>
          <w:p w14:paraId="083DE13B" w14:textId="7A75AF50" w:rsidR="00E66FDA" w:rsidRPr="003C277A" w:rsidRDefault="00E66FDA" w:rsidP="00BA6B81">
            <w:pPr>
              <w:rPr>
                <w:rFonts w:cstheme="minorHAnsi"/>
                <w:sz w:val="20"/>
                <w:szCs w:val="20"/>
              </w:rPr>
            </w:pPr>
            <w:r w:rsidRPr="003C277A">
              <w:rPr>
                <w:sz w:val="20"/>
                <w:szCs w:val="20"/>
              </w:rPr>
              <w:t>Source</w:t>
            </w:r>
          </w:p>
        </w:tc>
        <w:tc>
          <w:tcPr>
            <w:tcW w:w="7192" w:type="dxa"/>
            <w:shd w:val="clear" w:color="auto" w:fill="DBE5F1" w:themeFill="accent1" w:themeFillTint="33"/>
          </w:tcPr>
          <w:p w14:paraId="48F63F5E" w14:textId="40444A0B" w:rsidR="00E66FDA" w:rsidRPr="003C277A" w:rsidRDefault="00E66FDA" w:rsidP="00BA6B81">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E66FDA" w:rsidRPr="003C277A" w14:paraId="17ABB266" w14:textId="77777777" w:rsidTr="003D5C6C">
        <w:tc>
          <w:tcPr>
            <w:tcW w:w="340" w:type="dxa"/>
            <w:shd w:val="clear" w:color="auto" w:fill="F2F2F2" w:themeFill="background1" w:themeFillShade="F2"/>
          </w:tcPr>
          <w:p w14:paraId="4B56E3F3" w14:textId="710B9C4C" w:rsidR="00E66FDA" w:rsidRPr="003C277A" w:rsidRDefault="00E66FDA" w:rsidP="00BA6B81">
            <w:pPr>
              <w:rPr>
                <w:rFonts w:cstheme="minorHAnsi"/>
                <w:sz w:val="20"/>
                <w:szCs w:val="20"/>
              </w:rPr>
            </w:pPr>
            <w:r>
              <w:rPr>
                <w:rFonts w:cstheme="minorHAnsi"/>
                <w:sz w:val="20"/>
                <w:szCs w:val="20"/>
              </w:rPr>
              <w:t>2</w:t>
            </w:r>
          </w:p>
        </w:tc>
        <w:tc>
          <w:tcPr>
            <w:tcW w:w="9164" w:type="dxa"/>
            <w:gridSpan w:val="2"/>
            <w:shd w:val="clear" w:color="auto" w:fill="F2F2F2" w:themeFill="background1" w:themeFillShade="F2"/>
          </w:tcPr>
          <w:p w14:paraId="74F28A2C" w14:textId="0992A0AC" w:rsidR="00E66FDA" w:rsidRPr="00056BC0" w:rsidRDefault="00E66FDA" w:rsidP="00BA6B81">
            <w:pPr>
              <w:rPr>
                <w:b/>
                <w:sz w:val="20"/>
                <w:szCs w:val="20"/>
              </w:rPr>
            </w:pPr>
            <w:r>
              <w:rPr>
                <w:b/>
                <w:sz w:val="20"/>
                <w:szCs w:val="20"/>
              </w:rPr>
              <w:t xml:space="preserve">My Dashboard – </w:t>
            </w:r>
            <w:r w:rsidRPr="00056BC0">
              <w:rPr>
                <w:b/>
                <w:sz w:val="20"/>
                <w:szCs w:val="20"/>
              </w:rPr>
              <w:t>My Team’s Completed</w:t>
            </w:r>
            <w:r>
              <w:rPr>
                <w:b/>
                <w:sz w:val="20"/>
                <w:szCs w:val="20"/>
              </w:rPr>
              <w:t xml:space="preserve"> eCoaching Logs</w:t>
            </w:r>
          </w:p>
        </w:tc>
      </w:tr>
      <w:tr w:rsidR="00E66FDA" w:rsidRPr="003C277A" w14:paraId="77F3BB3F" w14:textId="77777777" w:rsidTr="003D5C6C">
        <w:tc>
          <w:tcPr>
            <w:tcW w:w="340" w:type="dxa"/>
            <w:shd w:val="clear" w:color="auto" w:fill="F2F2F2" w:themeFill="background1" w:themeFillShade="F2"/>
          </w:tcPr>
          <w:p w14:paraId="1E53DADB" w14:textId="6603163D" w:rsidR="00E66FDA" w:rsidRPr="003C277A" w:rsidRDefault="00E66FDA" w:rsidP="00056BC0">
            <w:pPr>
              <w:rPr>
                <w:rFonts w:cstheme="minorHAnsi"/>
                <w:sz w:val="20"/>
                <w:szCs w:val="20"/>
              </w:rPr>
            </w:pPr>
            <w:r>
              <w:rPr>
                <w:rFonts w:cstheme="minorHAnsi"/>
                <w:sz w:val="20"/>
                <w:szCs w:val="20"/>
              </w:rPr>
              <w:t>A</w:t>
            </w:r>
          </w:p>
        </w:tc>
        <w:tc>
          <w:tcPr>
            <w:tcW w:w="1972" w:type="dxa"/>
            <w:shd w:val="clear" w:color="auto" w:fill="F2F2F2" w:themeFill="background1" w:themeFillShade="F2"/>
          </w:tcPr>
          <w:p w14:paraId="11FFD861" w14:textId="77777777" w:rsidR="00E66FDA" w:rsidRPr="003C277A" w:rsidRDefault="00E66FDA" w:rsidP="00BA6B81">
            <w:pPr>
              <w:rPr>
                <w:rFonts w:cstheme="minorHAnsi"/>
                <w:sz w:val="20"/>
                <w:szCs w:val="20"/>
              </w:rPr>
            </w:pPr>
            <w:r w:rsidRPr="003C277A">
              <w:rPr>
                <w:sz w:val="20"/>
                <w:szCs w:val="20"/>
              </w:rPr>
              <w:t>Manager</w:t>
            </w:r>
          </w:p>
        </w:tc>
        <w:tc>
          <w:tcPr>
            <w:tcW w:w="7192" w:type="dxa"/>
            <w:shd w:val="clear" w:color="auto" w:fill="F2F2F2" w:themeFill="background1" w:themeFillShade="F2"/>
          </w:tcPr>
          <w:p w14:paraId="1F1CCC65" w14:textId="77777777" w:rsidR="00E66FDA" w:rsidRPr="003C277A" w:rsidRDefault="00E66FDA" w:rsidP="00BA6B81">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E66FDA" w:rsidRPr="003C277A" w14:paraId="4A29CBD5" w14:textId="77777777" w:rsidTr="003D5C6C">
        <w:tc>
          <w:tcPr>
            <w:tcW w:w="340" w:type="dxa"/>
            <w:shd w:val="clear" w:color="auto" w:fill="F2F2F2" w:themeFill="background1" w:themeFillShade="F2"/>
          </w:tcPr>
          <w:p w14:paraId="5C6351B4" w14:textId="006B1209" w:rsidR="00E66FDA" w:rsidRPr="003C277A" w:rsidRDefault="00E66FDA" w:rsidP="00056BC0">
            <w:pPr>
              <w:rPr>
                <w:rFonts w:cstheme="minorHAnsi"/>
                <w:sz w:val="20"/>
                <w:szCs w:val="20"/>
              </w:rPr>
            </w:pPr>
            <w:r>
              <w:rPr>
                <w:rFonts w:cstheme="minorHAnsi"/>
                <w:sz w:val="20"/>
                <w:szCs w:val="20"/>
              </w:rPr>
              <w:t>B</w:t>
            </w:r>
          </w:p>
        </w:tc>
        <w:tc>
          <w:tcPr>
            <w:tcW w:w="1972" w:type="dxa"/>
            <w:shd w:val="clear" w:color="auto" w:fill="F2F2F2" w:themeFill="background1" w:themeFillShade="F2"/>
          </w:tcPr>
          <w:p w14:paraId="69423CEE" w14:textId="58B811C3" w:rsidR="00E66FDA" w:rsidRPr="003C277A" w:rsidRDefault="00E66FDA" w:rsidP="00BA6B81">
            <w:pPr>
              <w:rPr>
                <w:rFonts w:cstheme="minorHAnsi"/>
                <w:sz w:val="20"/>
                <w:szCs w:val="20"/>
              </w:rPr>
            </w:pPr>
            <w:r w:rsidRPr="003C277A">
              <w:rPr>
                <w:sz w:val="20"/>
                <w:szCs w:val="20"/>
              </w:rPr>
              <w:t>Employee</w:t>
            </w:r>
          </w:p>
        </w:tc>
        <w:tc>
          <w:tcPr>
            <w:tcW w:w="7192" w:type="dxa"/>
            <w:shd w:val="clear" w:color="auto" w:fill="F2F2F2" w:themeFill="background1" w:themeFillShade="F2"/>
          </w:tcPr>
          <w:p w14:paraId="2D286ECC" w14:textId="742AE802" w:rsidR="00E66FDA" w:rsidRPr="003C277A" w:rsidRDefault="00E66FDA" w:rsidP="00BA6B81">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4917E4" w:rsidRPr="003C277A" w14:paraId="43A55342" w14:textId="77777777" w:rsidTr="004917E4">
        <w:trPr>
          <w:trHeight w:val="273"/>
        </w:trPr>
        <w:tc>
          <w:tcPr>
            <w:tcW w:w="340" w:type="dxa"/>
            <w:shd w:val="clear" w:color="auto" w:fill="F2F2F2" w:themeFill="background1" w:themeFillShade="F2"/>
          </w:tcPr>
          <w:p w14:paraId="00780A0F" w14:textId="0A83D01C" w:rsidR="004917E4" w:rsidRPr="003C277A" w:rsidRDefault="004917E4" w:rsidP="00056BC0">
            <w:pPr>
              <w:rPr>
                <w:rFonts w:cstheme="minorHAnsi"/>
                <w:sz w:val="20"/>
                <w:szCs w:val="20"/>
              </w:rPr>
            </w:pPr>
            <w:r>
              <w:rPr>
                <w:rFonts w:cstheme="minorHAnsi"/>
                <w:sz w:val="20"/>
                <w:szCs w:val="20"/>
              </w:rPr>
              <w:t>C</w:t>
            </w:r>
          </w:p>
        </w:tc>
        <w:tc>
          <w:tcPr>
            <w:tcW w:w="1972" w:type="dxa"/>
            <w:shd w:val="clear" w:color="auto" w:fill="F2F2F2" w:themeFill="background1" w:themeFillShade="F2"/>
          </w:tcPr>
          <w:p w14:paraId="18268ABD" w14:textId="08864051" w:rsidR="004917E4" w:rsidRPr="003C277A" w:rsidRDefault="004917E4" w:rsidP="00BA6B81">
            <w:pPr>
              <w:rPr>
                <w:rFonts w:cstheme="minorHAnsi"/>
                <w:sz w:val="20"/>
                <w:szCs w:val="20"/>
              </w:rPr>
            </w:pPr>
            <w:r w:rsidRPr="003C277A">
              <w:rPr>
                <w:sz w:val="20"/>
                <w:szCs w:val="20"/>
              </w:rPr>
              <w:t>Source</w:t>
            </w:r>
          </w:p>
        </w:tc>
        <w:tc>
          <w:tcPr>
            <w:tcW w:w="7192" w:type="dxa"/>
            <w:shd w:val="clear" w:color="auto" w:fill="F2F2F2" w:themeFill="background1" w:themeFillShade="F2"/>
          </w:tcPr>
          <w:p w14:paraId="19A52B5D" w14:textId="31E66A7D" w:rsidR="004917E4" w:rsidRPr="003C277A" w:rsidRDefault="004917E4" w:rsidP="00BA6B81">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4917E4" w:rsidRPr="003C277A" w14:paraId="78836AD6" w14:textId="77777777" w:rsidTr="003D5C6C">
        <w:trPr>
          <w:trHeight w:val="489"/>
        </w:trPr>
        <w:tc>
          <w:tcPr>
            <w:tcW w:w="340" w:type="dxa"/>
            <w:shd w:val="clear" w:color="auto" w:fill="F2F2F2" w:themeFill="background1" w:themeFillShade="F2"/>
          </w:tcPr>
          <w:p w14:paraId="47478773" w14:textId="75DDC611" w:rsidR="004917E4" w:rsidRDefault="004917E4" w:rsidP="004917E4">
            <w:pPr>
              <w:rPr>
                <w:rFonts w:cstheme="minorHAnsi"/>
                <w:sz w:val="20"/>
                <w:szCs w:val="20"/>
              </w:rPr>
            </w:pPr>
            <w:r>
              <w:rPr>
                <w:rFonts w:cstheme="minorHAnsi"/>
                <w:sz w:val="20"/>
                <w:szCs w:val="20"/>
              </w:rPr>
              <w:lastRenderedPageBreak/>
              <w:t>D</w:t>
            </w:r>
          </w:p>
        </w:tc>
        <w:tc>
          <w:tcPr>
            <w:tcW w:w="1972" w:type="dxa"/>
            <w:shd w:val="clear" w:color="auto" w:fill="F2F2F2" w:themeFill="background1" w:themeFillShade="F2"/>
          </w:tcPr>
          <w:p w14:paraId="1E24262A" w14:textId="4136058F" w:rsidR="004917E4" w:rsidRPr="003C277A" w:rsidRDefault="004917E4" w:rsidP="00BA6B81">
            <w:pPr>
              <w:rPr>
                <w:rFonts w:cstheme="minorHAnsi"/>
                <w:sz w:val="20"/>
                <w:szCs w:val="20"/>
              </w:rPr>
            </w:pPr>
            <w:r w:rsidRPr="003C277A">
              <w:rPr>
                <w:rFonts w:cstheme="minorHAnsi"/>
                <w:sz w:val="20"/>
                <w:szCs w:val="20"/>
              </w:rPr>
              <w:t>Submitted</w:t>
            </w:r>
          </w:p>
        </w:tc>
        <w:tc>
          <w:tcPr>
            <w:tcW w:w="7192" w:type="dxa"/>
            <w:shd w:val="clear" w:color="auto" w:fill="F2F2F2" w:themeFill="background1" w:themeFillShade="F2"/>
          </w:tcPr>
          <w:p w14:paraId="6BD8D57F" w14:textId="538C612C" w:rsidR="004917E4" w:rsidRDefault="004917E4" w:rsidP="00FE3BF8">
            <w:pPr>
              <w:rPr>
                <w:rFonts w:cstheme="minorHAnsi"/>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9E065C">
              <w:rPr>
                <w:rFonts w:cstheme="minorHAnsi"/>
                <w:sz w:val="20"/>
                <w:szCs w:val="20"/>
              </w:rPr>
              <w:t xml:space="preserve">end </w:t>
            </w:r>
            <w:r w:rsidRPr="003C277A">
              <w:rPr>
                <w:rFonts w:cstheme="minorHAnsi"/>
                <w:sz w:val="20"/>
                <w:szCs w:val="20"/>
              </w:rPr>
              <w:t>date range.</w:t>
            </w:r>
            <w:r w:rsidR="009E065C">
              <w:rPr>
                <w:rFonts w:cstheme="minorHAnsi"/>
                <w:sz w:val="20"/>
                <w:szCs w:val="20"/>
              </w:rPr>
              <w:t xml:space="preserve"> </w:t>
            </w:r>
          </w:p>
        </w:tc>
      </w:tr>
      <w:tr w:rsidR="00E66FDA" w:rsidRPr="003C277A" w14:paraId="64B73E60" w14:textId="77777777" w:rsidTr="003D5C6C">
        <w:tblPrEx>
          <w:tblCellMar>
            <w:top w:w="0" w:type="dxa"/>
            <w:left w:w="108" w:type="dxa"/>
            <w:bottom w:w="0" w:type="dxa"/>
            <w:right w:w="108" w:type="dxa"/>
          </w:tblCellMar>
        </w:tblPrEx>
        <w:tc>
          <w:tcPr>
            <w:tcW w:w="340" w:type="dxa"/>
            <w:shd w:val="clear" w:color="auto" w:fill="DBE5F1" w:themeFill="accent1" w:themeFillTint="33"/>
          </w:tcPr>
          <w:p w14:paraId="536CCB77" w14:textId="64E0DCDD" w:rsidR="00E66FDA" w:rsidRDefault="00E66FDA" w:rsidP="00E01D6C">
            <w:pPr>
              <w:rPr>
                <w:rFonts w:cstheme="minorHAnsi"/>
                <w:sz w:val="20"/>
                <w:szCs w:val="20"/>
              </w:rPr>
            </w:pPr>
            <w:r>
              <w:rPr>
                <w:rFonts w:cstheme="minorHAnsi"/>
                <w:sz w:val="20"/>
                <w:szCs w:val="20"/>
              </w:rPr>
              <w:t>3</w:t>
            </w:r>
          </w:p>
        </w:tc>
        <w:tc>
          <w:tcPr>
            <w:tcW w:w="9164" w:type="dxa"/>
            <w:gridSpan w:val="2"/>
            <w:shd w:val="clear" w:color="auto" w:fill="DBE5F1" w:themeFill="accent1" w:themeFillTint="33"/>
          </w:tcPr>
          <w:p w14:paraId="494E87A9" w14:textId="3D316380" w:rsidR="00E66FDA" w:rsidRPr="0017518C" w:rsidRDefault="00A767B2" w:rsidP="00E01D6C">
            <w:pPr>
              <w:rPr>
                <w:b/>
                <w:sz w:val="20"/>
                <w:szCs w:val="20"/>
              </w:rPr>
            </w:pPr>
            <w:r>
              <w:rPr>
                <w:b/>
                <w:sz w:val="20"/>
                <w:szCs w:val="20"/>
              </w:rPr>
              <w:t xml:space="preserve">My Dashboard – </w:t>
            </w:r>
            <w:r w:rsidR="00E66FDA" w:rsidRPr="0017518C">
              <w:rPr>
                <w:b/>
                <w:sz w:val="20"/>
                <w:szCs w:val="20"/>
              </w:rPr>
              <w:t>My Team’s Warning eCoaching Logs</w:t>
            </w:r>
          </w:p>
        </w:tc>
      </w:tr>
      <w:tr w:rsidR="00E66FDA" w:rsidRPr="003C277A" w14:paraId="737B3A8F" w14:textId="77777777" w:rsidTr="003D5C6C">
        <w:tblPrEx>
          <w:tblCellMar>
            <w:top w:w="0" w:type="dxa"/>
            <w:left w:w="108" w:type="dxa"/>
            <w:bottom w:w="0" w:type="dxa"/>
            <w:right w:w="108" w:type="dxa"/>
          </w:tblCellMar>
        </w:tblPrEx>
        <w:tc>
          <w:tcPr>
            <w:tcW w:w="340" w:type="dxa"/>
            <w:shd w:val="clear" w:color="auto" w:fill="DBE5F1" w:themeFill="accent1" w:themeFillTint="33"/>
          </w:tcPr>
          <w:p w14:paraId="3E18C2AB" w14:textId="26CF110C" w:rsidR="00E66FDA" w:rsidRPr="003C277A" w:rsidRDefault="00E66FDA" w:rsidP="00E66FDA">
            <w:pPr>
              <w:rPr>
                <w:rFonts w:cstheme="minorHAnsi"/>
                <w:sz w:val="20"/>
                <w:szCs w:val="20"/>
              </w:rPr>
            </w:pPr>
            <w:r>
              <w:rPr>
                <w:rFonts w:cstheme="minorHAnsi"/>
                <w:sz w:val="20"/>
                <w:szCs w:val="20"/>
              </w:rPr>
              <w:t>A</w:t>
            </w:r>
          </w:p>
        </w:tc>
        <w:tc>
          <w:tcPr>
            <w:tcW w:w="1972" w:type="dxa"/>
            <w:shd w:val="clear" w:color="auto" w:fill="DBE5F1" w:themeFill="accent1" w:themeFillTint="33"/>
          </w:tcPr>
          <w:p w14:paraId="56F0E533" w14:textId="4E4EB52E" w:rsidR="00E66FDA" w:rsidRPr="003C277A" w:rsidRDefault="00BE608B" w:rsidP="00E01D6C">
            <w:pPr>
              <w:rPr>
                <w:rFonts w:cstheme="minorHAnsi"/>
                <w:sz w:val="20"/>
                <w:szCs w:val="20"/>
              </w:rPr>
            </w:pPr>
            <w:r>
              <w:rPr>
                <w:sz w:val="20"/>
                <w:szCs w:val="20"/>
              </w:rPr>
              <w:t>State</w:t>
            </w:r>
          </w:p>
        </w:tc>
        <w:tc>
          <w:tcPr>
            <w:tcW w:w="7192" w:type="dxa"/>
            <w:shd w:val="clear" w:color="auto" w:fill="DBE5F1" w:themeFill="accent1" w:themeFillTint="33"/>
          </w:tcPr>
          <w:p w14:paraId="7295AF83" w14:textId="2ABF79BB" w:rsidR="00E66FDA" w:rsidRPr="003C277A" w:rsidRDefault="00E66FDA" w:rsidP="0037723B">
            <w:pPr>
              <w:rPr>
                <w:sz w:val="20"/>
                <w:szCs w:val="20"/>
              </w:rPr>
            </w:pPr>
            <w:r>
              <w:rPr>
                <w:sz w:val="20"/>
                <w:szCs w:val="20"/>
              </w:rPr>
              <w:t xml:space="preserve">Includes a list of possible </w:t>
            </w:r>
            <w:r w:rsidR="00BE608B">
              <w:rPr>
                <w:sz w:val="20"/>
                <w:szCs w:val="20"/>
              </w:rPr>
              <w:t xml:space="preserve">state </w:t>
            </w:r>
            <w:r>
              <w:rPr>
                <w:sz w:val="20"/>
                <w:szCs w:val="20"/>
              </w:rPr>
              <w:t xml:space="preserve">values of </w:t>
            </w:r>
            <w:r w:rsidR="00BE608B">
              <w:rPr>
                <w:sz w:val="20"/>
                <w:szCs w:val="20"/>
              </w:rPr>
              <w:t xml:space="preserve">warning logs such as active or </w:t>
            </w:r>
            <w:r w:rsidR="0037723B">
              <w:rPr>
                <w:sz w:val="20"/>
                <w:szCs w:val="20"/>
              </w:rPr>
              <w:t>expired</w:t>
            </w:r>
            <w:r w:rsidR="00BE608B">
              <w:rPr>
                <w:sz w:val="20"/>
                <w:szCs w:val="20"/>
              </w:rPr>
              <w:t>.</w:t>
            </w:r>
          </w:p>
        </w:tc>
      </w:tr>
      <w:tr w:rsidR="00E66FDA" w:rsidRPr="003C277A" w14:paraId="2B7C8112" w14:textId="77777777" w:rsidTr="003D5C6C">
        <w:tblPrEx>
          <w:tblCellMar>
            <w:top w:w="0" w:type="dxa"/>
            <w:left w:w="108" w:type="dxa"/>
            <w:bottom w:w="0" w:type="dxa"/>
            <w:right w:w="108" w:type="dxa"/>
          </w:tblCellMar>
        </w:tblPrEx>
        <w:trPr>
          <w:trHeight w:val="489"/>
        </w:trPr>
        <w:tc>
          <w:tcPr>
            <w:tcW w:w="340" w:type="dxa"/>
            <w:shd w:val="clear" w:color="auto" w:fill="DBE5F1" w:themeFill="accent1" w:themeFillTint="33"/>
          </w:tcPr>
          <w:p w14:paraId="783F18AD" w14:textId="1EE20E9B" w:rsidR="00E66FDA" w:rsidRPr="003C277A" w:rsidRDefault="00E66FDA" w:rsidP="0017518C">
            <w:pPr>
              <w:rPr>
                <w:rFonts w:cstheme="minorHAnsi"/>
                <w:sz w:val="20"/>
                <w:szCs w:val="20"/>
              </w:rPr>
            </w:pPr>
            <w:r>
              <w:rPr>
                <w:rFonts w:cstheme="minorHAnsi"/>
                <w:sz w:val="20"/>
                <w:szCs w:val="20"/>
              </w:rPr>
              <w:t>B</w:t>
            </w:r>
          </w:p>
        </w:tc>
        <w:tc>
          <w:tcPr>
            <w:tcW w:w="1972" w:type="dxa"/>
            <w:shd w:val="clear" w:color="auto" w:fill="DBE5F1" w:themeFill="accent1" w:themeFillTint="33"/>
          </w:tcPr>
          <w:p w14:paraId="27A29744" w14:textId="77777777" w:rsidR="00E66FDA" w:rsidRPr="003C277A" w:rsidRDefault="00E66FDA" w:rsidP="00E01D6C">
            <w:pPr>
              <w:rPr>
                <w:rFonts w:cstheme="minorHAnsi"/>
                <w:sz w:val="20"/>
                <w:szCs w:val="20"/>
              </w:rPr>
            </w:pPr>
            <w:r w:rsidRPr="003C277A">
              <w:rPr>
                <w:rFonts w:cstheme="minorHAnsi"/>
                <w:sz w:val="20"/>
                <w:szCs w:val="20"/>
              </w:rPr>
              <w:t>Submitted</w:t>
            </w:r>
          </w:p>
        </w:tc>
        <w:tc>
          <w:tcPr>
            <w:tcW w:w="7192" w:type="dxa"/>
            <w:shd w:val="clear" w:color="auto" w:fill="DBE5F1" w:themeFill="accent1" w:themeFillTint="33"/>
          </w:tcPr>
          <w:p w14:paraId="2391CD44" w14:textId="4B78AF0C" w:rsidR="00E66FDA" w:rsidRPr="003C277A" w:rsidRDefault="00E66FDA" w:rsidP="00FE3BF8">
            <w:pPr>
              <w:rPr>
                <w:rFonts w:cstheme="minorHAnsi"/>
                <w:sz w:val="20"/>
                <w:szCs w:val="20"/>
              </w:rPr>
            </w:pPr>
            <w:r>
              <w:rPr>
                <w:rFonts w:cstheme="minorHAnsi"/>
                <w:sz w:val="20"/>
                <w:szCs w:val="20"/>
              </w:rPr>
              <w:t>Will in</w:t>
            </w:r>
            <w:r w:rsidRPr="003C277A">
              <w:rPr>
                <w:rFonts w:cstheme="minorHAnsi"/>
                <w:sz w:val="20"/>
                <w:szCs w:val="20"/>
              </w:rPr>
              <w:t xml:space="preserve">clude </w:t>
            </w:r>
            <w:r w:rsidR="00BE608B">
              <w:rPr>
                <w:rFonts w:cstheme="minorHAnsi"/>
                <w:sz w:val="20"/>
                <w:szCs w:val="20"/>
              </w:rPr>
              <w:t>warning</w:t>
            </w:r>
            <w:r w:rsidRPr="003C277A">
              <w:rPr>
                <w:rFonts w:cstheme="minorHAnsi"/>
                <w:sz w:val="20"/>
                <w:szCs w:val="20"/>
              </w:rPr>
              <w:t xml:space="preserve">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9E065C">
              <w:rPr>
                <w:rFonts w:cstheme="minorHAnsi"/>
                <w:sz w:val="20"/>
                <w:szCs w:val="20"/>
              </w:rPr>
              <w:t xml:space="preserve">end </w:t>
            </w:r>
            <w:r w:rsidRPr="003C277A">
              <w:rPr>
                <w:rFonts w:cstheme="minorHAnsi"/>
                <w:sz w:val="20"/>
                <w:szCs w:val="20"/>
              </w:rPr>
              <w:t>date range.</w:t>
            </w:r>
            <w:r w:rsidR="009E065C">
              <w:rPr>
                <w:rFonts w:cstheme="minorHAnsi"/>
                <w:sz w:val="20"/>
                <w:szCs w:val="20"/>
              </w:rPr>
              <w:t xml:space="preserve"> </w:t>
            </w:r>
          </w:p>
        </w:tc>
      </w:tr>
      <w:tr w:rsidR="00E66FDA" w:rsidRPr="003C277A" w14:paraId="351B3A93" w14:textId="77777777" w:rsidTr="003D5C6C">
        <w:trPr>
          <w:trHeight w:val="228"/>
        </w:trPr>
        <w:tc>
          <w:tcPr>
            <w:tcW w:w="340" w:type="dxa"/>
            <w:shd w:val="clear" w:color="auto" w:fill="F2F2F2" w:themeFill="background1" w:themeFillShade="F2"/>
          </w:tcPr>
          <w:p w14:paraId="4A4F3E68" w14:textId="22B5D253" w:rsidR="00E66FDA" w:rsidRDefault="00E66FDA" w:rsidP="00056BC0">
            <w:pPr>
              <w:rPr>
                <w:rFonts w:cstheme="minorHAnsi"/>
                <w:sz w:val="20"/>
                <w:szCs w:val="20"/>
              </w:rPr>
            </w:pPr>
            <w:r>
              <w:rPr>
                <w:rFonts w:cstheme="minorHAnsi"/>
                <w:sz w:val="20"/>
                <w:szCs w:val="20"/>
              </w:rPr>
              <w:t>4</w:t>
            </w:r>
          </w:p>
        </w:tc>
        <w:tc>
          <w:tcPr>
            <w:tcW w:w="9164" w:type="dxa"/>
            <w:gridSpan w:val="2"/>
            <w:shd w:val="clear" w:color="auto" w:fill="F2F2F2" w:themeFill="background1" w:themeFillShade="F2"/>
          </w:tcPr>
          <w:p w14:paraId="4877C05B" w14:textId="19270BA7" w:rsidR="00E66FDA" w:rsidRPr="00056BC0" w:rsidRDefault="00E66FDA" w:rsidP="00BA6B81">
            <w:pPr>
              <w:rPr>
                <w:rFonts w:cstheme="minorHAnsi"/>
                <w:b/>
                <w:sz w:val="20"/>
                <w:szCs w:val="20"/>
              </w:rPr>
            </w:pPr>
            <w:r w:rsidRPr="00056BC0">
              <w:rPr>
                <w:rFonts w:cstheme="minorHAnsi"/>
                <w:b/>
                <w:sz w:val="20"/>
                <w:szCs w:val="20"/>
              </w:rPr>
              <w:t>My Submissions</w:t>
            </w:r>
            <w:r>
              <w:rPr>
                <w:rFonts w:cstheme="minorHAnsi"/>
                <w:b/>
                <w:sz w:val="20"/>
                <w:szCs w:val="20"/>
              </w:rPr>
              <w:t xml:space="preserve"> – My Submitted eCoaching Logs</w:t>
            </w:r>
          </w:p>
        </w:tc>
      </w:tr>
      <w:tr w:rsidR="00E66FDA" w:rsidRPr="003C277A" w14:paraId="7310D326" w14:textId="77777777" w:rsidTr="003D5C6C">
        <w:trPr>
          <w:trHeight w:val="489"/>
        </w:trPr>
        <w:tc>
          <w:tcPr>
            <w:tcW w:w="340" w:type="dxa"/>
            <w:shd w:val="clear" w:color="auto" w:fill="F2F2F2" w:themeFill="background1" w:themeFillShade="F2"/>
          </w:tcPr>
          <w:p w14:paraId="6ACAF79D" w14:textId="04A325DB" w:rsidR="00E66FDA" w:rsidRDefault="00E66FDA" w:rsidP="00056BC0">
            <w:pPr>
              <w:rPr>
                <w:rFonts w:cstheme="minorHAnsi"/>
                <w:sz w:val="20"/>
                <w:szCs w:val="20"/>
              </w:rPr>
            </w:pPr>
            <w:r>
              <w:rPr>
                <w:rFonts w:cstheme="minorHAnsi"/>
                <w:sz w:val="20"/>
                <w:szCs w:val="20"/>
              </w:rPr>
              <w:t>A</w:t>
            </w:r>
          </w:p>
        </w:tc>
        <w:tc>
          <w:tcPr>
            <w:tcW w:w="1972" w:type="dxa"/>
            <w:shd w:val="clear" w:color="auto" w:fill="F2F2F2" w:themeFill="background1" w:themeFillShade="F2"/>
          </w:tcPr>
          <w:p w14:paraId="078A3654" w14:textId="251C09E9" w:rsidR="00E66FDA" w:rsidRPr="003C277A" w:rsidRDefault="00E66FDA" w:rsidP="00BA6B81">
            <w:pPr>
              <w:rPr>
                <w:rFonts w:cstheme="minorHAnsi"/>
                <w:sz w:val="20"/>
                <w:szCs w:val="20"/>
              </w:rPr>
            </w:pPr>
            <w:r w:rsidRPr="003C277A">
              <w:rPr>
                <w:sz w:val="20"/>
                <w:szCs w:val="20"/>
              </w:rPr>
              <w:t>Manager</w:t>
            </w:r>
          </w:p>
        </w:tc>
        <w:tc>
          <w:tcPr>
            <w:tcW w:w="7192" w:type="dxa"/>
            <w:shd w:val="clear" w:color="auto" w:fill="F2F2F2" w:themeFill="background1" w:themeFillShade="F2"/>
          </w:tcPr>
          <w:p w14:paraId="5C52E465" w14:textId="3FB4E8E4" w:rsidR="00E66FDA" w:rsidRDefault="00E66FDA" w:rsidP="00BA6B81">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E66FDA" w:rsidRPr="003C277A" w14:paraId="007C91D2" w14:textId="77777777" w:rsidTr="003D5C6C">
        <w:trPr>
          <w:trHeight w:val="489"/>
        </w:trPr>
        <w:tc>
          <w:tcPr>
            <w:tcW w:w="340" w:type="dxa"/>
            <w:shd w:val="clear" w:color="auto" w:fill="F2F2F2" w:themeFill="background1" w:themeFillShade="F2"/>
          </w:tcPr>
          <w:p w14:paraId="40392189" w14:textId="01EFF30B" w:rsidR="00E66FDA" w:rsidRDefault="00E66FDA" w:rsidP="00056BC0">
            <w:pPr>
              <w:rPr>
                <w:rFonts w:cstheme="minorHAnsi"/>
                <w:sz w:val="20"/>
                <w:szCs w:val="20"/>
              </w:rPr>
            </w:pPr>
            <w:r>
              <w:rPr>
                <w:rFonts w:cstheme="minorHAnsi"/>
                <w:sz w:val="20"/>
                <w:szCs w:val="20"/>
              </w:rPr>
              <w:t>B</w:t>
            </w:r>
          </w:p>
        </w:tc>
        <w:tc>
          <w:tcPr>
            <w:tcW w:w="1972" w:type="dxa"/>
            <w:shd w:val="clear" w:color="auto" w:fill="F2F2F2" w:themeFill="background1" w:themeFillShade="F2"/>
          </w:tcPr>
          <w:p w14:paraId="6AC858E9" w14:textId="79FD236B" w:rsidR="00E66FDA" w:rsidRPr="003C277A" w:rsidRDefault="00E66FDA" w:rsidP="00BA6B81">
            <w:pPr>
              <w:rPr>
                <w:rFonts w:cstheme="minorHAnsi"/>
                <w:sz w:val="20"/>
                <w:szCs w:val="20"/>
              </w:rPr>
            </w:pPr>
            <w:r w:rsidRPr="003C277A">
              <w:rPr>
                <w:sz w:val="20"/>
                <w:szCs w:val="20"/>
              </w:rPr>
              <w:t>Supervisor</w:t>
            </w:r>
          </w:p>
        </w:tc>
        <w:tc>
          <w:tcPr>
            <w:tcW w:w="7192" w:type="dxa"/>
            <w:shd w:val="clear" w:color="auto" w:fill="F2F2F2" w:themeFill="background1" w:themeFillShade="F2"/>
          </w:tcPr>
          <w:p w14:paraId="2307E22D" w14:textId="7F44B2A8" w:rsidR="00E66FDA" w:rsidRDefault="00E66FDA" w:rsidP="00BA6B81">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72D4842B" w14:textId="77777777" w:rsidTr="003D5C6C">
        <w:trPr>
          <w:trHeight w:val="489"/>
        </w:trPr>
        <w:tc>
          <w:tcPr>
            <w:tcW w:w="340" w:type="dxa"/>
            <w:shd w:val="clear" w:color="auto" w:fill="F2F2F2" w:themeFill="background1" w:themeFillShade="F2"/>
          </w:tcPr>
          <w:p w14:paraId="621F74B1" w14:textId="6D4B8E1D" w:rsidR="00E66FDA" w:rsidRDefault="00E66FDA" w:rsidP="00056BC0">
            <w:pPr>
              <w:rPr>
                <w:rFonts w:cstheme="minorHAnsi"/>
                <w:sz w:val="20"/>
                <w:szCs w:val="20"/>
              </w:rPr>
            </w:pPr>
            <w:r>
              <w:rPr>
                <w:rFonts w:cstheme="minorHAnsi"/>
                <w:sz w:val="20"/>
                <w:szCs w:val="20"/>
              </w:rPr>
              <w:t>C</w:t>
            </w:r>
          </w:p>
        </w:tc>
        <w:tc>
          <w:tcPr>
            <w:tcW w:w="1972" w:type="dxa"/>
            <w:shd w:val="clear" w:color="auto" w:fill="F2F2F2" w:themeFill="background1" w:themeFillShade="F2"/>
          </w:tcPr>
          <w:p w14:paraId="6BCC8D21" w14:textId="01E4BFF1" w:rsidR="00E66FDA" w:rsidRPr="003C277A" w:rsidRDefault="00E66FDA" w:rsidP="00BA6B81">
            <w:pPr>
              <w:rPr>
                <w:rFonts w:cstheme="minorHAnsi"/>
                <w:sz w:val="20"/>
                <w:szCs w:val="20"/>
              </w:rPr>
            </w:pPr>
            <w:r w:rsidRPr="003C277A">
              <w:rPr>
                <w:sz w:val="20"/>
                <w:szCs w:val="20"/>
              </w:rPr>
              <w:t>Status</w:t>
            </w:r>
          </w:p>
        </w:tc>
        <w:tc>
          <w:tcPr>
            <w:tcW w:w="7192" w:type="dxa"/>
            <w:shd w:val="clear" w:color="auto" w:fill="F2F2F2" w:themeFill="background1" w:themeFillShade="F2"/>
          </w:tcPr>
          <w:p w14:paraId="214F1B3C" w14:textId="6A4C083B" w:rsidR="00E66FDA" w:rsidRDefault="00E66FDA" w:rsidP="00BA6B81">
            <w:pPr>
              <w:rPr>
                <w:rFonts w:cstheme="minorHAnsi"/>
                <w:sz w:val="20"/>
                <w:szCs w:val="20"/>
              </w:rPr>
            </w:pPr>
            <w:r>
              <w:rPr>
                <w:sz w:val="20"/>
                <w:szCs w:val="20"/>
              </w:rPr>
              <w:t>I</w:t>
            </w:r>
            <w:r w:rsidRPr="003C277A">
              <w:rPr>
                <w:sz w:val="20"/>
                <w:szCs w:val="20"/>
              </w:rPr>
              <w:t>nclude the possible status values for coaching logs.  Logs in Inactive status cannot be filtered on.</w:t>
            </w:r>
          </w:p>
        </w:tc>
      </w:tr>
      <w:tr w:rsidR="00E66FDA" w:rsidRPr="003C277A" w14:paraId="24782CC1" w14:textId="77777777" w:rsidTr="003D5C6C">
        <w:trPr>
          <w:trHeight w:val="489"/>
        </w:trPr>
        <w:tc>
          <w:tcPr>
            <w:tcW w:w="340" w:type="dxa"/>
            <w:shd w:val="clear" w:color="auto" w:fill="F2F2F2" w:themeFill="background1" w:themeFillShade="F2"/>
          </w:tcPr>
          <w:p w14:paraId="61052D8B" w14:textId="3159A568" w:rsidR="00E66FDA" w:rsidRDefault="00E66FDA" w:rsidP="00056BC0">
            <w:pPr>
              <w:rPr>
                <w:rFonts w:cstheme="minorHAnsi"/>
                <w:sz w:val="20"/>
                <w:szCs w:val="20"/>
              </w:rPr>
            </w:pPr>
            <w:r>
              <w:rPr>
                <w:rFonts w:cstheme="minorHAnsi"/>
                <w:sz w:val="20"/>
                <w:szCs w:val="20"/>
              </w:rPr>
              <w:t>D</w:t>
            </w:r>
          </w:p>
        </w:tc>
        <w:tc>
          <w:tcPr>
            <w:tcW w:w="1972" w:type="dxa"/>
            <w:shd w:val="clear" w:color="auto" w:fill="F2F2F2" w:themeFill="background1" w:themeFillShade="F2"/>
          </w:tcPr>
          <w:p w14:paraId="1EB11AF8" w14:textId="547A77A1" w:rsidR="00E66FDA" w:rsidRPr="003C277A" w:rsidRDefault="00E66FDA" w:rsidP="00BA6B81">
            <w:pPr>
              <w:rPr>
                <w:sz w:val="20"/>
                <w:szCs w:val="20"/>
              </w:rPr>
            </w:pPr>
            <w:r w:rsidRPr="003C277A">
              <w:rPr>
                <w:sz w:val="20"/>
                <w:szCs w:val="20"/>
              </w:rPr>
              <w:t>Employee</w:t>
            </w:r>
          </w:p>
        </w:tc>
        <w:tc>
          <w:tcPr>
            <w:tcW w:w="7192" w:type="dxa"/>
            <w:shd w:val="clear" w:color="auto" w:fill="F2F2F2" w:themeFill="background1" w:themeFillShade="F2"/>
          </w:tcPr>
          <w:p w14:paraId="0B645E09" w14:textId="794C4655" w:rsidR="00E66FDA" w:rsidRDefault="00E66FDA" w:rsidP="00BA6B81">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27A21516" w14:textId="75AE5A61" w:rsidR="00BA6B81" w:rsidRPr="00BA6B81" w:rsidRDefault="00BA6B81" w:rsidP="00BA6B81">
      <w:r>
        <w:rPr>
          <w:sz w:val="20"/>
        </w:rPr>
        <w:t xml:space="preserve"> </w:t>
      </w:r>
    </w:p>
    <w:p w14:paraId="03375792" w14:textId="6EB830C4" w:rsidR="00EB0ADA" w:rsidRPr="00EB0ADA" w:rsidRDefault="0045631D" w:rsidP="00EB0ADA">
      <w:pPr>
        <w:pStyle w:val="Heading1"/>
        <w:rPr>
          <w:rFonts w:asciiTheme="minorHAnsi" w:hAnsiTheme="minorHAnsi" w:cstheme="minorHAnsi"/>
          <w:sz w:val="22"/>
        </w:rPr>
      </w:pPr>
      <w:r>
        <w:rPr>
          <w:rFonts w:asciiTheme="minorHAnsi" w:hAnsiTheme="minorHAnsi" w:cstheme="minorHAnsi"/>
          <w:sz w:val="22"/>
        </w:rPr>
        <w:t>Manager</w:t>
      </w:r>
      <w:r w:rsidRPr="00D0711E">
        <w:rPr>
          <w:rFonts w:asciiTheme="minorHAnsi" w:hAnsiTheme="minorHAnsi" w:cstheme="minorHAnsi"/>
          <w:sz w:val="22"/>
        </w:rPr>
        <w:t xml:space="preserve"> Dashboar</w:t>
      </w:r>
      <w:bookmarkEnd w:id="42"/>
      <w:bookmarkEnd w:id="43"/>
      <w:r w:rsidR="00EB0ADA">
        <w:rPr>
          <w:rFonts w:asciiTheme="minorHAnsi" w:hAnsiTheme="minorHAnsi" w:cstheme="minorHAnsi"/>
          <w:sz w:val="22"/>
        </w:rPr>
        <w:t>d</w:t>
      </w:r>
      <w:bookmarkEnd w:id="44"/>
      <w:bookmarkEnd w:id="45"/>
    </w:p>
    <w:p w14:paraId="72913F3D" w14:textId="3E9788BA" w:rsidR="0045631D" w:rsidRDefault="0045631D" w:rsidP="0045631D">
      <w:pPr>
        <w:rPr>
          <w:sz w:val="20"/>
        </w:rPr>
      </w:pPr>
      <w:r>
        <w:rPr>
          <w:sz w:val="20"/>
        </w:rPr>
        <w:t>This dashboard allows the Manager</w:t>
      </w:r>
      <w:r w:rsidR="00663DB3">
        <w:rPr>
          <w:sz w:val="20"/>
        </w:rPr>
        <w:t xml:space="preserve"> (or supervisor acting as manager) </w:t>
      </w:r>
      <w:r>
        <w:rPr>
          <w:sz w:val="20"/>
        </w:rPr>
        <w:t xml:space="preserve">to view their direct reports pending and completed as well as their own pending </w:t>
      </w:r>
      <w:proofErr w:type="spellStart"/>
      <w:r>
        <w:rPr>
          <w:sz w:val="20"/>
        </w:rPr>
        <w:t>eCLs</w:t>
      </w:r>
      <w:proofErr w:type="spellEnd"/>
      <w:r>
        <w:rPr>
          <w:sz w:val="20"/>
        </w:rPr>
        <w:t>.</w:t>
      </w:r>
      <w:r w:rsidR="00773ABB">
        <w:rPr>
          <w:sz w:val="20"/>
        </w:rPr>
        <w:t xml:space="preserve">  The Created Date will be the date and time the record is created and shall be displayed noting the web server time zone (e.g. PDT for Pacific Daylight Time).</w:t>
      </w:r>
      <w:r w:rsidR="00936CA3">
        <w:rPr>
          <w:sz w:val="20"/>
        </w:rPr>
        <w:t xml:space="preserve">  Managers </w:t>
      </w:r>
      <w:r w:rsidR="008B045B">
        <w:rPr>
          <w:sz w:val="20"/>
        </w:rPr>
        <w:t xml:space="preserve">will be able to view Warning </w:t>
      </w:r>
      <w:r w:rsidR="00412EA5">
        <w:rPr>
          <w:sz w:val="20"/>
        </w:rPr>
        <w:t xml:space="preserve">eCoaching Logs </w:t>
      </w:r>
      <w:r w:rsidR="008B045B">
        <w:rPr>
          <w:sz w:val="20"/>
        </w:rPr>
        <w:t>for their direct reports</w:t>
      </w:r>
      <w:r w:rsidR="00412EA5">
        <w:rPr>
          <w:sz w:val="20"/>
        </w:rPr>
        <w:t>.</w:t>
      </w:r>
      <w:r w:rsidR="0065469A">
        <w:rPr>
          <w:sz w:val="20"/>
        </w:rPr>
        <w:t xml:space="preserve">  Those </w:t>
      </w:r>
      <w:r w:rsidR="00336829">
        <w:rPr>
          <w:sz w:val="20"/>
        </w:rPr>
        <w:t xml:space="preserve">users </w:t>
      </w:r>
      <w:r w:rsidR="0065469A">
        <w:rPr>
          <w:sz w:val="20"/>
        </w:rPr>
        <w:t xml:space="preserve">who </w:t>
      </w:r>
      <w:r w:rsidR="00336829">
        <w:rPr>
          <w:sz w:val="20"/>
        </w:rPr>
        <w:t xml:space="preserve">have a role of SRMGR in the </w:t>
      </w:r>
      <w:proofErr w:type="spellStart"/>
      <w:r w:rsidR="00336829">
        <w:rPr>
          <w:sz w:val="20"/>
        </w:rPr>
        <w:t>Historical_Dashboard_ACL</w:t>
      </w:r>
      <w:proofErr w:type="spellEnd"/>
      <w:r w:rsidR="00336829">
        <w:rPr>
          <w:sz w:val="20"/>
        </w:rPr>
        <w:t xml:space="preserve"> </w:t>
      </w:r>
      <w:r w:rsidR="0065469A">
        <w:rPr>
          <w:sz w:val="20"/>
        </w:rPr>
        <w:t>will be able to view the eCoaching logs and Warning logs of those employees in their reporting structure, even if not direct reports.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98"/>
        <w:gridCol w:w="1973"/>
        <w:gridCol w:w="2509"/>
        <w:gridCol w:w="2468"/>
        <w:gridCol w:w="2256"/>
      </w:tblGrid>
      <w:tr w:rsidR="0045631D" w:rsidRPr="002D7D35" w14:paraId="1425DB9A" w14:textId="77777777" w:rsidTr="0010438C">
        <w:trPr>
          <w:trHeight w:val="288"/>
        </w:trPr>
        <w:tc>
          <w:tcPr>
            <w:tcW w:w="298"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933F0BC"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197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8A73396"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50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172F2C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4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1D8D512"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25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5672FB77"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5753CB74" w14:textId="77777777" w:rsidTr="0010438C">
        <w:tc>
          <w:tcPr>
            <w:tcW w:w="298" w:type="dxa"/>
            <w:tcBorders>
              <w:top w:val="single" w:sz="4" w:space="0" w:color="F2F2F2" w:themeColor="background1" w:themeShade="F2"/>
              <w:bottom w:val="single" w:sz="4" w:space="0" w:color="7297BD"/>
            </w:tcBorders>
            <w:shd w:val="clear" w:color="auto" w:fill="F2F2F2" w:themeFill="background1" w:themeFillShade="F2"/>
          </w:tcPr>
          <w:p w14:paraId="0B664E7B"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1973" w:type="dxa"/>
            <w:tcBorders>
              <w:top w:val="single" w:sz="4" w:space="0" w:color="F2F2F2" w:themeColor="background1" w:themeShade="F2"/>
              <w:bottom w:val="single" w:sz="4" w:space="0" w:color="7297BD"/>
            </w:tcBorders>
            <w:shd w:val="clear" w:color="auto" w:fill="F2F2F2" w:themeFill="background1" w:themeFillShade="F2"/>
          </w:tcPr>
          <w:p w14:paraId="6EDD8C9D"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509" w:type="dxa"/>
            <w:tcBorders>
              <w:top w:val="single" w:sz="4" w:space="0" w:color="F2F2F2" w:themeColor="background1" w:themeShade="F2"/>
              <w:bottom w:val="single" w:sz="4" w:space="0" w:color="7297BD"/>
            </w:tcBorders>
            <w:shd w:val="clear" w:color="auto" w:fill="F2F2F2" w:themeFill="background1" w:themeFillShade="F2"/>
          </w:tcPr>
          <w:p w14:paraId="44684B43" w14:textId="6ED8C452" w:rsidR="0045631D" w:rsidRDefault="00663DB3" w:rsidP="007D456A">
            <w:pPr>
              <w:spacing w:before="60" w:after="60"/>
              <w:rPr>
                <w:rFonts w:cstheme="minorHAnsi"/>
                <w:sz w:val="16"/>
                <w:szCs w:val="16"/>
              </w:rPr>
            </w:pPr>
            <w:r>
              <w:rPr>
                <w:rFonts w:cstheme="minorHAnsi"/>
                <w:sz w:val="16"/>
                <w:szCs w:val="16"/>
              </w:rPr>
              <w:t xml:space="preserve">Manager </w:t>
            </w:r>
            <w:r w:rsidR="0045631D">
              <w:rPr>
                <w:rFonts w:cstheme="minorHAnsi"/>
                <w:sz w:val="16"/>
                <w:szCs w:val="16"/>
              </w:rPr>
              <w:t>Name = current user</w:t>
            </w:r>
          </w:p>
          <w:p w14:paraId="701C164A" w14:textId="1091EAD5" w:rsidR="0045631D" w:rsidRDefault="0045631D" w:rsidP="007D456A">
            <w:pPr>
              <w:spacing w:before="60" w:after="60"/>
              <w:rPr>
                <w:rFonts w:cstheme="minorHAnsi"/>
                <w:sz w:val="16"/>
                <w:szCs w:val="16"/>
              </w:rPr>
            </w:pPr>
            <w:r>
              <w:rPr>
                <w:rFonts w:cstheme="minorHAnsi"/>
                <w:sz w:val="16"/>
                <w:szCs w:val="16"/>
              </w:rPr>
              <w:t xml:space="preserve">Role = </w:t>
            </w:r>
            <w:r w:rsidR="00663DB3">
              <w:rPr>
                <w:rFonts w:cstheme="minorHAnsi"/>
                <w:sz w:val="16"/>
                <w:szCs w:val="16"/>
              </w:rPr>
              <w:t>Manager</w:t>
            </w:r>
          </w:p>
          <w:p w14:paraId="1E87E407" w14:textId="1D20246D" w:rsidR="0045631D" w:rsidRDefault="0045631D" w:rsidP="007D456A">
            <w:pPr>
              <w:spacing w:before="60" w:after="60"/>
              <w:rPr>
                <w:rFonts w:cstheme="minorHAnsi"/>
                <w:sz w:val="16"/>
                <w:szCs w:val="16"/>
              </w:rPr>
            </w:pPr>
            <w:r>
              <w:rPr>
                <w:rFonts w:cstheme="minorHAnsi"/>
                <w:sz w:val="16"/>
                <w:szCs w:val="16"/>
              </w:rPr>
              <w:t>Status = Pending Manager Review</w:t>
            </w:r>
          </w:p>
          <w:p w14:paraId="009003A2" w14:textId="3960B9E7" w:rsidR="00694E75" w:rsidRPr="002D7D35" w:rsidRDefault="00694E75" w:rsidP="005E2E6D">
            <w:pPr>
              <w:spacing w:before="60" w:after="60"/>
              <w:rPr>
                <w:rFonts w:cstheme="minorHAnsi"/>
                <w:sz w:val="16"/>
                <w:szCs w:val="16"/>
              </w:rPr>
            </w:pPr>
            <w:r>
              <w:rPr>
                <w:rFonts w:cstheme="minorHAnsi"/>
                <w:sz w:val="16"/>
                <w:szCs w:val="16"/>
              </w:rPr>
              <w:t xml:space="preserve">or </w:t>
            </w:r>
            <w:r w:rsidR="005E2E6D">
              <w:rPr>
                <w:rFonts w:cstheme="minorHAnsi"/>
                <w:sz w:val="16"/>
                <w:szCs w:val="16"/>
              </w:rPr>
              <w:t>S</w:t>
            </w:r>
            <w:r>
              <w:rPr>
                <w:rFonts w:cstheme="minorHAnsi"/>
                <w:sz w:val="16"/>
                <w:szCs w:val="16"/>
              </w:rPr>
              <w:t>tatus = Pending Sr. Manager Review</w:t>
            </w:r>
          </w:p>
        </w:tc>
        <w:tc>
          <w:tcPr>
            <w:tcW w:w="2468" w:type="dxa"/>
            <w:tcBorders>
              <w:top w:val="single" w:sz="4" w:space="0" w:color="F2F2F2" w:themeColor="background1" w:themeShade="F2"/>
              <w:bottom w:val="single" w:sz="4" w:space="0" w:color="7297BD"/>
            </w:tcBorders>
            <w:shd w:val="clear" w:color="auto" w:fill="F2F2F2" w:themeFill="background1" w:themeFillShade="F2"/>
          </w:tcPr>
          <w:p w14:paraId="222F2545" w14:textId="77777777" w:rsidR="00B300A6" w:rsidRDefault="0045631D" w:rsidP="00B300A6">
            <w:pPr>
              <w:rPr>
                <w:rFonts w:cstheme="minorHAnsi"/>
                <w:sz w:val="16"/>
                <w:szCs w:val="16"/>
              </w:rPr>
            </w:pPr>
            <w:proofErr w:type="spellStart"/>
            <w:r>
              <w:rPr>
                <w:rFonts w:cstheme="minorHAnsi"/>
                <w:sz w:val="16"/>
                <w:szCs w:val="16"/>
              </w:rPr>
              <w:t>FormID</w:t>
            </w:r>
            <w:proofErr w:type="spellEnd"/>
            <w:r>
              <w:rPr>
                <w:rFonts w:cstheme="minorHAnsi"/>
                <w:sz w:val="16"/>
                <w:szCs w:val="16"/>
              </w:rPr>
              <w:t xml:space="preserve"> (w/Link to form)</w:t>
            </w:r>
          </w:p>
          <w:p w14:paraId="4793408F" w14:textId="77777777" w:rsidR="00B300A6" w:rsidRDefault="00190E01" w:rsidP="00B300A6">
            <w:pPr>
              <w:rPr>
                <w:rFonts w:cstheme="minorHAnsi"/>
                <w:sz w:val="16"/>
                <w:szCs w:val="16"/>
              </w:rPr>
            </w:pPr>
            <w:r>
              <w:rPr>
                <w:rFonts w:cstheme="minorHAnsi"/>
                <w:sz w:val="16"/>
                <w:szCs w:val="16"/>
              </w:rPr>
              <w:t xml:space="preserve">Employee </w:t>
            </w:r>
            <w:r w:rsidR="0045631D">
              <w:rPr>
                <w:rFonts w:cstheme="minorHAnsi"/>
                <w:sz w:val="16"/>
                <w:szCs w:val="16"/>
              </w:rPr>
              <w:t>Name</w:t>
            </w:r>
          </w:p>
          <w:p w14:paraId="0C73C353" w14:textId="77777777" w:rsidR="00B300A6" w:rsidRDefault="0045631D" w:rsidP="00B300A6">
            <w:pPr>
              <w:rPr>
                <w:rFonts w:cstheme="minorHAnsi"/>
                <w:sz w:val="16"/>
                <w:szCs w:val="16"/>
              </w:rPr>
            </w:pPr>
            <w:r>
              <w:rPr>
                <w:rFonts w:cstheme="minorHAnsi"/>
                <w:sz w:val="16"/>
                <w:szCs w:val="16"/>
              </w:rPr>
              <w:t>Supervisor Name</w:t>
            </w:r>
          </w:p>
          <w:p w14:paraId="2D62BACD" w14:textId="43FF9B48" w:rsidR="00B300A6" w:rsidRDefault="0045631D" w:rsidP="00B300A6">
            <w:pPr>
              <w:rPr>
                <w:rFonts w:cstheme="minorHAnsi"/>
                <w:sz w:val="16"/>
                <w:szCs w:val="16"/>
              </w:rPr>
            </w:pPr>
            <w:r>
              <w:rPr>
                <w:rFonts w:cstheme="minorHAnsi"/>
                <w:sz w:val="16"/>
                <w:szCs w:val="16"/>
              </w:rPr>
              <w:t>Status</w:t>
            </w:r>
          </w:p>
          <w:p w14:paraId="4D0820CB" w14:textId="77777777" w:rsidR="0022761B" w:rsidRDefault="0022761B" w:rsidP="0022761B">
            <w:pPr>
              <w:rPr>
                <w:rFonts w:cstheme="minorHAnsi"/>
                <w:sz w:val="16"/>
                <w:szCs w:val="16"/>
              </w:rPr>
            </w:pPr>
            <w:r>
              <w:rPr>
                <w:rFonts w:cstheme="minorHAnsi"/>
                <w:sz w:val="16"/>
                <w:szCs w:val="16"/>
              </w:rPr>
              <w:t>Coaching Reason</w:t>
            </w:r>
          </w:p>
          <w:p w14:paraId="14FEEAD0" w14:textId="77777777" w:rsidR="003D5C6C" w:rsidRDefault="003D5C6C" w:rsidP="003D5C6C">
            <w:pPr>
              <w:rPr>
                <w:rFonts w:cstheme="minorHAnsi"/>
                <w:sz w:val="16"/>
                <w:szCs w:val="16"/>
              </w:rPr>
            </w:pPr>
            <w:r>
              <w:rPr>
                <w:rFonts w:cstheme="minorHAnsi"/>
                <w:sz w:val="16"/>
                <w:szCs w:val="16"/>
              </w:rPr>
              <w:t>Sub-coaching Reason</w:t>
            </w:r>
          </w:p>
          <w:p w14:paraId="483ADB61" w14:textId="1282E77C" w:rsidR="003D5C6C" w:rsidRDefault="003D5C6C" w:rsidP="003D5C6C">
            <w:pPr>
              <w:rPr>
                <w:rFonts w:cstheme="minorHAnsi"/>
                <w:sz w:val="16"/>
                <w:szCs w:val="16"/>
              </w:rPr>
            </w:pPr>
            <w:r>
              <w:rPr>
                <w:rFonts w:cstheme="minorHAnsi"/>
                <w:sz w:val="16"/>
                <w:szCs w:val="16"/>
              </w:rPr>
              <w:t>Value</w:t>
            </w:r>
          </w:p>
          <w:p w14:paraId="2FE7FCCC" w14:textId="36016799" w:rsidR="00494A7C" w:rsidRPr="002D7D35" w:rsidRDefault="0045631D" w:rsidP="00B300A6">
            <w:pPr>
              <w:rPr>
                <w:rFonts w:cstheme="minorHAnsi"/>
                <w:sz w:val="16"/>
                <w:szCs w:val="16"/>
              </w:rPr>
            </w:pPr>
            <w:r>
              <w:rPr>
                <w:rFonts w:cstheme="minorHAnsi"/>
                <w:sz w:val="16"/>
                <w:szCs w:val="16"/>
              </w:rPr>
              <w:t>Created Date</w:t>
            </w:r>
          </w:p>
        </w:tc>
        <w:tc>
          <w:tcPr>
            <w:tcW w:w="2256" w:type="dxa"/>
            <w:tcBorders>
              <w:top w:val="single" w:sz="4" w:space="0" w:color="F2F2F2" w:themeColor="background1" w:themeShade="F2"/>
              <w:bottom w:val="single" w:sz="4" w:space="0" w:color="7297BD"/>
            </w:tcBorders>
            <w:shd w:val="clear" w:color="auto" w:fill="F2F2F2" w:themeFill="background1" w:themeFillShade="F2"/>
          </w:tcPr>
          <w:p w14:paraId="71D9F89F" w14:textId="77777777" w:rsidR="0045631D" w:rsidRDefault="0045631D" w:rsidP="00B300A6">
            <w:pPr>
              <w:rPr>
                <w:rFonts w:cstheme="minorHAnsi"/>
                <w:sz w:val="16"/>
                <w:szCs w:val="16"/>
              </w:rPr>
            </w:pPr>
            <w:r>
              <w:rPr>
                <w:rFonts w:cstheme="minorHAnsi"/>
                <w:sz w:val="16"/>
                <w:szCs w:val="16"/>
              </w:rPr>
              <w:t>Pagination = 10 records</w:t>
            </w:r>
          </w:p>
          <w:p w14:paraId="0AF0BD0C" w14:textId="77777777" w:rsidR="00B300A6" w:rsidRDefault="00B300A6" w:rsidP="00B300A6">
            <w:pPr>
              <w:rPr>
                <w:rFonts w:cstheme="minorHAnsi"/>
                <w:sz w:val="16"/>
                <w:szCs w:val="16"/>
              </w:rPr>
            </w:pPr>
          </w:p>
          <w:p w14:paraId="5223E149" w14:textId="3BC29601" w:rsidR="0045631D" w:rsidRDefault="0045631D" w:rsidP="00B300A6">
            <w:pPr>
              <w:rPr>
                <w:rFonts w:cstheme="minorHAnsi"/>
                <w:sz w:val="16"/>
                <w:szCs w:val="16"/>
              </w:rPr>
            </w:pPr>
            <w:r>
              <w:rPr>
                <w:rFonts w:cstheme="minorHAnsi"/>
                <w:sz w:val="16"/>
                <w:szCs w:val="16"/>
              </w:rPr>
              <w:t>Show items in descending order from Created Date</w:t>
            </w:r>
          </w:p>
          <w:p w14:paraId="5091326D" w14:textId="77777777" w:rsidR="00B300A6" w:rsidRDefault="00B300A6" w:rsidP="00B300A6">
            <w:pPr>
              <w:rPr>
                <w:rFonts w:cstheme="minorHAnsi"/>
                <w:sz w:val="16"/>
                <w:szCs w:val="16"/>
              </w:rPr>
            </w:pPr>
          </w:p>
          <w:p w14:paraId="458696CB" w14:textId="5C473D04" w:rsidR="0045631D"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5631D" w:rsidRPr="002D7D35" w14:paraId="1FC56702" w14:textId="77777777" w:rsidTr="0010438C">
        <w:tc>
          <w:tcPr>
            <w:tcW w:w="298" w:type="dxa"/>
            <w:shd w:val="clear" w:color="auto" w:fill="DBE5F1" w:themeFill="accent1" w:themeFillTint="33"/>
          </w:tcPr>
          <w:p w14:paraId="44B0F596" w14:textId="77777777" w:rsidR="0045631D" w:rsidRPr="002D7D35" w:rsidRDefault="0045631D" w:rsidP="007D456A">
            <w:pPr>
              <w:spacing w:before="60" w:after="60"/>
              <w:rPr>
                <w:rFonts w:cstheme="minorHAnsi"/>
                <w:sz w:val="16"/>
                <w:szCs w:val="16"/>
              </w:rPr>
            </w:pPr>
            <w:r>
              <w:rPr>
                <w:rFonts w:cstheme="minorHAnsi"/>
                <w:sz w:val="16"/>
                <w:szCs w:val="16"/>
              </w:rPr>
              <w:t>2</w:t>
            </w:r>
          </w:p>
        </w:tc>
        <w:tc>
          <w:tcPr>
            <w:tcW w:w="1973" w:type="dxa"/>
            <w:shd w:val="clear" w:color="auto" w:fill="DBE5F1" w:themeFill="accent1" w:themeFillTint="33"/>
          </w:tcPr>
          <w:p w14:paraId="53CA4A2A" w14:textId="77777777" w:rsidR="0045631D" w:rsidRDefault="0045631D" w:rsidP="007D456A">
            <w:pPr>
              <w:spacing w:before="60" w:after="60"/>
              <w:rPr>
                <w:rFonts w:cstheme="minorHAnsi"/>
                <w:sz w:val="16"/>
                <w:szCs w:val="16"/>
              </w:rPr>
            </w:pPr>
            <w:r>
              <w:rPr>
                <w:rFonts w:cstheme="minorHAnsi"/>
                <w:sz w:val="16"/>
                <w:szCs w:val="16"/>
              </w:rPr>
              <w:t>My Teams Pending eCoaching Logs</w:t>
            </w:r>
          </w:p>
        </w:tc>
        <w:tc>
          <w:tcPr>
            <w:tcW w:w="2509" w:type="dxa"/>
            <w:shd w:val="clear" w:color="auto" w:fill="DBE5F1" w:themeFill="accent1" w:themeFillTint="33"/>
          </w:tcPr>
          <w:p w14:paraId="128C22D3" w14:textId="77777777" w:rsidR="0045631D" w:rsidRDefault="0045631D" w:rsidP="007D456A">
            <w:pPr>
              <w:spacing w:before="60" w:after="60"/>
              <w:rPr>
                <w:rFonts w:cstheme="minorHAnsi"/>
                <w:sz w:val="16"/>
                <w:szCs w:val="16"/>
              </w:rPr>
            </w:pPr>
            <w:r>
              <w:rPr>
                <w:rFonts w:cstheme="minorHAnsi"/>
                <w:sz w:val="16"/>
                <w:szCs w:val="16"/>
              </w:rPr>
              <w:t>Manager Name = current user</w:t>
            </w:r>
          </w:p>
          <w:p w14:paraId="2520ABE8" w14:textId="77777777" w:rsidR="0045631D" w:rsidRDefault="0045631D" w:rsidP="007D456A">
            <w:pPr>
              <w:spacing w:before="60" w:after="60"/>
              <w:rPr>
                <w:rFonts w:cstheme="minorHAnsi"/>
                <w:sz w:val="16"/>
                <w:szCs w:val="16"/>
              </w:rPr>
            </w:pPr>
            <w:r>
              <w:rPr>
                <w:rFonts w:cstheme="minorHAnsi"/>
                <w:sz w:val="16"/>
                <w:szCs w:val="16"/>
              </w:rPr>
              <w:t>Role = Manager</w:t>
            </w:r>
          </w:p>
          <w:p w14:paraId="716FA00C" w14:textId="7B033808" w:rsidR="0045631D" w:rsidRDefault="0045631D" w:rsidP="00247EA5">
            <w:pPr>
              <w:spacing w:before="60" w:after="60"/>
              <w:rPr>
                <w:rFonts w:cstheme="minorHAnsi"/>
                <w:sz w:val="16"/>
                <w:szCs w:val="16"/>
              </w:rPr>
            </w:pPr>
            <w:r>
              <w:rPr>
                <w:rFonts w:cstheme="minorHAnsi"/>
                <w:sz w:val="16"/>
                <w:szCs w:val="16"/>
              </w:rPr>
              <w:t xml:space="preserve">Status = Pending </w:t>
            </w:r>
            <w:r w:rsidR="00247EA5">
              <w:rPr>
                <w:rFonts w:cstheme="minorHAnsi"/>
                <w:sz w:val="16"/>
                <w:szCs w:val="16"/>
              </w:rPr>
              <w:t>Employee</w:t>
            </w:r>
            <w:r>
              <w:rPr>
                <w:rFonts w:cstheme="minorHAnsi"/>
                <w:sz w:val="16"/>
                <w:szCs w:val="16"/>
              </w:rPr>
              <w:t xml:space="preserve"> Review</w:t>
            </w:r>
            <w:r w:rsidR="003A0570">
              <w:rPr>
                <w:rFonts w:cstheme="minorHAnsi"/>
                <w:sz w:val="16"/>
                <w:szCs w:val="16"/>
              </w:rPr>
              <w:t>,</w:t>
            </w:r>
            <w:r>
              <w:rPr>
                <w:rFonts w:cstheme="minorHAnsi"/>
                <w:sz w:val="16"/>
                <w:szCs w:val="16"/>
              </w:rPr>
              <w:t xml:space="preserve"> Pending Supervisor Review</w:t>
            </w:r>
            <w:r w:rsidR="003A0570">
              <w:rPr>
                <w:rFonts w:cstheme="minorHAnsi"/>
                <w:sz w:val="16"/>
                <w:szCs w:val="16"/>
              </w:rPr>
              <w:t>, Pending Acknowledgment</w:t>
            </w:r>
          </w:p>
        </w:tc>
        <w:tc>
          <w:tcPr>
            <w:tcW w:w="2468" w:type="dxa"/>
            <w:shd w:val="clear" w:color="auto" w:fill="DBE5F1" w:themeFill="accent1" w:themeFillTint="33"/>
          </w:tcPr>
          <w:p w14:paraId="277451D0" w14:textId="77777777" w:rsidR="00B300A6" w:rsidRDefault="0045631D" w:rsidP="00B300A6">
            <w:pPr>
              <w:rPr>
                <w:rFonts w:cstheme="minorHAnsi"/>
                <w:sz w:val="16"/>
                <w:szCs w:val="16"/>
              </w:rPr>
            </w:pPr>
            <w:proofErr w:type="spellStart"/>
            <w:r>
              <w:rPr>
                <w:rFonts w:cstheme="minorHAnsi"/>
                <w:sz w:val="16"/>
                <w:szCs w:val="16"/>
              </w:rPr>
              <w:t>FormID</w:t>
            </w:r>
            <w:proofErr w:type="spellEnd"/>
            <w:r>
              <w:rPr>
                <w:rFonts w:cstheme="minorHAnsi"/>
                <w:sz w:val="16"/>
                <w:szCs w:val="16"/>
              </w:rPr>
              <w:t xml:space="preserve"> (w/Link to form)</w:t>
            </w:r>
          </w:p>
          <w:p w14:paraId="00E9DE7E" w14:textId="77777777"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099B06D7" w14:textId="77777777" w:rsidR="00B300A6" w:rsidRDefault="0045631D" w:rsidP="00B300A6">
            <w:pPr>
              <w:rPr>
                <w:rFonts w:cstheme="minorHAnsi"/>
                <w:sz w:val="16"/>
                <w:szCs w:val="16"/>
              </w:rPr>
            </w:pPr>
            <w:r>
              <w:rPr>
                <w:rFonts w:cstheme="minorHAnsi"/>
                <w:sz w:val="16"/>
                <w:szCs w:val="16"/>
              </w:rPr>
              <w:t>Supervisor Name</w:t>
            </w:r>
          </w:p>
          <w:p w14:paraId="6C83F081" w14:textId="77777777" w:rsidR="00B300A6" w:rsidRDefault="0045631D" w:rsidP="00B300A6">
            <w:pPr>
              <w:rPr>
                <w:rFonts w:cstheme="minorHAnsi"/>
                <w:sz w:val="16"/>
                <w:szCs w:val="16"/>
              </w:rPr>
            </w:pPr>
            <w:r>
              <w:rPr>
                <w:rFonts w:cstheme="minorHAnsi"/>
                <w:sz w:val="16"/>
                <w:szCs w:val="16"/>
              </w:rPr>
              <w:t>Manager Name</w:t>
            </w:r>
          </w:p>
          <w:p w14:paraId="66B4161F" w14:textId="3C469887" w:rsidR="00B300A6" w:rsidRDefault="0045631D" w:rsidP="00B300A6">
            <w:pPr>
              <w:rPr>
                <w:rFonts w:cstheme="minorHAnsi"/>
                <w:sz w:val="16"/>
                <w:szCs w:val="16"/>
              </w:rPr>
            </w:pPr>
            <w:r>
              <w:rPr>
                <w:rFonts w:cstheme="minorHAnsi"/>
                <w:sz w:val="16"/>
                <w:szCs w:val="16"/>
              </w:rPr>
              <w:t>Status</w:t>
            </w:r>
          </w:p>
          <w:p w14:paraId="7B5644B6" w14:textId="3796F9DF" w:rsidR="004917E4" w:rsidRDefault="004917E4" w:rsidP="00B300A6">
            <w:pPr>
              <w:rPr>
                <w:rFonts w:cstheme="minorHAnsi"/>
                <w:sz w:val="16"/>
                <w:szCs w:val="16"/>
              </w:rPr>
            </w:pPr>
            <w:r>
              <w:rPr>
                <w:rFonts w:cstheme="minorHAnsi"/>
                <w:sz w:val="16"/>
                <w:szCs w:val="16"/>
              </w:rPr>
              <w:t>Source</w:t>
            </w:r>
          </w:p>
          <w:p w14:paraId="3F3792E4" w14:textId="77777777" w:rsidR="0022761B" w:rsidRDefault="0022761B" w:rsidP="0022761B">
            <w:pPr>
              <w:rPr>
                <w:rFonts w:cstheme="minorHAnsi"/>
                <w:sz w:val="16"/>
                <w:szCs w:val="16"/>
              </w:rPr>
            </w:pPr>
            <w:r>
              <w:rPr>
                <w:rFonts w:cstheme="minorHAnsi"/>
                <w:sz w:val="16"/>
                <w:szCs w:val="16"/>
              </w:rPr>
              <w:t>Coaching Reason</w:t>
            </w:r>
          </w:p>
          <w:p w14:paraId="218945C5" w14:textId="77777777" w:rsidR="003D5C6C" w:rsidRDefault="003D5C6C" w:rsidP="003D5C6C">
            <w:pPr>
              <w:rPr>
                <w:rFonts w:cstheme="minorHAnsi"/>
                <w:sz w:val="16"/>
                <w:szCs w:val="16"/>
              </w:rPr>
            </w:pPr>
            <w:r>
              <w:rPr>
                <w:rFonts w:cstheme="minorHAnsi"/>
                <w:sz w:val="16"/>
                <w:szCs w:val="16"/>
              </w:rPr>
              <w:t>Sub-coaching Reason</w:t>
            </w:r>
          </w:p>
          <w:p w14:paraId="2A4652A9" w14:textId="77777777" w:rsidR="003D5C6C" w:rsidRDefault="003D5C6C" w:rsidP="003D5C6C">
            <w:pPr>
              <w:rPr>
                <w:rFonts w:cstheme="minorHAnsi"/>
                <w:sz w:val="16"/>
                <w:szCs w:val="16"/>
              </w:rPr>
            </w:pPr>
            <w:r>
              <w:rPr>
                <w:rFonts w:cstheme="minorHAnsi"/>
                <w:sz w:val="16"/>
                <w:szCs w:val="16"/>
              </w:rPr>
              <w:t>Value</w:t>
            </w:r>
          </w:p>
          <w:p w14:paraId="625BD21C" w14:textId="6A855FEF" w:rsidR="00494A7C" w:rsidRDefault="0045631D" w:rsidP="00B300A6">
            <w:pPr>
              <w:rPr>
                <w:rFonts w:cstheme="minorHAnsi"/>
                <w:sz w:val="16"/>
                <w:szCs w:val="16"/>
              </w:rPr>
            </w:pPr>
            <w:r>
              <w:rPr>
                <w:rFonts w:cstheme="minorHAnsi"/>
                <w:sz w:val="16"/>
                <w:szCs w:val="16"/>
              </w:rPr>
              <w:t>Created Date</w:t>
            </w:r>
          </w:p>
        </w:tc>
        <w:tc>
          <w:tcPr>
            <w:tcW w:w="2256" w:type="dxa"/>
            <w:shd w:val="clear" w:color="auto" w:fill="DBE5F1" w:themeFill="accent1" w:themeFillTint="33"/>
          </w:tcPr>
          <w:p w14:paraId="77986FA2" w14:textId="77777777" w:rsidR="0045631D" w:rsidRDefault="0045631D" w:rsidP="00B300A6">
            <w:pPr>
              <w:rPr>
                <w:rFonts w:cstheme="minorHAnsi"/>
                <w:sz w:val="16"/>
                <w:szCs w:val="16"/>
              </w:rPr>
            </w:pPr>
            <w:r>
              <w:rPr>
                <w:rFonts w:cstheme="minorHAnsi"/>
                <w:sz w:val="16"/>
                <w:szCs w:val="16"/>
              </w:rPr>
              <w:t>Pagination = 20 records</w:t>
            </w:r>
          </w:p>
          <w:p w14:paraId="7E9A2E05" w14:textId="77777777" w:rsidR="00B300A6" w:rsidRDefault="00B300A6" w:rsidP="00B300A6">
            <w:pPr>
              <w:rPr>
                <w:rFonts w:cstheme="minorHAnsi"/>
                <w:sz w:val="16"/>
                <w:szCs w:val="16"/>
              </w:rPr>
            </w:pPr>
          </w:p>
          <w:p w14:paraId="2DFF9689" w14:textId="3F785F6E" w:rsidR="0045631D" w:rsidRDefault="0045631D" w:rsidP="00B300A6">
            <w:pPr>
              <w:rPr>
                <w:rFonts w:cstheme="minorHAnsi"/>
                <w:sz w:val="16"/>
                <w:szCs w:val="16"/>
              </w:rPr>
            </w:pPr>
            <w:r>
              <w:rPr>
                <w:rFonts w:cstheme="minorHAnsi"/>
                <w:sz w:val="16"/>
                <w:szCs w:val="16"/>
              </w:rPr>
              <w:t>Show items in descending order from Created Date</w:t>
            </w:r>
          </w:p>
          <w:p w14:paraId="7BE465C2" w14:textId="77777777" w:rsidR="00B300A6" w:rsidRDefault="00B300A6" w:rsidP="00B300A6">
            <w:pPr>
              <w:rPr>
                <w:rFonts w:cstheme="minorHAnsi"/>
                <w:sz w:val="16"/>
                <w:szCs w:val="16"/>
              </w:rPr>
            </w:pPr>
          </w:p>
          <w:p w14:paraId="413EC2D6" w14:textId="383443FB" w:rsidR="0045631D"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5631D" w:rsidRPr="002D7D35" w14:paraId="0A3B26A4" w14:textId="77777777" w:rsidTr="0010438C">
        <w:tc>
          <w:tcPr>
            <w:tcW w:w="298" w:type="dxa"/>
            <w:tcBorders>
              <w:bottom w:val="single" w:sz="4" w:space="0" w:color="7297BD"/>
            </w:tcBorders>
            <w:shd w:val="clear" w:color="auto" w:fill="F2F2F2" w:themeFill="background1" w:themeFillShade="F2"/>
          </w:tcPr>
          <w:p w14:paraId="730D7457" w14:textId="77777777" w:rsidR="0045631D" w:rsidRPr="002D7D35" w:rsidRDefault="0045631D" w:rsidP="007D456A">
            <w:pPr>
              <w:spacing w:before="60" w:after="60"/>
              <w:rPr>
                <w:rFonts w:cstheme="minorHAnsi"/>
                <w:sz w:val="16"/>
                <w:szCs w:val="16"/>
              </w:rPr>
            </w:pPr>
            <w:r>
              <w:rPr>
                <w:rFonts w:cstheme="minorHAnsi"/>
                <w:sz w:val="16"/>
                <w:szCs w:val="16"/>
              </w:rPr>
              <w:t>3</w:t>
            </w:r>
          </w:p>
        </w:tc>
        <w:tc>
          <w:tcPr>
            <w:tcW w:w="1973" w:type="dxa"/>
            <w:tcBorders>
              <w:bottom w:val="single" w:sz="4" w:space="0" w:color="7297BD"/>
            </w:tcBorders>
            <w:shd w:val="clear" w:color="auto" w:fill="F2F2F2" w:themeFill="background1" w:themeFillShade="F2"/>
          </w:tcPr>
          <w:p w14:paraId="66352BC8" w14:textId="77777777" w:rsidR="0045631D" w:rsidRPr="002D7D35" w:rsidRDefault="0045631D" w:rsidP="007D456A">
            <w:pPr>
              <w:spacing w:before="60" w:after="60"/>
              <w:rPr>
                <w:rFonts w:cstheme="minorHAnsi"/>
                <w:sz w:val="16"/>
                <w:szCs w:val="16"/>
              </w:rPr>
            </w:pPr>
            <w:r>
              <w:rPr>
                <w:rFonts w:cstheme="minorHAnsi"/>
                <w:sz w:val="16"/>
                <w:szCs w:val="16"/>
              </w:rPr>
              <w:t>My Teams Completed eCoaching Logs</w:t>
            </w:r>
          </w:p>
        </w:tc>
        <w:tc>
          <w:tcPr>
            <w:tcW w:w="2509" w:type="dxa"/>
            <w:tcBorders>
              <w:bottom w:val="single" w:sz="4" w:space="0" w:color="7297BD"/>
            </w:tcBorders>
            <w:shd w:val="clear" w:color="auto" w:fill="F2F2F2" w:themeFill="background1" w:themeFillShade="F2"/>
          </w:tcPr>
          <w:p w14:paraId="20DD935D" w14:textId="77777777" w:rsidR="0045631D" w:rsidRDefault="0045631D" w:rsidP="007D456A">
            <w:pPr>
              <w:spacing w:before="60" w:after="60"/>
              <w:rPr>
                <w:rFonts w:cstheme="minorHAnsi"/>
                <w:sz w:val="16"/>
                <w:szCs w:val="16"/>
              </w:rPr>
            </w:pPr>
            <w:r>
              <w:rPr>
                <w:rFonts w:cstheme="minorHAnsi"/>
                <w:sz w:val="16"/>
                <w:szCs w:val="16"/>
              </w:rPr>
              <w:t>Manager Name = current user</w:t>
            </w:r>
          </w:p>
          <w:p w14:paraId="6F6B2C5A" w14:textId="77777777" w:rsidR="0045631D" w:rsidRDefault="0045631D" w:rsidP="007D456A">
            <w:pPr>
              <w:spacing w:before="60" w:after="60"/>
              <w:rPr>
                <w:rFonts w:cstheme="minorHAnsi"/>
                <w:sz w:val="16"/>
                <w:szCs w:val="16"/>
              </w:rPr>
            </w:pPr>
            <w:r>
              <w:rPr>
                <w:rFonts w:cstheme="minorHAnsi"/>
                <w:sz w:val="16"/>
                <w:szCs w:val="16"/>
              </w:rPr>
              <w:t>Role = Manager</w:t>
            </w:r>
          </w:p>
          <w:p w14:paraId="7D91632A" w14:textId="1CDACF39" w:rsidR="0045631D" w:rsidRPr="002D7D35" w:rsidRDefault="0045631D"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68" w:type="dxa"/>
            <w:tcBorders>
              <w:bottom w:val="single" w:sz="4" w:space="0" w:color="7297BD"/>
            </w:tcBorders>
            <w:shd w:val="clear" w:color="auto" w:fill="F2F2F2" w:themeFill="background1" w:themeFillShade="F2"/>
          </w:tcPr>
          <w:p w14:paraId="50D62959" w14:textId="77777777" w:rsidR="00B300A6" w:rsidRDefault="0045631D" w:rsidP="00B300A6">
            <w:pPr>
              <w:rPr>
                <w:rFonts w:cstheme="minorHAnsi"/>
                <w:sz w:val="16"/>
                <w:szCs w:val="16"/>
              </w:rPr>
            </w:pPr>
            <w:proofErr w:type="spellStart"/>
            <w:r>
              <w:rPr>
                <w:rFonts w:cstheme="minorHAnsi"/>
                <w:sz w:val="16"/>
                <w:szCs w:val="16"/>
              </w:rPr>
              <w:t>FormID</w:t>
            </w:r>
            <w:proofErr w:type="spellEnd"/>
            <w:r>
              <w:rPr>
                <w:rFonts w:cstheme="minorHAnsi"/>
                <w:sz w:val="16"/>
                <w:szCs w:val="16"/>
              </w:rPr>
              <w:t xml:space="preserve"> (w/Link to form)</w:t>
            </w:r>
          </w:p>
          <w:p w14:paraId="7878361F" w14:textId="77777777"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61340573" w14:textId="77777777" w:rsidR="00B300A6" w:rsidRDefault="0045631D" w:rsidP="00B300A6">
            <w:pPr>
              <w:rPr>
                <w:rFonts w:cstheme="minorHAnsi"/>
                <w:sz w:val="16"/>
                <w:szCs w:val="16"/>
              </w:rPr>
            </w:pPr>
            <w:r>
              <w:rPr>
                <w:rFonts w:cstheme="minorHAnsi"/>
                <w:sz w:val="16"/>
                <w:szCs w:val="16"/>
              </w:rPr>
              <w:t>Supervisor Name</w:t>
            </w:r>
          </w:p>
          <w:p w14:paraId="70B36302" w14:textId="77777777" w:rsidR="00B300A6" w:rsidRDefault="0045631D" w:rsidP="00B300A6">
            <w:pPr>
              <w:rPr>
                <w:rFonts w:cstheme="minorHAnsi"/>
                <w:sz w:val="16"/>
                <w:szCs w:val="16"/>
              </w:rPr>
            </w:pPr>
            <w:r>
              <w:rPr>
                <w:rFonts w:cstheme="minorHAnsi"/>
                <w:sz w:val="16"/>
                <w:szCs w:val="16"/>
              </w:rPr>
              <w:t>Manager Name</w:t>
            </w:r>
          </w:p>
          <w:p w14:paraId="65CB91CD" w14:textId="7D36128F" w:rsidR="00B300A6" w:rsidRDefault="0045631D" w:rsidP="00B300A6">
            <w:pPr>
              <w:rPr>
                <w:rFonts w:cstheme="minorHAnsi"/>
                <w:sz w:val="16"/>
                <w:szCs w:val="16"/>
              </w:rPr>
            </w:pPr>
            <w:r>
              <w:rPr>
                <w:rFonts w:cstheme="minorHAnsi"/>
                <w:sz w:val="16"/>
                <w:szCs w:val="16"/>
              </w:rPr>
              <w:t>Status</w:t>
            </w:r>
          </w:p>
          <w:p w14:paraId="5B48C0E5" w14:textId="111CEC88" w:rsidR="009C0B70" w:rsidRDefault="009C0B70" w:rsidP="00B300A6">
            <w:pPr>
              <w:rPr>
                <w:rFonts w:cstheme="minorHAnsi"/>
                <w:sz w:val="16"/>
                <w:szCs w:val="16"/>
              </w:rPr>
            </w:pPr>
            <w:r>
              <w:rPr>
                <w:rFonts w:cstheme="minorHAnsi"/>
                <w:sz w:val="16"/>
                <w:szCs w:val="16"/>
              </w:rPr>
              <w:t>Source</w:t>
            </w:r>
          </w:p>
          <w:p w14:paraId="0D724578" w14:textId="77777777" w:rsidR="0022761B" w:rsidRDefault="0022761B" w:rsidP="0022761B">
            <w:pPr>
              <w:rPr>
                <w:rFonts w:cstheme="minorHAnsi"/>
                <w:sz w:val="16"/>
                <w:szCs w:val="16"/>
              </w:rPr>
            </w:pPr>
            <w:r>
              <w:rPr>
                <w:rFonts w:cstheme="minorHAnsi"/>
                <w:sz w:val="16"/>
                <w:szCs w:val="16"/>
              </w:rPr>
              <w:t>Coaching Reason</w:t>
            </w:r>
          </w:p>
          <w:p w14:paraId="34A1EE1D" w14:textId="77777777" w:rsidR="003D5C6C" w:rsidRDefault="003D5C6C" w:rsidP="003D5C6C">
            <w:pPr>
              <w:rPr>
                <w:rFonts w:cstheme="minorHAnsi"/>
                <w:sz w:val="16"/>
                <w:szCs w:val="16"/>
              </w:rPr>
            </w:pPr>
            <w:r>
              <w:rPr>
                <w:rFonts w:cstheme="minorHAnsi"/>
                <w:sz w:val="16"/>
                <w:szCs w:val="16"/>
              </w:rPr>
              <w:t>Sub-coaching Reason</w:t>
            </w:r>
          </w:p>
          <w:p w14:paraId="4338A36E" w14:textId="77777777" w:rsidR="003D5C6C" w:rsidRDefault="003D5C6C" w:rsidP="003D5C6C">
            <w:pPr>
              <w:rPr>
                <w:rFonts w:cstheme="minorHAnsi"/>
                <w:sz w:val="16"/>
                <w:szCs w:val="16"/>
              </w:rPr>
            </w:pPr>
            <w:r>
              <w:rPr>
                <w:rFonts w:cstheme="minorHAnsi"/>
                <w:sz w:val="16"/>
                <w:szCs w:val="16"/>
              </w:rPr>
              <w:t>Value</w:t>
            </w:r>
          </w:p>
          <w:p w14:paraId="4D9646CE" w14:textId="53DFBE97" w:rsidR="00494A7C" w:rsidRPr="002D7D35" w:rsidRDefault="0045631D" w:rsidP="00B300A6">
            <w:pPr>
              <w:rPr>
                <w:rFonts w:cstheme="minorHAnsi"/>
                <w:sz w:val="16"/>
                <w:szCs w:val="16"/>
              </w:rPr>
            </w:pPr>
            <w:r>
              <w:rPr>
                <w:rFonts w:cstheme="minorHAnsi"/>
                <w:sz w:val="16"/>
                <w:szCs w:val="16"/>
              </w:rPr>
              <w:lastRenderedPageBreak/>
              <w:t>Created Date</w:t>
            </w:r>
          </w:p>
        </w:tc>
        <w:tc>
          <w:tcPr>
            <w:tcW w:w="2256" w:type="dxa"/>
            <w:tcBorders>
              <w:bottom w:val="single" w:sz="4" w:space="0" w:color="7297BD"/>
            </w:tcBorders>
            <w:shd w:val="clear" w:color="auto" w:fill="F2F2F2" w:themeFill="background1" w:themeFillShade="F2"/>
          </w:tcPr>
          <w:p w14:paraId="1927331E" w14:textId="77777777" w:rsidR="0045631D" w:rsidRDefault="0045631D" w:rsidP="00B300A6">
            <w:pPr>
              <w:rPr>
                <w:rFonts w:cstheme="minorHAnsi"/>
                <w:sz w:val="16"/>
                <w:szCs w:val="16"/>
              </w:rPr>
            </w:pPr>
            <w:r>
              <w:rPr>
                <w:rFonts w:cstheme="minorHAnsi"/>
                <w:sz w:val="16"/>
                <w:szCs w:val="16"/>
              </w:rPr>
              <w:lastRenderedPageBreak/>
              <w:t>Pagination = 20 records</w:t>
            </w:r>
          </w:p>
          <w:p w14:paraId="21539D5D" w14:textId="77777777" w:rsidR="00B300A6" w:rsidRDefault="00B300A6" w:rsidP="00B300A6">
            <w:pPr>
              <w:rPr>
                <w:rFonts w:cstheme="minorHAnsi"/>
                <w:sz w:val="16"/>
                <w:szCs w:val="16"/>
              </w:rPr>
            </w:pPr>
          </w:p>
          <w:p w14:paraId="0FE0B70E" w14:textId="77777777" w:rsidR="0045631D" w:rsidRDefault="0045631D" w:rsidP="00B300A6">
            <w:pPr>
              <w:rPr>
                <w:rFonts w:cstheme="minorHAnsi"/>
                <w:sz w:val="16"/>
                <w:szCs w:val="16"/>
              </w:rPr>
            </w:pPr>
            <w:r>
              <w:rPr>
                <w:rFonts w:cstheme="minorHAnsi"/>
                <w:sz w:val="16"/>
                <w:szCs w:val="16"/>
              </w:rPr>
              <w:t>Show items in descending order from Created Date or Form ID</w:t>
            </w:r>
          </w:p>
          <w:p w14:paraId="1FC8AF56" w14:textId="77777777" w:rsidR="00B300A6" w:rsidRDefault="00B300A6" w:rsidP="00B300A6">
            <w:pPr>
              <w:rPr>
                <w:rFonts w:cstheme="minorHAnsi"/>
                <w:sz w:val="16"/>
                <w:szCs w:val="16"/>
              </w:rPr>
            </w:pPr>
          </w:p>
          <w:p w14:paraId="3ADB4D8E" w14:textId="5BE070D9" w:rsidR="0045631D" w:rsidRPr="002D7D35"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530D2564" w14:textId="77777777" w:rsidTr="0010438C">
        <w:tc>
          <w:tcPr>
            <w:tcW w:w="298" w:type="dxa"/>
            <w:tcBorders>
              <w:bottom w:val="single" w:sz="4" w:space="0" w:color="7297BD"/>
            </w:tcBorders>
            <w:shd w:val="clear" w:color="auto" w:fill="DBE5F1" w:themeFill="accent1" w:themeFillTint="33"/>
          </w:tcPr>
          <w:p w14:paraId="1A462431" w14:textId="4A5C4DC6" w:rsidR="004917E4" w:rsidRDefault="004917E4" w:rsidP="007D456A">
            <w:pPr>
              <w:spacing w:before="60" w:after="60"/>
              <w:rPr>
                <w:rFonts w:cstheme="minorHAnsi"/>
                <w:sz w:val="16"/>
                <w:szCs w:val="16"/>
              </w:rPr>
            </w:pPr>
            <w:r>
              <w:rPr>
                <w:rFonts w:cstheme="minorHAnsi"/>
                <w:sz w:val="16"/>
                <w:szCs w:val="16"/>
              </w:rPr>
              <w:lastRenderedPageBreak/>
              <w:t>4</w:t>
            </w:r>
          </w:p>
        </w:tc>
        <w:tc>
          <w:tcPr>
            <w:tcW w:w="1973" w:type="dxa"/>
            <w:tcBorders>
              <w:bottom w:val="single" w:sz="4" w:space="0" w:color="7297BD"/>
            </w:tcBorders>
            <w:shd w:val="clear" w:color="auto" w:fill="DBE5F1" w:themeFill="accent1" w:themeFillTint="33"/>
          </w:tcPr>
          <w:p w14:paraId="0FE731A3" w14:textId="6D2E5100" w:rsidR="004917E4" w:rsidRPr="002D7D35" w:rsidRDefault="004917E4" w:rsidP="007D456A">
            <w:pPr>
              <w:spacing w:before="60" w:after="60"/>
              <w:rPr>
                <w:rFonts w:cstheme="minorHAnsi"/>
                <w:sz w:val="16"/>
                <w:szCs w:val="16"/>
              </w:rPr>
            </w:pPr>
            <w:r>
              <w:rPr>
                <w:rFonts w:cstheme="minorHAnsi"/>
                <w:sz w:val="16"/>
                <w:szCs w:val="16"/>
              </w:rPr>
              <w:t>My Completed eCoaching Logs</w:t>
            </w:r>
          </w:p>
        </w:tc>
        <w:tc>
          <w:tcPr>
            <w:tcW w:w="2509" w:type="dxa"/>
            <w:tcBorders>
              <w:bottom w:val="single" w:sz="4" w:space="0" w:color="7297BD"/>
            </w:tcBorders>
            <w:shd w:val="clear" w:color="auto" w:fill="DBE5F1" w:themeFill="accent1" w:themeFillTint="33"/>
          </w:tcPr>
          <w:p w14:paraId="24E66A22" w14:textId="77777777" w:rsidR="004917E4" w:rsidRDefault="004917E4" w:rsidP="004917E4">
            <w:pPr>
              <w:spacing w:before="60" w:after="60"/>
              <w:rPr>
                <w:rFonts w:cstheme="minorHAnsi"/>
                <w:sz w:val="16"/>
                <w:szCs w:val="16"/>
              </w:rPr>
            </w:pPr>
            <w:r>
              <w:rPr>
                <w:rFonts w:cstheme="minorHAnsi"/>
                <w:sz w:val="16"/>
                <w:szCs w:val="16"/>
              </w:rPr>
              <w:t>Employee Name = current user</w:t>
            </w:r>
          </w:p>
          <w:p w14:paraId="36825B04" w14:textId="77777777" w:rsidR="004917E4" w:rsidRDefault="004917E4" w:rsidP="004917E4">
            <w:pPr>
              <w:spacing w:before="60" w:after="60"/>
              <w:rPr>
                <w:rFonts w:cstheme="minorHAnsi"/>
                <w:sz w:val="16"/>
                <w:szCs w:val="16"/>
              </w:rPr>
            </w:pPr>
            <w:r>
              <w:rPr>
                <w:rFonts w:cstheme="minorHAnsi"/>
                <w:sz w:val="16"/>
                <w:szCs w:val="16"/>
              </w:rPr>
              <w:t>Role = Supervisor</w:t>
            </w:r>
          </w:p>
          <w:p w14:paraId="36BFDDD5" w14:textId="3E5410F1" w:rsidR="004917E4" w:rsidRPr="002D7D35" w:rsidRDefault="004917E4"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68" w:type="dxa"/>
            <w:tcBorders>
              <w:bottom w:val="single" w:sz="4" w:space="0" w:color="7297BD"/>
            </w:tcBorders>
            <w:shd w:val="clear" w:color="auto" w:fill="DBE5F1" w:themeFill="accent1" w:themeFillTint="33"/>
          </w:tcPr>
          <w:p w14:paraId="5B2DF915" w14:textId="77777777" w:rsidR="004917E4" w:rsidRDefault="004917E4" w:rsidP="004917E4">
            <w:pPr>
              <w:rPr>
                <w:rFonts w:cstheme="minorHAnsi"/>
                <w:sz w:val="16"/>
                <w:szCs w:val="16"/>
              </w:rPr>
            </w:pPr>
            <w:proofErr w:type="spellStart"/>
            <w:r>
              <w:rPr>
                <w:rFonts w:cstheme="minorHAnsi"/>
                <w:sz w:val="16"/>
                <w:szCs w:val="16"/>
              </w:rPr>
              <w:t>FormID</w:t>
            </w:r>
            <w:proofErr w:type="spellEnd"/>
            <w:r>
              <w:rPr>
                <w:rFonts w:cstheme="minorHAnsi"/>
                <w:sz w:val="16"/>
                <w:szCs w:val="16"/>
              </w:rPr>
              <w:t xml:space="preserve"> (w/Link to form)</w:t>
            </w:r>
          </w:p>
          <w:p w14:paraId="0DB9846E" w14:textId="77777777" w:rsidR="004917E4" w:rsidRDefault="004917E4" w:rsidP="004917E4">
            <w:pPr>
              <w:rPr>
                <w:rFonts w:cstheme="minorHAnsi"/>
                <w:sz w:val="16"/>
                <w:szCs w:val="16"/>
              </w:rPr>
            </w:pPr>
            <w:r>
              <w:rPr>
                <w:rFonts w:cstheme="minorHAnsi"/>
                <w:sz w:val="16"/>
                <w:szCs w:val="16"/>
              </w:rPr>
              <w:t>Employee Name</w:t>
            </w:r>
          </w:p>
          <w:p w14:paraId="211A35B9" w14:textId="77777777" w:rsidR="004917E4" w:rsidRDefault="004917E4" w:rsidP="004917E4">
            <w:pPr>
              <w:rPr>
                <w:rFonts w:cstheme="minorHAnsi"/>
                <w:sz w:val="16"/>
                <w:szCs w:val="16"/>
              </w:rPr>
            </w:pPr>
            <w:r>
              <w:rPr>
                <w:rFonts w:cstheme="minorHAnsi"/>
                <w:sz w:val="16"/>
                <w:szCs w:val="16"/>
              </w:rPr>
              <w:t>Supervisor Name</w:t>
            </w:r>
          </w:p>
          <w:p w14:paraId="058BB1CF" w14:textId="77777777" w:rsidR="004917E4" w:rsidRDefault="004917E4" w:rsidP="004917E4">
            <w:pPr>
              <w:rPr>
                <w:rFonts w:cstheme="minorHAnsi"/>
                <w:sz w:val="16"/>
                <w:szCs w:val="16"/>
              </w:rPr>
            </w:pPr>
            <w:r>
              <w:rPr>
                <w:rFonts w:cstheme="minorHAnsi"/>
                <w:sz w:val="16"/>
                <w:szCs w:val="16"/>
              </w:rPr>
              <w:t>Manager Name</w:t>
            </w:r>
          </w:p>
          <w:p w14:paraId="5B30FD22" w14:textId="77777777" w:rsidR="004917E4" w:rsidRDefault="004917E4" w:rsidP="004917E4">
            <w:pPr>
              <w:rPr>
                <w:rFonts w:cstheme="minorHAnsi"/>
                <w:sz w:val="16"/>
                <w:szCs w:val="16"/>
              </w:rPr>
            </w:pPr>
            <w:r>
              <w:rPr>
                <w:rFonts w:cstheme="minorHAnsi"/>
                <w:sz w:val="16"/>
                <w:szCs w:val="16"/>
              </w:rPr>
              <w:t>Status</w:t>
            </w:r>
          </w:p>
          <w:p w14:paraId="6A28C096" w14:textId="77777777" w:rsidR="0022761B" w:rsidRDefault="0022761B" w:rsidP="0022761B">
            <w:pPr>
              <w:rPr>
                <w:rFonts w:cstheme="minorHAnsi"/>
                <w:sz w:val="16"/>
                <w:szCs w:val="16"/>
              </w:rPr>
            </w:pPr>
            <w:r>
              <w:rPr>
                <w:rFonts w:cstheme="minorHAnsi"/>
                <w:sz w:val="16"/>
                <w:szCs w:val="16"/>
              </w:rPr>
              <w:t>Coaching Reason</w:t>
            </w:r>
          </w:p>
          <w:p w14:paraId="016BDE44" w14:textId="77777777" w:rsidR="004917E4" w:rsidRDefault="004917E4" w:rsidP="004917E4">
            <w:pPr>
              <w:rPr>
                <w:rFonts w:cstheme="minorHAnsi"/>
                <w:sz w:val="16"/>
                <w:szCs w:val="16"/>
              </w:rPr>
            </w:pPr>
            <w:r>
              <w:rPr>
                <w:rFonts w:cstheme="minorHAnsi"/>
                <w:sz w:val="16"/>
                <w:szCs w:val="16"/>
              </w:rPr>
              <w:t>Sub-coaching Reason</w:t>
            </w:r>
          </w:p>
          <w:p w14:paraId="223A932C" w14:textId="77777777" w:rsidR="004917E4" w:rsidRDefault="004917E4" w:rsidP="004917E4">
            <w:pPr>
              <w:rPr>
                <w:rFonts w:cstheme="minorHAnsi"/>
                <w:sz w:val="16"/>
                <w:szCs w:val="16"/>
              </w:rPr>
            </w:pPr>
            <w:r>
              <w:rPr>
                <w:rFonts w:cstheme="minorHAnsi"/>
                <w:sz w:val="16"/>
                <w:szCs w:val="16"/>
              </w:rPr>
              <w:t>Value</w:t>
            </w:r>
          </w:p>
          <w:p w14:paraId="79AE11A9" w14:textId="3C2CC8DE" w:rsidR="004917E4" w:rsidRPr="002D7D35" w:rsidRDefault="004917E4" w:rsidP="00B300A6">
            <w:pPr>
              <w:rPr>
                <w:rFonts w:cstheme="minorHAnsi"/>
                <w:sz w:val="16"/>
                <w:szCs w:val="16"/>
              </w:rPr>
            </w:pPr>
            <w:r>
              <w:rPr>
                <w:rFonts w:cstheme="minorHAnsi"/>
                <w:sz w:val="16"/>
                <w:szCs w:val="16"/>
              </w:rPr>
              <w:t>Created Date</w:t>
            </w:r>
          </w:p>
        </w:tc>
        <w:tc>
          <w:tcPr>
            <w:tcW w:w="2256" w:type="dxa"/>
            <w:tcBorders>
              <w:bottom w:val="single" w:sz="4" w:space="0" w:color="7297BD"/>
            </w:tcBorders>
            <w:shd w:val="clear" w:color="auto" w:fill="DBE5F1" w:themeFill="accent1" w:themeFillTint="33"/>
          </w:tcPr>
          <w:p w14:paraId="1D22AF60" w14:textId="77777777" w:rsidR="004917E4" w:rsidRDefault="004917E4" w:rsidP="004917E4">
            <w:pPr>
              <w:rPr>
                <w:rFonts w:cstheme="minorHAnsi"/>
                <w:sz w:val="16"/>
                <w:szCs w:val="16"/>
              </w:rPr>
            </w:pPr>
            <w:r>
              <w:rPr>
                <w:rFonts w:cstheme="minorHAnsi"/>
                <w:sz w:val="16"/>
                <w:szCs w:val="16"/>
              </w:rPr>
              <w:t>Pagination = 20 records</w:t>
            </w:r>
          </w:p>
          <w:p w14:paraId="56AEB304" w14:textId="77777777" w:rsidR="004917E4" w:rsidRDefault="004917E4" w:rsidP="004917E4">
            <w:pPr>
              <w:rPr>
                <w:rFonts w:cstheme="minorHAnsi"/>
                <w:sz w:val="16"/>
                <w:szCs w:val="16"/>
              </w:rPr>
            </w:pPr>
          </w:p>
          <w:p w14:paraId="071682B0" w14:textId="77777777" w:rsidR="004917E4" w:rsidRDefault="004917E4" w:rsidP="004917E4">
            <w:pPr>
              <w:rPr>
                <w:rFonts w:cstheme="minorHAnsi"/>
                <w:sz w:val="16"/>
                <w:szCs w:val="16"/>
              </w:rPr>
            </w:pPr>
            <w:r>
              <w:rPr>
                <w:rFonts w:cstheme="minorHAnsi"/>
                <w:sz w:val="16"/>
                <w:szCs w:val="16"/>
              </w:rPr>
              <w:t>Show items in descending order from Created Date</w:t>
            </w:r>
          </w:p>
          <w:p w14:paraId="05A05270" w14:textId="77777777" w:rsidR="004917E4" w:rsidRDefault="004917E4" w:rsidP="004917E4">
            <w:pPr>
              <w:rPr>
                <w:rFonts w:cstheme="minorHAnsi"/>
                <w:sz w:val="16"/>
                <w:szCs w:val="16"/>
              </w:rPr>
            </w:pPr>
          </w:p>
          <w:p w14:paraId="218DAC06" w14:textId="3373236E"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528D0380" w14:textId="77777777" w:rsidTr="0010438C">
        <w:tc>
          <w:tcPr>
            <w:tcW w:w="298" w:type="dxa"/>
            <w:tcBorders>
              <w:bottom w:val="single" w:sz="4" w:space="0" w:color="000000" w:themeColor="text1"/>
            </w:tcBorders>
            <w:shd w:val="clear" w:color="auto" w:fill="F2F2F2" w:themeFill="background1" w:themeFillShade="F2"/>
          </w:tcPr>
          <w:p w14:paraId="483CB9CB" w14:textId="06CC2496" w:rsidR="004917E4" w:rsidRDefault="004917E4" w:rsidP="007D456A">
            <w:pPr>
              <w:spacing w:before="60" w:after="60"/>
              <w:rPr>
                <w:rFonts w:cstheme="minorHAnsi"/>
                <w:sz w:val="16"/>
                <w:szCs w:val="16"/>
              </w:rPr>
            </w:pPr>
            <w:r>
              <w:rPr>
                <w:rFonts w:cstheme="minorHAnsi"/>
                <w:sz w:val="16"/>
                <w:szCs w:val="16"/>
              </w:rPr>
              <w:t>5</w:t>
            </w:r>
          </w:p>
        </w:tc>
        <w:tc>
          <w:tcPr>
            <w:tcW w:w="1973" w:type="dxa"/>
            <w:tcBorders>
              <w:bottom w:val="single" w:sz="4" w:space="0" w:color="000000" w:themeColor="text1"/>
            </w:tcBorders>
            <w:shd w:val="clear" w:color="auto" w:fill="F2F2F2" w:themeFill="background1" w:themeFillShade="F2"/>
          </w:tcPr>
          <w:p w14:paraId="5CB08440" w14:textId="60A45539" w:rsidR="004917E4" w:rsidRDefault="004917E4" w:rsidP="007D456A">
            <w:pPr>
              <w:spacing w:before="60" w:after="60"/>
              <w:rPr>
                <w:rFonts w:cstheme="minorHAnsi"/>
                <w:sz w:val="16"/>
                <w:szCs w:val="16"/>
              </w:rPr>
            </w:pPr>
            <w:r>
              <w:rPr>
                <w:rFonts w:cstheme="minorHAnsi"/>
                <w:sz w:val="16"/>
                <w:szCs w:val="16"/>
              </w:rPr>
              <w:t xml:space="preserve">My Teams Warning eCoaching Logs </w:t>
            </w:r>
          </w:p>
        </w:tc>
        <w:tc>
          <w:tcPr>
            <w:tcW w:w="2509" w:type="dxa"/>
            <w:tcBorders>
              <w:bottom w:val="single" w:sz="4" w:space="0" w:color="000000" w:themeColor="text1"/>
            </w:tcBorders>
            <w:shd w:val="clear" w:color="auto" w:fill="F2F2F2" w:themeFill="background1" w:themeFillShade="F2"/>
          </w:tcPr>
          <w:p w14:paraId="0723E12A" w14:textId="77777777" w:rsidR="004917E4" w:rsidRDefault="004917E4" w:rsidP="008B045B">
            <w:pPr>
              <w:spacing w:before="60" w:after="60"/>
              <w:rPr>
                <w:rFonts w:cstheme="minorHAnsi"/>
                <w:sz w:val="16"/>
                <w:szCs w:val="16"/>
              </w:rPr>
            </w:pPr>
            <w:r>
              <w:rPr>
                <w:rFonts w:cstheme="minorHAnsi"/>
                <w:sz w:val="16"/>
                <w:szCs w:val="16"/>
              </w:rPr>
              <w:t>Manager Name = current user</w:t>
            </w:r>
          </w:p>
          <w:p w14:paraId="0681B824" w14:textId="79D00EAA" w:rsidR="004917E4" w:rsidRDefault="004917E4" w:rsidP="008B045B">
            <w:pPr>
              <w:spacing w:before="60" w:after="60"/>
              <w:rPr>
                <w:rFonts w:cstheme="minorHAnsi"/>
                <w:sz w:val="16"/>
                <w:szCs w:val="16"/>
              </w:rPr>
            </w:pPr>
            <w:r>
              <w:rPr>
                <w:rFonts w:cstheme="minorHAnsi"/>
                <w:sz w:val="16"/>
                <w:szCs w:val="16"/>
              </w:rPr>
              <w:t>Role = Manager (job codes WACS50, WACS60)</w:t>
            </w:r>
          </w:p>
          <w:p w14:paraId="7ACE6D7A" w14:textId="737DF87D" w:rsidR="004917E4" w:rsidRDefault="004917E4" w:rsidP="008B045B">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68" w:type="dxa"/>
            <w:tcBorders>
              <w:bottom w:val="single" w:sz="4" w:space="0" w:color="000000" w:themeColor="text1"/>
            </w:tcBorders>
            <w:shd w:val="clear" w:color="auto" w:fill="F2F2F2" w:themeFill="background1" w:themeFillShade="F2"/>
          </w:tcPr>
          <w:p w14:paraId="65FCDEDD" w14:textId="77777777" w:rsidR="004917E4" w:rsidRDefault="004917E4" w:rsidP="00B300A6">
            <w:pPr>
              <w:rPr>
                <w:rFonts w:cstheme="minorHAnsi"/>
                <w:sz w:val="16"/>
                <w:szCs w:val="16"/>
              </w:rPr>
            </w:pPr>
            <w:proofErr w:type="spellStart"/>
            <w:r>
              <w:rPr>
                <w:rFonts w:cstheme="minorHAnsi"/>
                <w:sz w:val="16"/>
                <w:szCs w:val="16"/>
              </w:rPr>
              <w:t>FormID</w:t>
            </w:r>
            <w:proofErr w:type="spellEnd"/>
            <w:r>
              <w:rPr>
                <w:rFonts w:cstheme="minorHAnsi"/>
                <w:sz w:val="16"/>
                <w:szCs w:val="16"/>
              </w:rPr>
              <w:t xml:space="preserve"> (w/Link to form)</w:t>
            </w:r>
          </w:p>
          <w:p w14:paraId="30FEC4A3" w14:textId="77777777" w:rsidR="004917E4" w:rsidRDefault="004917E4" w:rsidP="00B300A6">
            <w:pPr>
              <w:rPr>
                <w:rFonts w:cstheme="minorHAnsi"/>
                <w:sz w:val="16"/>
                <w:szCs w:val="16"/>
              </w:rPr>
            </w:pPr>
            <w:r>
              <w:rPr>
                <w:rFonts w:cstheme="minorHAnsi"/>
                <w:sz w:val="16"/>
                <w:szCs w:val="16"/>
              </w:rPr>
              <w:t>Employee Name</w:t>
            </w:r>
          </w:p>
          <w:p w14:paraId="38CA80D3" w14:textId="77777777" w:rsidR="004917E4" w:rsidRDefault="004917E4" w:rsidP="00B300A6">
            <w:pPr>
              <w:rPr>
                <w:rFonts w:cstheme="minorHAnsi"/>
                <w:sz w:val="16"/>
                <w:szCs w:val="16"/>
              </w:rPr>
            </w:pPr>
            <w:r>
              <w:rPr>
                <w:rFonts w:cstheme="minorHAnsi"/>
                <w:sz w:val="16"/>
                <w:szCs w:val="16"/>
              </w:rPr>
              <w:t>Supervisor Name</w:t>
            </w:r>
          </w:p>
          <w:p w14:paraId="4BBCEFCD" w14:textId="77777777" w:rsidR="004917E4" w:rsidRDefault="004917E4" w:rsidP="00B300A6">
            <w:pPr>
              <w:rPr>
                <w:rFonts w:cstheme="minorHAnsi"/>
                <w:sz w:val="16"/>
                <w:szCs w:val="16"/>
              </w:rPr>
            </w:pPr>
            <w:r>
              <w:rPr>
                <w:rFonts w:cstheme="minorHAnsi"/>
                <w:sz w:val="16"/>
                <w:szCs w:val="16"/>
              </w:rPr>
              <w:t>Manager Name</w:t>
            </w:r>
          </w:p>
          <w:p w14:paraId="2A485A73" w14:textId="27A36453" w:rsidR="004917E4" w:rsidRDefault="004917E4" w:rsidP="00B300A6">
            <w:pPr>
              <w:rPr>
                <w:rFonts w:cstheme="minorHAnsi"/>
                <w:sz w:val="16"/>
                <w:szCs w:val="16"/>
              </w:rPr>
            </w:pPr>
            <w:r>
              <w:rPr>
                <w:rFonts w:cstheme="minorHAnsi"/>
                <w:sz w:val="16"/>
                <w:szCs w:val="16"/>
              </w:rPr>
              <w:t>Warning Type (Coaching Reason)</w:t>
            </w:r>
          </w:p>
          <w:p w14:paraId="34C2B27D" w14:textId="1032106F" w:rsidR="004917E4" w:rsidRDefault="004917E4" w:rsidP="00B300A6">
            <w:pPr>
              <w:rPr>
                <w:rFonts w:cstheme="minorHAnsi"/>
                <w:sz w:val="16"/>
                <w:szCs w:val="16"/>
              </w:rPr>
            </w:pPr>
            <w:r>
              <w:rPr>
                <w:rFonts w:cstheme="minorHAnsi"/>
                <w:sz w:val="16"/>
                <w:szCs w:val="16"/>
              </w:rPr>
              <w:t>Warning Reasons(s) (Sub-coaching Reason)</w:t>
            </w:r>
          </w:p>
          <w:p w14:paraId="5C4AE68B" w14:textId="408662C7" w:rsidR="004917E4" w:rsidRDefault="004917E4" w:rsidP="00B300A6">
            <w:pPr>
              <w:rPr>
                <w:rFonts w:cstheme="minorHAnsi"/>
                <w:sz w:val="16"/>
                <w:szCs w:val="16"/>
              </w:rPr>
            </w:pPr>
            <w:r>
              <w:rPr>
                <w:rFonts w:cstheme="minorHAnsi"/>
                <w:sz w:val="16"/>
                <w:szCs w:val="16"/>
              </w:rPr>
              <w:t>Created Date</w:t>
            </w:r>
          </w:p>
        </w:tc>
        <w:tc>
          <w:tcPr>
            <w:tcW w:w="2256" w:type="dxa"/>
            <w:tcBorders>
              <w:bottom w:val="single" w:sz="4" w:space="0" w:color="000000" w:themeColor="text1"/>
            </w:tcBorders>
            <w:shd w:val="clear" w:color="auto" w:fill="F2F2F2" w:themeFill="background1" w:themeFillShade="F2"/>
          </w:tcPr>
          <w:p w14:paraId="5215926A" w14:textId="77777777" w:rsidR="004917E4" w:rsidRDefault="004917E4" w:rsidP="00B300A6">
            <w:pPr>
              <w:rPr>
                <w:rFonts w:cstheme="minorHAnsi"/>
                <w:sz w:val="16"/>
                <w:szCs w:val="16"/>
              </w:rPr>
            </w:pPr>
            <w:r>
              <w:rPr>
                <w:rFonts w:cstheme="minorHAnsi"/>
                <w:sz w:val="16"/>
                <w:szCs w:val="16"/>
              </w:rPr>
              <w:t>Pagination = 20 records</w:t>
            </w:r>
          </w:p>
          <w:p w14:paraId="094F192A" w14:textId="77777777" w:rsidR="004917E4" w:rsidRDefault="004917E4" w:rsidP="00B300A6">
            <w:pPr>
              <w:rPr>
                <w:rFonts w:cstheme="minorHAnsi"/>
                <w:sz w:val="16"/>
                <w:szCs w:val="16"/>
              </w:rPr>
            </w:pPr>
          </w:p>
          <w:p w14:paraId="307B2B29" w14:textId="77777777" w:rsidR="004917E4" w:rsidRDefault="004917E4" w:rsidP="00B300A6">
            <w:pPr>
              <w:rPr>
                <w:rFonts w:cstheme="minorHAnsi"/>
                <w:sz w:val="16"/>
                <w:szCs w:val="16"/>
              </w:rPr>
            </w:pPr>
            <w:r>
              <w:rPr>
                <w:rFonts w:cstheme="minorHAnsi"/>
                <w:sz w:val="16"/>
                <w:szCs w:val="16"/>
              </w:rPr>
              <w:t>Show items in descending order from Created Date</w:t>
            </w:r>
          </w:p>
          <w:p w14:paraId="6A5CE877" w14:textId="77777777" w:rsidR="004917E4" w:rsidRDefault="004917E4" w:rsidP="00B300A6">
            <w:pPr>
              <w:rPr>
                <w:rFonts w:cstheme="minorHAnsi"/>
                <w:sz w:val="16"/>
                <w:szCs w:val="16"/>
              </w:rPr>
            </w:pPr>
          </w:p>
          <w:p w14:paraId="407B3AD6" w14:textId="0638DEC3"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10438C" w:rsidRPr="002D7D35" w14:paraId="0716CAC6" w14:textId="77777777" w:rsidTr="0010438C">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DBE5F1" w:themeFill="accent1" w:themeFillTint="33"/>
          </w:tcPr>
          <w:p w14:paraId="3BBDA8B6" w14:textId="7B8F2B8F" w:rsidR="0010438C" w:rsidRPr="002D7D35" w:rsidRDefault="0010438C" w:rsidP="00001384">
            <w:pPr>
              <w:spacing w:before="60" w:after="60"/>
              <w:rPr>
                <w:rFonts w:cstheme="minorHAnsi"/>
                <w:sz w:val="16"/>
                <w:szCs w:val="16"/>
              </w:rPr>
            </w:pPr>
            <w:r>
              <w:rPr>
                <w:rFonts w:cstheme="minorHAnsi"/>
                <w:sz w:val="16"/>
                <w:szCs w:val="16"/>
              </w:rPr>
              <w:t>6</w:t>
            </w:r>
          </w:p>
        </w:tc>
        <w:tc>
          <w:tcPr>
            <w:tcW w:w="1973" w:type="dxa"/>
            <w:tcBorders>
              <w:bottom w:val="single" w:sz="4" w:space="0" w:color="000000" w:themeColor="text1"/>
            </w:tcBorders>
            <w:shd w:val="clear" w:color="auto" w:fill="DBE5F1" w:themeFill="accent1" w:themeFillTint="33"/>
          </w:tcPr>
          <w:p w14:paraId="75FE197E" w14:textId="37185C28" w:rsidR="0010438C" w:rsidRDefault="0010438C" w:rsidP="0010438C">
            <w:pPr>
              <w:spacing w:before="60" w:after="60"/>
              <w:rPr>
                <w:rFonts w:cstheme="minorHAnsi"/>
                <w:sz w:val="16"/>
                <w:szCs w:val="16"/>
              </w:rPr>
            </w:pPr>
            <w:r>
              <w:rPr>
                <w:rFonts w:cstheme="minorHAnsi"/>
                <w:sz w:val="16"/>
                <w:szCs w:val="16"/>
              </w:rPr>
              <w:t>My Hierarchy eCoaching Logs</w:t>
            </w:r>
          </w:p>
        </w:tc>
        <w:tc>
          <w:tcPr>
            <w:tcW w:w="2509" w:type="dxa"/>
            <w:tcBorders>
              <w:bottom w:val="single" w:sz="4" w:space="0" w:color="000000" w:themeColor="text1"/>
            </w:tcBorders>
            <w:shd w:val="clear" w:color="auto" w:fill="DBE5F1" w:themeFill="accent1" w:themeFillTint="33"/>
          </w:tcPr>
          <w:p w14:paraId="3024F81A" w14:textId="77777777" w:rsidR="0010438C" w:rsidRDefault="0010438C" w:rsidP="00001384">
            <w:pPr>
              <w:spacing w:before="60" w:after="60"/>
              <w:rPr>
                <w:rFonts w:cstheme="minorHAnsi"/>
                <w:sz w:val="16"/>
                <w:szCs w:val="16"/>
              </w:rPr>
            </w:pPr>
            <w:r>
              <w:rPr>
                <w:rFonts w:cstheme="minorHAnsi"/>
                <w:sz w:val="16"/>
                <w:szCs w:val="16"/>
              </w:rPr>
              <w:t>Manager Name = current user</w:t>
            </w:r>
          </w:p>
          <w:p w14:paraId="154EC48E" w14:textId="7DD10BE0" w:rsidR="0010438C" w:rsidRDefault="0010438C" w:rsidP="00001384">
            <w:pPr>
              <w:spacing w:before="60" w:after="60"/>
              <w:rPr>
                <w:rFonts w:cstheme="minorHAnsi"/>
                <w:sz w:val="16"/>
                <w:szCs w:val="16"/>
              </w:rPr>
            </w:pPr>
            <w:r>
              <w:rPr>
                <w:rFonts w:cstheme="minorHAnsi"/>
                <w:sz w:val="16"/>
                <w:szCs w:val="16"/>
              </w:rPr>
              <w:t>Role = Senior Manager (SRMGR in Historical Dashboard ACL)</w:t>
            </w:r>
          </w:p>
          <w:p w14:paraId="09D73D87" w14:textId="39ABBA4E" w:rsidR="0010438C" w:rsidRDefault="0010438C" w:rsidP="0010438C">
            <w:pPr>
              <w:spacing w:before="60" w:after="60"/>
              <w:rPr>
                <w:rFonts w:cstheme="minorHAnsi"/>
                <w:sz w:val="16"/>
                <w:szCs w:val="16"/>
              </w:rPr>
            </w:pPr>
            <w:r>
              <w:rPr>
                <w:rFonts w:cstheme="minorHAnsi"/>
                <w:sz w:val="16"/>
                <w:szCs w:val="16"/>
              </w:rPr>
              <w:t>Status = any</w:t>
            </w:r>
          </w:p>
        </w:tc>
        <w:tc>
          <w:tcPr>
            <w:tcW w:w="2468" w:type="dxa"/>
            <w:tcBorders>
              <w:bottom w:val="single" w:sz="4" w:space="0" w:color="000000" w:themeColor="text1"/>
            </w:tcBorders>
            <w:shd w:val="clear" w:color="auto" w:fill="DBE5F1" w:themeFill="accent1" w:themeFillTint="33"/>
          </w:tcPr>
          <w:p w14:paraId="21601187" w14:textId="77777777" w:rsidR="0010438C" w:rsidRDefault="0010438C" w:rsidP="00001384">
            <w:pPr>
              <w:rPr>
                <w:rFonts w:cstheme="minorHAnsi"/>
                <w:sz w:val="16"/>
                <w:szCs w:val="16"/>
              </w:rPr>
            </w:pPr>
            <w:proofErr w:type="spellStart"/>
            <w:r>
              <w:rPr>
                <w:rFonts w:cstheme="minorHAnsi"/>
                <w:sz w:val="16"/>
                <w:szCs w:val="16"/>
              </w:rPr>
              <w:t>FormID</w:t>
            </w:r>
            <w:proofErr w:type="spellEnd"/>
            <w:r>
              <w:rPr>
                <w:rFonts w:cstheme="minorHAnsi"/>
                <w:sz w:val="16"/>
                <w:szCs w:val="16"/>
              </w:rPr>
              <w:t xml:space="preserve"> (w/Link to form)</w:t>
            </w:r>
          </w:p>
          <w:p w14:paraId="7D8D2555" w14:textId="77777777" w:rsidR="0010438C" w:rsidRDefault="0010438C" w:rsidP="00001384">
            <w:pPr>
              <w:rPr>
                <w:rFonts w:cstheme="minorHAnsi"/>
                <w:sz w:val="16"/>
                <w:szCs w:val="16"/>
              </w:rPr>
            </w:pPr>
            <w:r>
              <w:rPr>
                <w:rFonts w:cstheme="minorHAnsi"/>
                <w:sz w:val="16"/>
                <w:szCs w:val="16"/>
              </w:rPr>
              <w:t>Employee Name</w:t>
            </w:r>
          </w:p>
          <w:p w14:paraId="2ADE1E0C" w14:textId="77777777" w:rsidR="0010438C" w:rsidRDefault="0010438C" w:rsidP="00001384">
            <w:pPr>
              <w:rPr>
                <w:rFonts w:cstheme="minorHAnsi"/>
                <w:sz w:val="16"/>
                <w:szCs w:val="16"/>
              </w:rPr>
            </w:pPr>
            <w:r>
              <w:rPr>
                <w:rFonts w:cstheme="minorHAnsi"/>
                <w:sz w:val="16"/>
                <w:szCs w:val="16"/>
              </w:rPr>
              <w:t>Supervisor Name</w:t>
            </w:r>
          </w:p>
          <w:p w14:paraId="2633890E" w14:textId="77777777" w:rsidR="0010438C" w:rsidRDefault="0010438C" w:rsidP="00001384">
            <w:pPr>
              <w:rPr>
                <w:rFonts w:cstheme="minorHAnsi"/>
                <w:sz w:val="16"/>
                <w:szCs w:val="16"/>
              </w:rPr>
            </w:pPr>
            <w:r>
              <w:rPr>
                <w:rFonts w:cstheme="minorHAnsi"/>
                <w:sz w:val="16"/>
                <w:szCs w:val="16"/>
              </w:rPr>
              <w:t>Manager Name</w:t>
            </w:r>
          </w:p>
          <w:p w14:paraId="221D97A2" w14:textId="77777777" w:rsidR="0010438C" w:rsidRDefault="0010438C" w:rsidP="00001384">
            <w:pPr>
              <w:rPr>
                <w:rFonts w:cstheme="minorHAnsi"/>
                <w:sz w:val="16"/>
                <w:szCs w:val="16"/>
              </w:rPr>
            </w:pPr>
            <w:r>
              <w:rPr>
                <w:rFonts w:cstheme="minorHAnsi"/>
                <w:sz w:val="16"/>
                <w:szCs w:val="16"/>
              </w:rPr>
              <w:t>Status</w:t>
            </w:r>
          </w:p>
          <w:p w14:paraId="644EE882" w14:textId="77777777" w:rsidR="0010438C" w:rsidRDefault="0010438C" w:rsidP="00001384">
            <w:pPr>
              <w:rPr>
                <w:rFonts w:cstheme="minorHAnsi"/>
                <w:sz w:val="16"/>
                <w:szCs w:val="16"/>
              </w:rPr>
            </w:pPr>
            <w:r>
              <w:rPr>
                <w:rFonts w:cstheme="minorHAnsi"/>
                <w:sz w:val="16"/>
                <w:szCs w:val="16"/>
              </w:rPr>
              <w:t>Source</w:t>
            </w:r>
          </w:p>
          <w:p w14:paraId="423AA815" w14:textId="77777777" w:rsidR="0010438C" w:rsidRDefault="0010438C" w:rsidP="00001384">
            <w:pPr>
              <w:rPr>
                <w:rFonts w:cstheme="minorHAnsi"/>
                <w:sz w:val="16"/>
                <w:szCs w:val="16"/>
              </w:rPr>
            </w:pPr>
            <w:r>
              <w:rPr>
                <w:rFonts w:cstheme="minorHAnsi"/>
                <w:sz w:val="16"/>
                <w:szCs w:val="16"/>
              </w:rPr>
              <w:t>Coaching Reason</w:t>
            </w:r>
          </w:p>
          <w:p w14:paraId="5F4EF3D6" w14:textId="77777777" w:rsidR="0010438C" w:rsidRDefault="0010438C" w:rsidP="00001384">
            <w:pPr>
              <w:rPr>
                <w:rFonts w:cstheme="minorHAnsi"/>
                <w:sz w:val="16"/>
                <w:szCs w:val="16"/>
              </w:rPr>
            </w:pPr>
            <w:r>
              <w:rPr>
                <w:rFonts w:cstheme="minorHAnsi"/>
                <w:sz w:val="16"/>
                <w:szCs w:val="16"/>
              </w:rPr>
              <w:t>Sub-coaching Reason</w:t>
            </w:r>
          </w:p>
          <w:p w14:paraId="72ED3A25" w14:textId="77777777" w:rsidR="0010438C" w:rsidRDefault="0010438C" w:rsidP="00001384">
            <w:pPr>
              <w:rPr>
                <w:rFonts w:cstheme="minorHAnsi"/>
                <w:sz w:val="16"/>
                <w:szCs w:val="16"/>
              </w:rPr>
            </w:pPr>
            <w:r>
              <w:rPr>
                <w:rFonts w:cstheme="minorHAnsi"/>
                <w:sz w:val="16"/>
                <w:szCs w:val="16"/>
              </w:rPr>
              <w:t>Value</w:t>
            </w:r>
          </w:p>
          <w:p w14:paraId="11DCA2BE" w14:textId="77777777" w:rsidR="0010438C" w:rsidRDefault="0010438C" w:rsidP="00001384">
            <w:pPr>
              <w:rPr>
                <w:rFonts w:cstheme="minorHAnsi"/>
                <w:sz w:val="16"/>
                <w:szCs w:val="16"/>
              </w:rPr>
            </w:pPr>
            <w:r>
              <w:rPr>
                <w:rFonts w:cstheme="minorHAnsi"/>
                <w:sz w:val="16"/>
                <w:szCs w:val="16"/>
              </w:rPr>
              <w:t>Created Date</w:t>
            </w:r>
          </w:p>
        </w:tc>
        <w:tc>
          <w:tcPr>
            <w:tcW w:w="2256" w:type="dxa"/>
            <w:tcBorders>
              <w:bottom w:val="single" w:sz="4" w:space="0" w:color="000000" w:themeColor="text1"/>
            </w:tcBorders>
            <w:shd w:val="clear" w:color="auto" w:fill="DBE5F1" w:themeFill="accent1" w:themeFillTint="33"/>
          </w:tcPr>
          <w:p w14:paraId="585C0BE5" w14:textId="77777777" w:rsidR="0010438C" w:rsidRDefault="0010438C" w:rsidP="00001384">
            <w:pPr>
              <w:rPr>
                <w:rFonts w:cstheme="minorHAnsi"/>
                <w:sz w:val="16"/>
                <w:szCs w:val="16"/>
              </w:rPr>
            </w:pPr>
            <w:r>
              <w:rPr>
                <w:rFonts w:cstheme="minorHAnsi"/>
                <w:sz w:val="16"/>
                <w:szCs w:val="16"/>
              </w:rPr>
              <w:t>Pagination = 20 records</w:t>
            </w:r>
          </w:p>
          <w:p w14:paraId="5E4124DC" w14:textId="77777777" w:rsidR="0010438C" w:rsidRDefault="0010438C" w:rsidP="00001384">
            <w:pPr>
              <w:rPr>
                <w:rFonts w:cstheme="minorHAnsi"/>
                <w:sz w:val="16"/>
                <w:szCs w:val="16"/>
              </w:rPr>
            </w:pPr>
          </w:p>
          <w:p w14:paraId="042FEF81" w14:textId="77777777" w:rsidR="0010438C" w:rsidRDefault="0010438C" w:rsidP="00001384">
            <w:pPr>
              <w:rPr>
                <w:rFonts w:cstheme="minorHAnsi"/>
                <w:sz w:val="16"/>
                <w:szCs w:val="16"/>
              </w:rPr>
            </w:pPr>
            <w:r>
              <w:rPr>
                <w:rFonts w:cstheme="minorHAnsi"/>
                <w:sz w:val="16"/>
                <w:szCs w:val="16"/>
              </w:rPr>
              <w:t>Show items in descending order from Created Date</w:t>
            </w:r>
          </w:p>
          <w:p w14:paraId="3E03EAB3" w14:textId="77777777" w:rsidR="0010438C" w:rsidRDefault="0010438C" w:rsidP="00001384">
            <w:pPr>
              <w:rPr>
                <w:rFonts w:cstheme="minorHAnsi"/>
                <w:sz w:val="16"/>
                <w:szCs w:val="16"/>
              </w:rPr>
            </w:pPr>
          </w:p>
          <w:p w14:paraId="374FAFC4" w14:textId="28A1A3FF" w:rsidR="0010438C" w:rsidRDefault="0010438C" w:rsidP="00001384">
            <w:pPr>
              <w:rPr>
                <w:rFonts w:cstheme="minorHAnsi"/>
                <w:sz w:val="16"/>
                <w:szCs w:val="16"/>
              </w:rPr>
            </w:pPr>
            <w:r w:rsidRPr="00B300A6">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10438C" w:rsidRPr="002D7D35" w14:paraId="7E523720" w14:textId="77777777" w:rsidTr="0010438C">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F2F2F2" w:themeFill="background1" w:themeFillShade="F2"/>
          </w:tcPr>
          <w:p w14:paraId="106DB5DF" w14:textId="5A982ACD" w:rsidR="0010438C" w:rsidRPr="002D7D35" w:rsidRDefault="0010438C" w:rsidP="00001384">
            <w:pPr>
              <w:spacing w:before="60" w:after="60"/>
              <w:rPr>
                <w:rFonts w:cstheme="minorHAnsi"/>
                <w:sz w:val="16"/>
                <w:szCs w:val="16"/>
              </w:rPr>
            </w:pPr>
            <w:r>
              <w:rPr>
                <w:rFonts w:cstheme="minorHAnsi"/>
                <w:sz w:val="16"/>
                <w:szCs w:val="16"/>
              </w:rPr>
              <w:t>7</w:t>
            </w:r>
          </w:p>
        </w:tc>
        <w:tc>
          <w:tcPr>
            <w:tcW w:w="1973" w:type="dxa"/>
            <w:tcBorders>
              <w:bottom w:val="single" w:sz="4" w:space="0" w:color="000000" w:themeColor="text1"/>
            </w:tcBorders>
            <w:shd w:val="clear" w:color="auto" w:fill="F2F2F2" w:themeFill="background1" w:themeFillShade="F2"/>
          </w:tcPr>
          <w:p w14:paraId="5BE6D85E" w14:textId="09369823" w:rsidR="0010438C" w:rsidRPr="002D7D35" w:rsidRDefault="0010438C" w:rsidP="0010438C">
            <w:pPr>
              <w:spacing w:before="60" w:after="60"/>
              <w:rPr>
                <w:rFonts w:cstheme="minorHAnsi"/>
                <w:sz w:val="16"/>
                <w:szCs w:val="16"/>
              </w:rPr>
            </w:pPr>
            <w:r>
              <w:rPr>
                <w:rFonts w:cstheme="minorHAnsi"/>
                <w:sz w:val="16"/>
                <w:szCs w:val="16"/>
              </w:rPr>
              <w:t xml:space="preserve">My Hierarchy Warning eCoaching Logs </w:t>
            </w:r>
          </w:p>
        </w:tc>
        <w:tc>
          <w:tcPr>
            <w:tcW w:w="2509" w:type="dxa"/>
            <w:tcBorders>
              <w:bottom w:val="single" w:sz="4" w:space="0" w:color="000000" w:themeColor="text1"/>
            </w:tcBorders>
            <w:shd w:val="clear" w:color="auto" w:fill="F2F2F2" w:themeFill="background1" w:themeFillShade="F2"/>
          </w:tcPr>
          <w:p w14:paraId="1A9E46C5" w14:textId="77777777" w:rsidR="0010438C" w:rsidRDefault="0010438C" w:rsidP="00001384">
            <w:pPr>
              <w:spacing w:before="60" w:after="60"/>
              <w:rPr>
                <w:rFonts w:cstheme="minorHAnsi"/>
                <w:sz w:val="16"/>
                <w:szCs w:val="16"/>
              </w:rPr>
            </w:pPr>
            <w:r>
              <w:rPr>
                <w:rFonts w:cstheme="minorHAnsi"/>
                <w:sz w:val="16"/>
                <w:szCs w:val="16"/>
              </w:rPr>
              <w:t>Manager Name = current user</w:t>
            </w:r>
          </w:p>
          <w:p w14:paraId="450DB7C0" w14:textId="0BFBD348" w:rsidR="0010438C" w:rsidRDefault="0010438C" w:rsidP="00001384">
            <w:pPr>
              <w:spacing w:before="60" w:after="60"/>
              <w:rPr>
                <w:rFonts w:cstheme="minorHAnsi"/>
                <w:sz w:val="16"/>
                <w:szCs w:val="16"/>
              </w:rPr>
            </w:pPr>
            <w:r>
              <w:rPr>
                <w:rFonts w:cstheme="minorHAnsi"/>
                <w:sz w:val="16"/>
                <w:szCs w:val="16"/>
              </w:rPr>
              <w:t>Role = Senior Manager (SRMGR in Historical Dashboard ACL)</w:t>
            </w:r>
          </w:p>
          <w:p w14:paraId="56FE7DC7" w14:textId="3A4F25D4" w:rsidR="0010438C" w:rsidRPr="002D7D35" w:rsidRDefault="0010438C" w:rsidP="00001384">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68" w:type="dxa"/>
            <w:tcBorders>
              <w:bottom w:val="single" w:sz="4" w:space="0" w:color="000000" w:themeColor="text1"/>
            </w:tcBorders>
            <w:shd w:val="clear" w:color="auto" w:fill="F2F2F2" w:themeFill="background1" w:themeFillShade="F2"/>
          </w:tcPr>
          <w:p w14:paraId="6B7CF408" w14:textId="77777777" w:rsidR="0010438C" w:rsidRDefault="0010438C" w:rsidP="00001384">
            <w:pPr>
              <w:rPr>
                <w:rFonts w:cstheme="minorHAnsi"/>
                <w:sz w:val="16"/>
                <w:szCs w:val="16"/>
              </w:rPr>
            </w:pPr>
            <w:proofErr w:type="spellStart"/>
            <w:r>
              <w:rPr>
                <w:rFonts w:cstheme="minorHAnsi"/>
                <w:sz w:val="16"/>
                <w:szCs w:val="16"/>
              </w:rPr>
              <w:t>FormID</w:t>
            </w:r>
            <w:proofErr w:type="spellEnd"/>
            <w:r>
              <w:rPr>
                <w:rFonts w:cstheme="minorHAnsi"/>
                <w:sz w:val="16"/>
                <w:szCs w:val="16"/>
              </w:rPr>
              <w:t xml:space="preserve"> (w/Link to form)</w:t>
            </w:r>
          </w:p>
          <w:p w14:paraId="33AAB6F7" w14:textId="77777777" w:rsidR="0010438C" w:rsidRDefault="0010438C" w:rsidP="00001384">
            <w:pPr>
              <w:rPr>
                <w:rFonts w:cstheme="minorHAnsi"/>
                <w:sz w:val="16"/>
                <w:szCs w:val="16"/>
              </w:rPr>
            </w:pPr>
            <w:r>
              <w:rPr>
                <w:rFonts w:cstheme="minorHAnsi"/>
                <w:sz w:val="16"/>
                <w:szCs w:val="16"/>
              </w:rPr>
              <w:t>Employee Name</w:t>
            </w:r>
          </w:p>
          <w:p w14:paraId="3739F653" w14:textId="77777777" w:rsidR="0010438C" w:rsidRDefault="0010438C" w:rsidP="00001384">
            <w:pPr>
              <w:rPr>
                <w:rFonts w:cstheme="minorHAnsi"/>
                <w:sz w:val="16"/>
                <w:szCs w:val="16"/>
              </w:rPr>
            </w:pPr>
            <w:r>
              <w:rPr>
                <w:rFonts w:cstheme="minorHAnsi"/>
                <w:sz w:val="16"/>
                <w:szCs w:val="16"/>
              </w:rPr>
              <w:t>Supervisor Name</w:t>
            </w:r>
          </w:p>
          <w:p w14:paraId="45ABAAC4" w14:textId="77777777" w:rsidR="0010438C" w:rsidRDefault="0010438C" w:rsidP="00001384">
            <w:pPr>
              <w:rPr>
                <w:rFonts w:cstheme="minorHAnsi"/>
                <w:sz w:val="16"/>
                <w:szCs w:val="16"/>
              </w:rPr>
            </w:pPr>
            <w:r>
              <w:rPr>
                <w:rFonts w:cstheme="minorHAnsi"/>
                <w:sz w:val="16"/>
                <w:szCs w:val="16"/>
              </w:rPr>
              <w:t>Manager Name</w:t>
            </w:r>
          </w:p>
          <w:p w14:paraId="65C2E829" w14:textId="77777777" w:rsidR="0010438C" w:rsidRDefault="0010438C" w:rsidP="00001384">
            <w:pPr>
              <w:rPr>
                <w:rFonts w:cstheme="minorHAnsi"/>
                <w:sz w:val="16"/>
                <w:szCs w:val="16"/>
              </w:rPr>
            </w:pPr>
            <w:r>
              <w:rPr>
                <w:rFonts w:cstheme="minorHAnsi"/>
                <w:sz w:val="16"/>
                <w:szCs w:val="16"/>
              </w:rPr>
              <w:t>Warning Type (Coaching Reason)</w:t>
            </w:r>
          </w:p>
          <w:p w14:paraId="01514743" w14:textId="77777777" w:rsidR="0010438C" w:rsidRDefault="0010438C" w:rsidP="00001384">
            <w:pPr>
              <w:rPr>
                <w:rFonts w:cstheme="minorHAnsi"/>
                <w:sz w:val="16"/>
                <w:szCs w:val="16"/>
              </w:rPr>
            </w:pPr>
            <w:r>
              <w:rPr>
                <w:rFonts w:cstheme="minorHAnsi"/>
                <w:sz w:val="16"/>
                <w:szCs w:val="16"/>
              </w:rPr>
              <w:t>Warning Reasons(s) (Sub-coaching Reason)</w:t>
            </w:r>
          </w:p>
          <w:p w14:paraId="632DF85E" w14:textId="26278B11" w:rsidR="0010438C" w:rsidRPr="002D7D35" w:rsidRDefault="0010438C" w:rsidP="00001384">
            <w:pPr>
              <w:rPr>
                <w:rFonts w:cstheme="minorHAnsi"/>
                <w:sz w:val="16"/>
                <w:szCs w:val="16"/>
              </w:rPr>
            </w:pPr>
            <w:r>
              <w:rPr>
                <w:rFonts w:cstheme="minorHAnsi"/>
                <w:sz w:val="16"/>
                <w:szCs w:val="16"/>
              </w:rPr>
              <w:t>Created Date</w:t>
            </w:r>
          </w:p>
        </w:tc>
        <w:tc>
          <w:tcPr>
            <w:tcW w:w="2256" w:type="dxa"/>
            <w:tcBorders>
              <w:bottom w:val="single" w:sz="4" w:space="0" w:color="000000" w:themeColor="text1"/>
            </w:tcBorders>
            <w:shd w:val="clear" w:color="auto" w:fill="F2F2F2" w:themeFill="background1" w:themeFillShade="F2"/>
          </w:tcPr>
          <w:p w14:paraId="1010BA32" w14:textId="77777777" w:rsidR="0010438C" w:rsidRDefault="0010438C" w:rsidP="00001384">
            <w:pPr>
              <w:rPr>
                <w:rFonts w:cstheme="minorHAnsi"/>
                <w:sz w:val="16"/>
                <w:szCs w:val="16"/>
              </w:rPr>
            </w:pPr>
            <w:r>
              <w:rPr>
                <w:rFonts w:cstheme="minorHAnsi"/>
                <w:sz w:val="16"/>
                <w:szCs w:val="16"/>
              </w:rPr>
              <w:t>Pagination = 20 records</w:t>
            </w:r>
          </w:p>
          <w:p w14:paraId="6CC3D1F3" w14:textId="77777777" w:rsidR="0010438C" w:rsidRDefault="0010438C" w:rsidP="00001384">
            <w:pPr>
              <w:rPr>
                <w:rFonts w:cstheme="minorHAnsi"/>
                <w:sz w:val="16"/>
                <w:szCs w:val="16"/>
              </w:rPr>
            </w:pPr>
          </w:p>
          <w:p w14:paraId="2F5A438D" w14:textId="77777777" w:rsidR="0010438C" w:rsidRDefault="0010438C" w:rsidP="00001384">
            <w:pPr>
              <w:rPr>
                <w:rFonts w:cstheme="minorHAnsi"/>
                <w:sz w:val="16"/>
                <w:szCs w:val="16"/>
              </w:rPr>
            </w:pPr>
            <w:r>
              <w:rPr>
                <w:rFonts w:cstheme="minorHAnsi"/>
                <w:sz w:val="16"/>
                <w:szCs w:val="16"/>
              </w:rPr>
              <w:t>Show items in descending order from Created Date</w:t>
            </w:r>
          </w:p>
          <w:p w14:paraId="34DE3DD5" w14:textId="77777777" w:rsidR="0010438C" w:rsidRDefault="0010438C" w:rsidP="00001384">
            <w:pPr>
              <w:rPr>
                <w:rFonts w:cstheme="minorHAnsi"/>
                <w:sz w:val="16"/>
                <w:szCs w:val="16"/>
              </w:rPr>
            </w:pPr>
          </w:p>
          <w:p w14:paraId="7F807695" w14:textId="44D64C6E" w:rsidR="0010438C" w:rsidRPr="002D7D35" w:rsidRDefault="0010438C" w:rsidP="00001384">
            <w:pPr>
              <w:rPr>
                <w:rFonts w:cstheme="minorHAnsi"/>
                <w:sz w:val="16"/>
                <w:szCs w:val="16"/>
              </w:rPr>
            </w:pPr>
            <w:r w:rsidRPr="00B300A6">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4917E4" w:rsidRPr="002D7D35" w14:paraId="2F706A87" w14:textId="77777777" w:rsidTr="0010438C">
        <w:tc>
          <w:tcPr>
            <w:tcW w:w="298" w:type="dxa"/>
            <w:tcBorders>
              <w:top w:val="single" w:sz="4" w:space="0" w:color="000000" w:themeColor="text1"/>
            </w:tcBorders>
            <w:shd w:val="clear" w:color="auto" w:fill="DBE5F1" w:themeFill="accent1" w:themeFillTint="33"/>
          </w:tcPr>
          <w:p w14:paraId="729220DA" w14:textId="411F26B5" w:rsidR="004917E4" w:rsidRDefault="0010438C" w:rsidP="007D456A">
            <w:pPr>
              <w:spacing w:before="60" w:after="60"/>
              <w:rPr>
                <w:rFonts w:cstheme="minorHAnsi"/>
                <w:sz w:val="16"/>
                <w:szCs w:val="16"/>
              </w:rPr>
            </w:pPr>
            <w:r>
              <w:rPr>
                <w:rFonts w:cstheme="minorHAnsi"/>
                <w:sz w:val="16"/>
                <w:szCs w:val="16"/>
              </w:rPr>
              <w:t>8</w:t>
            </w:r>
          </w:p>
        </w:tc>
        <w:tc>
          <w:tcPr>
            <w:tcW w:w="1973" w:type="dxa"/>
            <w:tcBorders>
              <w:top w:val="single" w:sz="4" w:space="0" w:color="000000" w:themeColor="text1"/>
            </w:tcBorders>
            <w:shd w:val="clear" w:color="auto" w:fill="DBE5F1" w:themeFill="accent1" w:themeFillTint="33"/>
          </w:tcPr>
          <w:p w14:paraId="6B033657" w14:textId="0A8D7753" w:rsidR="004917E4" w:rsidRDefault="004917E4" w:rsidP="007D456A">
            <w:pPr>
              <w:spacing w:before="60" w:after="60"/>
              <w:rPr>
                <w:rFonts w:cstheme="minorHAnsi"/>
                <w:sz w:val="16"/>
                <w:szCs w:val="16"/>
              </w:rPr>
            </w:pPr>
            <w:r>
              <w:rPr>
                <w:rFonts w:cstheme="minorHAnsi"/>
                <w:sz w:val="16"/>
                <w:szCs w:val="16"/>
              </w:rPr>
              <w:t>My Submitted eCoaching Logs</w:t>
            </w:r>
          </w:p>
        </w:tc>
        <w:tc>
          <w:tcPr>
            <w:tcW w:w="2509" w:type="dxa"/>
            <w:tcBorders>
              <w:top w:val="single" w:sz="4" w:space="0" w:color="000000" w:themeColor="text1"/>
            </w:tcBorders>
            <w:shd w:val="clear" w:color="auto" w:fill="DBE5F1" w:themeFill="accent1" w:themeFillTint="33"/>
          </w:tcPr>
          <w:p w14:paraId="70275197" w14:textId="77777777" w:rsidR="004917E4" w:rsidRDefault="004917E4" w:rsidP="004917E4">
            <w:pPr>
              <w:spacing w:before="60" w:after="60"/>
              <w:rPr>
                <w:rFonts w:cstheme="minorHAnsi"/>
                <w:sz w:val="16"/>
                <w:szCs w:val="16"/>
              </w:rPr>
            </w:pPr>
            <w:r>
              <w:rPr>
                <w:rFonts w:cstheme="minorHAnsi"/>
                <w:sz w:val="16"/>
                <w:szCs w:val="16"/>
              </w:rPr>
              <w:t>Submitter Name = current user</w:t>
            </w:r>
          </w:p>
          <w:p w14:paraId="75489E37" w14:textId="2F71EEAA" w:rsidR="004917E4" w:rsidRDefault="004917E4" w:rsidP="008B045B">
            <w:pPr>
              <w:spacing w:before="60" w:after="60"/>
              <w:rPr>
                <w:rFonts w:cstheme="minorHAnsi"/>
                <w:sz w:val="16"/>
                <w:szCs w:val="16"/>
              </w:rPr>
            </w:pPr>
            <w:r>
              <w:rPr>
                <w:rFonts w:cstheme="minorHAnsi"/>
                <w:sz w:val="16"/>
                <w:szCs w:val="16"/>
              </w:rPr>
              <w:t>Role = Support Staff</w:t>
            </w:r>
          </w:p>
        </w:tc>
        <w:tc>
          <w:tcPr>
            <w:tcW w:w="2468" w:type="dxa"/>
            <w:tcBorders>
              <w:top w:val="single" w:sz="4" w:space="0" w:color="000000" w:themeColor="text1"/>
            </w:tcBorders>
            <w:shd w:val="clear" w:color="auto" w:fill="DBE5F1" w:themeFill="accent1" w:themeFillTint="33"/>
          </w:tcPr>
          <w:p w14:paraId="40DDBD4F" w14:textId="77777777" w:rsidR="004917E4" w:rsidRDefault="004917E4" w:rsidP="004917E4">
            <w:pPr>
              <w:rPr>
                <w:rFonts w:cstheme="minorHAnsi"/>
                <w:sz w:val="16"/>
                <w:szCs w:val="16"/>
              </w:rPr>
            </w:pPr>
            <w:proofErr w:type="spellStart"/>
            <w:r>
              <w:rPr>
                <w:rFonts w:cstheme="minorHAnsi"/>
                <w:sz w:val="16"/>
                <w:szCs w:val="16"/>
              </w:rPr>
              <w:t>FormID</w:t>
            </w:r>
            <w:proofErr w:type="spellEnd"/>
            <w:r>
              <w:rPr>
                <w:rFonts w:cstheme="minorHAnsi"/>
                <w:sz w:val="16"/>
                <w:szCs w:val="16"/>
              </w:rPr>
              <w:t xml:space="preserve"> (w/Link to form)</w:t>
            </w:r>
          </w:p>
          <w:p w14:paraId="15B45977" w14:textId="77777777" w:rsidR="004917E4" w:rsidRDefault="004917E4" w:rsidP="004917E4">
            <w:pPr>
              <w:rPr>
                <w:rFonts w:cstheme="minorHAnsi"/>
                <w:sz w:val="16"/>
                <w:szCs w:val="16"/>
              </w:rPr>
            </w:pPr>
            <w:r>
              <w:rPr>
                <w:rFonts w:cstheme="minorHAnsi"/>
                <w:sz w:val="16"/>
                <w:szCs w:val="16"/>
              </w:rPr>
              <w:t>Employee Name</w:t>
            </w:r>
          </w:p>
          <w:p w14:paraId="42D8F4EF" w14:textId="77777777" w:rsidR="004917E4" w:rsidRDefault="004917E4" w:rsidP="004917E4">
            <w:pPr>
              <w:rPr>
                <w:rFonts w:cstheme="minorHAnsi"/>
                <w:sz w:val="16"/>
                <w:szCs w:val="16"/>
              </w:rPr>
            </w:pPr>
            <w:r>
              <w:rPr>
                <w:rFonts w:cstheme="minorHAnsi"/>
                <w:sz w:val="16"/>
                <w:szCs w:val="16"/>
              </w:rPr>
              <w:t>Supervisor Name</w:t>
            </w:r>
          </w:p>
          <w:p w14:paraId="18395256" w14:textId="77777777" w:rsidR="004917E4" w:rsidRDefault="004917E4" w:rsidP="004917E4">
            <w:pPr>
              <w:rPr>
                <w:rFonts w:cstheme="minorHAnsi"/>
                <w:sz w:val="16"/>
                <w:szCs w:val="16"/>
              </w:rPr>
            </w:pPr>
            <w:r>
              <w:rPr>
                <w:rFonts w:cstheme="minorHAnsi"/>
                <w:sz w:val="16"/>
                <w:szCs w:val="16"/>
              </w:rPr>
              <w:t>Manager Name</w:t>
            </w:r>
          </w:p>
          <w:p w14:paraId="2D03F871" w14:textId="3EEA147B" w:rsidR="004917E4" w:rsidRDefault="005E2E6D" w:rsidP="004917E4">
            <w:pPr>
              <w:rPr>
                <w:rFonts w:cstheme="minorHAnsi"/>
                <w:sz w:val="16"/>
                <w:szCs w:val="16"/>
              </w:rPr>
            </w:pPr>
            <w:r>
              <w:rPr>
                <w:rFonts w:cstheme="minorHAnsi"/>
                <w:sz w:val="16"/>
                <w:szCs w:val="16"/>
              </w:rPr>
              <w:t>Status</w:t>
            </w:r>
          </w:p>
          <w:p w14:paraId="6ACE915E" w14:textId="77777777" w:rsidR="0022761B" w:rsidRDefault="0022761B" w:rsidP="0022761B">
            <w:pPr>
              <w:rPr>
                <w:rFonts w:cstheme="minorHAnsi"/>
                <w:sz w:val="16"/>
                <w:szCs w:val="16"/>
              </w:rPr>
            </w:pPr>
            <w:r>
              <w:rPr>
                <w:rFonts w:cstheme="minorHAnsi"/>
                <w:sz w:val="16"/>
                <w:szCs w:val="16"/>
              </w:rPr>
              <w:t>Coaching Reason</w:t>
            </w:r>
          </w:p>
          <w:p w14:paraId="483716FE" w14:textId="77777777" w:rsidR="004917E4" w:rsidRDefault="004917E4" w:rsidP="004917E4">
            <w:pPr>
              <w:rPr>
                <w:rFonts w:cstheme="minorHAnsi"/>
                <w:sz w:val="16"/>
                <w:szCs w:val="16"/>
              </w:rPr>
            </w:pPr>
            <w:r>
              <w:rPr>
                <w:rFonts w:cstheme="minorHAnsi"/>
                <w:sz w:val="16"/>
                <w:szCs w:val="16"/>
              </w:rPr>
              <w:t>Sub-coaching Reason</w:t>
            </w:r>
          </w:p>
          <w:p w14:paraId="0479EEDC" w14:textId="77777777" w:rsidR="004917E4" w:rsidRDefault="004917E4" w:rsidP="004917E4">
            <w:pPr>
              <w:rPr>
                <w:rFonts w:cstheme="minorHAnsi"/>
                <w:sz w:val="16"/>
                <w:szCs w:val="16"/>
              </w:rPr>
            </w:pPr>
            <w:r>
              <w:rPr>
                <w:rFonts w:cstheme="minorHAnsi"/>
                <w:sz w:val="16"/>
                <w:szCs w:val="16"/>
              </w:rPr>
              <w:t>Value</w:t>
            </w:r>
          </w:p>
          <w:p w14:paraId="7DEA927F" w14:textId="54CD2691" w:rsidR="004917E4" w:rsidRDefault="004917E4" w:rsidP="00B300A6">
            <w:pPr>
              <w:rPr>
                <w:rFonts w:cstheme="minorHAnsi"/>
                <w:sz w:val="16"/>
                <w:szCs w:val="16"/>
              </w:rPr>
            </w:pPr>
            <w:r>
              <w:rPr>
                <w:rFonts w:cstheme="minorHAnsi"/>
                <w:sz w:val="16"/>
                <w:szCs w:val="16"/>
              </w:rPr>
              <w:t>Created Date</w:t>
            </w:r>
          </w:p>
        </w:tc>
        <w:tc>
          <w:tcPr>
            <w:tcW w:w="2256" w:type="dxa"/>
            <w:tcBorders>
              <w:top w:val="single" w:sz="4" w:space="0" w:color="000000" w:themeColor="text1"/>
            </w:tcBorders>
            <w:shd w:val="clear" w:color="auto" w:fill="DBE5F1" w:themeFill="accent1" w:themeFillTint="33"/>
          </w:tcPr>
          <w:p w14:paraId="5D4D6ECD" w14:textId="77777777" w:rsidR="004917E4" w:rsidRDefault="004917E4" w:rsidP="004917E4">
            <w:pPr>
              <w:rPr>
                <w:rFonts w:cstheme="minorHAnsi"/>
                <w:sz w:val="16"/>
                <w:szCs w:val="16"/>
              </w:rPr>
            </w:pPr>
            <w:r>
              <w:rPr>
                <w:rFonts w:cstheme="minorHAnsi"/>
                <w:sz w:val="16"/>
                <w:szCs w:val="16"/>
              </w:rPr>
              <w:t>Pagination = 20 records</w:t>
            </w:r>
          </w:p>
          <w:p w14:paraId="7EA09E69" w14:textId="77777777" w:rsidR="004917E4" w:rsidRDefault="004917E4" w:rsidP="004917E4">
            <w:pPr>
              <w:rPr>
                <w:rFonts w:cstheme="minorHAnsi"/>
                <w:sz w:val="16"/>
                <w:szCs w:val="16"/>
              </w:rPr>
            </w:pPr>
            <w:r>
              <w:rPr>
                <w:rFonts w:cstheme="minorHAnsi"/>
                <w:sz w:val="16"/>
                <w:szCs w:val="16"/>
              </w:rPr>
              <w:t>Show items in descending order from Created Date</w:t>
            </w:r>
          </w:p>
          <w:p w14:paraId="2B030F58" w14:textId="73DFE359"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bl>
    <w:p w14:paraId="67FB2EA6" w14:textId="77777777" w:rsidR="00B54DE9" w:rsidRDefault="00B54DE9" w:rsidP="00B54DE9">
      <w:bookmarkStart w:id="46" w:name="_Toc379289855"/>
      <w:bookmarkStart w:id="47" w:name="_Toc399751324"/>
      <w:bookmarkStart w:id="48" w:name="_Toc335259527"/>
      <w:bookmarkStart w:id="49" w:name="_Toc340500962"/>
    </w:p>
    <w:p w14:paraId="08071892" w14:textId="310C9C2A" w:rsidR="0017518C" w:rsidRDefault="001873C5" w:rsidP="00B54DE9">
      <w:r>
        <w:t xml:space="preserve">Manager </w:t>
      </w:r>
      <w:r w:rsidR="0017518C">
        <w:t>Dashboard Filters</w:t>
      </w:r>
    </w:p>
    <w:p w14:paraId="13464A0C" w14:textId="2C32AC12" w:rsidR="0017518C" w:rsidRDefault="0017518C" w:rsidP="0017518C">
      <w:pPr>
        <w:rPr>
          <w:sz w:val="20"/>
        </w:rPr>
      </w:pPr>
      <w:r>
        <w:rPr>
          <w:sz w:val="20"/>
        </w:rPr>
        <w:t xml:space="preserve">This </w:t>
      </w:r>
      <w:r w:rsidR="000C73B7">
        <w:rPr>
          <w:sz w:val="20"/>
        </w:rPr>
        <w:t>Manager</w:t>
      </w:r>
      <w:r>
        <w:rPr>
          <w:sz w:val="20"/>
        </w:rPr>
        <w:t xml:space="preserve">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3"/>
        <w:gridCol w:w="1972"/>
        <w:gridCol w:w="7189"/>
      </w:tblGrid>
      <w:tr w:rsidR="0017518C" w:rsidRPr="003C277A" w14:paraId="7D461F48" w14:textId="77777777" w:rsidTr="003D5C6C">
        <w:trPr>
          <w:trHeight w:val="288"/>
        </w:trPr>
        <w:tc>
          <w:tcPr>
            <w:tcW w:w="343" w:type="dxa"/>
            <w:shd w:val="clear" w:color="auto" w:fill="7297BD"/>
            <w:vAlign w:val="bottom"/>
          </w:tcPr>
          <w:p w14:paraId="0A9359E5" w14:textId="77777777" w:rsidR="0017518C" w:rsidRPr="003C277A" w:rsidRDefault="0017518C" w:rsidP="00E01D6C">
            <w:pPr>
              <w:rPr>
                <w:rFonts w:cstheme="minorHAnsi"/>
                <w:b/>
                <w:color w:val="FFFFFF" w:themeColor="background1"/>
                <w:sz w:val="20"/>
                <w:szCs w:val="20"/>
              </w:rPr>
            </w:pPr>
            <w:r w:rsidRPr="003C277A">
              <w:rPr>
                <w:rFonts w:cstheme="minorHAnsi"/>
                <w:b/>
                <w:color w:val="FFFFFF" w:themeColor="background1"/>
                <w:sz w:val="20"/>
                <w:szCs w:val="20"/>
              </w:rPr>
              <w:t>#</w:t>
            </w:r>
          </w:p>
        </w:tc>
        <w:tc>
          <w:tcPr>
            <w:tcW w:w="1972" w:type="dxa"/>
            <w:shd w:val="clear" w:color="auto" w:fill="7297BD"/>
            <w:vAlign w:val="bottom"/>
          </w:tcPr>
          <w:p w14:paraId="51EC6E1F" w14:textId="77777777" w:rsidR="0017518C" w:rsidRPr="003C277A" w:rsidRDefault="0017518C"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89" w:type="dxa"/>
            <w:shd w:val="clear" w:color="auto" w:fill="7297BD"/>
            <w:vAlign w:val="bottom"/>
          </w:tcPr>
          <w:p w14:paraId="7649837C" w14:textId="77777777" w:rsidR="0017518C" w:rsidRPr="003C277A" w:rsidRDefault="0017518C"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17518C" w:rsidRPr="003C277A" w14:paraId="35DB996D" w14:textId="77777777" w:rsidTr="003D5C6C">
        <w:tc>
          <w:tcPr>
            <w:tcW w:w="343" w:type="dxa"/>
            <w:shd w:val="clear" w:color="auto" w:fill="DBE5F1" w:themeFill="accent1" w:themeFillTint="33"/>
          </w:tcPr>
          <w:p w14:paraId="062B1B73" w14:textId="77777777" w:rsidR="0017518C" w:rsidRDefault="0017518C" w:rsidP="00E01D6C">
            <w:pPr>
              <w:rPr>
                <w:rFonts w:cstheme="minorHAnsi"/>
                <w:sz w:val="20"/>
                <w:szCs w:val="20"/>
              </w:rPr>
            </w:pPr>
            <w:r>
              <w:rPr>
                <w:rFonts w:cstheme="minorHAnsi"/>
                <w:sz w:val="20"/>
                <w:szCs w:val="20"/>
              </w:rPr>
              <w:t>1</w:t>
            </w:r>
          </w:p>
        </w:tc>
        <w:tc>
          <w:tcPr>
            <w:tcW w:w="9161" w:type="dxa"/>
            <w:gridSpan w:val="2"/>
            <w:shd w:val="clear" w:color="auto" w:fill="DBE5F1" w:themeFill="accent1" w:themeFillTint="33"/>
          </w:tcPr>
          <w:p w14:paraId="3EC8BBDB" w14:textId="08B9AC30" w:rsidR="0017518C" w:rsidRPr="00056BC0" w:rsidRDefault="0017518C" w:rsidP="0017518C">
            <w:pPr>
              <w:rPr>
                <w:b/>
                <w:sz w:val="20"/>
                <w:szCs w:val="20"/>
              </w:rPr>
            </w:pPr>
            <w:r>
              <w:rPr>
                <w:rFonts w:cstheme="minorHAnsi"/>
                <w:b/>
                <w:sz w:val="20"/>
                <w:szCs w:val="20"/>
              </w:rPr>
              <w:t xml:space="preserve">My Dashboard – </w:t>
            </w:r>
            <w:r w:rsidRPr="00056BC0">
              <w:rPr>
                <w:rFonts w:cstheme="minorHAnsi"/>
                <w:b/>
                <w:sz w:val="20"/>
                <w:szCs w:val="20"/>
              </w:rPr>
              <w:t>My Pending</w:t>
            </w:r>
            <w:r>
              <w:rPr>
                <w:rFonts w:cstheme="minorHAnsi"/>
                <w:b/>
                <w:sz w:val="20"/>
                <w:szCs w:val="20"/>
              </w:rPr>
              <w:t xml:space="preserve"> eCoaching Logs</w:t>
            </w:r>
          </w:p>
        </w:tc>
      </w:tr>
      <w:tr w:rsidR="00E66FDA" w:rsidRPr="003C277A" w14:paraId="2D51762D" w14:textId="77777777" w:rsidTr="003D5C6C">
        <w:tc>
          <w:tcPr>
            <w:tcW w:w="343" w:type="dxa"/>
            <w:shd w:val="clear" w:color="auto" w:fill="DBE5F1" w:themeFill="accent1" w:themeFillTint="33"/>
          </w:tcPr>
          <w:p w14:paraId="4499AE68" w14:textId="3E624F57" w:rsidR="00E66FDA" w:rsidRPr="003C277A" w:rsidRDefault="005E2E6D" w:rsidP="005E2E6D">
            <w:pPr>
              <w:rPr>
                <w:rFonts w:cstheme="minorHAnsi"/>
                <w:sz w:val="20"/>
                <w:szCs w:val="20"/>
              </w:rPr>
            </w:pPr>
            <w:r>
              <w:rPr>
                <w:rFonts w:cstheme="minorHAnsi"/>
                <w:sz w:val="20"/>
                <w:szCs w:val="20"/>
              </w:rPr>
              <w:t>A</w:t>
            </w:r>
          </w:p>
        </w:tc>
        <w:tc>
          <w:tcPr>
            <w:tcW w:w="1972" w:type="dxa"/>
            <w:shd w:val="clear" w:color="auto" w:fill="DBE5F1" w:themeFill="accent1" w:themeFillTint="33"/>
          </w:tcPr>
          <w:p w14:paraId="56C4B461" w14:textId="48B996EF" w:rsidR="00E66FDA" w:rsidRPr="003C277A" w:rsidRDefault="00E66FDA" w:rsidP="00E01D6C">
            <w:pPr>
              <w:rPr>
                <w:rFonts w:cstheme="minorHAnsi"/>
                <w:sz w:val="20"/>
                <w:szCs w:val="20"/>
              </w:rPr>
            </w:pPr>
            <w:r w:rsidRPr="003C277A">
              <w:rPr>
                <w:sz w:val="20"/>
                <w:szCs w:val="20"/>
              </w:rPr>
              <w:t>Supervisor</w:t>
            </w:r>
          </w:p>
        </w:tc>
        <w:tc>
          <w:tcPr>
            <w:tcW w:w="7189" w:type="dxa"/>
            <w:shd w:val="clear" w:color="auto" w:fill="DBE5F1" w:themeFill="accent1" w:themeFillTint="33"/>
          </w:tcPr>
          <w:p w14:paraId="5348DCF5" w14:textId="3C8A932C" w:rsidR="00E66FDA" w:rsidRPr="003C277A" w:rsidRDefault="00E66FDA"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622B4333" w14:textId="77777777" w:rsidTr="003D5C6C">
        <w:tc>
          <w:tcPr>
            <w:tcW w:w="343" w:type="dxa"/>
            <w:shd w:val="clear" w:color="auto" w:fill="DBE5F1" w:themeFill="accent1" w:themeFillTint="33"/>
          </w:tcPr>
          <w:p w14:paraId="292F67A7" w14:textId="4CDCB806" w:rsidR="00E66FDA" w:rsidRPr="003C277A" w:rsidRDefault="005E2E6D"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1AA83A33" w14:textId="1649D48F" w:rsidR="00E66FDA" w:rsidRPr="003C277A" w:rsidRDefault="00E66FDA" w:rsidP="00E01D6C">
            <w:pPr>
              <w:rPr>
                <w:rFonts w:cstheme="minorHAnsi"/>
                <w:sz w:val="20"/>
                <w:szCs w:val="20"/>
              </w:rPr>
            </w:pPr>
            <w:r w:rsidRPr="003C277A">
              <w:rPr>
                <w:sz w:val="20"/>
                <w:szCs w:val="20"/>
              </w:rPr>
              <w:t>Employee</w:t>
            </w:r>
          </w:p>
        </w:tc>
        <w:tc>
          <w:tcPr>
            <w:tcW w:w="7189" w:type="dxa"/>
            <w:shd w:val="clear" w:color="auto" w:fill="DBE5F1" w:themeFill="accent1" w:themeFillTint="33"/>
          </w:tcPr>
          <w:p w14:paraId="42CD89C6" w14:textId="3620CA0B"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22B2F4F8" w14:textId="77777777" w:rsidTr="003D5C6C">
        <w:tc>
          <w:tcPr>
            <w:tcW w:w="343" w:type="dxa"/>
            <w:shd w:val="clear" w:color="auto" w:fill="F2F2F2" w:themeFill="background1" w:themeFillShade="F2"/>
          </w:tcPr>
          <w:p w14:paraId="30BDE64D" w14:textId="77777777" w:rsidR="00E66FDA" w:rsidRPr="003C277A" w:rsidRDefault="00E66FDA" w:rsidP="00E01D6C">
            <w:pPr>
              <w:rPr>
                <w:rFonts w:cstheme="minorHAnsi"/>
                <w:sz w:val="20"/>
                <w:szCs w:val="20"/>
              </w:rPr>
            </w:pPr>
            <w:r>
              <w:rPr>
                <w:rFonts w:cstheme="minorHAnsi"/>
                <w:sz w:val="20"/>
                <w:szCs w:val="20"/>
              </w:rPr>
              <w:t>2</w:t>
            </w:r>
          </w:p>
        </w:tc>
        <w:tc>
          <w:tcPr>
            <w:tcW w:w="9161" w:type="dxa"/>
            <w:gridSpan w:val="2"/>
            <w:shd w:val="clear" w:color="auto" w:fill="F2F2F2" w:themeFill="background1" w:themeFillShade="F2"/>
          </w:tcPr>
          <w:p w14:paraId="0038EB99" w14:textId="0228950A" w:rsidR="00E66FDA" w:rsidRPr="00056BC0" w:rsidRDefault="00E66FDA" w:rsidP="0017518C">
            <w:pPr>
              <w:rPr>
                <w:b/>
                <w:sz w:val="20"/>
                <w:szCs w:val="20"/>
              </w:rPr>
            </w:pPr>
            <w:r>
              <w:rPr>
                <w:b/>
                <w:sz w:val="20"/>
                <w:szCs w:val="20"/>
              </w:rPr>
              <w:t xml:space="preserve">My Dashboard – </w:t>
            </w:r>
            <w:r w:rsidRPr="00056BC0">
              <w:rPr>
                <w:b/>
                <w:sz w:val="20"/>
                <w:szCs w:val="20"/>
              </w:rPr>
              <w:t xml:space="preserve">My Team’s </w:t>
            </w:r>
            <w:r>
              <w:rPr>
                <w:b/>
                <w:sz w:val="20"/>
                <w:szCs w:val="20"/>
              </w:rPr>
              <w:t>Pending eCoaching Logs</w:t>
            </w:r>
          </w:p>
        </w:tc>
      </w:tr>
      <w:tr w:rsidR="00E66FDA" w:rsidRPr="003C277A" w14:paraId="4AB04C57" w14:textId="77777777" w:rsidTr="003D5C6C">
        <w:tc>
          <w:tcPr>
            <w:tcW w:w="343" w:type="dxa"/>
            <w:shd w:val="clear" w:color="auto" w:fill="F2F2F2" w:themeFill="background1" w:themeFillShade="F2"/>
          </w:tcPr>
          <w:p w14:paraId="466CA443" w14:textId="0F7CE04F" w:rsidR="00E66FDA" w:rsidRPr="003C277A" w:rsidRDefault="005E2E6D" w:rsidP="005E2E6D">
            <w:pPr>
              <w:rPr>
                <w:rFonts w:cstheme="minorHAnsi"/>
                <w:sz w:val="20"/>
                <w:szCs w:val="20"/>
              </w:rPr>
            </w:pPr>
            <w:r>
              <w:rPr>
                <w:rFonts w:cstheme="minorHAnsi"/>
                <w:sz w:val="20"/>
                <w:szCs w:val="20"/>
              </w:rPr>
              <w:t>A</w:t>
            </w:r>
          </w:p>
        </w:tc>
        <w:tc>
          <w:tcPr>
            <w:tcW w:w="1972" w:type="dxa"/>
            <w:shd w:val="clear" w:color="auto" w:fill="F2F2F2" w:themeFill="background1" w:themeFillShade="F2"/>
          </w:tcPr>
          <w:p w14:paraId="50E68238" w14:textId="7FB20051" w:rsidR="00E66FDA" w:rsidRPr="003C277A" w:rsidRDefault="00E66FDA" w:rsidP="00E01D6C">
            <w:pPr>
              <w:rPr>
                <w:rFonts w:cstheme="minorHAnsi"/>
                <w:sz w:val="20"/>
                <w:szCs w:val="20"/>
              </w:rPr>
            </w:pPr>
            <w:r w:rsidRPr="003C277A">
              <w:rPr>
                <w:sz w:val="20"/>
                <w:szCs w:val="20"/>
              </w:rPr>
              <w:t>Supervisor</w:t>
            </w:r>
          </w:p>
        </w:tc>
        <w:tc>
          <w:tcPr>
            <w:tcW w:w="7189" w:type="dxa"/>
            <w:shd w:val="clear" w:color="auto" w:fill="F2F2F2" w:themeFill="background1" w:themeFillShade="F2"/>
          </w:tcPr>
          <w:p w14:paraId="361E7D0E" w14:textId="5A3AD4D2"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lastRenderedPageBreak/>
              <w:t>Is limited to those in the user’s hierarchy except on the Historical Dashboard.</w:t>
            </w:r>
          </w:p>
        </w:tc>
      </w:tr>
      <w:tr w:rsidR="00E66FDA" w:rsidRPr="003C277A" w14:paraId="58BCB96F" w14:textId="77777777" w:rsidTr="003D5C6C">
        <w:tc>
          <w:tcPr>
            <w:tcW w:w="343" w:type="dxa"/>
            <w:shd w:val="clear" w:color="auto" w:fill="F2F2F2" w:themeFill="background1" w:themeFillShade="F2"/>
          </w:tcPr>
          <w:p w14:paraId="686D7FAB" w14:textId="13F95A19" w:rsidR="00E66FDA" w:rsidRPr="003C277A" w:rsidRDefault="005E2E6D" w:rsidP="00E01D6C">
            <w:pPr>
              <w:rPr>
                <w:rFonts w:cstheme="minorHAnsi"/>
                <w:sz w:val="20"/>
                <w:szCs w:val="20"/>
              </w:rPr>
            </w:pPr>
            <w:r>
              <w:rPr>
                <w:rFonts w:cstheme="minorHAnsi"/>
                <w:sz w:val="20"/>
                <w:szCs w:val="20"/>
              </w:rPr>
              <w:lastRenderedPageBreak/>
              <w:t>B</w:t>
            </w:r>
          </w:p>
        </w:tc>
        <w:tc>
          <w:tcPr>
            <w:tcW w:w="1972" w:type="dxa"/>
            <w:shd w:val="clear" w:color="auto" w:fill="F2F2F2" w:themeFill="background1" w:themeFillShade="F2"/>
          </w:tcPr>
          <w:p w14:paraId="4BC7A9B3" w14:textId="77777777" w:rsidR="00E66FDA" w:rsidRPr="003C277A" w:rsidRDefault="00E66FDA" w:rsidP="00E01D6C">
            <w:pPr>
              <w:rPr>
                <w:rFonts w:cstheme="minorHAnsi"/>
                <w:sz w:val="20"/>
                <w:szCs w:val="20"/>
              </w:rPr>
            </w:pPr>
            <w:r w:rsidRPr="003C277A">
              <w:rPr>
                <w:sz w:val="20"/>
                <w:szCs w:val="20"/>
              </w:rPr>
              <w:t>Employee</w:t>
            </w:r>
          </w:p>
        </w:tc>
        <w:tc>
          <w:tcPr>
            <w:tcW w:w="7189" w:type="dxa"/>
            <w:shd w:val="clear" w:color="auto" w:fill="F2F2F2" w:themeFill="background1" w:themeFillShade="F2"/>
          </w:tcPr>
          <w:p w14:paraId="45C6050E" w14:textId="77777777"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116ED688" w14:textId="77777777" w:rsidTr="003D5C6C">
        <w:trPr>
          <w:trHeight w:val="489"/>
        </w:trPr>
        <w:tc>
          <w:tcPr>
            <w:tcW w:w="343" w:type="dxa"/>
            <w:shd w:val="clear" w:color="auto" w:fill="F2F2F2" w:themeFill="background1" w:themeFillShade="F2"/>
          </w:tcPr>
          <w:p w14:paraId="5B22BEE0" w14:textId="4DEAEBFE" w:rsidR="00E66FDA" w:rsidRPr="003C277A" w:rsidRDefault="005E2E6D" w:rsidP="00E01D6C">
            <w:pPr>
              <w:rPr>
                <w:rFonts w:cstheme="minorHAnsi"/>
                <w:sz w:val="20"/>
                <w:szCs w:val="20"/>
              </w:rPr>
            </w:pPr>
            <w:r>
              <w:rPr>
                <w:rFonts w:cstheme="minorHAnsi"/>
                <w:sz w:val="20"/>
                <w:szCs w:val="20"/>
              </w:rPr>
              <w:t>C</w:t>
            </w:r>
          </w:p>
        </w:tc>
        <w:tc>
          <w:tcPr>
            <w:tcW w:w="1972" w:type="dxa"/>
            <w:shd w:val="clear" w:color="auto" w:fill="F2F2F2" w:themeFill="background1" w:themeFillShade="F2"/>
          </w:tcPr>
          <w:p w14:paraId="5F017243" w14:textId="7429DD72" w:rsidR="00E66FDA" w:rsidRPr="003C277A" w:rsidRDefault="00E66FDA" w:rsidP="00E01D6C">
            <w:pPr>
              <w:rPr>
                <w:rFonts w:cstheme="minorHAnsi"/>
                <w:sz w:val="20"/>
                <w:szCs w:val="20"/>
              </w:rPr>
            </w:pPr>
            <w:r w:rsidRPr="003C277A">
              <w:rPr>
                <w:sz w:val="20"/>
                <w:szCs w:val="20"/>
              </w:rPr>
              <w:t>Source</w:t>
            </w:r>
          </w:p>
        </w:tc>
        <w:tc>
          <w:tcPr>
            <w:tcW w:w="7189" w:type="dxa"/>
            <w:shd w:val="clear" w:color="auto" w:fill="F2F2F2" w:themeFill="background1" w:themeFillShade="F2"/>
          </w:tcPr>
          <w:p w14:paraId="55895AD7" w14:textId="6D6B3761" w:rsidR="00E66FDA" w:rsidRPr="003C277A" w:rsidRDefault="00E66FDA" w:rsidP="00E01D6C">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E66FDA" w:rsidRPr="003C277A" w14:paraId="40CFD19D" w14:textId="77777777" w:rsidTr="003D5C6C">
        <w:tblPrEx>
          <w:tblCellMar>
            <w:top w:w="0" w:type="dxa"/>
            <w:left w:w="108" w:type="dxa"/>
            <w:bottom w:w="0" w:type="dxa"/>
            <w:right w:w="108" w:type="dxa"/>
          </w:tblCellMar>
        </w:tblPrEx>
        <w:tc>
          <w:tcPr>
            <w:tcW w:w="343" w:type="dxa"/>
            <w:shd w:val="clear" w:color="auto" w:fill="DBE5F1" w:themeFill="accent1" w:themeFillTint="33"/>
          </w:tcPr>
          <w:p w14:paraId="6428CC83" w14:textId="77777777" w:rsidR="00E66FDA" w:rsidRDefault="00E66FDA" w:rsidP="00E01D6C">
            <w:pPr>
              <w:rPr>
                <w:rFonts w:cstheme="minorHAnsi"/>
                <w:sz w:val="20"/>
                <w:szCs w:val="20"/>
              </w:rPr>
            </w:pPr>
            <w:r>
              <w:rPr>
                <w:rFonts w:cstheme="minorHAnsi"/>
                <w:sz w:val="20"/>
                <w:szCs w:val="20"/>
              </w:rPr>
              <w:t>3</w:t>
            </w:r>
          </w:p>
        </w:tc>
        <w:tc>
          <w:tcPr>
            <w:tcW w:w="9161" w:type="dxa"/>
            <w:gridSpan w:val="2"/>
            <w:shd w:val="clear" w:color="auto" w:fill="DBE5F1" w:themeFill="accent1" w:themeFillTint="33"/>
          </w:tcPr>
          <w:p w14:paraId="0C3AA4C5" w14:textId="2AC2EDA8" w:rsidR="00E66FDA" w:rsidRPr="0017518C" w:rsidRDefault="00A767B2" w:rsidP="0017518C">
            <w:pPr>
              <w:rPr>
                <w:b/>
                <w:sz w:val="20"/>
                <w:szCs w:val="20"/>
              </w:rPr>
            </w:pPr>
            <w:r>
              <w:rPr>
                <w:b/>
                <w:sz w:val="20"/>
                <w:szCs w:val="20"/>
              </w:rPr>
              <w:t xml:space="preserve">My Dashboard – </w:t>
            </w:r>
            <w:r w:rsidR="00E66FDA" w:rsidRPr="0017518C">
              <w:rPr>
                <w:b/>
                <w:sz w:val="20"/>
                <w:szCs w:val="20"/>
              </w:rPr>
              <w:t xml:space="preserve">My Team’s </w:t>
            </w:r>
            <w:r w:rsidR="00E66FDA">
              <w:rPr>
                <w:b/>
                <w:sz w:val="20"/>
                <w:szCs w:val="20"/>
              </w:rPr>
              <w:t xml:space="preserve">Completed </w:t>
            </w:r>
            <w:r w:rsidR="00E66FDA" w:rsidRPr="0017518C">
              <w:rPr>
                <w:b/>
                <w:sz w:val="20"/>
                <w:szCs w:val="20"/>
              </w:rPr>
              <w:t>eCoaching Logs</w:t>
            </w:r>
          </w:p>
        </w:tc>
      </w:tr>
      <w:tr w:rsidR="00E66FDA" w:rsidRPr="003C277A" w14:paraId="68B332ED" w14:textId="77777777" w:rsidTr="003D5C6C">
        <w:tblPrEx>
          <w:tblCellMar>
            <w:top w:w="0" w:type="dxa"/>
            <w:left w:w="108" w:type="dxa"/>
            <w:bottom w:w="0" w:type="dxa"/>
            <w:right w:w="108" w:type="dxa"/>
          </w:tblCellMar>
        </w:tblPrEx>
        <w:tc>
          <w:tcPr>
            <w:tcW w:w="343" w:type="dxa"/>
            <w:shd w:val="clear" w:color="auto" w:fill="DBE5F1" w:themeFill="accent1" w:themeFillTint="33"/>
          </w:tcPr>
          <w:p w14:paraId="7FA948C7" w14:textId="7B3B265A" w:rsidR="00E66FDA" w:rsidRPr="003C277A" w:rsidRDefault="005E2E6D" w:rsidP="005E2E6D">
            <w:pPr>
              <w:rPr>
                <w:rFonts w:cstheme="minorHAnsi"/>
                <w:sz w:val="20"/>
                <w:szCs w:val="20"/>
              </w:rPr>
            </w:pPr>
            <w:r>
              <w:rPr>
                <w:rFonts w:cstheme="minorHAnsi"/>
                <w:sz w:val="20"/>
                <w:szCs w:val="20"/>
              </w:rPr>
              <w:t>A</w:t>
            </w:r>
          </w:p>
        </w:tc>
        <w:tc>
          <w:tcPr>
            <w:tcW w:w="1972" w:type="dxa"/>
            <w:shd w:val="clear" w:color="auto" w:fill="DBE5F1" w:themeFill="accent1" w:themeFillTint="33"/>
          </w:tcPr>
          <w:p w14:paraId="1C59E4D8" w14:textId="650D3988" w:rsidR="00E66FDA" w:rsidRPr="003C277A" w:rsidRDefault="00E66FDA" w:rsidP="00E01D6C">
            <w:pPr>
              <w:rPr>
                <w:rFonts w:cstheme="minorHAnsi"/>
                <w:sz w:val="20"/>
                <w:szCs w:val="20"/>
              </w:rPr>
            </w:pPr>
            <w:r w:rsidRPr="003C277A">
              <w:rPr>
                <w:sz w:val="20"/>
                <w:szCs w:val="20"/>
              </w:rPr>
              <w:t>Supervisor</w:t>
            </w:r>
          </w:p>
        </w:tc>
        <w:tc>
          <w:tcPr>
            <w:tcW w:w="7189" w:type="dxa"/>
            <w:shd w:val="clear" w:color="auto" w:fill="DBE5F1" w:themeFill="accent1" w:themeFillTint="33"/>
          </w:tcPr>
          <w:p w14:paraId="3FACF155" w14:textId="081EFE84"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027E47E7" w14:textId="77777777" w:rsidTr="003D5C6C">
        <w:tblPrEx>
          <w:tblCellMar>
            <w:top w:w="0" w:type="dxa"/>
            <w:left w:w="108" w:type="dxa"/>
            <w:bottom w:w="0" w:type="dxa"/>
            <w:right w:w="108" w:type="dxa"/>
          </w:tblCellMar>
        </w:tblPrEx>
        <w:trPr>
          <w:trHeight w:val="489"/>
        </w:trPr>
        <w:tc>
          <w:tcPr>
            <w:tcW w:w="343" w:type="dxa"/>
            <w:shd w:val="clear" w:color="auto" w:fill="DBE5F1" w:themeFill="accent1" w:themeFillTint="33"/>
          </w:tcPr>
          <w:p w14:paraId="3DB5A143" w14:textId="29F43D06" w:rsidR="00E66FDA" w:rsidRPr="003C277A" w:rsidRDefault="005E2E6D"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7BF86825" w14:textId="2F7C2806" w:rsidR="00E66FDA" w:rsidRPr="003C277A" w:rsidRDefault="00E66FDA" w:rsidP="00E01D6C">
            <w:pPr>
              <w:rPr>
                <w:rFonts w:cstheme="minorHAnsi"/>
                <w:sz w:val="20"/>
                <w:szCs w:val="20"/>
              </w:rPr>
            </w:pPr>
            <w:r w:rsidRPr="003C277A">
              <w:rPr>
                <w:sz w:val="20"/>
                <w:szCs w:val="20"/>
              </w:rPr>
              <w:t>Employee</w:t>
            </w:r>
          </w:p>
        </w:tc>
        <w:tc>
          <w:tcPr>
            <w:tcW w:w="7189" w:type="dxa"/>
            <w:shd w:val="clear" w:color="auto" w:fill="DBE5F1" w:themeFill="accent1" w:themeFillTint="33"/>
          </w:tcPr>
          <w:p w14:paraId="03C0475C" w14:textId="418770E5" w:rsidR="00E66FDA" w:rsidRPr="003C277A" w:rsidRDefault="00E66FDA"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54BB6E91" w14:textId="77777777" w:rsidTr="003D5C6C">
        <w:tblPrEx>
          <w:tblCellMar>
            <w:top w:w="0" w:type="dxa"/>
            <w:left w:w="108" w:type="dxa"/>
            <w:bottom w:w="0" w:type="dxa"/>
            <w:right w:w="108" w:type="dxa"/>
          </w:tblCellMar>
        </w:tblPrEx>
        <w:trPr>
          <w:trHeight w:val="489"/>
        </w:trPr>
        <w:tc>
          <w:tcPr>
            <w:tcW w:w="343" w:type="dxa"/>
            <w:shd w:val="clear" w:color="auto" w:fill="DBE5F1" w:themeFill="accent1" w:themeFillTint="33"/>
          </w:tcPr>
          <w:p w14:paraId="65D2FFB7" w14:textId="3B0EFC62" w:rsidR="00E66FDA" w:rsidRDefault="005E2E6D" w:rsidP="00E01D6C">
            <w:pPr>
              <w:rPr>
                <w:rFonts w:cstheme="minorHAnsi"/>
                <w:sz w:val="20"/>
                <w:szCs w:val="20"/>
              </w:rPr>
            </w:pPr>
            <w:r>
              <w:rPr>
                <w:rFonts w:cstheme="minorHAnsi"/>
                <w:sz w:val="20"/>
                <w:szCs w:val="20"/>
              </w:rPr>
              <w:t>C</w:t>
            </w:r>
          </w:p>
        </w:tc>
        <w:tc>
          <w:tcPr>
            <w:tcW w:w="1972" w:type="dxa"/>
            <w:shd w:val="clear" w:color="auto" w:fill="DBE5F1" w:themeFill="accent1" w:themeFillTint="33"/>
          </w:tcPr>
          <w:p w14:paraId="6AA90484" w14:textId="7E35027B" w:rsidR="00E66FDA" w:rsidRPr="003C277A" w:rsidRDefault="00E66FDA" w:rsidP="00E01D6C">
            <w:pPr>
              <w:rPr>
                <w:sz w:val="20"/>
                <w:szCs w:val="20"/>
              </w:rPr>
            </w:pPr>
            <w:r w:rsidRPr="003C277A">
              <w:rPr>
                <w:sz w:val="20"/>
                <w:szCs w:val="20"/>
              </w:rPr>
              <w:t>Source</w:t>
            </w:r>
          </w:p>
        </w:tc>
        <w:tc>
          <w:tcPr>
            <w:tcW w:w="7189" w:type="dxa"/>
            <w:shd w:val="clear" w:color="auto" w:fill="DBE5F1" w:themeFill="accent1" w:themeFillTint="33"/>
          </w:tcPr>
          <w:p w14:paraId="711F3183" w14:textId="52AD327A" w:rsidR="00E66FDA" w:rsidRPr="003C277A" w:rsidRDefault="00E66FDA" w:rsidP="00E01D6C">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E66FDA" w:rsidRPr="003C277A" w14:paraId="6130AB35" w14:textId="77777777" w:rsidTr="003D5C6C">
        <w:tblPrEx>
          <w:tblCellMar>
            <w:top w:w="0" w:type="dxa"/>
            <w:left w:w="108" w:type="dxa"/>
            <w:bottom w:w="0" w:type="dxa"/>
            <w:right w:w="108" w:type="dxa"/>
          </w:tblCellMar>
        </w:tblPrEx>
        <w:trPr>
          <w:trHeight w:val="489"/>
        </w:trPr>
        <w:tc>
          <w:tcPr>
            <w:tcW w:w="343" w:type="dxa"/>
            <w:tcBorders>
              <w:bottom w:val="single" w:sz="4" w:space="0" w:color="auto"/>
            </w:tcBorders>
            <w:shd w:val="clear" w:color="auto" w:fill="DBE5F1" w:themeFill="accent1" w:themeFillTint="33"/>
          </w:tcPr>
          <w:p w14:paraId="74BE0474" w14:textId="7A2DE549" w:rsidR="00E66FDA" w:rsidRDefault="005E2E6D" w:rsidP="00E01D6C">
            <w:pPr>
              <w:rPr>
                <w:rFonts w:cstheme="minorHAnsi"/>
                <w:sz w:val="20"/>
                <w:szCs w:val="20"/>
              </w:rPr>
            </w:pPr>
            <w:r>
              <w:rPr>
                <w:rFonts w:cstheme="minorHAnsi"/>
                <w:sz w:val="20"/>
                <w:szCs w:val="20"/>
              </w:rPr>
              <w:t>D</w:t>
            </w:r>
          </w:p>
        </w:tc>
        <w:tc>
          <w:tcPr>
            <w:tcW w:w="1972" w:type="dxa"/>
            <w:tcBorders>
              <w:bottom w:val="single" w:sz="4" w:space="0" w:color="auto"/>
            </w:tcBorders>
            <w:shd w:val="clear" w:color="auto" w:fill="DBE5F1" w:themeFill="accent1" w:themeFillTint="33"/>
          </w:tcPr>
          <w:p w14:paraId="38BDCE8D" w14:textId="7A643BFA" w:rsidR="00E66FDA" w:rsidRPr="003C277A" w:rsidRDefault="00E66FDA" w:rsidP="00E01D6C">
            <w:pPr>
              <w:rPr>
                <w:sz w:val="20"/>
                <w:szCs w:val="20"/>
              </w:rPr>
            </w:pPr>
            <w:r w:rsidRPr="003C277A">
              <w:rPr>
                <w:rFonts w:cstheme="minorHAnsi"/>
                <w:sz w:val="20"/>
                <w:szCs w:val="20"/>
              </w:rPr>
              <w:t>Submitted</w:t>
            </w:r>
          </w:p>
        </w:tc>
        <w:tc>
          <w:tcPr>
            <w:tcW w:w="7189" w:type="dxa"/>
            <w:tcBorders>
              <w:bottom w:val="single" w:sz="4" w:space="0" w:color="auto"/>
            </w:tcBorders>
            <w:shd w:val="clear" w:color="auto" w:fill="DBE5F1" w:themeFill="accent1" w:themeFillTint="33"/>
          </w:tcPr>
          <w:p w14:paraId="64A9CD2A" w14:textId="0BC8C10A" w:rsidR="00E66FDA" w:rsidRDefault="00E66FDA" w:rsidP="00E01D6C">
            <w:pPr>
              <w:rPr>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B270E4">
              <w:rPr>
                <w:rFonts w:cstheme="minorHAnsi"/>
                <w:sz w:val="20"/>
                <w:szCs w:val="20"/>
              </w:rPr>
              <w:t xml:space="preserve">end </w:t>
            </w:r>
            <w:r w:rsidRPr="003C277A">
              <w:rPr>
                <w:rFonts w:cstheme="minorHAnsi"/>
                <w:sz w:val="20"/>
                <w:szCs w:val="20"/>
              </w:rPr>
              <w:t>date range.</w:t>
            </w:r>
          </w:p>
        </w:tc>
      </w:tr>
      <w:tr w:rsidR="00E66FDA" w:rsidRPr="003C277A" w14:paraId="0DE01EE9" w14:textId="77777777" w:rsidTr="003D5C6C">
        <w:tblPrEx>
          <w:tblCellMar>
            <w:top w:w="0" w:type="dxa"/>
            <w:left w:w="108" w:type="dxa"/>
            <w:bottom w:w="0" w:type="dxa"/>
            <w:right w:w="108" w:type="dxa"/>
          </w:tblCellMar>
        </w:tblPrEx>
        <w:trPr>
          <w:trHeight w:val="278"/>
        </w:trPr>
        <w:tc>
          <w:tcPr>
            <w:tcW w:w="343" w:type="dxa"/>
            <w:shd w:val="clear" w:color="auto" w:fill="F2F2F2" w:themeFill="background1" w:themeFillShade="F2"/>
          </w:tcPr>
          <w:p w14:paraId="5D587634" w14:textId="56F958A5" w:rsidR="00E66FDA" w:rsidRDefault="00E66FDA" w:rsidP="00E01D6C">
            <w:pPr>
              <w:rPr>
                <w:rFonts w:cstheme="minorHAnsi"/>
                <w:sz w:val="20"/>
                <w:szCs w:val="20"/>
              </w:rPr>
            </w:pPr>
            <w:r>
              <w:rPr>
                <w:rFonts w:cstheme="minorHAnsi"/>
                <w:sz w:val="20"/>
                <w:szCs w:val="20"/>
              </w:rPr>
              <w:t>4</w:t>
            </w:r>
          </w:p>
        </w:tc>
        <w:tc>
          <w:tcPr>
            <w:tcW w:w="9161" w:type="dxa"/>
            <w:gridSpan w:val="2"/>
            <w:shd w:val="clear" w:color="auto" w:fill="F2F2F2" w:themeFill="background1" w:themeFillShade="F2"/>
          </w:tcPr>
          <w:p w14:paraId="279B5A33" w14:textId="13241CCD" w:rsidR="00E66FDA" w:rsidRPr="00263BBA" w:rsidRDefault="00A767B2" w:rsidP="00E01D6C">
            <w:pPr>
              <w:rPr>
                <w:rFonts w:cstheme="minorHAnsi"/>
                <w:b/>
                <w:sz w:val="20"/>
                <w:szCs w:val="20"/>
              </w:rPr>
            </w:pPr>
            <w:r>
              <w:rPr>
                <w:b/>
                <w:sz w:val="20"/>
                <w:szCs w:val="20"/>
              </w:rPr>
              <w:t xml:space="preserve">My Dashboard – </w:t>
            </w:r>
            <w:r w:rsidR="00E66FDA" w:rsidRPr="00263BBA">
              <w:rPr>
                <w:rFonts w:cstheme="minorHAnsi"/>
                <w:b/>
                <w:sz w:val="20"/>
                <w:szCs w:val="20"/>
              </w:rPr>
              <w:t>My Team’s Warning eCoaching Logs</w:t>
            </w:r>
          </w:p>
        </w:tc>
      </w:tr>
      <w:tr w:rsidR="00BE608B" w:rsidRPr="003C277A" w14:paraId="17FCC409" w14:textId="77777777" w:rsidTr="003D5C6C">
        <w:tblPrEx>
          <w:tblCellMar>
            <w:top w:w="0" w:type="dxa"/>
            <w:left w:w="108" w:type="dxa"/>
            <w:bottom w:w="0" w:type="dxa"/>
            <w:right w:w="108" w:type="dxa"/>
          </w:tblCellMar>
        </w:tblPrEx>
        <w:trPr>
          <w:trHeight w:val="489"/>
        </w:trPr>
        <w:tc>
          <w:tcPr>
            <w:tcW w:w="343" w:type="dxa"/>
            <w:shd w:val="clear" w:color="auto" w:fill="F2F2F2" w:themeFill="background1" w:themeFillShade="F2"/>
          </w:tcPr>
          <w:p w14:paraId="2A2D9877" w14:textId="6F0BC272" w:rsidR="00BE608B" w:rsidRDefault="00BE608B" w:rsidP="00E01D6C">
            <w:pPr>
              <w:rPr>
                <w:rFonts w:cstheme="minorHAnsi"/>
                <w:sz w:val="20"/>
                <w:szCs w:val="20"/>
              </w:rPr>
            </w:pPr>
            <w:r>
              <w:rPr>
                <w:rFonts w:cstheme="minorHAnsi"/>
                <w:sz w:val="20"/>
                <w:szCs w:val="20"/>
              </w:rPr>
              <w:t>A</w:t>
            </w:r>
          </w:p>
        </w:tc>
        <w:tc>
          <w:tcPr>
            <w:tcW w:w="1972" w:type="dxa"/>
            <w:shd w:val="clear" w:color="auto" w:fill="F2F2F2" w:themeFill="background1" w:themeFillShade="F2"/>
          </w:tcPr>
          <w:p w14:paraId="323EDED4" w14:textId="1270CABA" w:rsidR="00BE608B" w:rsidRPr="003C277A" w:rsidRDefault="00BE608B" w:rsidP="00E01D6C">
            <w:pPr>
              <w:rPr>
                <w:rFonts w:cstheme="minorHAnsi"/>
                <w:sz w:val="20"/>
                <w:szCs w:val="20"/>
              </w:rPr>
            </w:pPr>
            <w:r>
              <w:rPr>
                <w:sz w:val="20"/>
                <w:szCs w:val="20"/>
              </w:rPr>
              <w:t>State</w:t>
            </w:r>
          </w:p>
        </w:tc>
        <w:tc>
          <w:tcPr>
            <w:tcW w:w="7189" w:type="dxa"/>
            <w:shd w:val="clear" w:color="auto" w:fill="F2F2F2" w:themeFill="background1" w:themeFillShade="F2"/>
          </w:tcPr>
          <w:p w14:paraId="30F73D70" w14:textId="3CB76DE3" w:rsidR="00BE608B" w:rsidRDefault="00BE608B" w:rsidP="0037723B">
            <w:pPr>
              <w:rPr>
                <w:rFonts w:cstheme="minorHAnsi"/>
                <w:sz w:val="20"/>
                <w:szCs w:val="20"/>
              </w:rPr>
            </w:pPr>
            <w:r>
              <w:rPr>
                <w:sz w:val="20"/>
                <w:szCs w:val="20"/>
              </w:rPr>
              <w:t xml:space="preserve">Includes a list of possible state values of warning logs such as active or </w:t>
            </w:r>
            <w:r w:rsidR="0037723B">
              <w:rPr>
                <w:sz w:val="20"/>
                <w:szCs w:val="20"/>
              </w:rPr>
              <w:t>expired</w:t>
            </w:r>
            <w:r>
              <w:rPr>
                <w:sz w:val="20"/>
                <w:szCs w:val="20"/>
              </w:rPr>
              <w:t>.</w:t>
            </w:r>
          </w:p>
        </w:tc>
      </w:tr>
      <w:tr w:rsidR="00E66FDA" w:rsidRPr="003C277A" w14:paraId="37F9A2D3" w14:textId="77777777" w:rsidTr="007D0F64">
        <w:tblPrEx>
          <w:tblCellMar>
            <w:top w:w="0" w:type="dxa"/>
            <w:left w:w="108" w:type="dxa"/>
            <w:bottom w:w="0" w:type="dxa"/>
            <w:right w:w="108" w:type="dxa"/>
          </w:tblCellMar>
        </w:tblPrEx>
        <w:trPr>
          <w:trHeight w:val="489"/>
        </w:trPr>
        <w:tc>
          <w:tcPr>
            <w:tcW w:w="343" w:type="dxa"/>
            <w:tcBorders>
              <w:bottom w:val="single" w:sz="4" w:space="0" w:color="000000" w:themeColor="text1"/>
            </w:tcBorders>
            <w:shd w:val="clear" w:color="auto" w:fill="F2F2F2" w:themeFill="background1" w:themeFillShade="F2"/>
          </w:tcPr>
          <w:p w14:paraId="66B4A969" w14:textId="7EE85C87" w:rsidR="00E66FDA" w:rsidRDefault="00E66FDA" w:rsidP="00E01D6C">
            <w:pPr>
              <w:rPr>
                <w:rFonts w:cstheme="minorHAnsi"/>
                <w:sz w:val="20"/>
                <w:szCs w:val="20"/>
              </w:rPr>
            </w:pPr>
            <w:r>
              <w:rPr>
                <w:rFonts w:cstheme="minorHAnsi"/>
                <w:sz w:val="20"/>
                <w:szCs w:val="20"/>
              </w:rPr>
              <w:t>B</w:t>
            </w:r>
          </w:p>
        </w:tc>
        <w:tc>
          <w:tcPr>
            <w:tcW w:w="1972" w:type="dxa"/>
            <w:tcBorders>
              <w:bottom w:val="single" w:sz="4" w:space="0" w:color="000000" w:themeColor="text1"/>
            </w:tcBorders>
            <w:shd w:val="clear" w:color="auto" w:fill="F2F2F2" w:themeFill="background1" w:themeFillShade="F2"/>
          </w:tcPr>
          <w:p w14:paraId="3BD41655" w14:textId="5A214B46" w:rsidR="00E66FDA" w:rsidRPr="003C277A" w:rsidRDefault="00E66FDA" w:rsidP="00E01D6C">
            <w:pPr>
              <w:rPr>
                <w:sz w:val="20"/>
                <w:szCs w:val="20"/>
              </w:rPr>
            </w:pPr>
            <w:r w:rsidRPr="003C277A">
              <w:rPr>
                <w:rFonts w:cstheme="minorHAnsi"/>
                <w:sz w:val="20"/>
                <w:szCs w:val="20"/>
              </w:rPr>
              <w:t>Submitted</w:t>
            </w:r>
          </w:p>
        </w:tc>
        <w:tc>
          <w:tcPr>
            <w:tcW w:w="7189" w:type="dxa"/>
            <w:tcBorders>
              <w:bottom w:val="single" w:sz="4" w:space="0" w:color="000000" w:themeColor="text1"/>
            </w:tcBorders>
            <w:shd w:val="clear" w:color="auto" w:fill="F2F2F2" w:themeFill="background1" w:themeFillShade="F2"/>
          </w:tcPr>
          <w:p w14:paraId="52699804" w14:textId="1DEB6E55" w:rsidR="00E66FDA" w:rsidRDefault="00E66FDA" w:rsidP="00FE3BF8">
            <w:pPr>
              <w:rPr>
                <w:sz w:val="20"/>
                <w:szCs w:val="20"/>
              </w:rPr>
            </w:pPr>
            <w:r>
              <w:rPr>
                <w:rFonts w:cstheme="minorHAnsi"/>
                <w:sz w:val="20"/>
                <w:szCs w:val="20"/>
              </w:rPr>
              <w:t>Will in</w:t>
            </w:r>
            <w:r w:rsidRPr="003C277A">
              <w:rPr>
                <w:rFonts w:cstheme="minorHAnsi"/>
                <w:sz w:val="20"/>
                <w:szCs w:val="20"/>
              </w:rPr>
              <w:t xml:space="preserve">clude </w:t>
            </w:r>
            <w:r w:rsidR="00BE608B">
              <w:rPr>
                <w:rFonts w:cstheme="minorHAnsi"/>
                <w:sz w:val="20"/>
                <w:szCs w:val="20"/>
              </w:rPr>
              <w:t>warning</w:t>
            </w:r>
            <w:r w:rsidRPr="003C277A">
              <w:rPr>
                <w:rFonts w:cstheme="minorHAnsi"/>
                <w:sz w:val="20"/>
                <w:szCs w:val="20"/>
              </w:rPr>
              <w:t xml:space="preserve">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FE3BF8">
              <w:rPr>
                <w:rFonts w:cstheme="minorHAnsi"/>
                <w:sz w:val="20"/>
                <w:szCs w:val="20"/>
              </w:rPr>
              <w:t xml:space="preserve">end </w:t>
            </w:r>
            <w:r w:rsidRPr="003C277A">
              <w:rPr>
                <w:rFonts w:cstheme="minorHAnsi"/>
                <w:sz w:val="20"/>
                <w:szCs w:val="20"/>
              </w:rPr>
              <w:t>date range.</w:t>
            </w:r>
            <w:r w:rsidR="00FE3BF8">
              <w:rPr>
                <w:rFonts w:cstheme="minorHAnsi"/>
                <w:sz w:val="20"/>
                <w:szCs w:val="20"/>
              </w:rPr>
              <w:t xml:space="preserve"> </w:t>
            </w:r>
          </w:p>
        </w:tc>
      </w:tr>
      <w:tr w:rsidR="007D0F64" w:rsidRPr="003C277A" w14:paraId="31217E83"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343" w:type="dxa"/>
            <w:shd w:val="clear" w:color="auto" w:fill="DBE5F1" w:themeFill="accent1" w:themeFillTint="33"/>
          </w:tcPr>
          <w:p w14:paraId="69AD4DE0" w14:textId="72931173" w:rsidR="007D0F64" w:rsidRDefault="007D0F64" w:rsidP="00001384">
            <w:pPr>
              <w:rPr>
                <w:rFonts w:cstheme="minorHAnsi"/>
                <w:sz w:val="20"/>
                <w:szCs w:val="20"/>
              </w:rPr>
            </w:pPr>
            <w:r>
              <w:rPr>
                <w:rFonts w:cstheme="minorHAnsi"/>
                <w:sz w:val="20"/>
                <w:szCs w:val="20"/>
              </w:rPr>
              <w:t>5</w:t>
            </w:r>
          </w:p>
        </w:tc>
        <w:tc>
          <w:tcPr>
            <w:tcW w:w="9161" w:type="dxa"/>
            <w:gridSpan w:val="2"/>
            <w:shd w:val="clear" w:color="auto" w:fill="DBE5F1" w:themeFill="accent1" w:themeFillTint="33"/>
          </w:tcPr>
          <w:p w14:paraId="41BAAA3B" w14:textId="29823C1B" w:rsidR="007D0F64" w:rsidRPr="007D0F64" w:rsidRDefault="007D0F64" w:rsidP="007D0F64">
            <w:pPr>
              <w:rPr>
                <w:b/>
                <w:sz w:val="20"/>
                <w:szCs w:val="20"/>
              </w:rPr>
            </w:pPr>
            <w:r>
              <w:rPr>
                <w:b/>
                <w:sz w:val="20"/>
                <w:szCs w:val="20"/>
              </w:rPr>
              <w:t xml:space="preserve">My Dashboard – </w:t>
            </w:r>
            <w:r w:rsidRPr="0017518C">
              <w:rPr>
                <w:b/>
                <w:sz w:val="20"/>
                <w:szCs w:val="20"/>
              </w:rPr>
              <w:t xml:space="preserve">My </w:t>
            </w:r>
            <w:r>
              <w:rPr>
                <w:b/>
                <w:sz w:val="20"/>
                <w:szCs w:val="20"/>
              </w:rPr>
              <w:t xml:space="preserve">Hierarchy </w:t>
            </w:r>
            <w:r w:rsidRPr="0017518C">
              <w:rPr>
                <w:b/>
                <w:sz w:val="20"/>
                <w:szCs w:val="20"/>
              </w:rPr>
              <w:t>eCoaching Logs</w:t>
            </w:r>
          </w:p>
        </w:tc>
      </w:tr>
      <w:tr w:rsidR="007D0F64" w:rsidRPr="003C277A" w14:paraId="7256DFA9"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343" w:type="dxa"/>
            <w:shd w:val="clear" w:color="auto" w:fill="DBE5F1" w:themeFill="accent1" w:themeFillTint="33"/>
          </w:tcPr>
          <w:p w14:paraId="440FBF9A" w14:textId="0D1BCCDE" w:rsidR="007D0F64" w:rsidRDefault="007D0F64" w:rsidP="00001384">
            <w:pPr>
              <w:rPr>
                <w:rFonts w:cstheme="minorHAnsi"/>
                <w:sz w:val="20"/>
                <w:szCs w:val="20"/>
              </w:rPr>
            </w:pPr>
            <w:r>
              <w:rPr>
                <w:rFonts w:cstheme="minorHAnsi"/>
                <w:sz w:val="20"/>
                <w:szCs w:val="20"/>
              </w:rPr>
              <w:t>A</w:t>
            </w:r>
          </w:p>
        </w:tc>
        <w:tc>
          <w:tcPr>
            <w:tcW w:w="1972" w:type="dxa"/>
            <w:shd w:val="clear" w:color="auto" w:fill="DBE5F1" w:themeFill="accent1" w:themeFillTint="33"/>
          </w:tcPr>
          <w:p w14:paraId="2B365907" w14:textId="09CF4DD5" w:rsidR="007D0F64" w:rsidRPr="003C277A" w:rsidRDefault="007D0F64" w:rsidP="00001384">
            <w:pPr>
              <w:rPr>
                <w:sz w:val="20"/>
                <w:szCs w:val="20"/>
              </w:rPr>
            </w:pPr>
            <w:r>
              <w:rPr>
                <w:sz w:val="20"/>
                <w:szCs w:val="20"/>
              </w:rPr>
              <w:t>Manager</w:t>
            </w:r>
          </w:p>
        </w:tc>
        <w:tc>
          <w:tcPr>
            <w:tcW w:w="7189" w:type="dxa"/>
            <w:shd w:val="clear" w:color="auto" w:fill="DBE5F1" w:themeFill="accent1" w:themeFillTint="33"/>
          </w:tcPr>
          <w:p w14:paraId="5F023277" w14:textId="4F871ACB" w:rsidR="007D0F64" w:rsidRPr="003C277A" w:rsidRDefault="007D0F64" w:rsidP="00001384">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336829" w:rsidRPr="003C277A" w14:paraId="179BD37B"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343" w:type="dxa"/>
            <w:shd w:val="clear" w:color="auto" w:fill="DBE5F1" w:themeFill="accent1" w:themeFillTint="33"/>
          </w:tcPr>
          <w:p w14:paraId="7DA4DA01" w14:textId="5428E898" w:rsidR="00336829" w:rsidRPr="003C277A" w:rsidRDefault="007D0F64" w:rsidP="00001384">
            <w:pPr>
              <w:rPr>
                <w:rFonts w:cstheme="minorHAnsi"/>
                <w:sz w:val="20"/>
                <w:szCs w:val="20"/>
              </w:rPr>
            </w:pPr>
            <w:r>
              <w:rPr>
                <w:rFonts w:cstheme="minorHAnsi"/>
                <w:sz w:val="20"/>
                <w:szCs w:val="20"/>
              </w:rPr>
              <w:t>B</w:t>
            </w:r>
          </w:p>
        </w:tc>
        <w:tc>
          <w:tcPr>
            <w:tcW w:w="1972" w:type="dxa"/>
            <w:shd w:val="clear" w:color="auto" w:fill="DBE5F1" w:themeFill="accent1" w:themeFillTint="33"/>
          </w:tcPr>
          <w:p w14:paraId="384C49A8" w14:textId="77777777" w:rsidR="00336829" w:rsidRPr="003C277A" w:rsidRDefault="00336829" w:rsidP="00001384">
            <w:pPr>
              <w:rPr>
                <w:rFonts w:cstheme="minorHAnsi"/>
                <w:sz w:val="20"/>
                <w:szCs w:val="20"/>
              </w:rPr>
            </w:pPr>
            <w:r w:rsidRPr="003C277A">
              <w:rPr>
                <w:sz w:val="20"/>
                <w:szCs w:val="20"/>
              </w:rPr>
              <w:t>Supervisor</w:t>
            </w:r>
          </w:p>
        </w:tc>
        <w:tc>
          <w:tcPr>
            <w:tcW w:w="7189" w:type="dxa"/>
            <w:shd w:val="clear" w:color="auto" w:fill="DBE5F1" w:themeFill="accent1" w:themeFillTint="33"/>
          </w:tcPr>
          <w:p w14:paraId="61B27E15" w14:textId="77777777" w:rsidR="00336829" w:rsidRPr="003C277A" w:rsidRDefault="00336829" w:rsidP="00001384">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336829" w:rsidRPr="003C277A" w14:paraId="15711FAC"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shd w:val="clear" w:color="auto" w:fill="DBE5F1" w:themeFill="accent1" w:themeFillTint="33"/>
          </w:tcPr>
          <w:p w14:paraId="500CE615" w14:textId="230456D4" w:rsidR="00336829" w:rsidRPr="003C277A" w:rsidRDefault="007D0F64" w:rsidP="00001384">
            <w:pPr>
              <w:rPr>
                <w:rFonts w:cstheme="minorHAnsi"/>
                <w:sz w:val="20"/>
                <w:szCs w:val="20"/>
              </w:rPr>
            </w:pPr>
            <w:r>
              <w:rPr>
                <w:rFonts w:cstheme="minorHAnsi"/>
                <w:sz w:val="20"/>
                <w:szCs w:val="20"/>
              </w:rPr>
              <w:t>C</w:t>
            </w:r>
          </w:p>
        </w:tc>
        <w:tc>
          <w:tcPr>
            <w:tcW w:w="1972" w:type="dxa"/>
            <w:shd w:val="clear" w:color="auto" w:fill="DBE5F1" w:themeFill="accent1" w:themeFillTint="33"/>
          </w:tcPr>
          <w:p w14:paraId="19E389A6" w14:textId="77777777" w:rsidR="00336829" w:rsidRPr="003C277A" w:rsidRDefault="00336829" w:rsidP="00001384">
            <w:pPr>
              <w:rPr>
                <w:rFonts w:cstheme="minorHAnsi"/>
                <w:sz w:val="20"/>
                <w:szCs w:val="20"/>
              </w:rPr>
            </w:pPr>
            <w:r w:rsidRPr="003C277A">
              <w:rPr>
                <w:sz w:val="20"/>
                <w:szCs w:val="20"/>
              </w:rPr>
              <w:t>Employee</w:t>
            </w:r>
          </w:p>
        </w:tc>
        <w:tc>
          <w:tcPr>
            <w:tcW w:w="7189" w:type="dxa"/>
            <w:shd w:val="clear" w:color="auto" w:fill="DBE5F1" w:themeFill="accent1" w:themeFillTint="33"/>
          </w:tcPr>
          <w:p w14:paraId="49246CDC" w14:textId="77777777" w:rsidR="00336829" w:rsidRPr="003C277A" w:rsidRDefault="00336829" w:rsidP="00001384">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336829" w:rsidRPr="003C277A" w14:paraId="30331117"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shd w:val="clear" w:color="auto" w:fill="DBE5F1" w:themeFill="accent1" w:themeFillTint="33"/>
          </w:tcPr>
          <w:p w14:paraId="2FD8C49B" w14:textId="6FF151F6" w:rsidR="00336829" w:rsidRDefault="007D0F64" w:rsidP="00001384">
            <w:pPr>
              <w:rPr>
                <w:rFonts w:cstheme="minorHAnsi"/>
                <w:sz w:val="20"/>
                <w:szCs w:val="20"/>
              </w:rPr>
            </w:pPr>
            <w:r>
              <w:rPr>
                <w:rFonts w:cstheme="minorHAnsi"/>
                <w:sz w:val="20"/>
                <w:szCs w:val="20"/>
              </w:rPr>
              <w:t>D</w:t>
            </w:r>
          </w:p>
        </w:tc>
        <w:tc>
          <w:tcPr>
            <w:tcW w:w="1972" w:type="dxa"/>
            <w:shd w:val="clear" w:color="auto" w:fill="DBE5F1" w:themeFill="accent1" w:themeFillTint="33"/>
          </w:tcPr>
          <w:p w14:paraId="29FB2DD9" w14:textId="77777777" w:rsidR="00336829" w:rsidRPr="003C277A" w:rsidRDefault="00336829" w:rsidP="00001384">
            <w:pPr>
              <w:rPr>
                <w:sz w:val="20"/>
                <w:szCs w:val="20"/>
              </w:rPr>
            </w:pPr>
            <w:r w:rsidRPr="003C277A">
              <w:rPr>
                <w:sz w:val="20"/>
                <w:szCs w:val="20"/>
              </w:rPr>
              <w:t>Source</w:t>
            </w:r>
          </w:p>
        </w:tc>
        <w:tc>
          <w:tcPr>
            <w:tcW w:w="7189" w:type="dxa"/>
            <w:shd w:val="clear" w:color="auto" w:fill="DBE5F1" w:themeFill="accent1" w:themeFillTint="33"/>
          </w:tcPr>
          <w:p w14:paraId="241AB8DF" w14:textId="77777777" w:rsidR="00336829" w:rsidRPr="003C277A" w:rsidRDefault="00336829" w:rsidP="00001384">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9769D2" w:rsidRPr="003C277A" w14:paraId="575923AC"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tcBorders>
              <w:bottom w:val="single" w:sz="4" w:space="0" w:color="000000" w:themeColor="text1"/>
            </w:tcBorders>
            <w:shd w:val="clear" w:color="auto" w:fill="DBE5F1" w:themeFill="accent1" w:themeFillTint="33"/>
          </w:tcPr>
          <w:p w14:paraId="796BB643" w14:textId="035CB6CD" w:rsidR="009769D2" w:rsidRDefault="009769D2" w:rsidP="00001384">
            <w:pPr>
              <w:rPr>
                <w:rFonts w:cstheme="minorHAnsi"/>
                <w:sz w:val="20"/>
                <w:szCs w:val="20"/>
              </w:rPr>
            </w:pPr>
            <w:r>
              <w:rPr>
                <w:rFonts w:cstheme="minorHAnsi"/>
                <w:sz w:val="20"/>
                <w:szCs w:val="20"/>
              </w:rPr>
              <w:t>E</w:t>
            </w:r>
          </w:p>
        </w:tc>
        <w:tc>
          <w:tcPr>
            <w:tcW w:w="1972" w:type="dxa"/>
            <w:tcBorders>
              <w:bottom w:val="single" w:sz="4" w:space="0" w:color="000000" w:themeColor="text1"/>
            </w:tcBorders>
            <w:shd w:val="clear" w:color="auto" w:fill="DBE5F1" w:themeFill="accent1" w:themeFillTint="33"/>
          </w:tcPr>
          <w:p w14:paraId="343C252C" w14:textId="16DD9856" w:rsidR="009769D2" w:rsidRDefault="009769D2" w:rsidP="00001384">
            <w:pPr>
              <w:rPr>
                <w:rFonts w:cstheme="minorHAnsi"/>
                <w:sz w:val="20"/>
                <w:szCs w:val="20"/>
              </w:rPr>
            </w:pPr>
            <w:r>
              <w:rPr>
                <w:rFonts w:cstheme="minorHAnsi"/>
                <w:sz w:val="20"/>
                <w:szCs w:val="20"/>
              </w:rPr>
              <w:t>Status</w:t>
            </w:r>
          </w:p>
        </w:tc>
        <w:tc>
          <w:tcPr>
            <w:tcW w:w="7189" w:type="dxa"/>
            <w:tcBorders>
              <w:bottom w:val="single" w:sz="4" w:space="0" w:color="000000" w:themeColor="text1"/>
            </w:tcBorders>
            <w:shd w:val="clear" w:color="auto" w:fill="DBE5F1" w:themeFill="accent1" w:themeFillTint="33"/>
          </w:tcPr>
          <w:p w14:paraId="026AD424" w14:textId="4E29E81E" w:rsidR="009769D2" w:rsidRDefault="009769D2" w:rsidP="00001384">
            <w:pPr>
              <w:rPr>
                <w:sz w:val="20"/>
                <w:szCs w:val="20"/>
              </w:rPr>
            </w:pPr>
            <w:r>
              <w:rPr>
                <w:sz w:val="20"/>
                <w:szCs w:val="20"/>
              </w:rPr>
              <w:t>I</w:t>
            </w:r>
            <w:r w:rsidRPr="003C277A">
              <w:rPr>
                <w:sz w:val="20"/>
                <w:szCs w:val="20"/>
              </w:rPr>
              <w:t>nclude the possible status values for coaching logs.  Logs in Inactive status cannot be filtered on.</w:t>
            </w:r>
          </w:p>
        </w:tc>
      </w:tr>
      <w:tr w:rsidR="009769D2" w:rsidRPr="003C277A" w14:paraId="72467DBD"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tcBorders>
              <w:bottom w:val="single" w:sz="4" w:space="0" w:color="000000" w:themeColor="text1"/>
            </w:tcBorders>
            <w:shd w:val="clear" w:color="auto" w:fill="DBE5F1" w:themeFill="accent1" w:themeFillTint="33"/>
          </w:tcPr>
          <w:p w14:paraId="32235D2C" w14:textId="663439EE" w:rsidR="009769D2" w:rsidRDefault="009769D2" w:rsidP="009769D2">
            <w:pPr>
              <w:rPr>
                <w:rFonts w:cstheme="minorHAnsi"/>
                <w:sz w:val="20"/>
                <w:szCs w:val="20"/>
              </w:rPr>
            </w:pPr>
            <w:r>
              <w:rPr>
                <w:rFonts w:cstheme="minorHAnsi"/>
                <w:sz w:val="20"/>
                <w:szCs w:val="20"/>
              </w:rPr>
              <w:t>F</w:t>
            </w:r>
          </w:p>
        </w:tc>
        <w:tc>
          <w:tcPr>
            <w:tcW w:w="1972" w:type="dxa"/>
            <w:tcBorders>
              <w:bottom w:val="single" w:sz="4" w:space="0" w:color="000000" w:themeColor="text1"/>
            </w:tcBorders>
            <w:shd w:val="clear" w:color="auto" w:fill="DBE5F1" w:themeFill="accent1" w:themeFillTint="33"/>
          </w:tcPr>
          <w:p w14:paraId="11BA3535" w14:textId="673CF760" w:rsidR="009769D2" w:rsidRPr="003C277A" w:rsidRDefault="009E065C" w:rsidP="00001384">
            <w:pPr>
              <w:rPr>
                <w:sz w:val="20"/>
                <w:szCs w:val="20"/>
              </w:rPr>
            </w:pPr>
            <w:r>
              <w:rPr>
                <w:rFonts w:cstheme="minorHAnsi"/>
                <w:sz w:val="20"/>
                <w:szCs w:val="20"/>
              </w:rPr>
              <w:t>Submitted</w:t>
            </w:r>
          </w:p>
        </w:tc>
        <w:tc>
          <w:tcPr>
            <w:tcW w:w="7189" w:type="dxa"/>
            <w:tcBorders>
              <w:bottom w:val="single" w:sz="4" w:space="0" w:color="000000" w:themeColor="text1"/>
            </w:tcBorders>
            <w:shd w:val="clear" w:color="auto" w:fill="DBE5F1" w:themeFill="accent1" w:themeFillTint="33"/>
          </w:tcPr>
          <w:p w14:paraId="2F97EC06" w14:textId="2D901E12" w:rsidR="009769D2" w:rsidRDefault="009E065C" w:rsidP="00DF5694">
            <w:pPr>
              <w:rPr>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Pr>
                <w:rFonts w:cstheme="minorHAnsi"/>
                <w:sz w:val="20"/>
                <w:szCs w:val="20"/>
              </w:rPr>
              <w:t xml:space="preserve">end </w:t>
            </w:r>
            <w:r w:rsidRPr="003C277A">
              <w:rPr>
                <w:rFonts w:cstheme="minorHAnsi"/>
                <w:sz w:val="20"/>
                <w:szCs w:val="20"/>
              </w:rPr>
              <w:t>date range.</w:t>
            </w:r>
            <w:r>
              <w:rPr>
                <w:rFonts w:cstheme="minorHAnsi"/>
                <w:sz w:val="20"/>
                <w:szCs w:val="20"/>
              </w:rPr>
              <w:t xml:space="preserve">  </w:t>
            </w:r>
          </w:p>
        </w:tc>
      </w:tr>
      <w:tr w:rsidR="009769D2" w:rsidRPr="003C277A" w14:paraId="3776B36F"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233"/>
        </w:trPr>
        <w:tc>
          <w:tcPr>
            <w:tcW w:w="343" w:type="dxa"/>
            <w:shd w:val="clear" w:color="auto" w:fill="F2F2F2" w:themeFill="background1" w:themeFillShade="F2"/>
          </w:tcPr>
          <w:p w14:paraId="79AF6391" w14:textId="307A01E9" w:rsidR="009769D2" w:rsidRDefault="009769D2" w:rsidP="00001384">
            <w:pPr>
              <w:rPr>
                <w:rFonts w:cstheme="minorHAnsi"/>
                <w:sz w:val="20"/>
                <w:szCs w:val="20"/>
              </w:rPr>
            </w:pPr>
            <w:r>
              <w:rPr>
                <w:rFonts w:cstheme="minorHAnsi"/>
                <w:sz w:val="20"/>
                <w:szCs w:val="20"/>
              </w:rPr>
              <w:t>6</w:t>
            </w:r>
          </w:p>
        </w:tc>
        <w:tc>
          <w:tcPr>
            <w:tcW w:w="9161" w:type="dxa"/>
            <w:gridSpan w:val="2"/>
            <w:shd w:val="clear" w:color="auto" w:fill="F2F2F2" w:themeFill="background1" w:themeFillShade="F2"/>
          </w:tcPr>
          <w:p w14:paraId="00F7A4B7" w14:textId="1792388E" w:rsidR="009769D2" w:rsidRPr="007D0F64" w:rsidRDefault="009769D2" w:rsidP="00001384">
            <w:pPr>
              <w:rPr>
                <w:b/>
                <w:sz w:val="20"/>
                <w:szCs w:val="20"/>
              </w:rPr>
            </w:pPr>
            <w:r w:rsidRPr="007D0F64">
              <w:rPr>
                <w:b/>
                <w:sz w:val="20"/>
                <w:szCs w:val="20"/>
              </w:rPr>
              <w:t>My Dashboard – My Hierarchy Warning eCoaching Logs</w:t>
            </w:r>
          </w:p>
        </w:tc>
      </w:tr>
      <w:tr w:rsidR="009769D2" w:rsidRPr="003C277A" w14:paraId="504CB0F4"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shd w:val="clear" w:color="auto" w:fill="F2F2F2" w:themeFill="background1" w:themeFillShade="F2"/>
          </w:tcPr>
          <w:p w14:paraId="499F5528" w14:textId="77777777" w:rsidR="009769D2" w:rsidRDefault="009769D2" w:rsidP="00001384">
            <w:pPr>
              <w:rPr>
                <w:rFonts w:cstheme="minorHAnsi"/>
                <w:sz w:val="20"/>
                <w:szCs w:val="20"/>
              </w:rPr>
            </w:pPr>
            <w:r>
              <w:rPr>
                <w:rFonts w:cstheme="minorHAnsi"/>
                <w:sz w:val="20"/>
                <w:szCs w:val="20"/>
              </w:rPr>
              <w:t>A</w:t>
            </w:r>
          </w:p>
        </w:tc>
        <w:tc>
          <w:tcPr>
            <w:tcW w:w="1972" w:type="dxa"/>
            <w:shd w:val="clear" w:color="auto" w:fill="F2F2F2" w:themeFill="background1" w:themeFillShade="F2"/>
          </w:tcPr>
          <w:p w14:paraId="0092C4B0" w14:textId="77777777" w:rsidR="009769D2" w:rsidRPr="003C277A" w:rsidRDefault="009769D2" w:rsidP="00001384">
            <w:pPr>
              <w:rPr>
                <w:rFonts w:cstheme="minorHAnsi"/>
                <w:sz w:val="20"/>
                <w:szCs w:val="20"/>
              </w:rPr>
            </w:pPr>
            <w:r>
              <w:rPr>
                <w:sz w:val="20"/>
                <w:szCs w:val="20"/>
              </w:rPr>
              <w:t>State</w:t>
            </w:r>
          </w:p>
        </w:tc>
        <w:tc>
          <w:tcPr>
            <w:tcW w:w="7189" w:type="dxa"/>
            <w:shd w:val="clear" w:color="auto" w:fill="F2F2F2" w:themeFill="background1" w:themeFillShade="F2"/>
          </w:tcPr>
          <w:p w14:paraId="19904FA8" w14:textId="77777777" w:rsidR="009769D2" w:rsidRDefault="009769D2" w:rsidP="00001384">
            <w:pPr>
              <w:rPr>
                <w:rFonts w:cstheme="minorHAnsi"/>
                <w:sz w:val="20"/>
                <w:szCs w:val="20"/>
              </w:rPr>
            </w:pPr>
            <w:r>
              <w:rPr>
                <w:sz w:val="20"/>
                <w:szCs w:val="20"/>
              </w:rPr>
              <w:t>Includes a list of possible state values of warning logs such as active or expired.</w:t>
            </w:r>
          </w:p>
        </w:tc>
      </w:tr>
      <w:tr w:rsidR="009769D2" w:rsidRPr="003C277A" w14:paraId="7DC1F5EA"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shd w:val="clear" w:color="auto" w:fill="F2F2F2" w:themeFill="background1" w:themeFillShade="F2"/>
          </w:tcPr>
          <w:p w14:paraId="292D6C94" w14:textId="77777777" w:rsidR="009769D2" w:rsidRDefault="009769D2" w:rsidP="00001384">
            <w:pPr>
              <w:rPr>
                <w:rFonts w:cstheme="minorHAnsi"/>
                <w:sz w:val="20"/>
                <w:szCs w:val="20"/>
              </w:rPr>
            </w:pPr>
            <w:r>
              <w:rPr>
                <w:rFonts w:cstheme="minorHAnsi"/>
                <w:sz w:val="20"/>
                <w:szCs w:val="20"/>
              </w:rPr>
              <w:t>B</w:t>
            </w:r>
          </w:p>
        </w:tc>
        <w:tc>
          <w:tcPr>
            <w:tcW w:w="1972" w:type="dxa"/>
            <w:shd w:val="clear" w:color="auto" w:fill="F2F2F2" w:themeFill="background1" w:themeFillShade="F2"/>
          </w:tcPr>
          <w:p w14:paraId="4EAB2329" w14:textId="77777777" w:rsidR="009769D2" w:rsidRPr="003C277A" w:rsidRDefault="009769D2" w:rsidP="00001384">
            <w:pPr>
              <w:rPr>
                <w:sz w:val="20"/>
                <w:szCs w:val="20"/>
              </w:rPr>
            </w:pPr>
            <w:r w:rsidRPr="003C277A">
              <w:rPr>
                <w:rFonts w:cstheme="minorHAnsi"/>
                <w:sz w:val="20"/>
                <w:szCs w:val="20"/>
              </w:rPr>
              <w:t>Submitted</w:t>
            </w:r>
          </w:p>
        </w:tc>
        <w:tc>
          <w:tcPr>
            <w:tcW w:w="7189" w:type="dxa"/>
            <w:shd w:val="clear" w:color="auto" w:fill="F2F2F2" w:themeFill="background1" w:themeFillShade="F2"/>
          </w:tcPr>
          <w:p w14:paraId="1670BAFB" w14:textId="0184CB65" w:rsidR="009769D2" w:rsidRDefault="009769D2" w:rsidP="00FE3BF8">
            <w:pPr>
              <w:rPr>
                <w:sz w:val="20"/>
                <w:szCs w:val="20"/>
              </w:rPr>
            </w:pPr>
            <w:r>
              <w:rPr>
                <w:rFonts w:cstheme="minorHAnsi"/>
                <w:sz w:val="20"/>
                <w:szCs w:val="20"/>
              </w:rPr>
              <w:t>Will in</w:t>
            </w:r>
            <w:r w:rsidRPr="003C277A">
              <w:rPr>
                <w:rFonts w:cstheme="minorHAnsi"/>
                <w:sz w:val="20"/>
                <w:szCs w:val="20"/>
              </w:rPr>
              <w:t xml:space="preserve">clude </w:t>
            </w:r>
            <w:r>
              <w:rPr>
                <w:rFonts w:cstheme="minorHAnsi"/>
                <w:sz w:val="20"/>
                <w:szCs w:val="20"/>
              </w:rPr>
              <w:t>warning</w:t>
            </w:r>
            <w:r w:rsidRPr="003C277A">
              <w:rPr>
                <w:rFonts w:cstheme="minorHAnsi"/>
                <w:sz w:val="20"/>
                <w:szCs w:val="20"/>
              </w:rPr>
              <w:t xml:space="preserve">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FE3BF8">
              <w:rPr>
                <w:rFonts w:cstheme="minorHAnsi"/>
                <w:sz w:val="20"/>
                <w:szCs w:val="20"/>
              </w:rPr>
              <w:t xml:space="preserve">end </w:t>
            </w:r>
            <w:r w:rsidRPr="003C277A">
              <w:rPr>
                <w:rFonts w:cstheme="minorHAnsi"/>
                <w:sz w:val="20"/>
                <w:szCs w:val="20"/>
              </w:rPr>
              <w:t>date range.</w:t>
            </w:r>
            <w:r w:rsidR="00FE3BF8">
              <w:rPr>
                <w:rFonts w:cstheme="minorHAnsi"/>
                <w:sz w:val="20"/>
                <w:szCs w:val="20"/>
              </w:rPr>
              <w:t xml:space="preserve">  </w:t>
            </w:r>
          </w:p>
        </w:tc>
      </w:tr>
      <w:tr w:rsidR="009769D2" w:rsidRPr="003C277A" w14:paraId="15626A19" w14:textId="77777777" w:rsidTr="003D5C6C">
        <w:trPr>
          <w:trHeight w:val="228"/>
        </w:trPr>
        <w:tc>
          <w:tcPr>
            <w:tcW w:w="343" w:type="dxa"/>
            <w:shd w:val="clear" w:color="auto" w:fill="DBE5F1" w:themeFill="accent1" w:themeFillTint="33"/>
          </w:tcPr>
          <w:p w14:paraId="4199143A" w14:textId="4CEE6280" w:rsidR="009769D2" w:rsidRDefault="009769D2" w:rsidP="00E01D6C">
            <w:pPr>
              <w:rPr>
                <w:rFonts w:cstheme="minorHAnsi"/>
                <w:sz w:val="20"/>
                <w:szCs w:val="20"/>
              </w:rPr>
            </w:pPr>
            <w:r>
              <w:rPr>
                <w:rFonts w:cstheme="minorHAnsi"/>
                <w:sz w:val="20"/>
                <w:szCs w:val="20"/>
              </w:rPr>
              <w:t>7</w:t>
            </w:r>
          </w:p>
        </w:tc>
        <w:tc>
          <w:tcPr>
            <w:tcW w:w="9161" w:type="dxa"/>
            <w:gridSpan w:val="2"/>
            <w:shd w:val="clear" w:color="auto" w:fill="DBE5F1" w:themeFill="accent1" w:themeFillTint="33"/>
          </w:tcPr>
          <w:p w14:paraId="28A9CE77" w14:textId="77777777" w:rsidR="009769D2" w:rsidRPr="00056BC0" w:rsidRDefault="009769D2" w:rsidP="00E01D6C">
            <w:pPr>
              <w:rPr>
                <w:rFonts w:cstheme="minorHAnsi"/>
                <w:b/>
                <w:sz w:val="20"/>
                <w:szCs w:val="20"/>
              </w:rPr>
            </w:pPr>
            <w:r w:rsidRPr="00056BC0">
              <w:rPr>
                <w:rFonts w:cstheme="minorHAnsi"/>
                <w:b/>
                <w:sz w:val="20"/>
                <w:szCs w:val="20"/>
              </w:rPr>
              <w:t>My Submissions</w:t>
            </w:r>
            <w:r>
              <w:rPr>
                <w:rFonts w:cstheme="minorHAnsi"/>
                <w:b/>
                <w:sz w:val="20"/>
                <w:szCs w:val="20"/>
              </w:rPr>
              <w:t xml:space="preserve"> – My Submitted eCoaching Logs</w:t>
            </w:r>
          </w:p>
        </w:tc>
      </w:tr>
      <w:tr w:rsidR="009769D2" w:rsidRPr="003C277A" w14:paraId="42613380" w14:textId="77777777" w:rsidTr="003D5C6C">
        <w:trPr>
          <w:trHeight w:val="489"/>
        </w:trPr>
        <w:tc>
          <w:tcPr>
            <w:tcW w:w="343" w:type="dxa"/>
            <w:shd w:val="clear" w:color="auto" w:fill="DBE5F1" w:themeFill="accent1" w:themeFillTint="33"/>
          </w:tcPr>
          <w:p w14:paraId="7B8D03C4" w14:textId="77777777" w:rsidR="009769D2" w:rsidRDefault="009769D2" w:rsidP="00E01D6C">
            <w:pPr>
              <w:rPr>
                <w:rFonts w:cstheme="minorHAnsi"/>
                <w:sz w:val="20"/>
                <w:szCs w:val="20"/>
              </w:rPr>
            </w:pPr>
            <w:r>
              <w:rPr>
                <w:rFonts w:cstheme="minorHAnsi"/>
                <w:sz w:val="20"/>
                <w:szCs w:val="20"/>
              </w:rPr>
              <w:t>A</w:t>
            </w:r>
          </w:p>
        </w:tc>
        <w:tc>
          <w:tcPr>
            <w:tcW w:w="1972" w:type="dxa"/>
            <w:shd w:val="clear" w:color="auto" w:fill="DBE5F1" w:themeFill="accent1" w:themeFillTint="33"/>
          </w:tcPr>
          <w:p w14:paraId="6BD6695E" w14:textId="77777777" w:rsidR="009769D2" w:rsidRPr="003C277A" w:rsidRDefault="009769D2" w:rsidP="00E01D6C">
            <w:pPr>
              <w:rPr>
                <w:rFonts w:cstheme="minorHAnsi"/>
                <w:sz w:val="20"/>
                <w:szCs w:val="20"/>
              </w:rPr>
            </w:pPr>
            <w:r w:rsidRPr="003C277A">
              <w:rPr>
                <w:sz w:val="20"/>
                <w:szCs w:val="20"/>
              </w:rPr>
              <w:t>Manager</w:t>
            </w:r>
          </w:p>
        </w:tc>
        <w:tc>
          <w:tcPr>
            <w:tcW w:w="7189" w:type="dxa"/>
            <w:shd w:val="clear" w:color="auto" w:fill="DBE5F1" w:themeFill="accent1" w:themeFillTint="33"/>
          </w:tcPr>
          <w:p w14:paraId="1B951C09" w14:textId="77777777" w:rsidR="009769D2" w:rsidRDefault="009769D2" w:rsidP="00E01D6C">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9769D2" w:rsidRPr="003C277A" w14:paraId="7EED97CC" w14:textId="77777777" w:rsidTr="003D5C6C">
        <w:trPr>
          <w:trHeight w:val="489"/>
        </w:trPr>
        <w:tc>
          <w:tcPr>
            <w:tcW w:w="343" w:type="dxa"/>
            <w:shd w:val="clear" w:color="auto" w:fill="DBE5F1" w:themeFill="accent1" w:themeFillTint="33"/>
          </w:tcPr>
          <w:p w14:paraId="2601921D" w14:textId="77777777" w:rsidR="009769D2" w:rsidRDefault="009769D2"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254F297F" w14:textId="77777777" w:rsidR="009769D2" w:rsidRPr="003C277A" w:rsidRDefault="009769D2" w:rsidP="00E01D6C">
            <w:pPr>
              <w:rPr>
                <w:rFonts w:cstheme="minorHAnsi"/>
                <w:sz w:val="20"/>
                <w:szCs w:val="20"/>
              </w:rPr>
            </w:pPr>
            <w:r w:rsidRPr="003C277A">
              <w:rPr>
                <w:sz w:val="20"/>
                <w:szCs w:val="20"/>
              </w:rPr>
              <w:t>Supervisor</w:t>
            </w:r>
          </w:p>
        </w:tc>
        <w:tc>
          <w:tcPr>
            <w:tcW w:w="7189" w:type="dxa"/>
            <w:shd w:val="clear" w:color="auto" w:fill="DBE5F1" w:themeFill="accent1" w:themeFillTint="33"/>
          </w:tcPr>
          <w:p w14:paraId="68F7A123" w14:textId="77777777" w:rsidR="009769D2" w:rsidRDefault="009769D2"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9769D2" w:rsidRPr="003C277A" w14:paraId="6713A691" w14:textId="77777777" w:rsidTr="003D5C6C">
        <w:trPr>
          <w:trHeight w:val="489"/>
        </w:trPr>
        <w:tc>
          <w:tcPr>
            <w:tcW w:w="343" w:type="dxa"/>
            <w:shd w:val="clear" w:color="auto" w:fill="DBE5F1" w:themeFill="accent1" w:themeFillTint="33"/>
          </w:tcPr>
          <w:p w14:paraId="7BE57660" w14:textId="77777777" w:rsidR="009769D2" w:rsidRDefault="009769D2" w:rsidP="00E01D6C">
            <w:pPr>
              <w:rPr>
                <w:rFonts w:cstheme="minorHAnsi"/>
                <w:sz w:val="20"/>
                <w:szCs w:val="20"/>
              </w:rPr>
            </w:pPr>
            <w:r>
              <w:rPr>
                <w:rFonts w:cstheme="minorHAnsi"/>
                <w:sz w:val="20"/>
                <w:szCs w:val="20"/>
              </w:rPr>
              <w:t>C</w:t>
            </w:r>
          </w:p>
        </w:tc>
        <w:tc>
          <w:tcPr>
            <w:tcW w:w="1972" w:type="dxa"/>
            <w:shd w:val="clear" w:color="auto" w:fill="DBE5F1" w:themeFill="accent1" w:themeFillTint="33"/>
          </w:tcPr>
          <w:p w14:paraId="2CFB3816" w14:textId="77777777" w:rsidR="009769D2" w:rsidRPr="003C277A" w:rsidRDefault="009769D2" w:rsidP="00E01D6C">
            <w:pPr>
              <w:rPr>
                <w:rFonts w:cstheme="minorHAnsi"/>
                <w:sz w:val="20"/>
                <w:szCs w:val="20"/>
              </w:rPr>
            </w:pPr>
            <w:r w:rsidRPr="003C277A">
              <w:rPr>
                <w:sz w:val="20"/>
                <w:szCs w:val="20"/>
              </w:rPr>
              <w:t>Status</w:t>
            </w:r>
          </w:p>
        </w:tc>
        <w:tc>
          <w:tcPr>
            <w:tcW w:w="7189" w:type="dxa"/>
            <w:shd w:val="clear" w:color="auto" w:fill="DBE5F1" w:themeFill="accent1" w:themeFillTint="33"/>
          </w:tcPr>
          <w:p w14:paraId="3CA37D88" w14:textId="77777777" w:rsidR="009769D2" w:rsidRDefault="009769D2" w:rsidP="00E01D6C">
            <w:pPr>
              <w:rPr>
                <w:rFonts w:cstheme="minorHAnsi"/>
                <w:sz w:val="20"/>
                <w:szCs w:val="20"/>
              </w:rPr>
            </w:pPr>
            <w:r>
              <w:rPr>
                <w:sz w:val="20"/>
                <w:szCs w:val="20"/>
              </w:rPr>
              <w:t>I</w:t>
            </w:r>
            <w:r w:rsidRPr="003C277A">
              <w:rPr>
                <w:sz w:val="20"/>
                <w:szCs w:val="20"/>
              </w:rPr>
              <w:t>nclude the possible status values for coaching logs.  Logs in Inactive status cannot be filtered on.</w:t>
            </w:r>
          </w:p>
        </w:tc>
      </w:tr>
      <w:tr w:rsidR="009769D2" w:rsidRPr="003C277A" w14:paraId="0B4CD393" w14:textId="77777777" w:rsidTr="003D5C6C">
        <w:trPr>
          <w:trHeight w:val="489"/>
        </w:trPr>
        <w:tc>
          <w:tcPr>
            <w:tcW w:w="343" w:type="dxa"/>
            <w:shd w:val="clear" w:color="auto" w:fill="DBE5F1" w:themeFill="accent1" w:themeFillTint="33"/>
          </w:tcPr>
          <w:p w14:paraId="77E9F28C" w14:textId="77777777" w:rsidR="009769D2" w:rsidRDefault="009769D2" w:rsidP="00E01D6C">
            <w:pPr>
              <w:rPr>
                <w:rFonts w:cstheme="minorHAnsi"/>
                <w:sz w:val="20"/>
                <w:szCs w:val="20"/>
              </w:rPr>
            </w:pPr>
            <w:r>
              <w:rPr>
                <w:rFonts w:cstheme="minorHAnsi"/>
                <w:sz w:val="20"/>
                <w:szCs w:val="20"/>
              </w:rPr>
              <w:t>D</w:t>
            </w:r>
          </w:p>
        </w:tc>
        <w:tc>
          <w:tcPr>
            <w:tcW w:w="1972" w:type="dxa"/>
            <w:shd w:val="clear" w:color="auto" w:fill="DBE5F1" w:themeFill="accent1" w:themeFillTint="33"/>
          </w:tcPr>
          <w:p w14:paraId="650AD7F3" w14:textId="77777777" w:rsidR="009769D2" w:rsidRPr="003C277A" w:rsidRDefault="009769D2" w:rsidP="00E01D6C">
            <w:pPr>
              <w:rPr>
                <w:sz w:val="20"/>
                <w:szCs w:val="20"/>
              </w:rPr>
            </w:pPr>
            <w:r w:rsidRPr="003C277A">
              <w:rPr>
                <w:sz w:val="20"/>
                <w:szCs w:val="20"/>
              </w:rPr>
              <w:t>Employee</w:t>
            </w:r>
          </w:p>
        </w:tc>
        <w:tc>
          <w:tcPr>
            <w:tcW w:w="7189" w:type="dxa"/>
            <w:shd w:val="clear" w:color="auto" w:fill="DBE5F1" w:themeFill="accent1" w:themeFillTint="33"/>
          </w:tcPr>
          <w:p w14:paraId="6C0B5F1D" w14:textId="77777777" w:rsidR="009769D2" w:rsidRDefault="009769D2"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339220F5" w14:textId="36B3EA1A" w:rsidR="0017518C" w:rsidRDefault="0017518C" w:rsidP="00263BBA">
      <w:r>
        <w:rPr>
          <w:sz w:val="20"/>
        </w:rPr>
        <w:t xml:space="preserve"> </w:t>
      </w:r>
    </w:p>
    <w:p w14:paraId="1C78967A" w14:textId="266ACAF5" w:rsidR="00EB0ADA" w:rsidRPr="00EB0ADA" w:rsidRDefault="00EB0ADA" w:rsidP="00EB0ADA">
      <w:pPr>
        <w:pStyle w:val="Heading1"/>
        <w:rPr>
          <w:rFonts w:asciiTheme="minorHAnsi" w:hAnsiTheme="minorHAnsi"/>
          <w:sz w:val="22"/>
          <w:szCs w:val="22"/>
        </w:rPr>
      </w:pPr>
      <w:r>
        <w:rPr>
          <w:rFonts w:asciiTheme="minorHAnsi" w:hAnsiTheme="minorHAnsi"/>
          <w:sz w:val="22"/>
          <w:szCs w:val="22"/>
        </w:rPr>
        <w:lastRenderedPageBreak/>
        <w:t xml:space="preserve">Quality\Training </w:t>
      </w:r>
      <w:r w:rsidRPr="00EB0ADA">
        <w:rPr>
          <w:rFonts w:asciiTheme="minorHAnsi" w:hAnsiTheme="minorHAnsi"/>
          <w:sz w:val="22"/>
          <w:szCs w:val="22"/>
        </w:rPr>
        <w:t>Supervisor Dashboard</w:t>
      </w:r>
      <w:bookmarkEnd w:id="46"/>
      <w:bookmarkEnd w:id="47"/>
    </w:p>
    <w:p w14:paraId="593178E6" w14:textId="38DFD3BB" w:rsidR="00EB0ADA" w:rsidRDefault="00EB0ADA" w:rsidP="00EB0ADA">
      <w:pPr>
        <w:rPr>
          <w:sz w:val="20"/>
        </w:rPr>
      </w:pPr>
      <w:r>
        <w:rPr>
          <w:sz w:val="20"/>
        </w:rPr>
        <w:t xml:space="preserve">This dashboard allows the Quality or Training Supervisor to view their direct reports pending and completed as well as their own pending </w:t>
      </w:r>
      <w:proofErr w:type="spellStart"/>
      <w:r>
        <w:rPr>
          <w:sz w:val="20"/>
        </w:rPr>
        <w:t>eCLs</w:t>
      </w:r>
      <w:proofErr w:type="spellEnd"/>
      <w:r>
        <w:rPr>
          <w:sz w:val="20"/>
        </w:rPr>
        <w:t xml:space="preserve">.  The title of the Dashboard is “Welcome to the </w:t>
      </w:r>
      <w:proofErr w:type="spellStart"/>
      <w:r>
        <w:rPr>
          <w:sz w:val="20"/>
        </w:rPr>
        <w:t>eCL</w:t>
      </w:r>
      <w:proofErr w:type="spellEnd"/>
      <w:r>
        <w:rPr>
          <w:sz w:val="20"/>
        </w:rPr>
        <w:t xml:space="preserve"> Dashboard”.</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99"/>
        <w:gridCol w:w="1962"/>
        <w:gridCol w:w="2499"/>
        <w:gridCol w:w="2458"/>
        <w:gridCol w:w="2247"/>
        <w:gridCol w:w="39"/>
      </w:tblGrid>
      <w:tr w:rsidR="00EB0ADA" w:rsidRPr="002D7D35" w14:paraId="13423524" w14:textId="77777777" w:rsidTr="00845E36">
        <w:trPr>
          <w:trHeight w:val="288"/>
        </w:trPr>
        <w:tc>
          <w:tcPr>
            <w:tcW w:w="299"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59F7E5D5" w14:textId="77777777" w:rsidR="00EB0ADA" w:rsidRPr="00527E74" w:rsidRDefault="00EB0ADA" w:rsidP="000C5DC1">
            <w:pPr>
              <w:rPr>
                <w:rFonts w:cstheme="minorHAnsi"/>
                <w:b/>
                <w:color w:val="FFFFFF" w:themeColor="background1"/>
                <w:sz w:val="18"/>
                <w:szCs w:val="16"/>
              </w:rPr>
            </w:pPr>
            <w:r w:rsidRPr="00527E74">
              <w:rPr>
                <w:rFonts w:cstheme="minorHAnsi"/>
                <w:b/>
                <w:color w:val="FFFFFF" w:themeColor="background1"/>
                <w:sz w:val="18"/>
                <w:szCs w:val="16"/>
              </w:rPr>
              <w:t>#</w:t>
            </w:r>
          </w:p>
        </w:tc>
        <w:tc>
          <w:tcPr>
            <w:tcW w:w="1962"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6390F8C"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Section</w:t>
            </w:r>
          </w:p>
        </w:tc>
        <w:tc>
          <w:tcPr>
            <w:tcW w:w="249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616284E"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Filter</w:t>
            </w:r>
          </w:p>
        </w:tc>
        <w:tc>
          <w:tcPr>
            <w:tcW w:w="245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B1505E3"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Displayed Fields</w:t>
            </w:r>
          </w:p>
        </w:tc>
        <w:tc>
          <w:tcPr>
            <w:tcW w:w="2286"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308FAF3B" w14:textId="77777777" w:rsidR="00EB0ADA" w:rsidRDefault="00EB0ADA" w:rsidP="000C5DC1">
            <w:pPr>
              <w:rPr>
                <w:rFonts w:cstheme="minorHAnsi"/>
                <w:b/>
                <w:color w:val="FFFFFF" w:themeColor="background1"/>
                <w:sz w:val="18"/>
                <w:szCs w:val="16"/>
              </w:rPr>
            </w:pPr>
            <w:r>
              <w:rPr>
                <w:rFonts w:cstheme="minorHAnsi"/>
                <w:b/>
                <w:color w:val="FFFFFF" w:themeColor="background1"/>
                <w:sz w:val="18"/>
                <w:szCs w:val="16"/>
              </w:rPr>
              <w:t>Sort Options</w:t>
            </w:r>
          </w:p>
        </w:tc>
      </w:tr>
      <w:tr w:rsidR="00EB0ADA" w:rsidRPr="002D7D35" w14:paraId="572AA2FA" w14:textId="77777777" w:rsidTr="00845E36">
        <w:tc>
          <w:tcPr>
            <w:tcW w:w="299" w:type="dxa"/>
            <w:tcBorders>
              <w:top w:val="single" w:sz="4" w:space="0" w:color="F2F2F2" w:themeColor="background1" w:themeShade="F2"/>
              <w:bottom w:val="single" w:sz="4" w:space="0" w:color="7297BD"/>
            </w:tcBorders>
            <w:shd w:val="clear" w:color="auto" w:fill="F2F2F2" w:themeFill="background1" w:themeFillShade="F2"/>
          </w:tcPr>
          <w:p w14:paraId="6DFD5D39" w14:textId="77777777" w:rsidR="00EB0ADA" w:rsidRPr="002D7D35" w:rsidRDefault="00EB0ADA" w:rsidP="000C5DC1">
            <w:pPr>
              <w:spacing w:before="60" w:after="60"/>
              <w:rPr>
                <w:rFonts w:cstheme="minorHAnsi"/>
                <w:sz w:val="16"/>
                <w:szCs w:val="16"/>
              </w:rPr>
            </w:pPr>
            <w:r w:rsidRPr="002D7D35">
              <w:rPr>
                <w:rFonts w:cstheme="minorHAnsi"/>
                <w:sz w:val="16"/>
                <w:szCs w:val="16"/>
              </w:rPr>
              <w:t>1</w:t>
            </w:r>
          </w:p>
        </w:tc>
        <w:tc>
          <w:tcPr>
            <w:tcW w:w="1962" w:type="dxa"/>
            <w:tcBorders>
              <w:top w:val="single" w:sz="4" w:space="0" w:color="F2F2F2" w:themeColor="background1" w:themeShade="F2"/>
              <w:bottom w:val="single" w:sz="4" w:space="0" w:color="7297BD"/>
            </w:tcBorders>
            <w:shd w:val="clear" w:color="auto" w:fill="F2F2F2" w:themeFill="background1" w:themeFillShade="F2"/>
          </w:tcPr>
          <w:p w14:paraId="2BEE47EC" w14:textId="77777777" w:rsidR="00EB0ADA" w:rsidRPr="002D7D35" w:rsidRDefault="00EB0ADA" w:rsidP="000C5DC1">
            <w:pPr>
              <w:spacing w:before="60" w:after="60"/>
              <w:rPr>
                <w:rFonts w:cstheme="minorHAnsi"/>
                <w:sz w:val="16"/>
                <w:szCs w:val="16"/>
              </w:rPr>
            </w:pPr>
            <w:r>
              <w:rPr>
                <w:rFonts w:cstheme="minorHAnsi"/>
                <w:sz w:val="16"/>
                <w:szCs w:val="16"/>
              </w:rPr>
              <w:t>My Pending eCoaching Logs</w:t>
            </w:r>
          </w:p>
        </w:tc>
        <w:tc>
          <w:tcPr>
            <w:tcW w:w="2499" w:type="dxa"/>
            <w:tcBorders>
              <w:top w:val="single" w:sz="4" w:space="0" w:color="F2F2F2" w:themeColor="background1" w:themeShade="F2"/>
              <w:bottom w:val="single" w:sz="4" w:space="0" w:color="7297BD"/>
            </w:tcBorders>
            <w:shd w:val="clear" w:color="auto" w:fill="F2F2F2" w:themeFill="background1" w:themeFillShade="F2"/>
          </w:tcPr>
          <w:p w14:paraId="6F49F815"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03BF252F" w14:textId="77777777" w:rsidR="00EB0ADA" w:rsidRDefault="00EB0ADA" w:rsidP="000C5DC1">
            <w:pPr>
              <w:spacing w:before="60" w:after="60"/>
              <w:rPr>
                <w:rFonts w:cstheme="minorHAnsi"/>
                <w:sz w:val="16"/>
                <w:szCs w:val="16"/>
              </w:rPr>
            </w:pPr>
            <w:r>
              <w:rPr>
                <w:rFonts w:cstheme="minorHAnsi"/>
                <w:sz w:val="16"/>
                <w:szCs w:val="16"/>
              </w:rPr>
              <w:t>Role = Supervisor</w:t>
            </w:r>
          </w:p>
          <w:p w14:paraId="6F1E88D1" w14:textId="48843E9D" w:rsidR="00EB0ADA" w:rsidRDefault="00EB0ADA" w:rsidP="000C5DC1">
            <w:pPr>
              <w:spacing w:before="60" w:after="60"/>
              <w:rPr>
                <w:rFonts w:cstheme="minorHAnsi"/>
                <w:sz w:val="16"/>
                <w:szCs w:val="16"/>
              </w:rPr>
            </w:pPr>
            <w:r>
              <w:rPr>
                <w:rFonts w:cstheme="minorHAnsi"/>
                <w:sz w:val="16"/>
                <w:szCs w:val="16"/>
              </w:rPr>
              <w:t>Status = Pending Supervisor Review</w:t>
            </w:r>
          </w:p>
          <w:p w14:paraId="20EAA707" w14:textId="7BDE1F77" w:rsidR="003A0570" w:rsidRDefault="003A0570" w:rsidP="003A0570">
            <w:pPr>
              <w:spacing w:before="60" w:after="60"/>
              <w:rPr>
                <w:rFonts w:cstheme="minorHAnsi"/>
                <w:sz w:val="16"/>
                <w:szCs w:val="16"/>
              </w:rPr>
            </w:pPr>
            <w:r>
              <w:rPr>
                <w:rFonts w:cstheme="minorHAnsi"/>
                <w:sz w:val="16"/>
                <w:szCs w:val="16"/>
              </w:rPr>
              <w:t>or Status = Pending Acknowledgment</w:t>
            </w:r>
          </w:p>
          <w:p w14:paraId="1C440A66" w14:textId="2C44A8C0" w:rsidR="00694E75" w:rsidRDefault="00694E75" w:rsidP="00694E75">
            <w:pPr>
              <w:spacing w:before="60" w:after="60"/>
              <w:rPr>
                <w:rFonts w:cstheme="minorHAnsi"/>
                <w:sz w:val="16"/>
                <w:szCs w:val="16"/>
              </w:rPr>
            </w:pPr>
            <w:r>
              <w:rPr>
                <w:rFonts w:cstheme="minorHAnsi"/>
                <w:sz w:val="16"/>
                <w:szCs w:val="16"/>
              </w:rPr>
              <w:t>or Status = Pending Employee Review</w:t>
            </w:r>
          </w:p>
          <w:p w14:paraId="57023099" w14:textId="0AAC0BF1" w:rsidR="003A0570" w:rsidRPr="002D7D35" w:rsidRDefault="007239F9" w:rsidP="005E2E6D">
            <w:pPr>
              <w:spacing w:before="60" w:after="60"/>
              <w:rPr>
                <w:rFonts w:cstheme="minorHAnsi"/>
                <w:sz w:val="16"/>
                <w:szCs w:val="16"/>
              </w:rPr>
            </w:pPr>
            <w:r>
              <w:rPr>
                <w:rFonts w:cstheme="minorHAnsi"/>
                <w:sz w:val="16"/>
                <w:szCs w:val="16"/>
              </w:rPr>
              <w:t>or Status = Pending Quality Lead Review</w:t>
            </w:r>
          </w:p>
        </w:tc>
        <w:tc>
          <w:tcPr>
            <w:tcW w:w="2458" w:type="dxa"/>
            <w:tcBorders>
              <w:top w:val="single" w:sz="4" w:space="0" w:color="F2F2F2" w:themeColor="background1" w:themeShade="F2"/>
              <w:bottom w:val="single" w:sz="4" w:space="0" w:color="7297BD"/>
            </w:tcBorders>
            <w:shd w:val="clear" w:color="auto" w:fill="F2F2F2" w:themeFill="background1" w:themeFillShade="F2"/>
          </w:tcPr>
          <w:p w14:paraId="0E36AB37" w14:textId="77777777" w:rsidR="00B300A6" w:rsidRDefault="00EB0ADA" w:rsidP="00B300A6">
            <w:pPr>
              <w:rPr>
                <w:rFonts w:cstheme="minorHAnsi"/>
                <w:sz w:val="16"/>
                <w:szCs w:val="16"/>
              </w:rPr>
            </w:pPr>
            <w:proofErr w:type="spellStart"/>
            <w:r>
              <w:rPr>
                <w:rFonts w:cstheme="minorHAnsi"/>
                <w:sz w:val="16"/>
                <w:szCs w:val="16"/>
              </w:rPr>
              <w:t>FormID</w:t>
            </w:r>
            <w:proofErr w:type="spellEnd"/>
            <w:r>
              <w:rPr>
                <w:rFonts w:cstheme="minorHAnsi"/>
                <w:sz w:val="16"/>
                <w:szCs w:val="16"/>
              </w:rPr>
              <w:t xml:space="preserve"> (w/Link to form)</w:t>
            </w:r>
          </w:p>
          <w:p w14:paraId="4F8557E5" w14:textId="77777777" w:rsidR="00B300A6" w:rsidRDefault="00190E01" w:rsidP="00B300A6">
            <w:pPr>
              <w:rPr>
                <w:rFonts w:cstheme="minorHAnsi"/>
                <w:sz w:val="16"/>
                <w:szCs w:val="16"/>
              </w:rPr>
            </w:pPr>
            <w:r>
              <w:rPr>
                <w:rFonts w:cstheme="minorHAnsi"/>
                <w:sz w:val="16"/>
                <w:szCs w:val="16"/>
              </w:rPr>
              <w:t>Employee</w:t>
            </w:r>
            <w:r w:rsidR="00EB0ADA">
              <w:rPr>
                <w:rFonts w:cstheme="minorHAnsi"/>
                <w:sz w:val="16"/>
                <w:szCs w:val="16"/>
              </w:rPr>
              <w:t xml:space="preserve"> Name</w:t>
            </w:r>
          </w:p>
          <w:p w14:paraId="491B064F" w14:textId="77777777" w:rsidR="00B300A6" w:rsidRDefault="00EB0ADA" w:rsidP="00B300A6">
            <w:pPr>
              <w:rPr>
                <w:rFonts w:cstheme="minorHAnsi"/>
                <w:sz w:val="16"/>
                <w:szCs w:val="16"/>
              </w:rPr>
            </w:pPr>
            <w:r>
              <w:rPr>
                <w:rFonts w:cstheme="minorHAnsi"/>
                <w:sz w:val="16"/>
                <w:szCs w:val="16"/>
              </w:rPr>
              <w:t>Supervisor Name</w:t>
            </w:r>
          </w:p>
          <w:p w14:paraId="7F763303" w14:textId="4DC20FAA" w:rsidR="00B300A6" w:rsidRDefault="00EB0ADA" w:rsidP="00B300A6">
            <w:pPr>
              <w:rPr>
                <w:rFonts w:cstheme="minorHAnsi"/>
                <w:sz w:val="16"/>
                <w:szCs w:val="16"/>
              </w:rPr>
            </w:pPr>
            <w:r>
              <w:rPr>
                <w:rFonts w:cstheme="minorHAnsi"/>
                <w:sz w:val="16"/>
                <w:szCs w:val="16"/>
              </w:rPr>
              <w:t>Status</w:t>
            </w:r>
          </w:p>
          <w:p w14:paraId="0491EF89" w14:textId="77777777" w:rsidR="0022761B" w:rsidRDefault="0022761B" w:rsidP="0022761B">
            <w:pPr>
              <w:rPr>
                <w:rFonts w:cstheme="minorHAnsi"/>
                <w:sz w:val="16"/>
                <w:szCs w:val="16"/>
              </w:rPr>
            </w:pPr>
            <w:r>
              <w:rPr>
                <w:rFonts w:cstheme="minorHAnsi"/>
                <w:sz w:val="16"/>
                <w:szCs w:val="16"/>
              </w:rPr>
              <w:t>Coaching Reason</w:t>
            </w:r>
          </w:p>
          <w:p w14:paraId="4DB22F9E" w14:textId="77777777" w:rsidR="003D5C6C" w:rsidRDefault="003D5C6C" w:rsidP="003D5C6C">
            <w:pPr>
              <w:rPr>
                <w:rFonts w:cstheme="minorHAnsi"/>
                <w:sz w:val="16"/>
                <w:szCs w:val="16"/>
              </w:rPr>
            </w:pPr>
            <w:r>
              <w:rPr>
                <w:rFonts w:cstheme="minorHAnsi"/>
                <w:sz w:val="16"/>
                <w:szCs w:val="16"/>
              </w:rPr>
              <w:t>Sub-coaching Reason</w:t>
            </w:r>
          </w:p>
          <w:p w14:paraId="47D99A89" w14:textId="77777777" w:rsidR="003D5C6C" w:rsidRDefault="003D5C6C" w:rsidP="003D5C6C">
            <w:pPr>
              <w:rPr>
                <w:rFonts w:cstheme="minorHAnsi"/>
                <w:sz w:val="16"/>
                <w:szCs w:val="16"/>
              </w:rPr>
            </w:pPr>
            <w:r>
              <w:rPr>
                <w:rFonts w:cstheme="minorHAnsi"/>
                <w:sz w:val="16"/>
                <w:szCs w:val="16"/>
              </w:rPr>
              <w:t>Value</w:t>
            </w:r>
          </w:p>
          <w:p w14:paraId="0A0F4416" w14:textId="642A5754" w:rsidR="00494A7C" w:rsidRPr="002D7D35" w:rsidRDefault="00EB0ADA" w:rsidP="00B300A6">
            <w:pPr>
              <w:rPr>
                <w:rFonts w:cstheme="minorHAnsi"/>
                <w:sz w:val="16"/>
                <w:szCs w:val="16"/>
              </w:rPr>
            </w:pPr>
            <w:r>
              <w:rPr>
                <w:rFonts w:cstheme="minorHAnsi"/>
                <w:sz w:val="16"/>
                <w:szCs w:val="16"/>
              </w:rPr>
              <w:t>Created Date</w:t>
            </w:r>
          </w:p>
        </w:tc>
        <w:tc>
          <w:tcPr>
            <w:tcW w:w="2286" w:type="dxa"/>
            <w:gridSpan w:val="2"/>
            <w:tcBorders>
              <w:top w:val="single" w:sz="4" w:space="0" w:color="F2F2F2" w:themeColor="background1" w:themeShade="F2"/>
              <w:bottom w:val="single" w:sz="4" w:space="0" w:color="7297BD"/>
            </w:tcBorders>
            <w:shd w:val="clear" w:color="auto" w:fill="F2F2F2" w:themeFill="background1" w:themeFillShade="F2"/>
          </w:tcPr>
          <w:p w14:paraId="06B3C60E" w14:textId="77777777" w:rsidR="00EB0ADA" w:rsidRDefault="00EB0ADA" w:rsidP="00B300A6">
            <w:pPr>
              <w:rPr>
                <w:rFonts w:cstheme="minorHAnsi"/>
                <w:sz w:val="16"/>
                <w:szCs w:val="16"/>
              </w:rPr>
            </w:pPr>
            <w:r>
              <w:rPr>
                <w:rFonts w:cstheme="minorHAnsi"/>
                <w:sz w:val="16"/>
                <w:szCs w:val="16"/>
              </w:rPr>
              <w:t>No Pagination (Show all records)</w:t>
            </w:r>
          </w:p>
          <w:p w14:paraId="79D7EC61" w14:textId="77777777" w:rsidR="00B300A6" w:rsidRDefault="00B300A6" w:rsidP="00B300A6">
            <w:pPr>
              <w:rPr>
                <w:rFonts w:cstheme="minorHAnsi"/>
                <w:sz w:val="16"/>
                <w:szCs w:val="16"/>
              </w:rPr>
            </w:pPr>
          </w:p>
          <w:p w14:paraId="5A36E112" w14:textId="77777777" w:rsidR="00B300A6" w:rsidRDefault="00EB0ADA" w:rsidP="00B300A6">
            <w:pPr>
              <w:rPr>
                <w:rFonts w:cstheme="minorHAnsi"/>
                <w:sz w:val="16"/>
                <w:szCs w:val="16"/>
              </w:rPr>
            </w:pPr>
            <w:r>
              <w:rPr>
                <w:rFonts w:cstheme="minorHAnsi"/>
                <w:sz w:val="16"/>
                <w:szCs w:val="16"/>
              </w:rPr>
              <w:t>Show items in descending order from Created Date</w:t>
            </w:r>
          </w:p>
          <w:p w14:paraId="6B943CE5" w14:textId="77777777" w:rsidR="00B300A6" w:rsidRDefault="00B300A6" w:rsidP="00B300A6">
            <w:pPr>
              <w:rPr>
                <w:rFonts w:cstheme="minorHAnsi"/>
                <w:sz w:val="16"/>
                <w:szCs w:val="16"/>
              </w:rPr>
            </w:pPr>
          </w:p>
          <w:p w14:paraId="39C1B432" w14:textId="68266D6C" w:rsidR="00EB0ADA" w:rsidRDefault="00B300A6" w:rsidP="0010438C">
            <w:pPr>
              <w:rPr>
                <w:rFonts w:cstheme="minorHAnsi"/>
                <w:sz w:val="16"/>
                <w:szCs w:val="16"/>
              </w:rPr>
            </w:pPr>
            <w:r w:rsidRPr="00B300A6">
              <w:rPr>
                <w:rFonts w:cstheme="minorHAnsi"/>
                <w:sz w:val="16"/>
                <w:szCs w:val="16"/>
              </w:rPr>
              <w:t>Sorting can be done by selecting any column heading</w:t>
            </w:r>
            <w:r w:rsidR="0010438C">
              <w:rPr>
                <w:rFonts w:cstheme="minorHAnsi"/>
                <w:sz w:val="16"/>
                <w:szCs w:val="16"/>
              </w:rPr>
              <w:t xml:space="preserve"> which has a hyperlink</w:t>
            </w:r>
            <w:r w:rsidR="0010438C" w:rsidRPr="00B300A6">
              <w:rPr>
                <w:rFonts w:cstheme="minorHAnsi"/>
                <w:sz w:val="16"/>
                <w:szCs w:val="16"/>
              </w:rPr>
              <w:t>.</w:t>
            </w:r>
          </w:p>
        </w:tc>
      </w:tr>
      <w:tr w:rsidR="00EB0ADA" w:rsidRPr="002D7D35" w14:paraId="603C1A11" w14:textId="77777777" w:rsidTr="00845E36">
        <w:tc>
          <w:tcPr>
            <w:tcW w:w="299" w:type="dxa"/>
            <w:shd w:val="clear" w:color="auto" w:fill="C6D9F1" w:themeFill="text2" w:themeFillTint="33"/>
          </w:tcPr>
          <w:p w14:paraId="19BB2F3C" w14:textId="77777777" w:rsidR="00EB0ADA" w:rsidRPr="002D7D35" w:rsidRDefault="00EB0ADA" w:rsidP="000C5DC1">
            <w:pPr>
              <w:spacing w:before="60" w:after="60"/>
              <w:rPr>
                <w:rFonts w:cstheme="minorHAnsi"/>
                <w:sz w:val="16"/>
                <w:szCs w:val="16"/>
              </w:rPr>
            </w:pPr>
            <w:r>
              <w:rPr>
                <w:rFonts w:cstheme="minorHAnsi"/>
                <w:sz w:val="16"/>
                <w:szCs w:val="16"/>
              </w:rPr>
              <w:t>2</w:t>
            </w:r>
          </w:p>
        </w:tc>
        <w:tc>
          <w:tcPr>
            <w:tcW w:w="1962" w:type="dxa"/>
            <w:shd w:val="clear" w:color="auto" w:fill="C6D9F1" w:themeFill="text2" w:themeFillTint="33"/>
          </w:tcPr>
          <w:p w14:paraId="3D0FBF2E" w14:textId="77777777" w:rsidR="00EB0ADA" w:rsidRDefault="00EB0ADA" w:rsidP="000C5DC1">
            <w:pPr>
              <w:spacing w:before="60" w:after="60"/>
              <w:rPr>
                <w:rFonts w:cstheme="minorHAnsi"/>
                <w:sz w:val="16"/>
                <w:szCs w:val="16"/>
              </w:rPr>
            </w:pPr>
            <w:r>
              <w:rPr>
                <w:rFonts w:cstheme="minorHAnsi"/>
                <w:sz w:val="16"/>
                <w:szCs w:val="16"/>
              </w:rPr>
              <w:t>My Teams Pending eCoaching Logs</w:t>
            </w:r>
          </w:p>
        </w:tc>
        <w:tc>
          <w:tcPr>
            <w:tcW w:w="2499" w:type="dxa"/>
            <w:shd w:val="clear" w:color="auto" w:fill="C6D9F1" w:themeFill="text2" w:themeFillTint="33"/>
          </w:tcPr>
          <w:p w14:paraId="20260BE6"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6EA33544" w14:textId="77777777" w:rsidR="00EB0ADA" w:rsidRDefault="00EB0ADA" w:rsidP="000C5DC1">
            <w:pPr>
              <w:spacing w:before="60" w:after="60"/>
              <w:rPr>
                <w:rFonts w:cstheme="minorHAnsi"/>
                <w:sz w:val="16"/>
                <w:szCs w:val="16"/>
              </w:rPr>
            </w:pPr>
            <w:r>
              <w:rPr>
                <w:rFonts w:cstheme="minorHAnsi"/>
                <w:sz w:val="16"/>
                <w:szCs w:val="16"/>
              </w:rPr>
              <w:t>Role = Supervisor</w:t>
            </w:r>
          </w:p>
          <w:p w14:paraId="063F732F" w14:textId="0CF9313D" w:rsidR="00EB0ADA" w:rsidRDefault="00EB0ADA" w:rsidP="00247EA5">
            <w:pPr>
              <w:spacing w:before="60" w:after="60"/>
              <w:rPr>
                <w:rFonts w:cstheme="minorHAnsi"/>
                <w:sz w:val="16"/>
                <w:szCs w:val="16"/>
              </w:rPr>
            </w:pPr>
            <w:r>
              <w:rPr>
                <w:rFonts w:cstheme="minorHAnsi"/>
                <w:sz w:val="16"/>
                <w:szCs w:val="16"/>
              </w:rPr>
              <w:t xml:space="preserve">Status = Pending </w:t>
            </w:r>
            <w:r w:rsidR="00247EA5">
              <w:rPr>
                <w:rFonts w:cstheme="minorHAnsi"/>
                <w:sz w:val="16"/>
                <w:szCs w:val="16"/>
              </w:rPr>
              <w:t xml:space="preserve">Employee </w:t>
            </w:r>
            <w:r>
              <w:rPr>
                <w:rFonts w:cstheme="minorHAnsi"/>
                <w:sz w:val="16"/>
                <w:szCs w:val="16"/>
              </w:rPr>
              <w:t>Review and Pending Manager Review</w:t>
            </w:r>
          </w:p>
        </w:tc>
        <w:tc>
          <w:tcPr>
            <w:tcW w:w="2458" w:type="dxa"/>
            <w:shd w:val="clear" w:color="auto" w:fill="C6D9F1" w:themeFill="text2" w:themeFillTint="33"/>
          </w:tcPr>
          <w:p w14:paraId="44C37174" w14:textId="77777777" w:rsidR="00B300A6" w:rsidRDefault="00EB0ADA" w:rsidP="00210985">
            <w:pPr>
              <w:rPr>
                <w:rFonts w:cstheme="minorHAnsi"/>
                <w:sz w:val="16"/>
                <w:szCs w:val="16"/>
              </w:rPr>
            </w:pPr>
            <w:proofErr w:type="spellStart"/>
            <w:r>
              <w:rPr>
                <w:rFonts w:cstheme="minorHAnsi"/>
                <w:sz w:val="16"/>
                <w:szCs w:val="16"/>
              </w:rPr>
              <w:t>FormID</w:t>
            </w:r>
            <w:proofErr w:type="spellEnd"/>
            <w:r>
              <w:rPr>
                <w:rFonts w:cstheme="minorHAnsi"/>
                <w:sz w:val="16"/>
                <w:szCs w:val="16"/>
              </w:rPr>
              <w:t xml:space="preserve"> (w/Link to form)</w:t>
            </w:r>
          </w:p>
          <w:p w14:paraId="1687C081" w14:textId="77777777" w:rsidR="00B300A6" w:rsidRDefault="00190E01" w:rsidP="00210985">
            <w:pPr>
              <w:rPr>
                <w:rFonts w:cstheme="minorHAnsi"/>
                <w:sz w:val="16"/>
                <w:szCs w:val="16"/>
              </w:rPr>
            </w:pPr>
            <w:r>
              <w:rPr>
                <w:rFonts w:cstheme="minorHAnsi"/>
                <w:sz w:val="16"/>
                <w:szCs w:val="16"/>
              </w:rPr>
              <w:t>Employee</w:t>
            </w:r>
            <w:r w:rsidR="00EB0ADA">
              <w:rPr>
                <w:rFonts w:cstheme="minorHAnsi"/>
                <w:sz w:val="16"/>
                <w:szCs w:val="16"/>
              </w:rPr>
              <w:t xml:space="preserve"> Name</w:t>
            </w:r>
          </w:p>
          <w:p w14:paraId="07B55EBE" w14:textId="77777777" w:rsidR="00B300A6" w:rsidRDefault="00EB0ADA" w:rsidP="00210985">
            <w:pPr>
              <w:rPr>
                <w:rFonts w:cstheme="minorHAnsi"/>
                <w:sz w:val="16"/>
                <w:szCs w:val="16"/>
              </w:rPr>
            </w:pPr>
            <w:r>
              <w:rPr>
                <w:rFonts w:cstheme="minorHAnsi"/>
                <w:sz w:val="16"/>
                <w:szCs w:val="16"/>
              </w:rPr>
              <w:t>Supervisor Name</w:t>
            </w:r>
          </w:p>
          <w:p w14:paraId="16A6D672" w14:textId="77777777" w:rsidR="00B300A6" w:rsidRDefault="00EB0ADA" w:rsidP="00210985">
            <w:pPr>
              <w:rPr>
                <w:rFonts w:cstheme="minorHAnsi"/>
                <w:sz w:val="16"/>
                <w:szCs w:val="16"/>
              </w:rPr>
            </w:pPr>
            <w:r>
              <w:rPr>
                <w:rFonts w:cstheme="minorHAnsi"/>
                <w:sz w:val="16"/>
                <w:szCs w:val="16"/>
              </w:rPr>
              <w:t>Manager Name</w:t>
            </w:r>
          </w:p>
          <w:p w14:paraId="331AFA43" w14:textId="6D2F9E4A" w:rsidR="00B300A6" w:rsidRDefault="00EB0ADA" w:rsidP="00210985">
            <w:pPr>
              <w:rPr>
                <w:rFonts w:cstheme="minorHAnsi"/>
                <w:sz w:val="16"/>
                <w:szCs w:val="16"/>
              </w:rPr>
            </w:pPr>
            <w:r>
              <w:rPr>
                <w:rFonts w:cstheme="minorHAnsi"/>
                <w:sz w:val="16"/>
                <w:szCs w:val="16"/>
              </w:rPr>
              <w:t>Status</w:t>
            </w:r>
          </w:p>
          <w:p w14:paraId="56D8803B" w14:textId="4ABC414F" w:rsidR="005E2E6D" w:rsidRDefault="005E2E6D" w:rsidP="00210985">
            <w:pPr>
              <w:rPr>
                <w:rFonts w:cstheme="minorHAnsi"/>
                <w:sz w:val="16"/>
                <w:szCs w:val="16"/>
              </w:rPr>
            </w:pPr>
            <w:r>
              <w:rPr>
                <w:rFonts w:cstheme="minorHAnsi"/>
                <w:sz w:val="16"/>
                <w:szCs w:val="16"/>
              </w:rPr>
              <w:t>Source</w:t>
            </w:r>
          </w:p>
          <w:p w14:paraId="075A5670" w14:textId="77777777" w:rsidR="0022761B" w:rsidRDefault="0022761B" w:rsidP="0022761B">
            <w:pPr>
              <w:rPr>
                <w:rFonts w:cstheme="minorHAnsi"/>
                <w:sz w:val="16"/>
                <w:szCs w:val="16"/>
              </w:rPr>
            </w:pPr>
            <w:r>
              <w:rPr>
                <w:rFonts w:cstheme="minorHAnsi"/>
                <w:sz w:val="16"/>
                <w:szCs w:val="16"/>
              </w:rPr>
              <w:t>Coaching Reason</w:t>
            </w:r>
          </w:p>
          <w:p w14:paraId="0EAD39FB" w14:textId="77777777" w:rsidR="003D5C6C" w:rsidRDefault="003D5C6C" w:rsidP="003D5C6C">
            <w:pPr>
              <w:rPr>
                <w:rFonts w:cstheme="minorHAnsi"/>
                <w:sz w:val="16"/>
                <w:szCs w:val="16"/>
              </w:rPr>
            </w:pPr>
            <w:r>
              <w:rPr>
                <w:rFonts w:cstheme="minorHAnsi"/>
                <w:sz w:val="16"/>
                <w:szCs w:val="16"/>
              </w:rPr>
              <w:t>Sub-coaching Reason</w:t>
            </w:r>
          </w:p>
          <w:p w14:paraId="26960F67" w14:textId="77777777" w:rsidR="003D5C6C" w:rsidRDefault="003D5C6C" w:rsidP="003D5C6C">
            <w:pPr>
              <w:rPr>
                <w:rFonts w:cstheme="minorHAnsi"/>
                <w:sz w:val="16"/>
                <w:szCs w:val="16"/>
              </w:rPr>
            </w:pPr>
            <w:r>
              <w:rPr>
                <w:rFonts w:cstheme="minorHAnsi"/>
                <w:sz w:val="16"/>
                <w:szCs w:val="16"/>
              </w:rPr>
              <w:t>Value</w:t>
            </w:r>
          </w:p>
          <w:p w14:paraId="4B3280C1" w14:textId="69A58959" w:rsidR="00494A7C" w:rsidRDefault="00EB0ADA" w:rsidP="00210985">
            <w:pPr>
              <w:rPr>
                <w:rFonts w:cstheme="minorHAnsi"/>
                <w:sz w:val="16"/>
                <w:szCs w:val="16"/>
              </w:rPr>
            </w:pPr>
            <w:r>
              <w:rPr>
                <w:rFonts w:cstheme="minorHAnsi"/>
                <w:sz w:val="16"/>
                <w:szCs w:val="16"/>
              </w:rPr>
              <w:t>Created Date</w:t>
            </w:r>
          </w:p>
        </w:tc>
        <w:tc>
          <w:tcPr>
            <w:tcW w:w="2286" w:type="dxa"/>
            <w:gridSpan w:val="2"/>
            <w:shd w:val="clear" w:color="auto" w:fill="C6D9F1" w:themeFill="text2" w:themeFillTint="33"/>
          </w:tcPr>
          <w:p w14:paraId="6B824C2B" w14:textId="77777777" w:rsidR="00EB0ADA" w:rsidRDefault="00EB0ADA" w:rsidP="00210985">
            <w:pPr>
              <w:rPr>
                <w:rFonts w:cstheme="minorHAnsi"/>
                <w:sz w:val="16"/>
                <w:szCs w:val="16"/>
              </w:rPr>
            </w:pPr>
            <w:r>
              <w:rPr>
                <w:rFonts w:cstheme="minorHAnsi"/>
                <w:sz w:val="16"/>
                <w:szCs w:val="16"/>
              </w:rPr>
              <w:t>Pagination = 20 records</w:t>
            </w:r>
          </w:p>
          <w:p w14:paraId="7E9413B2" w14:textId="77777777" w:rsidR="00210985" w:rsidRDefault="00210985" w:rsidP="00210985">
            <w:pPr>
              <w:rPr>
                <w:rFonts w:cstheme="minorHAnsi"/>
                <w:sz w:val="16"/>
                <w:szCs w:val="16"/>
              </w:rPr>
            </w:pPr>
          </w:p>
          <w:p w14:paraId="74649C35" w14:textId="77777777" w:rsidR="00210985" w:rsidRDefault="00EB0ADA" w:rsidP="00210985">
            <w:pPr>
              <w:rPr>
                <w:rFonts w:cstheme="minorHAnsi"/>
                <w:sz w:val="16"/>
                <w:szCs w:val="16"/>
              </w:rPr>
            </w:pPr>
            <w:r>
              <w:rPr>
                <w:rFonts w:cstheme="minorHAnsi"/>
                <w:sz w:val="16"/>
                <w:szCs w:val="16"/>
              </w:rPr>
              <w:t>Show items in descending order from Created Date</w:t>
            </w:r>
          </w:p>
          <w:p w14:paraId="188E2727" w14:textId="77777777" w:rsidR="00210985" w:rsidRDefault="00210985" w:rsidP="00210985">
            <w:pPr>
              <w:rPr>
                <w:rFonts w:cstheme="minorHAnsi"/>
                <w:sz w:val="16"/>
                <w:szCs w:val="16"/>
              </w:rPr>
            </w:pPr>
          </w:p>
          <w:p w14:paraId="22A2F274" w14:textId="4AF8489C" w:rsidR="00EB0ADA"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EB0ADA" w:rsidRPr="002D7D35" w14:paraId="64E68D41" w14:textId="77777777" w:rsidTr="00002101">
        <w:tc>
          <w:tcPr>
            <w:tcW w:w="299" w:type="dxa"/>
            <w:tcBorders>
              <w:bottom w:val="single" w:sz="4" w:space="0" w:color="7297BD"/>
            </w:tcBorders>
            <w:shd w:val="clear" w:color="auto" w:fill="auto"/>
          </w:tcPr>
          <w:p w14:paraId="7CC0DFEB" w14:textId="77777777" w:rsidR="00EB0ADA" w:rsidRPr="002D7D35" w:rsidRDefault="00EB0ADA" w:rsidP="000C5DC1">
            <w:pPr>
              <w:spacing w:before="60" w:after="60"/>
              <w:rPr>
                <w:rFonts w:cstheme="minorHAnsi"/>
                <w:sz w:val="16"/>
                <w:szCs w:val="16"/>
              </w:rPr>
            </w:pPr>
            <w:r>
              <w:rPr>
                <w:rFonts w:cstheme="minorHAnsi"/>
                <w:sz w:val="16"/>
                <w:szCs w:val="16"/>
              </w:rPr>
              <w:t>3</w:t>
            </w:r>
          </w:p>
        </w:tc>
        <w:tc>
          <w:tcPr>
            <w:tcW w:w="1962" w:type="dxa"/>
            <w:tcBorders>
              <w:bottom w:val="single" w:sz="4" w:space="0" w:color="7297BD"/>
            </w:tcBorders>
            <w:shd w:val="clear" w:color="auto" w:fill="auto"/>
          </w:tcPr>
          <w:p w14:paraId="0E5B2586" w14:textId="77777777" w:rsidR="00EB0ADA" w:rsidRPr="002D7D35" w:rsidRDefault="00EB0ADA" w:rsidP="000C5DC1">
            <w:pPr>
              <w:spacing w:before="60" w:after="60"/>
              <w:rPr>
                <w:rFonts w:cstheme="minorHAnsi"/>
                <w:sz w:val="16"/>
                <w:szCs w:val="16"/>
              </w:rPr>
            </w:pPr>
            <w:r>
              <w:rPr>
                <w:rFonts w:cstheme="minorHAnsi"/>
                <w:sz w:val="16"/>
                <w:szCs w:val="16"/>
              </w:rPr>
              <w:t>My Teams Completed eCoaching Logs</w:t>
            </w:r>
          </w:p>
        </w:tc>
        <w:tc>
          <w:tcPr>
            <w:tcW w:w="2499" w:type="dxa"/>
            <w:tcBorders>
              <w:bottom w:val="single" w:sz="4" w:space="0" w:color="7297BD"/>
            </w:tcBorders>
            <w:shd w:val="clear" w:color="auto" w:fill="auto"/>
          </w:tcPr>
          <w:p w14:paraId="59BB2F6A"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7D16D603" w14:textId="77777777" w:rsidR="00EB0ADA" w:rsidRDefault="00EB0ADA" w:rsidP="000C5DC1">
            <w:pPr>
              <w:spacing w:before="60" w:after="60"/>
              <w:rPr>
                <w:rFonts w:cstheme="minorHAnsi"/>
                <w:sz w:val="16"/>
                <w:szCs w:val="16"/>
              </w:rPr>
            </w:pPr>
            <w:r>
              <w:rPr>
                <w:rFonts w:cstheme="minorHAnsi"/>
                <w:sz w:val="16"/>
                <w:szCs w:val="16"/>
              </w:rPr>
              <w:t>Role = Supervisor</w:t>
            </w:r>
          </w:p>
          <w:p w14:paraId="701D2F7E" w14:textId="6787D65F" w:rsidR="00EB0ADA" w:rsidRPr="002D7D35" w:rsidRDefault="00EB0ADA" w:rsidP="000C5DC1">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58" w:type="dxa"/>
            <w:tcBorders>
              <w:bottom w:val="single" w:sz="4" w:space="0" w:color="7297BD"/>
            </w:tcBorders>
            <w:shd w:val="clear" w:color="auto" w:fill="auto"/>
          </w:tcPr>
          <w:p w14:paraId="202CB303" w14:textId="77777777" w:rsidR="00210985" w:rsidRDefault="00EB0ADA" w:rsidP="00210985">
            <w:pPr>
              <w:rPr>
                <w:rFonts w:cstheme="minorHAnsi"/>
                <w:sz w:val="16"/>
                <w:szCs w:val="16"/>
              </w:rPr>
            </w:pPr>
            <w:proofErr w:type="spellStart"/>
            <w:r>
              <w:rPr>
                <w:rFonts w:cstheme="minorHAnsi"/>
                <w:sz w:val="16"/>
                <w:szCs w:val="16"/>
              </w:rPr>
              <w:t>FormID</w:t>
            </w:r>
            <w:proofErr w:type="spellEnd"/>
            <w:r>
              <w:rPr>
                <w:rFonts w:cstheme="minorHAnsi"/>
                <w:sz w:val="16"/>
                <w:szCs w:val="16"/>
              </w:rPr>
              <w:t xml:space="preserve"> (w/Link to form)</w:t>
            </w:r>
          </w:p>
          <w:p w14:paraId="372F9CED" w14:textId="77777777" w:rsidR="00210985" w:rsidRDefault="00190E01" w:rsidP="00210985">
            <w:pPr>
              <w:rPr>
                <w:rFonts w:cstheme="minorHAnsi"/>
                <w:sz w:val="16"/>
                <w:szCs w:val="16"/>
              </w:rPr>
            </w:pPr>
            <w:r>
              <w:rPr>
                <w:rFonts w:cstheme="minorHAnsi"/>
                <w:sz w:val="16"/>
                <w:szCs w:val="16"/>
              </w:rPr>
              <w:t>Employee</w:t>
            </w:r>
            <w:r w:rsidR="00EB0ADA">
              <w:rPr>
                <w:rFonts w:cstheme="minorHAnsi"/>
                <w:sz w:val="16"/>
                <w:szCs w:val="16"/>
              </w:rPr>
              <w:t xml:space="preserve"> Name</w:t>
            </w:r>
          </w:p>
          <w:p w14:paraId="650D4326" w14:textId="77777777" w:rsidR="00210985" w:rsidRDefault="00EB0ADA" w:rsidP="00210985">
            <w:pPr>
              <w:rPr>
                <w:rFonts w:cstheme="minorHAnsi"/>
                <w:sz w:val="16"/>
                <w:szCs w:val="16"/>
              </w:rPr>
            </w:pPr>
            <w:r>
              <w:rPr>
                <w:rFonts w:cstheme="minorHAnsi"/>
                <w:sz w:val="16"/>
                <w:szCs w:val="16"/>
              </w:rPr>
              <w:t>Supervisor Name</w:t>
            </w:r>
          </w:p>
          <w:p w14:paraId="63FEE858" w14:textId="77777777" w:rsidR="00210985" w:rsidRDefault="00EB0ADA" w:rsidP="00210985">
            <w:pPr>
              <w:rPr>
                <w:rFonts w:cstheme="minorHAnsi"/>
                <w:sz w:val="16"/>
                <w:szCs w:val="16"/>
              </w:rPr>
            </w:pPr>
            <w:r>
              <w:rPr>
                <w:rFonts w:cstheme="minorHAnsi"/>
                <w:sz w:val="16"/>
                <w:szCs w:val="16"/>
              </w:rPr>
              <w:t>Manager Name</w:t>
            </w:r>
          </w:p>
          <w:p w14:paraId="0ABC343A" w14:textId="14F5C996" w:rsidR="00210985" w:rsidRDefault="00EB0ADA" w:rsidP="00210985">
            <w:pPr>
              <w:rPr>
                <w:rFonts w:cstheme="minorHAnsi"/>
                <w:sz w:val="16"/>
                <w:szCs w:val="16"/>
              </w:rPr>
            </w:pPr>
            <w:r>
              <w:rPr>
                <w:rFonts w:cstheme="minorHAnsi"/>
                <w:sz w:val="16"/>
                <w:szCs w:val="16"/>
              </w:rPr>
              <w:t>Status</w:t>
            </w:r>
          </w:p>
          <w:p w14:paraId="34433A63" w14:textId="1223B8F7" w:rsidR="005E2E6D" w:rsidRDefault="005E2E6D" w:rsidP="00210985">
            <w:pPr>
              <w:rPr>
                <w:rFonts w:cstheme="minorHAnsi"/>
                <w:sz w:val="16"/>
                <w:szCs w:val="16"/>
              </w:rPr>
            </w:pPr>
            <w:r>
              <w:rPr>
                <w:rFonts w:cstheme="minorHAnsi"/>
                <w:sz w:val="16"/>
                <w:szCs w:val="16"/>
              </w:rPr>
              <w:t>Source</w:t>
            </w:r>
          </w:p>
          <w:p w14:paraId="757D3BDC" w14:textId="77777777" w:rsidR="0022761B" w:rsidRDefault="0022761B" w:rsidP="0022761B">
            <w:pPr>
              <w:rPr>
                <w:rFonts w:cstheme="minorHAnsi"/>
                <w:sz w:val="16"/>
                <w:szCs w:val="16"/>
              </w:rPr>
            </w:pPr>
            <w:r>
              <w:rPr>
                <w:rFonts w:cstheme="minorHAnsi"/>
                <w:sz w:val="16"/>
                <w:szCs w:val="16"/>
              </w:rPr>
              <w:t>Coaching Reason</w:t>
            </w:r>
          </w:p>
          <w:p w14:paraId="3C634AA4" w14:textId="77777777" w:rsidR="003D5C6C" w:rsidRDefault="003D5C6C" w:rsidP="003D5C6C">
            <w:pPr>
              <w:rPr>
                <w:rFonts w:cstheme="minorHAnsi"/>
                <w:sz w:val="16"/>
                <w:szCs w:val="16"/>
              </w:rPr>
            </w:pPr>
            <w:r>
              <w:rPr>
                <w:rFonts w:cstheme="minorHAnsi"/>
                <w:sz w:val="16"/>
                <w:szCs w:val="16"/>
              </w:rPr>
              <w:t>Sub-coaching Reason</w:t>
            </w:r>
          </w:p>
          <w:p w14:paraId="4833484C" w14:textId="77777777" w:rsidR="003D5C6C" w:rsidRDefault="003D5C6C" w:rsidP="003D5C6C">
            <w:pPr>
              <w:rPr>
                <w:rFonts w:cstheme="minorHAnsi"/>
                <w:sz w:val="16"/>
                <w:szCs w:val="16"/>
              </w:rPr>
            </w:pPr>
            <w:r>
              <w:rPr>
                <w:rFonts w:cstheme="minorHAnsi"/>
                <w:sz w:val="16"/>
                <w:szCs w:val="16"/>
              </w:rPr>
              <w:t>Value</w:t>
            </w:r>
          </w:p>
          <w:p w14:paraId="2AB3DF19" w14:textId="53739B46" w:rsidR="00494A7C" w:rsidRPr="002D7D35" w:rsidRDefault="00EB0ADA" w:rsidP="00210985">
            <w:pPr>
              <w:rPr>
                <w:rFonts w:cstheme="minorHAnsi"/>
                <w:sz w:val="16"/>
                <w:szCs w:val="16"/>
              </w:rPr>
            </w:pPr>
            <w:r>
              <w:rPr>
                <w:rFonts w:cstheme="minorHAnsi"/>
                <w:sz w:val="16"/>
                <w:szCs w:val="16"/>
              </w:rPr>
              <w:t>Created Date</w:t>
            </w:r>
          </w:p>
        </w:tc>
        <w:tc>
          <w:tcPr>
            <w:tcW w:w="2286" w:type="dxa"/>
            <w:gridSpan w:val="2"/>
            <w:tcBorders>
              <w:bottom w:val="single" w:sz="4" w:space="0" w:color="7297BD"/>
            </w:tcBorders>
            <w:shd w:val="clear" w:color="auto" w:fill="auto"/>
          </w:tcPr>
          <w:p w14:paraId="51829254" w14:textId="77777777" w:rsidR="00EB0ADA" w:rsidRDefault="00EB0ADA" w:rsidP="00210985">
            <w:pPr>
              <w:rPr>
                <w:rFonts w:cstheme="minorHAnsi"/>
                <w:sz w:val="16"/>
                <w:szCs w:val="16"/>
              </w:rPr>
            </w:pPr>
            <w:r>
              <w:rPr>
                <w:rFonts w:cstheme="minorHAnsi"/>
                <w:sz w:val="16"/>
                <w:szCs w:val="16"/>
              </w:rPr>
              <w:t>Pagination = 20 records</w:t>
            </w:r>
          </w:p>
          <w:p w14:paraId="38348494" w14:textId="77777777" w:rsidR="00210985" w:rsidRDefault="00210985" w:rsidP="00210985">
            <w:pPr>
              <w:rPr>
                <w:rFonts w:cstheme="minorHAnsi"/>
                <w:sz w:val="16"/>
                <w:szCs w:val="16"/>
              </w:rPr>
            </w:pPr>
          </w:p>
          <w:p w14:paraId="07C9DDE5" w14:textId="77777777" w:rsidR="00EB0ADA" w:rsidRDefault="00EB0ADA" w:rsidP="00210985">
            <w:pPr>
              <w:rPr>
                <w:rFonts w:cstheme="minorHAnsi"/>
                <w:sz w:val="16"/>
                <w:szCs w:val="16"/>
              </w:rPr>
            </w:pPr>
            <w:r>
              <w:rPr>
                <w:rFonts w:cstheme="minorHAnsi"/>
                <w:sz w:val="16"/>
                <w:szCs w:val="16"/>
              </w:rPr>
              <w:t>Show items in descending order from Created Date</w:t>
            </w:r>
          </w:p>
          <w:p w14:paraId="66526019" w14:textId="77777777" w:rsidR="00210985" w:rsidRDefault="00210985" w:rsidP="00210985">
            <w:pPr>
              <w:rPr>
                <w:rFonts w:cstheme="minorHAnsi"/>
                <w:sz w:val="16"/>
                <w:szCs w:val="16"/>
              </w:rPr>
            </w:pPr>
          </w:p>
          <w:p w14:paraId="105D432B" w14:textId="7F204697" w:rsidR="00210985" w:rsidRPr="002D7D35"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5E2E6D" w:rsidRPr="002D7D35" w14:paraId="0F755A8D" w14:textId="77777777" w:rsidTr="00845E36">
        <w:tc>
          <w:tcPr>
            <w:tcW w:w="299" w:type="dxa"/>
            <w:tcBorders>
              <w:bottom w:val="single" w:sz="4" w:space="0" w:color="000000" w:themeColor="text1"/>
            </w:tcBorders>
            <w:shd w:val="clear" w:color="auto" w:fill="C6D9F1" w:themeFill="text2" w:themeFillTint="33"/>
          </w:tcPr>
          <w:p w14:paraId="7BC5DF23" w14:textId="3D06EC41" w:rsidR="005E2E6D" w:rsidRDefault="005E2E6D" w:rsidP="005E2E6D">
            <w:pPr>
              <w:spacing w:before="60" w:after="60"/>
              <w:rPr>
                <w:rFonts w:cstheme="minorHAnsi"/>
                <w:sz w:val="16"/>
                <w:szCs w:val="16"/>
              </w:rPr>
            </w:pPr>
            <w:r>
              <w:rPr>
                <w:rFonts w:cstheme="minorHAnsi"/>
                <w:sz w:val="16"/>
                <w:szCs w:val="16"/>
              </w:rPr>
              <w:t>4</w:t>
            </w:r>
          </w:p>
        </w:tc>
        <w:tc>
          <w:tcPr>
            <w:tcW w:w="1962" w:type="dxa"/>
            <w:tcBorders>
              <w:bottom w:val="single" w:sz="4" w:space="0" w:color="000000" w:themeColor="text1"/>
            </w:tcBorders>
            <w:shd w:val="clear" w:color="auto" w:fill="C6D9F1" w:themeFill="text2" w:themeFillTint="33"/>
          </w:tcPr>
          <w:p w14:paraId="710E2A76" w14:textId="2769B7B0" w:rsidR="005E2E6D" w:rsidRPr="002D7D35" w:rsidRDefault="005E2E6D" w:rsidP="000C5DC1">
            <w:pPr>
              <w:spacing w:before="60" w:after="60"/>
              <w:rPr>
                <w:rFonts w:cstheme="minorHAnsi"/>
                <w:sz w:val="16"/>
                <w:szCs w:val="16"/>
              </w:rPr>
            </w:pPr>
            <w:r>
              <w:rPr>
                <w:rFonts w:cstheme="minorHAnsi"/>
                <w:sz w:val="16"/>
                <w:szCs w:val="16"/>
              </w:rPr>
              <w:t>My Completed eCoaching Logs</w:t>
            </w:r>
          </w:p>
        </w:tc>
        <w:tc>
          <w:tcPr>
            <w:tcW w:w="2499" w:type="dxa"/>
            <w:tcBorders>
              <w:bottom w:val="single" w:sz="4" w:space="0" w:color="000000" w:themeColor="text1"/>
            </w:tcBorders>
            <w:shd w:val="clear" w:color="auto" w:fill="C6D9F1" w:themeFill="text2" w:themeFillTint="33"/>
          </w:tcPr>
          <w:p w14:paraId="1DB8AA5D" w14:textId="77777777" w:rsidR="005E2E6D" w:rsidRDefault="005E2E6D" w:rsidP="00E42377">
            <w:pPr>
              <w:spacing w:before="60" w:after="60"/>
              <w:rPr>
                <w:rFonts w:cstheme="minorHAnsi"/>
                <w:sz w:val="16"/>
                <w:szCs w:val="16"/>
              </w:rPr>
            </w:pPr>
            <w:r>
              <w:rPr>
                <w:rFonts w:cstheme="minorHAnsi"/>
                <w:sz w:val="16"/>
                <w:szCs w:val="16"/>
              </w:rPr>
              <w:t>Employee Name = current user</w:t>
            </w:r>
          </w:p>
          <w:p w14:paraId="506C79F1" w14:textId="77777777" w:rsidR="005E2E6D" w:rsidRDefault="005E2E6D" w:rsidP="00E42377">
            <w:pPr>
              <w:spacing w:before="60" w:after="60"/>
              <w:rPr>
                <w:rFonts w:cstheme="minorHAnsi"/>
                <w:sz w:val="16"/>
                <w:szCs w:val="16"/>
              </w:rPr>
            </w:pPr>
            <w:r>
              <w:rPr>
                <w:rFonts w:cstheme="minorHAnsi"/>
                <w:sz w:val="16"/>
                <w:szCs w:val="16"/>
              </w:rPr>
              <w:t xml:space="preserve">Role = Support Staff </w:t>
            </w:r>
          </w:p>
          <w:p w14:paraId="11EE55B0" w14:textId="322885C7" w:rsidR="005E2E6D" w:rsidRPr="002D7D35" w:rsidRDefault="005E2E6D" w:rsidP="000C5DC1">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58" w:type="dxa"/>
            <w:tcBorders>
              <w:bottom w:val="single" w:sz="4" w:space="0" w:color="000000" w:themeColor="text1"/>
            </w:tcBorders>
            <w:shd w:val="clear" w:color="auto" w:fill="C6D9F1" w:themeFill="text2" w:themeFillTint="33"/>
          </w:tcPr>
          <w:p w14:paraId="4199AF4D" w14:textId="77777777" w:rsidR="005E2E6D" w:rsidRDefault="005E2E6D" w:rsidP="00E42377">
            <w:pPr>
              <w:rPr>
                <w:rFonts w:cstheme="minorHAnsi"/>
                <w:sz w:val="16"/>
                <w:szCs w:val="16"/>
              </w:rPr>
            </w:pPr>
            <w:proofErr w:type="spellStart"/>
            <w:r>
              <w:rPr>
                <w:rFonts w:cstheme="minorHAnsi"/>
                <w:sz w:val="16"/>
                <w:szCs w:val="16"/>
              </w:rPr>
              <w:t>FormID</w:t>
            </w:r>
            <w:proofErr w:type="spellEnd"/>
            <w:r>
              <w:rPr>
                <w:rFonts w:cstheme="minorHAnsi"/>
                <w:sz w:val="16"/>
                <w:szCs w:val="16"/>
              </w:rPr>
              <w:t xml:space="preserve"> (w/Link to form)</w:t>
            </w:r>
          </w:p>
          <w:p w14:paraId="3FE705F3" w14:textId="77777777" w:rsidR="005E2E6D" w:rsidRDefault="005E2E6D" w:rsidP="00E42377">
            <w:pPr>
              <w:rPr>
                <w:rFonts w:cstheme="minorHAnsi"/>
                <w:sz w:val="16"/>
                <w:szCs w:val="16"/>
              </w:rPr>
            </w:pPr>
            <w:r>
              <w:rPr>
                <w:rFonts w:cstheme="minorHAnsi"/>
                <w:sz w:val="16"/>
                <w:szCs w:val="16"/>
              </w:rPr>
              <w:t>Employee Name</w:t>
            </w:r>
          </w:p>
          <w:p w14:paraId="1CDC011D" w14:textId="77777777" w:rsidR="005E2E6D" w:rsidRDefault="005E2E6D" w:rsidP="00E42377">
            <w:pPr>
              <w:rPr>
                <w:rFonts w:cstheme="minorHAnsi"/>
                <w:sz w:val="16"/>
                <w:szCs w:val="16"/>
              </w:rPr>
            </w:pPr>
            <w:r>
              <w:rPr>
                <w:rFonts w:cstheme="minorHAnsi"/>
                <w:sz w:val="16"/>
                <w:szCs w:val="16"/>
              </w:rPr>
              <w:t>Supervisor Name</w:t>
            </w:r>
          </w:p>
          <w:p w14:paraId="3F23741A" w14:textId="77777777" w:rsidR="005E2E6D" w:rsidRDefault="005E2E6D" w:rsidP="00E42377">
            <w:pPr>
              <w:rPr>
                <w:rFonts w:cstheme="minorHAnsi"/>
                <w:sz w:val="16"/>
                <w:szCs w:val="16"/>
              </w:rPr>
            </w:pPr>
            <w:r>
              <w:rPr>
                <w:rFonts w:cstheme="minorHAnsi"/>
                <w:sz w:val="16"/>
                <w:szCs w:val="16"/>
              </w:rPr>
              <w:t>Manager Name</w:t>
            </w:r>
          </w:p>
          <w:p w14:paraId="4E29D69F" w14:textId="5D4C57B5" w:rsidR="005E2E6D" w:rsidRDefault="005E2E6D" w:rsidP="00E42377">
            <w:pPr>
              <w:rPr>
                <w:rFonts w:cstheme="minorHAnsi"/>
                <w:sz w:val="16"/>
                <w:szCs w:val="16"/>
              </w:rPr>
            </w:pPr>
            <w:r>
              <w:rPr>
                <w:rFonts w:cstheme="minorHAnsi"/>
                <w:sz w:val="16"/>
                <w:szCs w:val="16"/>
              </w:rPr>
              <w:t>Status</w:t>
            </w:r>
          </w:p>
          <w:p w14:paraId="04EA5A39" w14:textId="77777777" w:rsidR="0022761B" w:rsidRDefault="0022761B" w:rsidP="0022761B">
            <w:pPr>
              <w:rPr>
                <w:rFonts w:cstheme="minorHAnsi"/>
                <w:sz w:val="16"/>
                <w:szCs w:val="16"/>
              </w:rPr>
            </w:pPr>
            <w:r>
              <w:rPr>
                <w:rFonts w:cstheme="minorHAnsi"/>
                <w:sz w:val="16"/>
                <w:szCs w:val="16"/>
              </w:rPr>
              <w:t>Coaching Reason</w:t>
            </w:r>
          </w:p>
          <w:p w14:paraId="361B6F0C" w14:textId="77777777" w:rsidR="005E2E6D" w:rsidRDefault="005E2E6D" w:rsidP="00E42377">
            <w:pPr>
              <w:rPr>
                <w:rFonts w:cstheme="minorHAnsi"/>
                <w:sz w:val="16"/>
                <w:szCs w:val="16"/>
              </w:rPr>
            </w:pPr>
            <w:r>
              <w:rPr>
                <w:rFonts w:cstheme="minorHAnsi"/>
                <w:sz w:val="16"/>
                <w:szCs w:val="16"/>
              </w:rPr>
              <w:t>Sub-coaching Reason</w:t>
            </w:r>
          </w:p>
          <w:p w14:paraId="557FFEAB" w14:textId="77777777" w:rsidR="005E2E6D" w:rsidRDefault="005E2E6D" w:rsidP="00E42377">
            <w:pPr>
              <w:rPr>
                <w:rFonts w:cstheme="minorHAnsi"/>
                <w:sz w:val="16"/>
                <w:szCs w:val="16"/>
              </w:rPr>
            </w:pPr>
            <w:r>
              <w:rPr>
                <w:rFonts w:cstheme="minorHAnsi"/>
                <w:sz w:val="16"/>
                <w:szCs w:val="16"/>
              </w:rPr>
              <w:t>Value</w:t>
            </w:r>
          </w:p>
          <w:p w14:paraId="7F59ED97" w14:textId="2A59C1C3" w:rsidR="005E2E6D" w:rsidRPr="002D7D35" w:rsidRDefault="005E2E6D" w:rsidP="00210985">
            <w:pPr>
              <w:rPr>
                <w:rFonts w:cstheme="minorHAnsi"/>
                <w:sz w:val="16"/>
                <w:szCs w:val="16"/>
              </w:rPr>
            </w:pPr>
            <w:r>
              <w:rPr>
                <w:rFonts w:cstheme="minorHAnsi"/>
                <w:sz w:val="16"/>
                <w:szCs w:val="16"/>
              </w:rPr>
              <w:t>Created Date</w:t>
            </w:r>
          </w:p>
        </w:tc>
        <w:tc>
          <w:tcPr>
            <w:tcW w:w="2286" w:type="dxa"/>
            <w:gridSpan w:val="2"/>
            <w:tcBorders>
              <w:bottom w:val="single" w:sz="4" w:space="0" w:color="000000" w:themeColor="text1"/>
            </w:tcBorders>
            <w:shd w:val="clear" w:color="auto" w:fill="C6D9F1" w:themeFill="text2" w:themeFillTint="33"/>
          </w:tcPr>
          <w:p w14:paraId="506B0EEF" w14:textId="77777777" w:rsidR="005E2E6D" w:rsidRDefault="005E2E6D" w:rsidP="00E42377">
            <w:pPr>
              <w:rPr>
                <w:rFonts w:cstheme="minorHAnsi"/>
                <w:sz w:val="16"/>
                <w:szCs w:val="16"/>
              </w:rPr>
            </w:pPr>
            <w:r>
              <w:rPr>
                <w:rFonts w:cstheme="minorHAnsi"/>
                <w:sz w:val="16"/>
                <w:szCs w:val="16"/>
              </w:rPr>
              <w:t>Pagination = 20 records</w:t>
            </w:r>
          </w:p>
          <w:p w14:paraId="3628D066" w14:textId="77777777" w:rsidR="005E2E6D" w:rsidRDefault="005E2E6D" w:rsidP="00E42377">
            <w:pPr>
              <w:rPr>
                <w:rFonts w:cstheme="minorHAnsi"/>
                <w:sz w:val="16"/>
                <w:szCs w:val="16"/>
              </w:rPr>
            </w:pPr>
          </w:p>
          <w:p w14:paraId="56CFB045" w14:textId="77777777" w:rsidR="005E2E6D" w:rsidRDefault="005E2E6D" w:rsidP="00E42377">
            <w:pPr>
              <w:rPr>
                <w:rFonts w:cstheme="minorHAnsi"/>
                <w:sz w:val="16"/>
                <w:szCs w:val="16"/>
              </w:rPr>
            </w:pPr>
            <w:r>
              <w:rPr>
                <w:rFonts w:cstheme="minorHAnsi"/>
                <w:sz w:val="16"/>
                <w:szCs w:val="16"/>
              </w:rPr>
              <w:t>Show items in descending order from Created Date</w:t>
            </w:r>
          </w:p>
          <w:p w14:paraId="78AA3163" w14:textId="77777777" w:rsidR="005E2E6D" w:rsidRDefault="005E2E6D" w:rsidP="00E42377">
            <w:pPr>
              <w:rPr>
                <w:rFonts w:cstheme="minorHAnsi"/>
                <w:sz w:val="16"/>
                <w:szCs w:val="16"/>
              </w:rPr>
            </w:pPr>
          </w:p>
          <w:p w14:paraId="59222F17" w14:textId="0DCF35EB" w:rsidR="005E2E6D" w:rsidRDefault="005E2E6D"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8304A2" w:rsidRPr="002D7D35" w14:paraId="31AD929C" w14:textId="77777777" w:rsidTr="008304A2">
        <w:tc>
          <w:tcPr>
            <w:tcW w:w="299" w:type="dxa"/>
            <w:tcBorders>
              <w:bottom w:val="single" w:sz="4" w:space="0" w:color="000000" w:themeColor="text1"/>
            </w:tcBorders>
            <w:shd w:val="clear" w:color="auto" w:fill="auto"/>
          </w:tcPr>
          <w:p w14:paraId="40AB5D91" w14:textId="31B466D0" w:rsidR="008304A2" w:rsidRDefault="008304A2" w:rsidP="008304A2">
            <w:pPr>
              <w:spacing w:before="60" w:after="60"/>
              <w:rPr>
                <w:rFonts w:cstheme="minorHAnsi"/>
                <w:sz w:val="16"/>
                <w:szCs w:val="16"/>
              </w:rPr>
            </w:pPr>
            <w:r>
              <w:rPr>
                <w:rFonts w:cstheme="minorHAnsi"/>
                <w:sz w:val="16"/>
                <w:szCs w:val="16"/>
              </w:rPr>
              <w:t>5</w:t>
            </w:r>
          </w:p>
        </w:tc>
        <w:tc>
          <w:tcPr>
            <w:tcW w:w="1962" w:type="dxa"/>
            <w:tcBorders>
              <w:bottom w:val="single" w:sz="4" w:space="0" w:color="000000" w:themeColor="text1"/>
            </w:tcBorders>
            <w:shd w:val="clear" w:color="auto" w:fill="auto"/>
          </w:tcPr>
          <w:p w14:paraId="09315BB8" w14:textId="70D90ADB" w:rsidR="008304A2" w:rsidRDefault="008304A2" w:rsidP="008304A2">
            <w:pPr>
              <w:spacing w:before="60" w:after="60"/>
              <w:rPr>
                <w:rFonts w:cstheme="minorHAnsi"/>
                <w:sz w:val="16"/>
                <w:szCs w:val="16"/>
              </w:rPr>
            </w:pPr>
            <w:r>
              <w:rPr>
                <w:rFonts w:cstheme="minorHAnsi"/>
                <w:sz w:val="16"/>
                <w:szCs w:val="16"/>
              </w:rPr>
              <w:t>My Teams Warning eCoaching Logs</w:t>
            </w:r>
          </w:p>
        </w:tc>
        <w:tc>
          <w:tcPr>
            <w:tcW w:w="2499" w:type="dxa"/>
            <w:tcBorders>
              <w:bottom w:val="single" w:sz="4" w:space="0" w:color="000000" w:themeColor="text1"/>
            </w:tcBorders>
            <w:shd w:val="clear" w:color="auto" w:fill="auto"/>
          </w:tcPr>
          <w:p w14:paraId="518276D5" w14:textId="77777777" w:rsidR="008304A2" w:rsidRDefault="008304A2" w:rsidP="008304A2">
            <w:pPr>
              <w:spacing w:before="60" w:after="60"/>
              <w:rPr>
                <w:rFonts w:cstheme="minorHAnsi"/>
                <w:sz w:val="16"/>
                <w:szCs w:val="16"/>
              </w:rPr>
            </w:pPr>
            <w:r>
              <w:rPr>
                <w:rFonts w:cstheme="minorHAnsi"/>
                <w:sz w:val="16"/>
                <w:szCs w:val="16"/>
              </w:rPr>
              <w:t>Supervisor Name = current user</w:t>
            </w:r>
          </w:p>
          <w:p w14:paraId="1515AC36" w14:textId="20B0C6CD" w:rsidR="008304A2" w:rsidRDefault="008304A2" w:rsidP="008304A2">
            <w:pPr>
              <w:spacing w:before="60" w:after="60"/>
              <w:rPr>
                <w:rFonts w:cstheme="minorHAnsi"/>
                <w:sz w:val="16"/>
                <w:szCs w:val="16"/>
              </w:rPr>
            </w:pPr>
            <w:r>
              <w:rPr>
                <w:rFonts w:cstheme="minorHAnsi"/>
                <w:sz w:val="16"/>
                <w:szCs w:val="16"/>
              </w:rPr>
              <w:t>Role = Supervisor (Quality; Training)</w:t>
            </w:r>
          </w:p>
          <w:p w14:paraId="459865BB" w14:textId="7B055AC8" w:rsidR="008304A2" w:rsidRDefault="008304A2" w:rsidP="008304A2">
            <w:pPr>
              <w:spacing w:before="60" w:after="60"/>
              <w:rPr>
                <w:rFonts w:cstheme="minorHAnsi"/>
                <w:sz w:val="16"/>
                <w:szCs w:val="16"/>
              </w:rPr>
            </w:pPr>
          </w:p>
        </w:tc>
        <w:tc>
          <w:tcPr>
            <w:tcW w:w="2458" w:type="dxa"/>
            <w:tcBorders>
              <w:bottom w:val="single" w:sz="4" w:space="0" w:color="000000" w:themeColor="text1"/>
            </w:tcBorders>
            <w:shd w:val="clear" w:color="auto" w:fill="auto"/>
          </w:tcPr>
          <w:p w14:paraId="6D1BAEB8" w14:textId="77777777" w:rsidR="008304A2" w:rsidRDefault="008304A2" w:rsidP="008304A2">
            <w:pPr>
              <w:rPr>
                <w:rFonts w:cstheme="minorHAnsi"/>
                <w:sz w:val="16"/>
                <w:szCs w:val="16"/>
              </w:rPr>
            </w:pPr>
            <w:proofErr w:type="spellStart"/>
            <w:r>
              <w:rPr>
                <w:rFonts w:cstheme="minorHAnsi"/>
                <w:sz w:val="16"/>
                <w:szCs w:val="16"/>
              </w:rPr>
              <w:t>FormID</w:t>
            </w:r>
            <w:proofErr w:type="spellEnd"/>
            <w:r>
              <w:rPr>
                <w:rFonts w:cstheme="minorHAnsi"/>
                <w:sz w:val="16"/>
                <w:szCs w:val="16"/>
              </w:rPr>
              <w:t xml:space="preserve"> (w/Link to form)</w:t>
            </w:r>
          </w:p>
          <w:p w14:paraId="5A0AC419" w14:textId="77777777" w:rsidR="008304A2" w:rsidRDefault="008304A2" w:rsidP="008304A2">
            <w:pPr>
              <w:rPr>
                <w:rFonts w:cstheme="minorHAnsi"/>
                <w:sz w:val="16"/>
                <w:szCs w:val="16"/>
              </w:rPr>
            </w:pPr>
            <w:r>
              <w:rPr>
                <w:rFonts w:cstheme="minorHAnsi"/>
                <w:sz w:val="16"/>
                <w:szCs w:val="16"/>
              </w:rPr>
              <w:t>Employee Name</w:t>
            </w:r>
          </w:p>
          <w:p w14:paraId="6A11EBA4" w14:textId="77777777" w:rsidR="008304A2" w:rsidRDefault="008304A2" w:rsidP="008304A2">
            <w:pPr>
              <w:rPr>
                <w:rFonts w:cstheme="minorHAnsi"/>
                <w:sz w:val="16"/>
                <w:szCs w:val="16"/>
              </w:rPr>
            </w:pPr>
            <w:r>
              <w:rPr>
                <w:rFonts w:cstheme="minorHAnsi"/>
                <w:sz w:val="16"/>
                <w:szCs w:val="16"/>
              </w:rPr>
              <w:t>Supervisor Name</w:t>
            </w:r>
          </w:p>
          <w:p w14:paraId="4C89D662" w14:textId="77777777" w:rsidR="008304A2" w:rsidRDefault="008304A2" w:rsidP="008304A2">
            <w:pPr>
              <w:rPr>
                <w:rFonts w:cstheme="minorHAnsi"/>
                <w:sz w:val="16"/>
                <w:szCs w:val="16"/>
              </w:rPr>
            </w:pPr>
            <w:r>
              <w:rPr>
                <w:rFonts w:cstheme="minorHAnsi"/>
                <w:sz w:val="16"/>
                <w:szCs w:val="16"/>
              </w:rPr>
              <w:t>Manager Name</w:t>
            </w:r>
          </w:p>
          <w:p w14:paraId="5EF24557" w14:textId="77777777" w:rsidR="008304A2" w:rsidRDefault="008304A2" w:rsidP="008304A2">
            <w:pPr>
              <w:rPr>
                <w:rFonts w:cstheme="minorHAnsi"/>
                <w:sz w:val="16"/>
                <w:szCs w:val="16"/>
              </w:rPr>
            </w:pPr>
            <w:r>
              <w:rPr>
                <w:rFonts w:cstheme="minorHAnsi"/>
                <w:sz w:val="16"/>
                <w:szCs w:val="16"/>
              </w:rPr>
              <w:t>Warning Type (Coaching Reason)</w:t>
            </w:r>
          </w:p>
          <w:p w14:paraId="0F5B0F59" w14:textId="77777777" w:rsidR="008304A2" w:rsidRDefault="008304A2" w:rsidP="008304A2">
            <w:pPr>
              <w:rPr>
                <w:rFonts w:cstheme="minorHAnsi"/>
                <w:sz w:val="16"/>
                <w:szCs w:val="16"/>
              </w:rPr>
            </w:pPr>
            <w:r>
              <w:rPr>
                <w:rFonts w:cstheme="minorHAnsi"/>
                <w:sz w:val="16"/>
                <w:szCs w:val="16"/>
              </w:rPr>
              <w:t>Warning Reasons(s) (Sub-Coaching Reason)</w:t>
            </w:r>
          </w:p>
          <w:p w14:paraId="02838025" w14:textId="33687CA9" w:rsidR="008304A2" w:rsidRDefault="008304A2" w:rsidP="008304A2">
            <w:pPr>
              <w:rPr>
                <w:rFonts w:cstheme="minorHAnsi"/>
                <w:sz w:val="16"/>
                <w:szCs w:val="16"/>
              </w:rPr>
            </w:pPr>
            <w:r>
              <w:rPr>
                <w:rFonts w:cstheme="minorHAnsi"/>
                <w:sz w:val="16"/>
                <w:szCs w:val="16"/>
              </w:rPr>
              <w:t>Created Date</w:t>
            </w:r>
          </w:p>
        </w:tc>
        <w:tc>
          <w:tcPr>
            <w:tcW w:w="2286" w:type="dxa"/>
            <w:gridSpan w:val="2"/>
            <w:tcBorders>
              <w:bottom w:val="single" w:sz="4" w:space="0" w:color="000000" w:themeColor="text1"/>
            </w:tcBorders>
            <w:shd w:val="clear" w:color="auto" w:fill="auto"/>
          </w:tcPr>
          <w:p w14:paraId="4A832321" w14:textId="77777777" w:rsidR="008304A2" w:rsidRDefault="008304A2" w:rsidP="008304A2">
            <w:pPr>
              <w:rPr>
                <w:rFonts w:cstheme="minorHAnsi"/>
                <w:sz w:val="16"/>
                <w:szCs w:val="16"/>
              </w:rPr>
            </w:pPr>
            <w:r>
              <w:rPr>
                <w:rFonts w:cstheme="minorHAnsi"/>
                <w:sz w:val="16"/>
                <w:szCs w:val="16"/>
              </w:rPr>
              <w:t>Pagination = 20 records</w:t>
            </w:r>
          </w:p>
          <w:p w14:paraId="23E78A9F" w14:textId="77777777" w:rsidR="008304A2" w:rsidRDefault="008304A2" w:rsidP="008304A2">
            <w:pPr>
              <w:rPr>
                <w:rFonts w:cstheme="minorHAnsi"/>
                <w:sz w:val="16"/>
                <w:szCs w:val="16"/>
              </w:rPr>
            </w:pPr>
          </w:p>
          <w:p w14:paraId="04BDC33E" w14:textId="77777777" w:rsidR="008304A2" w:rsidRDefault="008304A2" w:rsidP="008304A2">
            <w:pPr>
              <w:rPr>
                <w:rFonts w:cstheme="minorHAnsi"/>
                <w:sz w:val="16"/>
                <w:szCs w:val="16"/>
              </w:rPr>
            </w:pPr>
            <w:r>
              <w:rPr>
                <w:rFonts w:cstheme="minorHAnsi"/>
                <w:sz w:val="16"/>
                <w:szCs w:val="16"/>
              </w:rPr>
              <w:t xml:space="preserve">Show items in descending order from Created Date </w:t>
            </w:r>
          </w:p>
          <w:p w14:paraId="7EF7CDF4" w14:textId="77777777" w:rsidR="008304A2" w:rsidRDefault="008304A2" w:rsidP="008304A2">
            <w:pPr>
              <w:rPr>
                <w:rFonts w:cstheme="minorHAnsi"/>
                <w:sz w:val="16"/>
                <w:szCs w:val="16"/>
              </w:rPr>
            </w:pPr>
          </w:p>
          <w:p w14:paraId="09D7AA51" w14:textId="03A4FED5" w:rsidR="008304A2" w:rsidRDefault="008304A2" w:rsidP="008304A2">
            <w:pPr>
              <w:rPr>
                <w:rFonts w:cstheme="minorHAnsi"/>
                <w:sz w:val="16"/>
                <w:szCs w:val="16"/>
              </w:rPr>
            </w:pPr>
            <w:r w:rsidRPr="00B300A6">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8304A2" w:rsidRPr="002D7D35" w14:paraId="1410D90C" w14:textId="77777777" w:rsidTr="008304A2">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gridAfter w:val="1"/>
          <w:wAfter w:w="39" w:type="dxa"/>
        </w:trPr>
        <w:tc>
          <w:tcPr>
            <w:tcW w:w="299" w:type="dxa"/>
            <w:tcBorders>
              <w:bottom w:val="single" w:sz="4" w:space="0" w:color="000000" w:themeColor="text1"/>
            </w:tcBorders>
            <w:shd w:val="clear" w:color="auto" w:fill="C6D9F1" w:themeFill="text2" w:themeFillTint="33"/>
          </w:tcPr>
          <w:p w14:paraId="1E8FD315" w14:textId="19B1548B" w:rsidR="008304A2" w:rsidRDefault="008304A2" w:rsidP="008304A2">
            <w:pPr>
              <w:spacing w:before="60" w:after="60"/>
              <w:rPr>
                <w:rFonts w:cstheme="minorHAnsi"/>
                <w:sz w:val="16"/>
                <w:szCs w:val="16"/>
              </w:rPr>
            </w:pPr>
            <w:r>
              <w:rPr>
                <w:rFonts w:cstheme="minorHAnsi"/>
                <w:sz w:val="16"/>
                <w:szCs w:val="16"/>
              </w:rPr>
              <w:t>6</w:t>
            </w:r>
          </w:p>
        </w:tc>
        <w:tc>
          <w:tcPr>
            <w:tcW w:w="1962" w:type="dxa"/>
            <w:tcBorders>
              <w:bottom w:val="single" w:sz="4" w:space="0" w:color="000000" w:themeColor="text1"/>
            </w:tcBorders>
            <w:shd w:val="clear" w:color="auto" w:fill="C6D9F1" w:themeFill="text2" w:themeFillTint="33"/>
          </w:tcPr>
          <w:p w14:paraId="0EA19B89" w14:textId="597A0BF3" w:rsidR="008304A2" w:rsidRDefault="008304A2" w:rsidP="008304A2">
            <w:pPr>
              <w:spacing w:before="60" w:after="60"/>
              <w:rPr>
                <w:rFonts w:cstheme="minorHAnsi"/>
                <w:sz w:val="16"/>
                <w:szCs w:val="16"/>
              </w:rPr>
            </w:pPr>
            <w:r>
              <w:rPr>
                <w:rFonts w:cstheme="minorHAnsi"/>
                <w:sz w:val="16"/>
                <w:szCs w:val="16"/>
              </w:rPr>
              <w:t>My Submitted Pending eCoaching Logs</w:t>
            </w:r>
          </w:p>
        </w:tc>
        <w:tc>
          <w:tcPr>
            <w:tcW w:w="2499" w:type="dxa"/>
            <w:tcBorders>
              <w:bottom w:val="single" w:sz="4" w:space="0" w:color="000000" w:themeColor="text1"/>
            </w:tcBorders>
            <w:shd w:val="clear" w:color="auto" w:fill="C6D9F1" w:themeFill="text2" w:themeFillTint="33"/>
          </w:tcPr>
          <w:p w14:paraId="3B9320CC" w14:textId="77777777" w:rsidR="008304A2" w:rsidRDefault="008304A2" w:rsidP="008304A2">
            <w:pPr>
              <w:spacing w:before="60" w:after="60"/>
              <w:rPr>
                <w:rFonts w:cstheme="minorHAnsi"/>
                <w:sz w:val="16"/>
                <w:szCs w:val="16"/>
              </w:rPr>
            </w:pPr>
            <w:r>
              <w:rPr>
                <w:rFonts w:cstheme="minorHAnsi"/>
                <w:sz w:val="16"/>
                <w:szCs w:val="16"/>
              </w:rPr>
              <w:t>Submitter Name = current user</w:t>
            </w:r>
          </w:p>
          <w:p w14:paraId="68D88526" w14:textId="165E164B" w:rsidR="008304A2" w:rsidRDefault="008304A2" w:rsidP="008304A2">
            <w:pPr>
              <w:spacing w:before="60" w:after="60"/>
              <w:rPr>
                <w:rFonts w:cstheme="minorHAnsi"/>
                <w:sz w:val="16"/>
                <w:szCs w:val="16"/>
              </w:rPr>
            </w:pPr>
            <w:r>
              <w:rPr>
                <w:rFonts w:cstheme="minorHAnsi"/>
                <w:sz w:val="16"/>
                <w:szCs w:val="16"/>
              </w:rPr>
              <w:t>Role = Support Staff</w:t>
            </w:r>
          </w:p>
        </w:tc>
        <w:tc>
          <w:tcPr>
            <w:tcW w:w="2458" w:type="dxa"/>
            <w:tcBorders>
              <w:bottom w:val="single" w:sz="4" w:space="0" w:color="000000" w:themeColor="text1"/>
            </w:tcBorders>
            <w:shd w:val="clear" w:color="auto" w:fill="C6D9F1" w:themeFill="text2" w:themeFillTint="33"/>
          </w:tcPr>
          <w:p w14:paraId="3289E91A" w14:textId="77777777" w:rsidR="008304A2" w:rsidRDefault="008304A2" w:rsidP="008304A2">
            <w:pPr>
              <w:rPr>
                <w:rFonts w:cstheme="minorHAnsi"/>
                <w:sz w:val="16"/>
                <w:szCs w:val="16"/>
              </w:rPr>
            </w:pPr>
            <w:proofErr w:type="spellStart"/>
            <w:r>
              <w:rPr>
                <w:rFonts w:cstheme="minorHAnsi"/>
                <w:sz w:val="16"/>
                <w:szCs w:val="16"/>
              </w:rPr>
              <w:t>FormID</w:t>
            </w:r>
            <w:proofErr w:type="spellEnd"/>
            <w:r>
              <w:rPr>
                <w:rFonts w:cstheme="minorHAnsi"/>
                <w:sz w:val="16"/>
                <w:szCs w:val="16"/>
              </w:rPr>
              <w:t xml:space="preserve"> (w/Link to form)</w:t>
            </w:r>
          </w:p>
          <w:p w14:paraId="6FC06A93" w14:textId="77777777" w:rsidR="008304A2" w:rsidRDefault="008304A2" w:rsidP="008304A2">
            <w:pPr>
              <w:rPr>
                <w:rFonts w:cstheme="minorHAnsi"/>
                <w:sz w:val="16"/>
                <w:szCs w:val="16"/>
              </w:rPr>
            </w:pPr>
            <w:r>
              <w:rPr>
                <w:rFonts w:cstheme="minorHAnsi"/>
                <w:sz w:val="16"/>
                <w:szCs w:val="16"/>
              </w:rPr>
              <w:t>Employee Name</w:t>
            </w:r>
          </w:p>
          <w:p w14:paraId="43C58B54" w14:textId="77777777" w:rsidR="008304A2" w:rsidRDefault="008304A2" w:rsidP="008304A2">
            <w:pPr>
              <w:rPr>
                <w:rFonts w:cstheme="minorHAnsi"/>
                <w:sz w:val="16"/>
                <w:szCs w:val="16"/>
              </w:rPr>
            </w:pPr>
            <w:r>
              <w:rPr>
                <w:rFonts w:cstheme="minorHAnsi"/>
                <w:sz w:val="16"/>
                <w:szCs w:val="16"/>
              </w:rPr>
              <w:t>Supervisor Name</w:t>
            </w:r>
          </w:p>
          <w:p w14:paraId="0C7EEE29" w14:textId="77777777" w:rsidR="008304A2" w:rsidRDefault="008304A2" w:rsidP="008304A2">
            <w:pPr>
              <w:rPr>
                <w:rFonts w:cstheme="minorHAnsi"/>
                <w:sz w:val="16"/>
                <w:szCs w:val="16"/>
              </w:rPr>
            </w:pPr>
            <w:r>
              <w:rPr>
                <w:rFonts w:cstheme="minorHAnsi"/>
                <w:sz w:val="16"/>
                <w:szCs w:val="16"/>
              </w:rPr>
              <w:t>Manager Name</w:t>
            </w:r>
          </w:p>
          <w:p w14:paraId="7C8349CC" w14:textId="40EDEA24" w:rsidR="008304A2" w:rsidRDefault="008304A2" w:rsidP="008304A2">
            <w:pPr>
              <w:rPr>
                <w:rFonts w:cstheme="minorHAnsi"/>
                <w:sz w:val="16"/>
                <w:szCs w:val="16"/>
              </w:rPr>
            </w:pPr>
            <w:r>
              <w:rPr>
                <w:rFonts w:cstheme="minorHAnsi"/>
                <w:sz w:val="16"/>
                <w:szCs w:val="16"/>
              </w:rPr>
              <w:t>Status</w:t>
            </w:r>
          </w:p>
          <w:p w14:paraId="1F696D23" w14:textId="77777777" w:rsidR="008304A2" w:rsidRDefault="008304A2" w:rsidP="008304A2">
            <w:pPr>
              <w:rPr>
                <w:rFonts w:cstheme="minorHAnsi"/>
                <w:sz w:val="16"/>
                <w:szCs w:val="16"/>
              </w:rPr>
            </w:pPr>
            <w:r>
              <w:rPr>
                <w:rFonts w:cstheme="minorHAnsi"/>
                <w:sz w:val="16"/>
                <w:szCs w:val="16"/>
              </w:rPr>
              <w:lastRenderedPageBreak/>
              <w:t>Coaching Reason</w:t>
            </w:r>
          </w:p>
          <w:p w14:paraId="53B30C12" w14:textId="77777777" w:rsidR="008304A2" w:rsidRDefault="008304A2" w:rsidP="008304A2">
            <w:pPr>
              <w:rPr>
                <w:rFonts w:cstheme="minorHAnsi"/>
                <w:sz w:val="16"/>
                <w:szCs w:val="16"/>
              </w:rPr>
            </w:pPr>
            <w:r>
              <w:rPr>
                <w:rFonts w:cstheme="minorHAnsi"/>
                <w:sz w:val="16"/>
                <w:szCs w:val="16"/>
              </w:rPr>
              <w:t>Sub-coaching Reason</w:t>
            </w:r>
          </w:p>
          <w:p w14:paraId="16E2FD36" w14:textId="77777777" w:rsidR="008304A2" w:rsidRDefault="008304A2" w:rsidP="008304A2">
            <w:pPr>
              <w:rPr>
                <w:rFonts w:cstheme="minorHAnsi"/>
                <w:sz w:val="16"/>
                <w:szCs w:val="16"/>
              </w:rPr>
            </w:pPr>
            <w:r>
              <w:rPr>
                <w:rFonts w:cstheme="minorHAnsi"/>
                <w:sz w:val="16"/>
                <w:szCs w:val="16"/>
              </w:rPr>
              <w:t>Value</w:t>
            </w:r>
          </w:p>
          <w:p w14:paraId="5578ED5A" w14:textId="1D18BEF6" w:rsidR="008304A2" w:rsidRDefault="008304A2" w:rsidP="008304A2">
            <w:pPr>
              <w:rPr>
                <w:rFonts w:cstheme="minorHAnsi"/>
                <w:sz w:val="16"/>
                <w:szCs w:val="16"/>
              </w:rPr>
            </w:pPr>
            <w:r>
              <w:rPr>
                <w:rFonts w:cstheme="minorHAnsi"/>
                <w:sz w:val="16"/>
                <w:szCs w:val="16"/>
              </w:rPr>
              <w:t>Created Date</w:t>
            </w:r>
          </w:p>
        </w:tc>
        <w:tc>
          <w:tcPr>
            <w:tcW w:w="2247" w:type="dxa"/>
            <w:tcBorders>
              <w:bottom w:val="single" w:sz="4" w:space="0" w:color="000000" w:themeColor="text1"/>
            </w:tcBorders>
            <w:shd w:val="clear" w:color="auto" w:fill="C6D9F1" w:themeFill="text2" w:themeFillTint="33"/>
          </w:tcPr>
          <w:p w14:paraId="59629BA3" w14:textId="77777777" w:rsidR="008304A2" w:rsidRDefault="008304A2" w:rsidP="008304A2">
            <w:pPr>
              <w:rPr>
                <w:rFonts w:cstheme="minorHAnsi"/>
                <w:sz w:val="16"/>
                <w:szCs w:val="16"/>
              </w:rPr>
            </w:pPr>
            <w:r>
              <w:rPr>
                <w:rFonts w:cstheme="minorHAnsi"/>
                <w:sz w:val="16"/>
                <w:szCs w:val="16"/>
              </w:rPr>
              <w:lastRenderedPageBreak/>
              <w:t>Pagination = 20 records</w:t>
            </w:r>
          </w:p>
          <w:p w14:paraId="36F9A5DD" w14:textId="77777777" w:rsidR="008304A2" w:rsidRDefault="008304A2" w:rsidP="008304A2">
            <w:pPr>
              <w:rPr>
                <w:rFonts w:cstheme="minorHAnsi"/>
                <w:sz w:val="16"/>
                <w:szCs w:val="16"/>
              </w:rPr>
            </w:pPr>
          </w:p>
          <w:p w14:paraId="225CED79" w14:textId="77777777" w:rsidR="008304A2" w:rsidRDefault="008304A2" w:rsidP="008304A2">
            <w:pPr>
              <w:rPr>
                <w:rFonts w:cstheme="minorHAnsi"/>
                <w:sz w:val="16"/>
                <w:szCs w:val="16"/>
              </w:rPr>
            </w:pPr>
            <w:r>
              <w:rPr>
                <w:rFonts w:cstheme="minorHAnsi"/>
                <w:sz w:val="16"/>
                <w:szCs w:val="16"/>
              </w:rPr>
              <w:t>Show items in descending order from Created Date</w:t>
            </w:r>
          </w:p>
          <w:p w14:paraId="620EFACB" w14:textId="77777777" w:rsidR="008304A2" w:rsidRDefault="008304A2" w:rsidP="008304A2">
            <w:pPr>
              <w:rPr>
                <w:rFonts w:cstheme="minorHAnsi"/>
                <w:sz w:val="16"/>
                <w:szCs w:val="16"/>
              </w:rPr>
            </w:pPr>
          </w:p>
          <w:p w14:paraId="1B367AC7" w14:textId="21373B3F" w:rsidR="008304A2" w:rsidRDefault="008304A2" w:rsidP="008304A2">
            <w:pPr>
              <w:rPr>
                <w:rFonts w:cstheme="minorHAnsi"/>
                <w:sz w:val="16"/>
                <w:szCs w:val="16"/>
              </w:rPr>
            </w:pPr>
            <w:r w:rsidRPr="00210985">
              <w:rPr>
                <w:rFonts w:cstheme="minorHAnsi"/>
                <w:sz w:val="16"/>
                <w:szCs w:val="16"/>
              </w:rPr>
              <w:lastRenderedPageBreak/>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8304A2" w:rsidRPr="002D7D35" w14:paraId="23E0246F" w14:textId="77777777" w:rsidTr="00002101">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gridAfter w:val="1"/>
          <w:wAfter w:w="39" w:type="dxa"/>
        </w:trPr>
        <w:tc>
          <w:tcPr>
            <w:tcW w:w="299" w:type="dxa"/>
            <w:tcBorders>
              <w:bottom w:val="single" w:sz="4" w:space="0" w:color="000000" w:themeColor="text1"/>
            </w:tcBorders>
            <w:shd w:val="clear" w:color="auto" w:fill="auto"/>
          </w:tcPr>
          <w:p w14:paraId="2E75987C" w14:textId="35D6C80A" w:rsidR="008304A2" w:rsidRDefault="008304A2" w:rsidP="008304A2">
            <w:pPr>
              <w:spacing w:before="60" w:after="60"/>
              <w:rPr>
                <w:rFonts w:cstheme="minorHAnsi"/>
                <w:sz w:val="16"/>
                <w:szCs w:val="16"/>
              </w:rPr>
            </w:pPr>
            <w:r>
              <w:rPr>
                <w:rFonts w:cstheme="minorHAnsi"/>
                <w:sz w:val="16"/>
                <w:szCs w:val="16"/>
              </w:rPr>
              <w:lastRenderedPageBreak/>
              <w:t>7</w:t>
            </w:r>
          </w:p>
        </w:tc>
        <w:tc>
          <w:tcPr>
            <w:tcW w:w="1962" w:type="dxa"/>
            <w:tcBorders>
              <w:bottom w:val="single" w:sz="4" w:space="0" w:color="000000" w:themeColor="text1"/>
            </w:tcBorders>
            <w:shd w:val="clear" w:color="auto" w:fill="auto"/>
          </w:tcPr>
          <w:p w14:paraId="7067A6F5" w14:textId="1925F0E9" w:rsidR="008304A2" w:rsidRDefault="008304A2" w:rsidP="008304A2">
            <w:pPr>
              <w:spacing w:before="60" w:after="60"/>
              <w:rPr>
                <w:rFonts w:cstheme="minorHAnsi"/>
                <w:sz w:val="16"/>
                <w:szCs w:val="16"/>
              </w:rPr>
            </w:pPr>
            <w:r>
              <w:rPr>
                <w:rFonts w:cstheme="minorHAnsi"/>
                <w:sz w:val="16"/>
                <w:szCs w:val="16"/>
              </w:rPr>
              <w:t>My Submitted Completed eCoaching Logs</w:t>
            </w:r>
          </w:p>
        </w:tc>
        <w:tc>
          <w:tcPr>
            <w:tcW w:w="2499" w:type="dxa"/>
            <w:tcBorders>
              <w:bottom w:val="single" w:sz="4" w:space="0" w:color="000000" w:themeColor="text1"/>
            </w:tcBorders>
            <w:shd w:val="clear" w:color="auto" w:fill="auto"/>
          </w:tcPr>
          <w:p w14:paraId="200377A3" w14:textId="77777777" w:rsidR="008304A2" w:rsidRDefault="008304A2" w:rsidP="008304A2">
            <w:pPr>
              <w:spacing w:before="60" w:after="60"/>
              <w:rPr>
                <w:rFonts w:cstheme="minorHAnsi"/>
                <w:sz w:val="16"/>
                <w:szCs w:val="16"/>
              </w:rPr>
            </w:pPr>
            <w:r>
              <w:rPr>
                <w:rFonts w:cstheme="minorHAnsi"/>
                <w:sz w:val="16"/>
                <w:szCs w:val="16"/>
              </w:rPr>
              <w:t>Submitter Name = current user</w:t>
            </w:r>
          </w:p>
          <w:p w14:paraId="5E6AB3D5" w14:textId="77777777" w:rsidR="008304A2" w:rsidRDefault="008304A2" w:rsidP="008304A2">
            <w:pPr>
              <w:spacing w:before="60" w:after="60"/>
              <w:rPr>
                <w:rFonts w:cstheme="minorHAnsi"/>
                <w:sz w:val="16"/>
                <w:szCs w:val="16"/>
              </w:rPr>
            </w:pPr>
            <w:r>
              <w:rPr>
                <w:rFonts w:cstheme="minorHAnsi"/>
                <w:sz w:val="16"/>
                <w:szCs w:val="16"/>
              </w:rPr>
              <w:t>Role = Support Staff</w:t>
            </w:r>
          </w:p>
          <w:p w14:paraId="537D0402" w14:textId="6C1FFCCE" w:rsidR="008304A2" w:rsidRDefault="008304A2" w:rsidP="008304A2">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58" w:type="dxa"/>
            <w:tcBorders>
              <w:bottom w:val="single" w:sz="4" w:space="0" w:color="000000" w:themeColor="text1"/>
            </w:tcBorders>
            <w:shd w:val="clear" w:color="auto" w:fill="auto"/>
          </w:tcPr>
          <w:p w14:paraId="779DC873" w14:textId="77777777" w:rsidR="008304A2" w:rsidRDefault="008304A2" w:rsidP="008304A2">
            <w:pPr>
              <w:rPr>
                <w:rFonts w:cstheme="minorHAnsi"/>
                <w:sz w:val="16"/>
                <w:szCs w:val="16"/>
              </w:rPr>
            </w:pPr>
            <w:proofErr w:type="spellStart"/>
            <w:r>
              <w:rPr>
                <w:rFonts w:cstheme="minorHAnsi"/>
                <w:sz w:val="16"/>
                <w:szCs w:val="16"/>
              </w:rPr>
              <w:t>FormID</w:t>
            </w:r>
            <w:proofErr w:type="spellEnd"/>
            <w:r>
              <w:rPr>
                <w:rFonts w:cstheme="minorHAnsi"/>
                <w:sz w:val="16"/>
                <w:szCs w:val="16"/>
              </w:rPr>
              <w:t xml:space="preserve"> (w/Link to form)</w:t>
            </w:r>
          </w:p>
          <w:p w14:paraId="7B1FD60A" w14:textId="77777777" w:rsidR="008304A2" w:rsidRDefault="008304A2" w:rsidP="008304A2">
            <w:pPr>
              <w:rPr>
                <w:rFonts w:cstheme="minorHAnsi"/>
                <w:sz w:val="16"/>
                <w:szCs w:val="16"/>
              </w:rPr>
            </w:pPr>
            <w:r>
              <w:rPr>
                <w:rFonts w:cstheme="minorHAnsi"/>
                <w:sz w:val="16"/>
                <w:szCs w:val="16"/>
              </w:rPr>
              <w:t>Employee Name</w:t>
            </w:r>
          </w:p>
          <w:p w14:paraId="0F633DFD" w14:textId="77777777" w:rsidR="008304A2" w:rsidRDefault="008304A2" w:rsidP="008304A2">
            <w:pPr>
              <w:rPr>
                <w:rFonts w:cstheme="minorHAnsi"/>
                <w:sz w:val="16"/>
                <w:szCs w:val="16"/>
              </w:rPr>
            </w:pPr>
            <w:r>
              <w:rPr>
                <w:rFonts w:cstheme="minorHAnsi"/>
                <w:sz w:val="16"/>
                <w:szCs w:val="16"/>
              </w:rPr>
              <w:t>Supervisor Name</w:t>
            </w:r>
          </w:p>
          <w:p w14:paraId="6D4DCC3A" w14:textId="77777777" w:rsidR="008304A2" w:rsidRDefault="008304A2" w:rsidP="008304A2">
            <w:pPr>
              <w:rPr>
                <w:rFonts w:cstheme="minorHAnsi"/>
                <w:sz w:val="16"/>
                <w:szCs w:val="16"/>
              </w:rPr>
            </w:pPr>
            <w:r>
              <w:rPr>
                <w:rFonts w:cstheme="minorHAnsi"/>
                <w:sz w:val="16"/>
                <w:szCs w:val="16"/>
              </w:rPr>
              <w:t>Manager Name</w:t>
            </w:r>
          </w:p>
          <w:p w14:paraId="6E8DB3E8" w14:textId="77777777" w:rsidR="008304A2" w:rsidRDefault="008304A2" w:rsidP="008304A2">
            <w:pPr>
              <w:rPr>
                <w:rFonts w:cstheme="minorHAnsi"/>
                <w:sz w:val="16"/>
                <w:szCs w:val="16"/>
              </w:rPr>
            </w:pPr>
            <w:r>
              <w:rPr>
                <w:rFonts w:cstheme="minorHAnsi"/>
                <w:sz w:val="16"/>
                <w:szCs w:val="16"/>
              </w:rPr>
              <w:t>Status</w:t>
            </w:r>
            <w:r>
              <w:rPr>
                <w:rFonts w:cstheme="minorHAnsi"/>
                <w:sz w:val="16"/>
                <w:szCs w:val="16"/>
              </w:rPr>
              <w:br/>
              <w:t>Coaching Reason</w:t>
            </w:r>
          </w:p>
          <w:p w14:paraId="1FADAB14" w14:textId="77777777" w:rsidR="008304A2" w:rsidRDefault="008304A2" w:rsidP="008304A2">
            <w:pPr>
              <w:rPr>
                <w:rFonts w:cstheme="minorHAnsi"/>
                <w:sz w:val="16"/>
                <w:szCs w:val="16"/>
              </w:rPr>
            </w:pPr>
            <w:r>
              <w:rPr>
                <w:rFonts w:cstheme="minorHAnsi"/>
                <w:sz w:val="16"/>
                <w:szCs w:val="16"/>
              </w:rPr>
              <w:t>Sub-coaching Reason</w:t>
            </w:r>
          </w:p>
          <w:p w14:paraId="6488E359" w14:textId="77777777" w:rsidR="008304A2" w:rsidRDefault="008304A2" w:rsidP="008304A2">
            <w:pPr>
              <w:rPr>
                <w:rFonts w:cstheme="minorHAnsi"/>
                <w:sz w:val="16"/>
                <w:szCs w:val="16"/>
              </w:rPr>
            </w:pPr>
            <w:r>
              <w:rPr>
                <w:rFonts w:cstheme="minorHAnsi"/>
                <w:sz w:val="16"/>
                <w:szCs w:val="16"/>
              </w:rPr>
              <w:t>Value</w:t>
            </w:r>
          </w:p>
          <w:p w14:paraId="7E0F9611" w14:textId="7286B94D" w:rsidR="008304A2" w:rsidRDefault="008304A2" w:rsidP="008304A2">
            <w:pPr>
              <w:rPr>
                <w:rFonts w:cstheme="minorHAnsi"/>
                <w:sz w:val="16"/>
                <w:szCs w:val="16"/>
              </w:rPr>
            </w:pPr>
            <w:r>
              <w:rPr>
                <w:rFonts w:cstheme="minorHAnsi"/>
                <w:sz w:val="16"/>
                <w:szCs w:val="16"/>
              </w:rPr>
              <w:t>Created Date</w:t>
            </w:r>
          </w:p>
        </w:tc>
        <w:tc>
          <w:tcPr>
            <w:tcW w:w="2247" w:type="dxa"/>
            <w:tcBorders>
              <w:bottom w:val="single" w:sz="4" w:space="0" w:color="000000" w:themeColor="text1"/>
            </w:tcBorders>
            <w:shd w:val="clear" w:color="auto" w:fill="auto"/>
          </w:tcPr>
          <w:p w14:paraId="357FB55C" w14:textId="77777777" w:rsidR="008304A2" w:rsidRDefault="008304A2" w:rsidP="008304A2">
            <w:pPr>
              <w:rPr>
                <w:rFonts w:cstheme="minorHAnsi"/>
                <w:sz w:val="16"/>
                <w:szCs w:val="16"/>
              </w:rPr>
            </w:pPr>
            <w:r>
              <w:rPr>
                <w:rFonts w:cstheme="minorHAnsi"/>
                <w:sz w:val="16"/>
                <w:szCs w:val="16"/>
              </w:rPr>
              <w:t>Pagination = 20 records</w:t>
            </w:r>
          </w:p>
          <w:p w14:paraId="7F5D63F5" w14:textId="77777777" w:rsidR="008304A2" w:rsidRDefault="008304A2" w:rsidP="008304A2">
            <w:pPr>
              <w:rPr>
                <w:rFonts w:cstheme="minorHAnsi"/>
                <w:sz w:val="16"/>
                <w:szCs w:val="16"/>
              </w:rPr>
            </w:pPr>
          </w:p>
          <w:p w14:paraId="3CD0B088" w14:textId="77777777" w:rsidR="008304A2" w:rsidRDefault="008304A2" w:rsidP="008304A2">
            <w:pPr>
              <w:rPr>
                <w:rFonts w:cstheme="minorHAnsi"/>
                <w:sz w:val="16"/>
                <w:szCs w:val="16"/>
              </w:rPr>
            </w:pPr>
            <w:r>
              <w:rPr>
                <w:rFonts w:cstheme="minorHAnsi"/>
                <w:sz w:val="16"/>
                <w:szCs w:val="16"/>
              </w:rPr>
              <w:t>Show items in descending order from Created Date</w:t>
            </w:r>
          </w:p>
          <w:p w14:paraId="2D111511" w14:textId="77777777" w:rsidR="008304A2" w:rsidRDefault="008304A2" w:rsidP="008304A2">
            <w:pPr>
              <w:rPr>
                <w:rFonts w:cstheme="minorHAnsi"/>
                <w:sz w:val="16"/>
                <w:szCs w:val="16"/>
              </w:rPr>
            </w:pPr>
          </w:p>
          <w:p w14:paraId="36FD061C" w14:textId="3348AB5E" w:rsidR="008304A2" w:rsidRDefault="008304A2" w:rsidP="008304A2">
            <w:pPr>
              <w:rPr>
                <w:rFonts w:cstheme="minorHAnsi"/>
                <w:sz w:val="16"/>
                <w:szCs w:val="16"/>
              </w:rPr>
            </w:pPr>
            <w:r w:rsidRPr="00210985">
              <w:rPr>
                <w:rFonts w:cstheme="minorHAnsi"/>
                <w:sz w:val="16"/>
                <w:szCs w:val="16"/>
              </w:rPr>
              <w:t>Sorting can be done by selecting any column h</w:t>
            </w:r>
            <w:r>
              <w:rPr>
                <w:rFonts w:cstheme="minorHAnsi"/>
                <w:sz w:val="16"/>
                <w:szCs w:val="16"/>
              </w:rPr>
              <w:t>eading which has a hyperlink</w:t>
            </w:r>
            <w:r w:rsidRPr="00B300A6">
              <w:rPr>
                <w:rFonts w:cstheme="minorHAnsi"/>
                <w:sz w:val="16"/>
                <w:szCs w:val="16"/>
              </w:rPr>
              <w:t>.</w:t>
            </w:r>
          </w:p>
        </w:tc>
      </w:tr>
    </w:tbl>
    <w:p w14:paraId="371DE063" w14:textId="77777777" w:rsidR="00B54DE9" w:rsidRDefault="00B54DE9" w:rsidP="00B54DE9">
      <w:bookmarkStart w:id="50" w:name="_Toc379289856"/>
      <w:bookmarkStart w:id="51" w:name="_Toc399751325"/>
    </w:p>
    <w:p w14:paraId="120C1499" w14:textId="4BCFC209" w:rsidR="000C73B7" w:rsidRDefault="001873C5" w:rsidP="00B54DE9">
      <w:r>
        <w:t xml:space="preserve">Quality\Training Supervisor </w:t>
      </w:r>
      <w:r w:rsidR="000C73B7">
        <w:t>Dashboard Filters</w:t>
      </w:r>
    </w:p>
    <w:p w14:paraId="747EEF3F" w14:textId="3577BA51" w:rsidR="000C73B7" w:rsidRDefault="000C73B7" w:rsidP="000C73B7">
      <w:pPr>
        <w:rPr>
          <w:sz w:val="20"/>
        </w:rPr>
      </w:pPr>
      <w:r>
        <w:rPr>
          <w:sz w:val="20"/>
        </w:rPr>
        <w:t>This Quality</w:t>
      </w:r>
      <w:r w:rsidR="00507FF9">
        <w:rPr>
          <w:sz w:val="20"/>
        </w:rPr>
        <w:t>\</w:t>
      </w:r>
      <w:r>
        <w:rPr>
          <w:sz w:val="20"/>
        </w:rPr>
        <w:t>Training</w:t>
      </w:r>
      <w:r w:rsidR="00507FF9">
        <w:rPr>
          <w:sz w:val="20"/>
        </w:rPr>
        <w:t xml:space="preserve"> Supervisor</w:t>
      </w:r>
      <w:r>
        <w:rPr>
          <w:sz w:val="20"/>
        </w:rPr>
        <w:t xml:space="preserve">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0"/>
        <w:gridCol w:w="1972"/>
        <w:gridCol w:w="7192"/>
      </w:tblGrid>
      <w:tr w:rsidR="000C73B7" w:rsidRPr="003C277A" w14:paraId="3D7596E9" w14:textId="77777777" w:rsidTr="00E01D6C">
        <w:trPr>
          <w:trHeight w:val="288"/>
        </w:trPr>
        <w:tc>
          <w:tcPr>
            <w:tcW w:w="340" w:type="dxa"/>
            <w:shd w:val="clear" w:color="auto" w:fill="7297BD"/>
            <w:vAlign w:val="bottom"/>
          </w:tcPr>
          <w:p w14:paraId="44AD3088" w14:textId="77777777" w:rsidR="000C73B7" w:rsidRPr="003C277A" w:rsidRDefault="000C73B7" w:rsidP="00E01D6C">
            <w:pPr>
              <w:rPr>
                <w:rFonts w:cstheme="minorHAnsi"/>
                <w:b/>
                <w:color w:val="FFFFFF" w:themeColor="background1"/>
                <w:sz w:val="20"/>
                <w:szCs w:val="20"/>
              </w:rPr>
            </w:pPr>
            <w:r w:rsidRPr="003C277A">
              <w:rPr>
                <w:rFonts w:cstheme="minorHAnsi"/>
                <w:b/>
                <w:color w:val="FFFFFF" w:themeColor="background1"/>
                <w:sz w:val="20"/>
                <w:szCs w:val="20"/>
              </w:rPr>
              <w:t>#</w:t>
            </w:r>
          </w:p>
        </w:tc>
        <w:tc>
          <w:tcPr>
            <w:tcW w:w="1972" w:type="dxa"/>
            <w:shd w:val="clear" w:color="auto" w:fill="7297BD"/>
            <w:vAlign w:val="bottom"/>
          </w:tcPr>
          <w:p w14:paraId="432BB9EE" w14:textId="77777777" w:rsidR="000C73B7" w:rsidRPr="003C277A" w:rsidRDefault="000C73B7"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92" w:type="dxa"/>
            <w:shd w:val="clear" w:color="auto" w:fill="7297BD"/>
            <w:vAlign w:val="bottom"/>
          </w:tcPr>
          <w:p w14:paraId="7F88C835" w14:textId="77777777" w:rsidR="000C73B7" w:rsidRPr="003C277A" w:rsidRDefault="000C73B7"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0C73B7" w:rsidRPr="003C277A" w14:paraId="130206F2" w14:textId="77777777" w:rsidTr="00E01D6C">
        <w:tc>
          <w:tcPr>
            <w:tcW w:w="340" w:type="dxa"/>
            <w:shd w:val="clear" w:color="auto" w:fill="F2F2F2" w:themeFill="background1" w:themeFillShade="F2"/>
          </w:tcPr>
          <w:p w14:paraId="255C7E75" w14:textId="4FD92589" w:rsidR="000C73B7" w:rsidRPr="003C277A" w:rsidRDefault="000C73B7" w:rsidP="000C73B7">
            <w:pPr>
              <w:rPr>
                <w:rFonts w:cstheme="minorHAnsi"/>
                <w:sz w:val="20"/>
                <w:szCs w:val="20"/>
              </w:rPr>
            </w:pPr>
            <w:r>
              <w:rPr>
                <w:rFonts w:cstheme="minorHAnsi"/>
                <w:sz w:val="20"/>
                <w:szCs w:val="20"/>
              </w:rPr>
              <w:t>1</w:t>
            </w:r>
          </w:p>
        </w:tc>
        <w:tc>
          <w:tcPr>
            <w:tcW w:w="9164" w:type="dxa"/>
            <w:gridSpan w:val="2"/>
            <w:shd w:val="clear" w:color="auto" w:fill="F2F2F2" w:themeFill="background1" w:themeFillShade="F2"/>
          </w:tcPr>
          <w:p w14:paraId="686C04D3" w14:textId="77777777" w:rsidR="000C73B7" w:rsidRPr="00056BC0" w:rsidRDefault="000C73B7" w:rsidP="00E01D6C">
            <w:pPr>
              <w:rPr>
                <w:b/>
                <w:sz w:val="20"/>
                <w:szCs w:val="20"/>
              </w:rPr>
            </w:pPr>
            <w:r>
              <w:rPr>
                <w:b/>
                <w:sz w:val="20"/>
                <w:szCs w:val="20"/>
              </w:rPr>
              <w:t xml:space="preserve">My Dashboard – </w:t>
            </w:r>
            <w:r w:rsidRPr="00056BC0">
              <w:rPr>
                <w:b/>
                <w:sz w:val="20"/>
                <w:szCs w:val="20"/>
              </w:rPr>
              <w:t xml:space="preserve">My Team’s </w:t>
            </w:r>
            <w:r>
              <w:rPr>
                <w:b/>
                <w:sz w:val="20"/>
                <w:szCs w:val="20"/>
              </w:rPr>
              <w:t>Pending eCoaching Logs</w:t>
            </w:r>
          </w:p>
        </w:tc>
      </w:tr>
      <w:tr w:rsidR="000C73B7" w:rsidRPr="003C277A" w14:paraId="13B76E0B" w14:textId="77777777" w:rsidTr="00E01D6C">
        <w:tc>
          <w:tcPr>
            <w:tcW w:w="340" w:type="dxa"/>
            <w:shd w:val="clear" w:color="auto" w:fill="F2F2F2" w:themeFill="background1" w:themeFillShade="F2"/>
          </w:tcPr>
          <w:p w14:paraId="7076AFA0" w14:textId="68A34C69" w:rsidR="000C73B7" w:rsidRPr="003C277A" w:rsidRDefault="00507FF9" w:rsidP="00507FF9">
            <w:pPr>
              <w:rPr>
                <w:rFonts w:cstheme="minorHAnsi"/>
                <w:sz w:val="20"/>
                <w:szCs w:val="20"/>
              </w:rPr>
            </w:pPr>
            <w:r>
              <w:rPr>
                <w:rFonts w:cstheme="minorHAnsi"/>
                <w:sz w:val="20"/>
                <w:szCs w:val="20"/>
              </w:rPr>
              <w:t>A</w:t>
            </w:r>
          </w:p>
        </w:tc>
        <w:tc>
          <w:tcPr>
            <w:tcW w:w="1972" w:type="dxa"/>
            <w:shd w:val="clear" w:color="auto" w:fill="F2F2F2" w:themeFill="background1" w:themeFillShade="F2"/>
          </w:tcPr>
          <w:p w14:paraId="143C7714" w14:textId="77777777" w:rsidR="000C73B7" w:rsidRPr="003C277A" w:rsidRDefault="000C73B7" w:rsidP="00E01D6C">
            <w:pPr>
              <w:rPr>
                <w:rFonts w:cstheme="minorHAnsi"/>
                <w:sz w:val="20"/>
                <w:szCs w:val="20"/>
              </w:rPr>
            </w:pPr>
            <w:r w:rsidRPr="003C277A">
              <w:rPr>
                <w:sz w:val="20"/>
                <w:szCs w:val="20"/>
              </w:rPr>
              <w:t>Employee</w:t>
            </w:r>
          </w:p>
        </w:tc>
        <w:tc>
          <w:tcPr>
            <w:tcW w:w="7192" w:type="dxa"/>
            <w:shd w:val="clear" w:color="auto" w:fill="F2F2F2" w:themeFill="background1" w:themeFillShade="F2"/>
          </w:tcPr>
          <w:p w14:paraId="6EB0E7BF" w14:textId="77777777" w:rsidR="000C73B7" w:rsidRPr="003C277A" w:rsidRDefault="000C73B7"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0C73B7" w:rsidRPr="003C277A" w14:paraId="018D0D8A" w14:textId="77777777" w:rsidTr="00E01D6C">
        <w:trPr>
          <w:trHeight w:val="489"/>
        </w:trPr>
        <w:tc>
          <w:tcPr>
            <w:tcW w:w="340" w:type="dxa"/>
            <w:shd w:val="clear" w:color="auto" w:fill="F2F2F2" w:themeFill="background1" w:themeFillShade="F2"/>
          </w:tcPr>
          <w:p w14:paraId="7F0565F2" w14:textId="22C54B84" w:rsidR="000C73B7" w:rsidRPr="003C277A" w:rsidRDefault="00507FF9" w:rsidP="00E01D6C">
            <w:pPr>
              <w:rPr>
                <w:rFonts w:cstheme="minorHAnsi"/>
                <w:sz w:val="20"/>
                <w:szCs w:val="20"/>
              </w:rPr>
            </w:pPr>
            <w:r>
              <w:rPr>
                <w:rFonts w:cstheme="minorHAnsi"/>
                <w:sz w:val="20"/>
                <w:szCs w:val="20"/>
              </w:rPr>
              <w:t>B</w:t>
            </w:r>
          </w:p>
        </w:tc>
        <w:tc>
          <w:tcPr>
            <w:tcW w:w="1972" w:type="dxa"/>
            <w:shd w:val="clear" w:color="auto" w:fill="F2F2F2" w:themeFill="background1" w:themeFillShade="F2"/>
          </w:tcPr>
          <w:p w14:paraId="0D24FFD6" w14:textId="77777777" w:rsidR="000C73B7" w:rsidRPr="003C277A" w:rsidRDefault="000C73B7" w:rsidP="00E01D6C">
            <w:pPr>
              <w:rPr>
                <w:rFonts w:cstheme="minorHAnsi"/>
                <w:sz w:val="20"/>
                <w:szCs w:val="20"/>
              </w:rPr>
            </w:pPr>
            <w:r w:rsidRPr="003C277A">
              <w:rPr>
                <w:sz w:val="20"/>
                <w:szCs w:val="20"/>
              </w:rPr>
              <w:t>Source</w:t>
            </w:r>
          </w:p>
        </w:tc>
        <w:tc>
          <w:tcPr>
            <w:tcW w:w="7192" w:type="dxa"/>
            <w:shd w:val="clear" w:color="auto" w:fill="F2F2F2" w:themeFill="background1" w:themeFillShade="F2"/>
          </w:tcPr>
          <w:p w14:paraId="5F775F3A" w14:textId="77777777" w:rsidR="000C73B7" w:rsidRPr="003C277A" w:rsidRDefault="000C73B7" w:rsidP="00E01D6C">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0C73B7" w:rsidRPr="003C277A" w14:paraId="635A03A3" w14:textId="77777777" w:rsidTr="00E01D6C">
        <w:tblPrEx>
          <w:tblCellMar>
            <w:top w:w="0" w:type="dxa"/>
            <w:left w:w="108" w:type="dxa"/>
            <w:bottom w:w="0" w:type="dxa"/>
            <w:right w:w="108" w:type="dxa"/>
          </w:tblCellMar>
        </w:tblPrEx>
        <w:tc>
          <w:tcPr>
            <w:tcW w:w="340" w:type="dxa"/>
            <w:shd w:val="clear" w:color="auto" w:fill="DBE5F1" w:themeFill="accent1" w:themeFillTint="33"/>
          </w:tcPr>
          <w:p w14:paraId="1B4D15F7" w14:textId="068B742A" w:rsidR="000C73B7" w:rsidRDefault="00B54DE9" w:rsidP="00B54DE9">
            <w:pPr>
              <w:rPr>
                <w:rFonts w:cstheme="minorHAnsi"/>
                <w:sz w:val="20"/>
                <w:szCs w:val="20"/>
              </w:rPr>
            </w:pPr>
            <w:r>
              <w:rPr>
                <w:rFonts w:cstheme="minorHAnsi"/>
                <w:sz w:val="20"/>
                <w:szCs w:val="20"/>
              </w:rPr>
              <w:t>2</w:t>
            </w:r>
          </w:p>
        </w:tc>
        <w:tc>
          <w:tcPr>
            <w:tcW w:w="9164" w:type="dxa"/>
            <w:gridSpan w:val="2"/>
            <w:shd w:val="clear" w:color="auto" w:fill="DBE5F1" w:themeFill="accent1" w:themeFillTint="33"/>
          </w:tcPr>
          <w:p w14:paraId="77506C5C" w14:textId="6B71A4FC" w:rsidR="000C73B7" w:rsidRPr="0017518C" w:rsidRDefault="00A767B2" w:rsidP="00E01D6C">
            <w:pPr>
              <w:rPr>
                <w:b/>
                <w:sz w:val="20"/>
                <w:szCs w:val="20"/>
              </w:rPr>
            </w:pPr>
            <w:r>
              <w:rPr>
                <w:b/>
                <w:sz w:val="20"/>
                <w:szCs w:val="20"/>
              </w:rPr>
              <w:t xml:space="preserve">My Dashboard – </w:t>
            </w:r>
            <w:r w:rsidR="000C73B7" w:rsidRPr="0017518C">
              <w:rPr>
                <w:b/>
                <w:sz w:val="20"/>
                <w:szCs w:val="20"/>
              </w:rPr>
              <w:t xml:space="preserve">My Team’s </w:t>
            </w:r>
            <w:r w:rsidR="000C73B7">
              <w:rPr>
                <w:b/>
                <w:sz w:val="20"/>
                <w:szCs w:val="20"/>
              </w:rPr>
              <w:t xml:space="preserve">Completed </w:t>
            </w:r>
            <w:r w:rsidR="000C73B7" w:rsidRPr="0017518C">
              <w:rPr>
                <w:b/>
                <w:sz w:val="20"/>
                <w:szCs w:val="20"/>
              </w:rPr>
              <w:t>eCoaching Logs</w:t>
            </w:r>
          </w:p>
        </w:tc>
      </w:tr>
      <w:tr w:rsidR="00507FF9" w:rsidRPr="003C277A" w14:paraId="0E62735A" w14:textId="77777777" w:rsidTr="00E01D6C">
        <w:tblPrEx>
          <w:tblCellMar>
            <w:top w:w="0" w:type="dxa"/>
            <w:left w:w="108" w:type="dxa"/>
            <w:bottom w:w="0" w:type="dxa"/>
            <w:right w:w="108" w:type="dxa"/>
          </w:tblCellMar>
        </w:tblPrEx>
        <w:tc>
          <w:tcPr>
            <w:tcW w:w="340" w:type="dxa"/>
            <w:shd w:val="clear" w:color="auto" w:fill="DBE5F1" w:themeFill="accent1" w:themeFillTint="33"/>
          </w:tcPr>
          <w:p w14:paraId="0F4A7057" w14:textId="77777777" w:rsidR="00507FF9" w:rsidRPr="003C277A" w:rsidRDefault="00507FF9" w:rsidP="00E01D6C">
            <w:pPr>
              <w:rPr>
                <w:rFonts w:cstheme="minorHAnsi"/>
                <w:sz w:val="20"/>
                <w:szCs w:val="20"/>
              </w:rPr>
            </w:pPr>
            <w:r>
              <w:rPr>
                <w:rFonts w:cstheme="minorHAnsi"/>
                <w:sz w:val="20"/>
                <w:szCs w:val="20"/>
              </w:rPr>
              <w:t>A</w:t>
            </w:r>
          </w:p>
        </w:tc>
        <w:tc>
          <w:tcPr>
            <w:tcW w:w="1972" w:type="dxa"/>
            <w:shd w:val="clear" w:color="auto" w:fill="DBE5F1" w:themeFill="accent1" w:themeFillTint="33"/>
          </w:tcPr>
          <w:p w14:paraId="35C47134" w14:textId="01DE1DFB" w:rsidR="00507FF9" w:rsidRPr="003C277A" w:rsidRDefault="00507FF9" w:rsidP="00E01D6C">
            <w:pPr>
              <w:rPr>
                <w:rFonts w:cstheme="minorHAnsi"/>
                <w:sz w:val="20"/>
                <w:szCs w:val="20"/>
              </w:rPr>
            </w:pPr>
            <w:r w:rsidRPr="003C277A">
              <w:rPr>
                <w:sz w:val="20"/>
                <w:szCs w:val="20"/>
              </w:rPr>
              <w:t>Manager</w:t>
            </w:r>
          </w:p>
        </w:tc>
        <w:tc>
          <w:tcPr>
            <w:tcW w:w="7192" w:type="dxa"/>
            <w:shd w:val="clear" w:color="auto" w:fill="DBE5F1" w:themeFill="accent1" w:themeFillTint="33"/>
          </w:tcPr>
          <w:p w14:paraId="4C37A930" w14:textId="0ADE7147" w:rsidR="00507FF9" w:rsidRPr="003C277A" w:rsidRDefault="00507FF9"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507FF9" w:rsidRPr="003C277A" w14:paraId="5E06C788" w14:textId="77777777" w:rsidTr="00E01D6C">
        <w:tblPrEx>
          <w:tblCellMar>
            <w:top w:w="0" w:type="dxa"/>
            <w:left w:w="108" w:type="dxa"/>
            <w:bottom w:w="0" w:type="dxa"/>
            <w:right w:w="108" w:type="dxa"/>
          </w:tblCellMar>
        </w:tblPrEx>
        <w:trPr>
          <w:trHeight w:val="489"/>
        </w:trPr>
        <w:tc>
          <w:tcPr>
            <w:tcW w:w="340" w:type="dxa"/>
            <w:shd w:val="clear" w:color="auto" w:fill="DBE5F1" w:themeFill="accent1" w:themeFillTint="33"/>
          </w:tcPr>
          <w:p w14:paraId="71F00029" w14:textId="77777777" w:rsidR="000C73B7" w:rsidRPr="003C277A" w:rsidRDefault="000C73B7"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1F431524" w14:textId="77777777" w:rsidR="000C73B7" w:rsidRPr="003C277A" w:rsidRDefault="000C73B7" w:rsidP="00E01D6C">
            <w:pPr>
              <w:rPr>
                <w:rFonts w:cstheme="minorHAnsi"/>
                <w:sz w:val="20"/>
                <w:szCs w:val="20"/>
              </w:rPr>
            </w:pPr>
            <w:r w:rsidRPr="003C277A">
              <w:rPr>
                <w:sz w:val="20"/>
                <w:szCs w:val="20"/>
              </w:rPr>
              <w:t>Employee</w:t>
            </w:r>
          </w:p>
        </w:tc>
        <w:tc>
          <w:tcPr>
            <w:tcW w:w="7192" w:type="dxa"/>
            <w:shd w:val="clear" w:color="auto" w:fill="DBE5F1" w:themeFill="accent1" w:themeFillTint="33"/>
          </w:tcPr>
          <w:p w14:paraId="6B8EBD73" w14:textId="77777777" w:rsidR="000C73B7" w:rsidRPr="003C277A" w:rsidRDefault="000C73B7"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5E2E6D" w:rsidRPr="003C277A" w14:paraId="7E716C74" w14:textId="77777777" w:rsidTr="00507FF9">
        <w:tblPrEx>
          <w:tblCellMar>
            <w:top w:w="0" w:type="dxa"/>
            <w:left w:w="108" w:type="dxa"/>
            <w:bottom w:w="0" w:type="dxa"/>
            <w:right w:w="108" w:type="dxa"/>
          </w:tblCellMar>
        </w:tblPrEx>
        <w:trPr>
          <w:trHeight w:val="489"/>
        </w:trPr>
        <w:tc>
          <w:tcPr>
            <w:tcW w:w="340" w:type="dxa"/>
            <w:tcBorders>
              <w:bottom w:val="single" w:sz="4" w:space="0" w:color="auto"/>
            </w:tcBorders>
            <w:shd w:val="clear" w:color="auto" w:fill="DBE5F1" w:themeFill="accent1" w:themeFillTint="33"/>
          </w:tcPr>
          <w:p w14:paraId="15ED10D3" w14:textId="1E0C26CE" w:rsidR="005E2E6D" w:rsidRDefault="005E2E6D" w:rsidP="005E2E6D">
            <w:pPr>
              <w:rPr>
                <w:rFonts w:cstheme="minorHAnsi"/>
                <w:sz w:val="20"/>
                <w:szCs w:val="20"/>
              </w:rPr>
            </w:pPr>
            <w:r>
              <w:rPr>
                <w:rFonts w:cstheme="minorHAnsi"/>
                <w:sz w:val="20"/>
                <w:szCs w:val="20"/>
              </w:rPr>
              <w:t>C</w:t>
            </w:r>
          </w:p>
        </w:tc>
        <w:tc>
          <w:tcPr>
            <w:tcW w:w="1972" w:type="dxa"/>
            <w:tcBorders>
              <w:bottom w:val="single" w:sz="4" w:space="0" w:color="auto"/>
            </w:tcBorders>
            <w:shd w:val="clear" w:color="auto" w:fill="DBE5F1" w:themeFill="accent1" w:themeFillTint="33"/>
          </w:tcPr>
          <w:p w14:paraId="42AB2726" w14:textId="1BE89477" w:rsidR="005E2E6D" w:rsidRPr="003C277A" w:rsidRDefault="005E2E6D" w:rsidP="00E01D6C">
            <w:pPr>
              <w:rPr>
                <w:rFonts w:cstheme="minorHAnsi"/>
                <w:sz w:val="20"/>
                <w:szCs w:val="20"/>
              </w:rPr>
            </w:pPr>
            <w:r w:rsidRPr="003C277A">
              <w:rPr>
                <w:sz w:val="20"/>
                <w:szCs w:val="20"/>
              </w:rPr>
              <w:t>Source</w:t>
            </w:r>
          </w:p>
        </w:tc>
        <w:tc>
          <w:tcPr>
            <w:tcW w:w="7192" w:type="dxa"/>
            <w:tcBorders>
              <w:bottom w:val="single" w:sz="4" w:space="0" w:color="auto"/>
            </w:tcBorders>
            <w:shd w:val="clear" w:color="auto" w:fill="DBE5F1" w:themeFill="accent1" w:themeFillTint="33"/>
          </w:tcPr>
          <w:p w14:paraId="3B09B4FF" w14:textId="44945300" w:rsidR="005E2E6D" w:rsidRDefault="005E2E6D" w:rsidP="00E01D6C">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0C73B7" w:rsidRPr="003C277A" w14:paraId="115A2195" w14:textId="77777777" w:rsidTr="00507FF9">
        <w:tblPrEx>
          <w:tblCellMar>
            <w:top w:w="0" w:type="dxa"/>
            <w:left w:w="108" w:type="dxa"/>
            <w:bottom w:w="0" w:type="dxa"/>
            <w:right w:w="108" w:type="dxa"/>
          </w:tblCellMar>
        </w:tblPrEx>
        <w:trPr>
          <w:trHeight w:val="489"/>
        </w:trPr>
        <w:tc>
          <w:tcPr>
            <w:tcW w:w="340" w:type="dxa"/>
            <w:tcBorders>
              <w:bottom w:val="single" w:sz="4" w:space="0" w:color="auto"/>
            </w:tcBorders>
            <w:shd w:val="clear" w:color="auto" w:fill="DBE5F1" w:themeFill="accent1" w:themeFillTint="33"/>
          </w:tcPr>
          <w:p w14:paraId="3FC53DE2" w14:textId="5E2A6C76" w:rsidR="000C73B7" w:rsidRDefault="005E2E6D" w:rsidP="00507FF9">
            <w:pPr>
              <w:rPr>
                <w:rFonts w:cstheme="minorHAnsi"/>
                <w:sz w:val="20"/>
                <w:szCs w:val="20"/>
              </w:rPr>
            </w:pPr>
            <w:r>
              <w:rPr>
                <w:rFonts w:cstheme="minorHAnsi"/>
                <w:sz w:val="20"/>
                <w:szCs w:val="20"/>
              </w:rPr>
              <w:t>D</w:t>
            </w:r>
          </w:p>
        </w:tc>
        <w:tc>
          <w:tcPr>
            <w:tcW w:w="1972" w:type="dxa"/>
            <w:tcBorders>
              <w:bottom w:val="single" w:sz="4" w:space="0" w:color="auto"/>
            </w:tcBorders>
            <w:shd w:val="clear" w:color="auto" w:fill="DBE5F1" w:themeFill="accent1" w:themeFillTint="33"/>
          </w:tcPr>
          <w:p w14:paraId="0CE3DDDF" w14:textId="77777777" w:rsidR="000C73B7" w:rsidRPr="003C277A" w:rsidRDefault="000C73B7" w:rsidP="00E01D6C">
            <w:pPr>
              <w:rPr>
                <w:sz w:val="20"/>
                <w:szCs w:val="20"/>
              </w:rPr>
            </w:pPr>
            <w:r w:rsidRPr="003C277A">
              <w:rPr>
                <w:rFonts w:cstheme="minorHAnsi"/>
                <w:sz w:val="20"/>
                <w:szCs w:val="20"/>
              </w:rPr>
              <w:t>Submitted</w:t>
            </w:r>
          </w:p>
        </w:tc>
        <w:tc>
          <w:tcPr>
            <w:tcW w:w="7192" w:type="dxa"/>
            <w:tcBorders>
              <w:bottom w:val="single" w:sz="4" w:space="0" w:color="auto"/>
            </w:tcBorders>
            <w:shd w:val="clear" w:color="auto" w:fill="DBE5F1" w:themeFill="accent1" w:themeFillTint="33"/>
          </w:tcPr>
          <w:p w14:paraId="1CC37487" w14:textId="39C2D0FA" w:rsidR="000C73B7" w:rsidRDefault="000C73B7" w:rsidP="00FE3BF8">
            <w:pPr>
              <w:rPr>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FE3BF8">
              <w:rPr>
                <w:rFonts w:cstheme="minorHAnsi"/>
                <w:sz w:val="20"/>
                <w:szCs w:val="20"/>
              </w:rPr>
              <w:t xml:space="preserve">end </w:t>
            </w:r>
            <w:r w:rsidRPr="003C277A">
              <w:rPr>
                <w:rFonts w:cstheme="minorHAnsi"/>
                <w:sz w:val="20"/>
                <w:szCs w:val="20"/>
              </w:rPr>
              <w:t>date range.</w:t>
            </w:r>
            <w:r w:rsidR="00FE3BF8">
              <w:rPr>
                <w:rFonts w:cstheme="minorHAnsi"/>
                <w:sz w:val="20"/>
                <w:szCs w:val="20"/>
              </w:rPr>
              <w:t xml:space="preserve"> </w:t>
            </w:r>
          </w:p>
        </w:tc>
      </w:tr>
      <w:tr w:rsidR="00507FF9" w:rsidRPr="003C277A" w14:paraId="232BBEDD" w14:textId="77777777" w:rsidTr="00507FF9">
        <w:trPr>
          <w:trHeight w:val="228"/>
        </w:trPr>
        <w:tc>
          <w:tcPr>
            <w:tcW w:w="340" w:type="dxa"/>
            <w:shd w:val="clear" w:color="auto" w:fill="F2F2F2" w:themeFill="background1" w:themeFillShade="F2"/>
          </w:tcPr>
          <w:p w14:paraId="2FFD7CC7" w14:textId="6552EA13" w:rsidR="000C73B7" w:rsidRDefault="00B54DE9" w:rsidP="00E01D6C">
            <w:pPr>
              <w:rPr>
                <w:rFonts w:cstheme="minorHAnsi"/>
                <w:sz w:val="20"/>
                <w:szCs w:val="20"/>
              </w:rPr>
            </w:pPr>
            <w:r>
              <w:rPr>
                <w:rFonts w:cstheme="minorHAnsi"/>
                <w:sz w:val="20"/>
                <w:szCs w:val="20"/>
              </w:rPr>
              <w:t>3</w:t>
            </w:r>
          </w:p>
        </w:tc>
        <w:tc>
          <w:tcPr>
            <w:tcW w:w="9164" w:type="dxa"/>
            <w:gridSpan w:val="2"/>
            <w:shd w:val="clear" w:color="auto" w:fill="F2F2F2" w:themeFill="background1" w:themeFillShade="F2"/>
          </w:tcPr>
          <w:p w14:paraId="2AA8A76D" w14:textId="189E1BEB" w:rsidR="000C73B7" w:rsidRPr="00056BC0" w:rsidRDefault="00002101" w:rsidP="00E01D6C">
            <w:pPr>
              <w:rPr>
                <w:rFonts w:cstheme="minorHAnsi"/>
                <w:b/>
                <w:sz w:val="20"/>
                <w:szCs w:val="20"/>
              </w:rPr>
            </w:pPr>
            <w:r>
              <w:rPr>
                <w:b/>
                <w:sz w:val="20"/>
                <w:szCs w:val="20"/>
              </w:rPr>
              <w:t xml:space="preserve">My Dashboard – </w:t>
            </w:r>
            <w:r w:rsidRPr="0017518C">
              <w:rPr>
                <w:b/>
                <w:sz w:val="20"/>
                <w:szCs w:val="20"/>
              </w:rPr>
              <w:t>My Team’s Warning eCoaching Logs</w:t>
            </w:r>
          </w:p>
        </w:tc>
      </w:tr>
      <w:tr w:rsidR="000C73B7" w:rsidRPr="003C277A" w14:paraId="7ACF1C57" w14:textId="77777777" w:rsidTr="00507FF9">
        <w:trPr>
          <w:trHeight w:val="489"/>
        </w:trPr>
        <w:tc>
          <w:tcPr>
            <w:tcW w:w="340" w:type="dxa"/>
            <w:shd w:val="clear" w:color="auto" w:fill="F2F2F2" w:themeFill="background1" w:themeFillShade="F2"/>
          </w:tcPr>
          <w:p w14:paraId="6045FBF3" w14:textId="77777777" w:rsidR="000C73B7" w:rsidRDefault="000C73B7" w:rsidP="00E01D6C">
            <w:pPr>
              <w:rPr>
                <w:rFonts w:cstheme="minorHAnsi"/>
                <w:sz w:val="20"/>
                <w:szCs w:val="20"/>
              </w:rPr>
            </w:pPr>
            <w:r>
              <w:rPr>
                <w:rFonts w:cstheme="minorHAnsi"/>
                <w:sz w:val="20"/>
                <w:szCs w:val="20"/>
              </w:rPr>
              <w:t>A</w:t>
            </w:r>
          </w:p>
        </w:tc>
        <w:tc>
          <w:tcPr>
            <w:tcW w:w="1972" w:type="dxa"/>
            <w:shd w:val="clear" w:color="auto" w:fill="F2F2F2" w:themeFill="background1" w:themeFillShade="F2"/>
          </w:tcPr>
          <w:p w14:paraId="77DF870B" w14:textId="4A9494D1" w:rsidR="000C73B7" w:rsidRPr="003C277A" w:rsidRDefault="00002101" w:rsidP="00E01D6C">
            <w:pPr>
              <w:rPr>
                <w:rFonts w:cstheme="minorHAnsi"/>
                <w:sz w:val="20"/>
                <w:szCs w:val="20"/>
              </w:rPr>
            </w:pPr>
            <w:r>
              <w:rPr>
                <w:sz w:val="20"/>
                <w:szCs w:val="20"/>
              </w:rPr>
              <w:t>State</w:t>
            </w:r>
          </w:p>
        </w:tc>
        <w:tc>
          <w:tcPr>
            <w:tcW w:w="7192" w:type="dxa"/>
            <w:shd w:val="clear" w:color="auto" w:fill="F2F2F2" w:themeFill="background1" w:themeFillShade="F2"/>
          </w:tcPr>
          <w:p w14:paraId="554CB52B" w14:textId="16DB67AA" w:rsidR="000C73B7" w:rsidRDefault="006F4F6F" w:rsidP="00E01D6C">
            <w:pPr>
              <w:rPr>
                <w:rFonts w:cstheme="minorHAnsi"/>
                <w:sz w:val="20"/>
                <w:szCs w:val="20"/>
              </w:rPr>
            </w:pPr>
            <w:r w:rsidRPr="006F4F6F">
              <w:rPr>
                <w:sz w:val="20"/>
                <w:szCs w:val="20"/>
              </w:rPr>
              <w:t>Includes a list of possible state values of warning logs such as active or expired.</w:t>
            </w:r>
          </w:p>
        </w:tc>
      </w:tr>
      <w:tr w:rsidR="000C73B7" w:rsidRPr="003C277A" w14:paraId="64E302E9" w14:textId="77777777" w:rsidTr="0065519B">
        <w:trPr>
          <w:trHeight w:val="489"/>
        </w:trPr>
        <w:tc>
          <w:tcPr>
            <w:tcW w:w="340" w:type="dxa"/>
            <w:tcBorders>
              <w:bottom w:val="single" w:sz="4" w:space="0" w:color="auto"/>
            </w:tcBorders>
            <w:shd w:val="clear" w:color="auto" w:fill="F2F2F2" w:themeFill="background1" w:themeFillShade="F2"/>
          </w:tcPr>
          <w:p w14:paraId="767F411E" w14:textId="77777777" w:rsidR="000C73B7" w:rsidRDefault="000C73B7" w:rsidP="00E01D6C">
            <w:pPr>
              <w:rPr>
                <w:rFonts w:cstheme="minorHAnsi"/>
                <w:sz w:val="20"/>
                <w:szCs w:val="20"/>
              </w:rPr>
            </w:pPr>
            <w:r>
              <w:rPr>
                <w:rFonts w:cstheme="minorHAnsi"/>
                <w:sz w:val="20"/>
                <w:szCs w:val="20"/>
              </w:rPr>
              <w:t>B</w:t>
            </w:r>
          </w:p>
        </w:tc>
        <w:tc>
          <w:tcPr>
            <w:tcW w:w="1972" w:type="dxa"/>
            <w:tcBorders>
              <w:bottom w:val="single" w:sz="4" w:space="0" w:color="auto"/>
            </w:tcBorders>
            <w:shd w:val="clear" w:color="auto" w:fill="F2F2F2" w:themeFill="background1" w:themeFillShade="F2"/>
          </w:tcPr>
          <w:p w14:paraId="0AF2247F" w14:textId="32EBD63E" w:rsidR="000C73B7" w:rsidRPr="003C277A" w:rsidRDefault="00002101" w:rsidP="00E01D6C">
            <w:pPr>
              <w:rPr>
                <w:rFonts w:cstheme="minorHAnsi"/>
                <w:sz w:val="20"/>
                <w:szCs w:val="20"/>
              </w:rPr>
            </w:pPr>
            <w:r>
              <w:rPr>
                <w:sz w:val="20"/>
                <w:szCs w:val="20"/>
              </w:rPr>
              <w:t>Submitted</w:t>
            </w:r>
          </w:p>
        </w:tc>
        <w:tc>
          <w:tcPr>
            <w:tcW w:w="7192" w:type="dxa"/>
            <w:tcBorders>
              <w:bottom w:val="single" w:sz="4" w:space="0" w:color="auto"/>
            </w:tcBorders>
            <w:shd w:val="clear" w:color="auto" w:fill="F2F2F2" w:themeFill="background1" w:themeFillShade="F2"/>
          </w:tcPr>
          <w:p w14:paraId="066ED4B6" w14:textId="06F5F2BA" w:rsidR="000C73B7" w:rsidRDefault="006F4F6F" w:rsidP="00E01D6C">
            <w:pPr>
              <w:rPr>
                <w:rFonts w:cstheme="minorHAnsi"/>
                <w:sz w:val="20"/>
                <w:szCs w:val="20"/>
              </w:rPr>
            </w:pPr>
            <w:r w:rsidRPr="006F4F6F">
              <w:rPr>
                <w:sz w:val="20"/>
                <w:szCs w:val="20"/>
              </w:rPr>
              <w:t>Will include warning logs which were submitted or created between the entered start and end date range.</w:t>
            </w:r>
          </w:p>
        </w:tc>
      </w:tr>
      <w:tr w:rsidR="00002101" w:rsidRPr="00056BC0" w14:paraId="46EED1F0" w14:textId="77777777" w:rsidTr="00002101">
        <w:trPr>
          <w:trHeight w:val="228"/>
        </w:trPr>
        <w:tc>
          <w:tcPr>
            <w:tcW w:w="340" w:type="dxa"/>
            <w:shd w:val="clear" w:color="auto" w:fill="C6D9F1" w:themeFill="text2" w:themeFillTint="33"/>
          </w:tcPr>
          <w:p w14:paraId="09FBE218" w14:textId="060BB32D" w:rsidR="00002101" w:rsidRDefault="00002101" w:rsidP="00084724">
            <w:pPr>
              <w:rPr>
                <w:rFonts w:cstheme="minorHAnsi"/>
                <w:sz w:val="20"/>
                <w:szCs w:val="20"/>
              </w:rPr>
            </w:pPr>
            <w:r>
              <w:rPr>
                <w:rFonts w:cstheme="minorHAnsi"/>
                <w:sz w:val="20"/>
                <w:szCs w:val="20"/>
              </w:rPr>
              <w:t>4</w:t>
            </w:r>
          </w:p>
        </w:tc>
        <w:tc>
          <w:tcPr>
            <w:tcW w:w="9164" w:type="dxa"/>
            <w:gridSpan w:val="2"/>
            <w:shd w:val="clear" w:color="auto" w:fill="C6D9F1" w:themeFill="text2" w:themeFillTint="33"/>
          </w:tcPr>
          <w:p w14:paraId="1F1D6D17" w14:textId="77777777" w:rsidR="00002101" w:rsidRPr="00056BC0" w:rsidRDefault="00002101" w:rsidP="00084724">
            <w:pPr>
              <w:rPr>
                <w:rFonts w:cstheme="minorHAnsi"/>
                <w:b/>
                <w:sz w:val="20"/>
                <w:szCs w:val="20"/>
              </w:rPr>
            </w:pPr>
            <w:r w:rsidRPr="00056BC0">
              <w:rPr>
                <w:rFonts w:cstheme="minorHAnsi"/>
                <w:b/>
                <w:sz w:val="20"/>
                <w:szCs w:val="20"/>
              </w:rPr>
              <w:t>My Submissions</w:t>
            </w:r>
            <w:r>
              <w:rPr>
                <w:rFonts w:cstheme="minorHAnsi"/>
                <w:b/>
                <w:sz w:val="20"/>
                <w:szCs w:val="20"/>
              </w:rPr>
              <w:t xml:space="preserve"> – My Submitted Pending eCoaching Logs</w:t>
            </w:r>
          </w:p>
        </w:tc>
      </w:tr>
      <w:tr w:rsidR="00002101" w14:paraId="6F5C54AF" w14:textId="77777777" w:rsidTr="00002101">
        <w:trPr>
          <w:trHeight w:val="489"/>
        </w:trPr>
        <w:tc>
          <w:tcPr>
            <w:tcW w:w="340" w:type="dxa"/>
            <w:shd w:val="clear" w:color="auto" w:fill="C6D9F1" w:themeFill="text2" w:themeFillTint="33"/>
          </w:tcPr>
          <w:p w14:paraId="52F8C212" w14:textId="77777777" w:rsidR="00002101" w:rsidRDefault="00002101" w:rsidP="00084724">
            <w:pPr>
              <w:rPr>
                <w:rFonts w:cstheme="minorHAnsi"/>
                <w:sz w:val="20"/>
                <w:szCs w:val="20"/>
              </w:rPr>
            </w:pPr>
            <w:r>
              <w:rPr>
                <w:rFonts w:cstheme="minorHAnsi"/>
                <w:sz w:val="20"/>
                <w:szCs w:val="20"/>
              </w:rPr>
              <w:t>A</w:t>
            </w:r>
          </w:p>
        </w:tc>
        <w:tc>
          <w:tcPr>
            <w:tcW w:w="1972" w:type="dxa"/>
            <w:shd w:val="clear" w:color="auto" w:fill="C6D9F1" w:themeFill="text2" w:themeFillTint="33"/>
          </w:tcPr>
          <w:p w14:paraId="2C3A1D3C" w14:textId="77777777" w:rsidR="00002101" w:rsidRPr="003C277A" w:rsidRDefault="00002101" w:rsidP="00084724">
            <w:pPr>
              <w:rPr>
                <w:rFonts w:cstheme="minorHAnsi"/>
                <w:sz w:val="20"/>
                <w:szCs w:val="20"/>
              </w:rPr>
            </w:pPr>
            <w:r w:rsidRPr="003C277A">
              <w:rPr>
                <w:sz w:val="20"/>
                <w:szCs w:val="20"/>
              </w:rPr>
              <w:t>Manager</w:t>
            </w:r>
          </w:p>
        </w:tc>
        <w:tc>
          <w:tcPr>
            <w:tcW w:w="7192" w:type="dxa"/>
            <w:shd w:val="clear" w:color="auto" w:fill="C6D9F1" w:themeFill="text2" w:themeFillTint="33"/>
          </w:tcPr>
          <w:p w14:paraId="4C804177" w14:textId="77777777" w:rsidR="00002101" w:rsidRDefault="00002101" w:rsidP="00084724">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002101" w14:paraId="5110D0B8" w14:textId="77777777" w:rsidTr="00002101">
        <w:trPr>
          <w:trHeight w:val="489"/>
        </w:trPr>
        <w:tc>
          <w:tcPr>
            <w:tcW w:w="340" w:type="dxa"/>
            <w:tcBorders>
              <w:bottom w:val="single" w:sz="4" w:space="0" w:color="auto"/>
            </w:tcBorders>
            <w:shd w:val="clear" w:color="auto" w:fill="C6D9F1" w:themeFill="text2" w:themeFillTint="33"/>
          </w:tcPr>
          <w:p w14:paraId="4429B157" w14:textId="77777777" w:rsidR="00002101" w:rsidRDefault="00002101" w:rsidP="00084724">
            <w:pPr>
              <w:rPr>
                <w:rFonts w:cstheme="minorHAnsi"/>
                <w:sz w:val="20"/>
                <w:szCs w:val="20"/>
              </w:rPr>
            </w:pPr>
            <w:r>
              <w:rPr>
                <w:rFonts w:cstheme="minorHAnsi"/>
                <w:sz w:val="20"/>
                <w:szCs w:val="20"/>
              </w:rPr>
              <w:t>B</w:t>
            </w:r>
          </w:p>
        </w:tc>
        <w:tc>
          <w:tcPr>
            <w:tcW w:w="1972" w:type="dxa"/>
            <w:tcBorders>
              <w:bottom w:val="single" w:sz="4" w:space="0" w:color="auto"/>
            </w:tcBorders>
            <w:shd w:val="clear" w:color="auto" w:fill="C6D9F1" w:themeFill="text2" w:themeFillTint="33"/>
          </w:tcPr>
          <w:p w14:paraId="0E852283" w14:textId="77777777" w:rsidR="00002101" w:rsidRPr="003C277A" w:rsidRDefault="00002101" w:rsidP="00084724">
            <w:pPr>
              <w:rPr>
                <w:rFonts w:cstheme="minorHAnsi"/>
                <w:sz w:val="20"/>
                <w:szCs w:val="20"/>
              </w:rPr>
            </w:pPr>
            <w:r w:rsidRPr="003C277A">
              <w:rPr>
                <w:sz w:val="20"/>
                <w:szCs w:val="20"/>
              </w:rPr>
              <w:t>Supervisor</w:t>
            </w:r>
          </w:p>
        </w:tc>
        <w:tc>
          <w:tcPr>
            <w:tcW w:w="7192" w:type="dxa"/>
            <w:tcBorders>
              <w:bottom w:val="single" w:sz="4" w:space="0" w:color="auto"/>
            </w:tcBorders>
            <w:shd w:val="clear" w:color="auto" w:fill="C6D9F1" w:themeFill="text2" w:themeFillTint="33"/>
          </w:tcPr>
          <w:p w14:paraId="2489AF24" w14:textId="77777777" w:rsidR="00002101" w:rsidRDefault="00002101" w:rsidP="00084724">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002101" w14:paraId="6457C6A6" w14:textId="77777777" w:rsidTr="00002101">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0" w:type="dxa"/>
            <w:tcBorders>
              <w:top w:val="single" w:sz="4" w:space="0" w:color="auto"/>
            </w:tcBorders>
            <w:shd w:val="clear" w:color="auto" w:fill="C6D9F1" w:themeFill="text2" w:themeFillTint="33"/>
          </w:tcPr>
          <w:p w14:paraId="0D23F81E" w14:textId="77777777" w:rsidR="00002101" w:rsidRDefault="00002101" w:rsidP="00084724">
            <w:pPr>
              <w:rPr>
                <w:rFonts w:cstheme="minorHAnsi"/>
                <w:sz w:val="20"/>
                <w:szCs w:val="20"/>
              </w:rPr>
            </w:pPr>
            <w:r>
              <w:rPr>
                <w:rFonts w:cstheme="minorHAnsi"/>
                <w:sz w:val="20"/>
                <w:szCs w:val="20"/>
              </w:rPr>
              <w:t>C</w:t>
            </w:r>
          </w:p>
        </w:tc>
        <w:tc>
          <w:tcPr>
            <w:tcW w:w="1972" w:type="dxa"/>
            <w:tcBorders>
              <w:top w:val="single" w:sz="4" w:space="0" w:color="auto"/>
            </w:tcBorders>
            <w:shd w:val="clear" w:color="auto" w:fill="C6D9F1" w:themeFill="text2" w:themeFillTint="33"/>
          </w:tcPr>
          <w:p w14:paraId="37F23F23" w14:textId="77777777" w:rsidR="00002101" w:rsidRPr="003C277A" w:rsidRDefault="00002101" w:rsidP="00084724">
            <w:pPr>
              <w:rPr>
                <w:sz w:val="20"/>
                <w:szCs w:val="20"/>
              </w:rPr>
            </w:pPr>
            <w:r w:rsidRPr="003C277A">
              <w:rPr>
                <w:sz w:val="20"/>
                <w:szCs w:val="20"/>
              </w:rPr>
              <w:t>Employee</w:t>
            </w:r>
          </w:p>
        </w:tc>
        <w:tc>
          <w:tcPr>
            <w:tcW w:w="7192" w:type="dxa"/>
            <w:tcBorders>
              <w:top w:val="single" w:sz="4" w:space="0" w:color="auto"/>
            </w:tcBorders>
            <w:shd w:val="clear" w:color="auto" w:fill="C6D9F1" w:themeFill="text2" w:themeFillTint="33"/>
          </w:tcPr>
          <w:p w14:paraId="636CE9F2" w14:textId="77777777" w:rsidR="00002101" w:rsidRDefault="00002101" w:rsidP="00084724">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420BB7" w:rsidRPr="003C277A" w14:paraId="7EC5E93F" w14:textId="77777777" w:rsidTr="00002101">
        <w:trPr>
          <w:trHeight w:val="264"/>
        </w:trPr>
        <w:tc>
          <w:tcPr>
            <w:tcW w:w="340" w:type="dxa"/>
            <w:shd w:val="clear" w:color="auto" w:fill="EEECE1" w:themeFill="background2"/>
          </w:tcPr>
          <w:p w14:paraId="1E825ABE" w14:textId="41DAB986" w:rsidR="00420BB7" w:rsidRDefault="00002101" w:rsidP="00E01D6C">
            <w:pPr>
              <w:rPr>
                <w:rFonts w:cstheme="minorHAnsi"/>
                <w:sz w:val="20"/>
                <w:szCs w:val="20"/>
              </w:rPr>
            </w:pPr>
            <w:r>
              <w:rPr>
                <w:rFonts w:cstheme="minorHAnsi"/>
                <w:sz w:val="20"/>
                <w:szCs w:val="20"/>
              </w:rPr>
              <w:t>5</w:t>
            </w:r>
          </w:p>
        </w:tc>
        <w:tc>
          <w:tcPr>
            <w:tcW w:w="9164" w:type="dxa"/>
            <w:gridSpan w:val="2"/>
            <w:shd w:val="clear" w:color="auto" w:fill="EEECE1" w:themeFill="background2"/>
          </w:tcPr>
          <w:p w14:paraId="6D089EED" w14:textId="517E847E" w:rsidR="00420BB7" w:rsidRPr="003C277A" w:rsidRDefault="00420BB7" w:rsidP="00E01D6C">
            <w:pPr>
              <w:rPr>
                <w:sz w:val="20"/>
                <w:szCs w:val="20"/>
              </w:rPr>
            </w:pPr>
            <w:r w:rsidRPr="00056BC0">
              <w:rPr>
                <w:rFonts w:cstheme="minorHAnsi"/>
                <w:b/>
                <w:sz w:val="20"/>
                <w:szCs w:val="20"/>
              </w:rPr>
              <w:t>My Submissions</w:t>
            </w:r>
            <w:r>
              <w:rPr>
                <w:rFonts w:cstheme="minorHAnsi"/>
                <w:b/>
                <w:sz w:val="20"/>
                <w:szCs w:val="20"/>
              </w:rPr>
              <w:t xml:space="preserve"> – My Submitted Completed eCoaching Logs</w:t>
            </w:r>
          </w:p>
        </w:tc>
      </w:tr>
      <w:tr w:rsidR="00420BB7" w:rsidRPr="003C277A" w14:paraId="779F76AC" w14:textId="77777777" w:rsidTr="00002101">
        <w:trPr>
          <w:trHeight w:val="489"/>
        </w:trPr>
        <w:tc>
          <w:tcPr>
            <w:tcW w:w="340" w:type="dxa"/>
            <w:shd w:val="clear" w:color="auto" w:fill="EEECE1" w:themeFill="background2"/>
          </w:tcPr>
          <w:p w14:paraId="7E14857C" w14:textId="79771A59" w:rsidR="00420BB7" w:rsidRDefault="00420BB7" w:rsidP="00E01D6C">
            <w:pPr>
              <w:rPr>
                <w:rFonts w:cstheme="minorHAnsi"/>
                <w:sz w:val="20"/>
                <w:szCs w:val="20"/>
              </w:rPr>
            </w:pPr>
            <w:r>
              <w:rPr>
                <w:rFonts w:cstheme="minorHAnsi"/>
                <w:sz w:val="20"/>
                <w:szCs w:val="20"/>
              </w:rPr>
              <w:t>A</w:t>
            </w:r>
          </w:p>
        </w:tc>
        <w:tc>
          <w:tcPr>
            <w:tcW w:w="1972" w:type="dxa"/>
            <w:shd w:val="clear" w:color="auto" w:fill="EEECE1" w:themeFill="background2"/>
          </w:tcPr>
          <w:p w14:paraId="7451E92B" w14:textId="693AC77C" w:rsidR="00420BB7" w:rsidRPr="003C277A" w:rsidRDefault="00420BB7" w:rsidP="00E01D6C">
            <w:pPr>
              <w:rPr>
                <w:sz w:val="20"/>
                <w:szCs w:val="20"/>
              </w:rPr>
            </w:pPr>
            <w:r w:rsidRPr="003C277A">
              <w:rPr>
                <w:sz w:val="20"/>
                <w:szCs w:val="20"/>
              </w:rPr>
              <w:t>Manager</w:t>
            </w:r>
          </w:p>
        </w:tc>
        <w:tc>
          <w:tcPr>
            <w:tcW w:w="7192" w:type="dxa"/>
            <w:shd w:val="clear" w:color="auto" w:fill="EEECE1" w:themeFill="background2"/>
          </w:tcPr>
          <w:p w14:paraId="056B1208" w14:textId="0F03C355" w:rsidR="00420BB7" w:rsidRPr="003C277A" w:rsidRDefault="00420BB7"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420BB7" w:rsidRPr="003C277A" w14:paraId="72A3E6CC" w14:textId="77777777" w:rsidTr="00002101">
        <w:trPr>
          <w:trHeight w:val="489"/>
        </w:trPr>
        <w:tc>
          <w:tcPr>
            <w:tcW w:w="340" w:type="dxa"/>
            <w:shd w:val="clear" w:color="auto" w:fill="EEECE1" w:themeFill="background2"/>
          </w:tcPr>
          <w:p w14:paraId="6649FB7B" w14:textId="1E693AD8" w:rsidR="00420BB7" w:rsidRDefault="00420BB7" w:rsidP="00E01D6C">
            <w:pPr>
              <w:rPr>
                <w:rFonts w:cstheme="minorHAnsi"/>
                <w:sz w:val="20"/>
                <w:szCs w:val="20"/>
              </w:rPr>
            </w:pPr>
            <w:r>
              <w:rPr>
                <w:rFonts w:cstheme="minorHAnsi"/>
                <w:sz w:val="20"/>
                <w:szCs w:val="20"/>
              </w:rPr>
              <w:t>B</w:t>
            </w:r>
          </w:p>
        </w:tc>
        <w:tc>
          <w:tcPr>
            <w:tcW w:w="1972" w:type="dxa"/>
            <w:shd w:val="clear" w:color="auto" w:fill="EEECE1" w:themeFill="background2"/>
          </w:tcPr>
          <w:p w14:paraId="3F418C47" w14:textId="46033554" w:rsidR="00420BB7" w:rsidRPr="003C277A" w:rsidRDefault="00420BB7" w:rsidP="00E01D6C">
            <w:pPr>
              <w:rPr>
                <w:sz w:val="20"/>
                <w:szCs w:val="20"/>
              </w:rPr>
            </w:pPr>
            <w:r w:rsidRPr="003C277A">
              <w:rPr>
                <w:sz w:val="20"/>
                <w:szCs w:val="20"/>
              </w:rPr>
              <w:t>Supervisor</w:t>
            </w:r>
          </w:p>
        </w:tc>
        <w:tc>
          <w:tcPr>
            <w:tcW w:w="7192" w:type="dxa"/>
            <w:shd w:val="clear" w:color="auto" w:fill="EEECE1" w:themeFill="background2"/>
          </w:tcPr>
          <w:p w14:paraId="50AF5D87" w14:textId="0421AE96" w:rsidR="00420BB7" w:rsidRPr="003C277A" w:rsidRDefault="00420BB7"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420BB7" w:rsidRPr="003C277A" w14:paraId="2289C3B4" w14:textId="77777777" w:rsidTr="00002101">
        <w:trPr>
          <w:trHeight w:val="489"/>
        </w:trPr>
        <w:tc>
          <w:tcPr>
            <w:tcW w:w="340" w:type="dxa"/>
            <w:shd w:val="clear" w:color="auto" w:fill="EEECE1" w:themeFill="background2"/>
          </w:tcPr>
          <w:p w14:paraId="06ACE903" w14:textId="0962F76A" w:rsidR="00420BB7" w:rsidRDefault="009C04BC" w:rsidP="00E01D6C">
            <w:pPr>
              <w:rPr>
                <w:rFonts w:cstheme="minorHAnsi"/>
                <w:sz w:val="20"/>
                <w:szCs w:val="20"/>
              </w:rPr>
            </w:pPr>
            <w:r>
              <w:rPr>
                <w:rFonts w:cstheme="minorHAnsi"/>
                <w:sz w:val="20"/>
                <w:szCs w:val="20"/>
              </w:rPr>
              <w:lastRenderedPageBreak/>
              <w:t>C</w:t>
            </w:r>
          </w:p>
        </w:tc>
        <w:tc>
          <w:tcPr>
            <w:tcW w:w="1972" w:type="dxa"/>
            <w:shd w:val="clear" w:color="auto" w:fill="EEECE1" w:themeFill="background2"/>
          </w:tcPr>
          <w:p w14:paraId="3273C14D" w14:textId="1DF0AE5F" w:rsidR="00420BB7" w:rsidRPr="003C277A" w:rsidRDefault="00420BB7" w:rsidP="00E01D6C">
            <w:pPr>
              <w:rPr>
                <w:sz w:val="20"/>
                <w:szCs w:val="20"/>
              </w:rPr>
            </w:pPr>
            <w:r w:rsidRPr="003C277A">
              <w:rPr>
                <w:sz w:val="20"/>
                <w:szCs w:val="20"/>
              </w:rPr>
              <w:t>Employee</w:t>
            </w:r>
          </w:p>
        </w:tc>
        <w:tc>
          <w:tcPr>
            <w:tcW w:w="7192" w:type="dxa"/>
            <w:shd w:val="clear" w:color="auto" w:fill="EEECE1" w:themeFill="background2"/>
          </w:tcPr>
          <w:p w14:paraId="1DCB7D11" w14:textId="355E32E0" w:rsidR="00420BB7" w:rsidRPr="003C277A" w:rsidRDefault="00420BB7"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1906FD86" w14:textId="77777777" w:rsidR="000C73B7" w:rsidRDefault="000C73B7" w:rsidP="000C73B7">
      <w:r>
        <w:rPr>
          <w:sz w:val="20"/>
        </w:rPr>
        <w:t xml:space="preserve"> </w:t>
      </w:r>
    </w:p>
    <w:p w14:paraId="3A60448C" w14:textId="77777777" w:rsidR="0045631D" w:rsidRPr="00D0711E" w:rsidRDefault="0045631D" w:rsidP="0045631D">
      <w:pPr>
        <w:pStyle w:val="Heading1"/>
        <w:rPr>
          <w:rFonts w:asciiTheme="minorHAnsi" w:hAnsiTheme="minorHAnsi" w:cstheme="minorHAnsi"/>
          <w:sz w:val="22"/>
        </w:rPr>
      </w:pPr>
      <w:r>
        <w:rPr>
          <w:rFonts w:asciiTheme="minorHAnsi" w:hAnsiTheme="minorHAnsi" w:cstheme="minorHAnsi"/>
          <w:sz w:val="22"/>
        </w:rPr>
        <w:t>Support Staff</w:t>
      </w:r>
      <w:r w:rsidRPr="00D0711E">
        <w:rPr>
          <w:rFonts w:asciiTheme="minorHAnsi" w:hAnsiTheme="minorHAnsi" w:cstheme="minorHAnsi"/>
          <w:sz w:val="22"/>
        </w:rPr>
        <w:t xml:space="preserve"> Dashboard</w:t>
      </w:r>
      <w:bookmarkEnd w:id="48"/>
      <w:bookmarkEnd w:id="49"/>
      <w:bookmarkEnd w:id="50"/>
      <w:bookmarkEnd w:id="51"/>
    </w:p>
    <w:p w14:paraId="1A3272D2" w14:textId="59EF8D27" w:rsidR="0045631D" w:rsidRDefault="0045631D" w:rsidP="0045631D">
      <w:pPr>
        <w:rPr>
          <w:sz w:val="20"/>
        </w:rPr>
      </w:pPr>
      <w:r>
        <w:rPr>
          <w:sz w:val="20"/>
        </w:rPr>
        <w:t xml:space="preserve">This dashboard allows support staff who submitted indirect </w:t>
      </w:r>
      <w:proofErr w:type="spellStart"/>
      <w:r>
        <w:rPr>
          <w:sz w:val="20"/>
        </w:rPr>
        <w:t>eCLs</w:t>
      </w:r>
      <w:proofErr w:type="spellEnd"/>
      <w:r>
        <w:rPr>
          <w:sz w:val="20"/>
        </w:rPr>
        <w:t xml:space="preserve"> to view the status of pending and completed records.</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98"/>
        <w:gridCol w:w="1979"/>
        <w:gridCol w:w="2526"/>
        <w:gridCol w:w="2477"/>
        <w:gridCol w:w="2224"/>
      </w:tblGrid>
      <w:tr w:rsidR="0045631D" w:rsidRPr="002D7D35" w14:paraId="0F27A4A1" w14:textId="77777777" w:rsidTr="00D40019">
        <w:trPr>
          <w:trHeight w:val="288"/>
        </w:trPr>
        <w:tc>
          <w:tcPr>
            <w:tcW w:w="298" w:type="dxa"/>
            <w:tcBorders>
              <w:top w:val="single" w:sz="4" w:space="0" w:color="F2F2F2" w:themeColor="background1" w:themeShade="F2"/>
              <w:left w:val="single" w:sz="4" w:space="0" w:color="7297BD"/>
              <w:bottom w:val="single" w:sz="4" w:space="0" w:color="000000" w:themeColor="text1"/>
              <w:right w:val="single" w:sz="4" w:space="0" w:color="F2F2F2" w:themeColor="background1" w:themeShade="F2"/>
            </w:tcBorders>
            <w:shd w:val="clear" w:color="auto" w:fill="7297BD"/>
            <w:vAlign w:val="bottom"/>
          </w:tcPr>
          <w:p w14:paraId="1C6BB277"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1979" w:type="dxa"/>
            <w:tcBorders>
              <w:top w:val="single" w:sz="4" w:space="0" w:color="F2F2F2" w:themeColor="background1" w:themeShade="F2"/>
              <w:left w:val="single" w:sz="4" w:space="0" w:color="F2F2F2" w:themeColor="background1" w:themeShade="F2"/>
              <w:bottom w:val="single" w:sz="4" w:space="0" w:color="000000" w:themeColor="text1"/>
              <w:right w:val="single" w:sz="4" w:space="0" w:color="F2F2F2" w:themeColor="background1" w:themeShade="F2"/>
            </w:tcBorders>
            <w:shd w:val="clear" w:color="auto" w:fill="7297BD"/>
            <w:vAlign w:val="bottom"/>
          </w:tcPr>
          <w:p w14:paraId="6AAA4057"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526" w:type="dxa"/>
            <w:tcBorders>
              <w:top w:val="single" w:sz="4" w:space="0" w:color="F2F2F2" w:themeColor="background1" w:themeShade="F2"/>
              <w:left w:val="single" w:sz="4" w:space="0" w:color="F2F2F2" w:themeColor="background1" w:themeShade="F2"/>
              <w:bottom w:val="single" w:sz="4" w:space="0" w:color="000000" w:themeColor="text1"/>
              <w:right w:val="single" w:sz="4" w:space="0" w:color="F2F2F2" w:themeColor="background1" w:themeShade="F2"/>
            </w:tcBorders>
            <w:shd w:val="clear" w:color="auto" w:fill="7297BD"/>
            <w:vAlign w:val="bottom"/>
          </w:tcPr>
          <w:p w14:paraId="207343E4"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477" w:type="dxa"/>
            <w:tcBorders>
              <w:top w:val="single" w:sz="4" w:space="0" w:color="F2F2F2" w:themeColor="background1" w:themeShade="F2"/>
              <w:left w:val="single" w:sz="4" w:space="0" w:color="F2F2F2" w:themeColor="background1" w:themeShade="F2"/>
              <w:bottom w:val="single" w:sz="4" w:space="0" w:color="000000" w:themeColor="text1"/>
              <w:right w:val="single" w:sz="4" w:space="0" w:color="F2F2F2" w:themeColor="background1" w:themeShade="F2"/>
            </w:tcBorders>
            <w:shd w:val="clear" w:color="auto" w:fill="7297BD"/>
            <w:vAlign w:val="bottom"/>
          </w:tcPr>
          <w:p w14:paraId="0100461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224" w:type="dxa"/>
            <w:tcBorders>
              <w:top w:val="single" w:sz="4" w:space="0" w:color="F2F2F2" w:themeColor="background1" w:themeShade="F2"/>
              <w:left w:val="single" w:sz="4" w:space="0" w:color="F2F2F2" w:themeColor="background1" w:themeShade="F2"/>
              <w:bottom w:val="single" w:sz="4" w:space="0" w:color="000000" w:themeColor="text1"/>
              <w:right w:val="single" w:sz="4" w:space="0" w:color="F2F2F2" w:themeColor="background1" w:themeShade="F2"/>
            </w:tcBorders>
            <w:shd w:val="clear" w:color="auto" w:fill="7297BD"/>
          </w:tcPr>
          <w:p w14:paraId="028DA60B"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C17E0F" w:rsidRPr="002D7D35" w14:paraId="3F9C7323" w14:textId="77777777" w:rsidTr="00D4001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F2F2F2" w:themeFill="background1" w:themeFillShade="F2"/>
          </w:tcPr>
          <w:p w14:paraId="7462A571" w14:textId="77777777" w:rsidR="00C17E0F" w:rsidRPr="002D7D35" w:rsidRDefault="00C17E0F" w:rsidP="00001384">
            <w:pPr>
              <w:spacing w:before="60" w:after="60"/>
              <w:rPr>
                <w:rFonts w:cstheme="minorHAnsi"/>
                <w:sz w:val="16"/>
                <w:szCs w:val="16"/>
              </w:rPr>
            </w:pPr>
            <w:r w:rsidRPr="002D7D35">
              <w:rPr>
                <w:rFonts w:cstheme="minorHAnsi"/>
                <w:sz w:val="16"/>
                <w:szCs w:val="16"/>
              </w:rPr>
              <w:t>1</w:t>
            </w:r>
          </w:p>
        </w:tc>
        <w:tc>
          <w:tcPr>
            <w:tcW w:w="1979" w:type="dxa"/>
            <w:tcBorders>
              <w:bottom w:val="single" w:sz="4" w:space="0" w:color="000000" w:themeColor="text1"/>
            </w:tcBorders>
            <w:shd w:val="clear" w:color="auto" w:fill="F2F2F2" w:themeFill="background1" w:themeFillShade="F2"/>
          </w:tcPr>
          <w:p w14:paraId="0771CD26" w14:textId="77777777" w:rsidR="00C17E0F" w:rsidRPr="002D7D35" w:rsidRDefault="00C17E0F" w:rsidP="00001384">
            <w:pPr>
              <w:spacing w:before="60" w:after="60"/>
              <w:rPr>
                <w:rFonts w:cstheme="minorHAnsi"/>
                <w:sz w:val="16"/>
                <w:szCs w:val="16"/>
              </w:rPr>
            </w:pPr>
            <w:r>
              <w:rPr>
                <w:rFonts w:cstheme="minorHAnsi"/>
                <w:sz w:val="16"/>
                <w:szCs w:val="16"/>
              </w:rPr>
              <w:t>My Pending eCoaching Logs</w:t>
            </w:r>
          </w:p>
        </w:tc>
        <w:tc>
          <w:tcPr>
            <w:tcW w:w="2526" w:type="dxa"/>
            <w:tcBorders>
              <w:bottom w:val="single" w:sz="4" w:space="0" w:color="000000" w:themeColor="text1"/>
            </w:tcBorders>
            <w:shd w:val="clear" w:color="auto" w:fill="F2F2F2" w:themeFill="background1" w:themeFillShade="F2"/>
          </w:tcPr>
          <w:p w14:paraId="33D7F044" w14:textId="771BBCB6" w:rsidR="00C17E0F" w:rsidRDefault="00C17E0F" w:rsidP="00001384">
            <w:pPr>
              <w:spacing w:before="60" w:after="60"/>
              <w:rPr>
                <w:rFonts w:cstheme="minorHAnsi"/>
                <w:sz w:val="16"/>
                <w:szCs w:val="16"/>
              </w:rPr>
            </w:pPr>
            <w:r>
              <w:rPr>
                <w:rFonts w:cstheme="minorHAnsi"/>
                <w:sz w:val="16"/>
                <w:szCs w:val="16"/>
              </w:rPr>
              <w:t>Name = current user</w:t>
            </w:r>
          </w:p>
          <w:p w14:paraId="7E2922C9" w14:textId="1D510D96" w:rsidR="00C17E0F" w:rsidRDefault="00C17E0F" w:rsidP="00001384">
            <w:pPr>
              <w:spacing w:before="60" w:after="60"/>
              <w:rPr>
                <w:rFonts w:cstheme="minorHAnsi"/>
                <w:sz w:val="16"/>
                <w:szCs w:val="16"/>
              </w:rPr>
            </w:pPr>
            <w:r>
              <w:rPr>
                <w:rFonts w:cstheme="minorHAnsi"/>
                <w:sz w:val="16"/>
                <w:szCs w:val="16"/>
              </w:rPr>
              <w:t>Role = Support Staff</w:t>
            </w:r>
          </w:p>
          <w:p w14:paraId="0E86C11A" w14:textId="55CD55A8" w:rsidR="00C17E0F" w:rsidRPr="002D7D35" w:rsidRDefault="00C17E0F" w:rsidP="00C17E0F">
            <w:pPr>
              <w:spacing w:before="60" w:after="60"/>
              <w:rPr>
                <w:rFonts w:cstheme="minorHAnsi"/>
                <w:sz w:val="16"/>
                <w:szCs w:val="16"/>
              </w:rPr>
            </w:pPr>
            <w:r>
              <w:rPr>
                <w:rFonts w:cstheme="minorHAnsi"/>
                <w:sz w:val="16"/>
                <w:szCs w:val="16"/>
              </w:rPr>
              <w:t>Status = Pending Acknowledgment, Pending Employee Review</w:t>
            </w:r>
          </w:p>
        </w:tc>
        <w:tc>
          <w:tcPr>
            <w:tcW w:w="2477" w:type="dxa"/>
            <w:tcBorders>
              <w:bottom w:val="single" w:sz="4" w:space="0" w:color="000000" w:themeColor="text1"/>
            </w:tcBorders>
            <w:shd w:val="clear" w:color="auto" w:fill="F2F2F2" w:themeFill="background1" w:themeFillShade="F2"/>
          </w:tcPr>
          <w:p w14:paraId="62AAB28C" w14:textId="77777777" w:rsidR="00C17E0F" w:rsidRDefault="00C17E0F" w:rsidP="00001384">
            <w:pPr>
              <w:rPr>
                <w:rFonts w:cstheme="minorHAnsi"/>
                <w:sz w:val="16"/>
                <w:szCs w:val="16"/>
              </w:rPr>
            </w:pPr>
            <w:proofErr w:type="spellStart"/>
            <w:r>
              <w:rPr>
                <w:rFonts w:cstheme="minorHAnsi"/>
                <w:sz w:val="16"/>
                <w:szCs w:val="16"/>
              </w:rPr>
              <w:t>FormID</w:t>
            </w:r>
            <w:proofErr w:type="spellEnd"/>
            <w:r>
              <w:rPr>
                <w:rFonts w:cstheme="minorHAnsi"/>
                <w:sz w:val="16"/>
                <w:szCs w:val="16"/>
              </w:rPr>
              <w:t xml:space="preserve"> (w/Link to form)</w:t>
            </w:r>
          </w:p>
          <w:p w14:paraId="4990963A" w14:textId="77777777" w:rsidR="00C17E0F" w:rsidRDefault="00C17E0F" w:rsidP="00001384">
            <w:pPr>
              <w:rPr>
                <w:rFonts w:cstheme="minorHAnsi"/>
                <w:sz w:val="16"/>
                <w:szCs w:val="16"/>
              </w:rPr>
            </w:pPr>
            <w:r>
              <w:rPr>
                <w:rFonts w:cstheme="minorHAnsi"/>
                <w:sz w:val="16"/>
                <w:szCs w:val="16"/>
              </w:rPr>
              <w:t>Employee Name</w:t>
            </w:r>
          </w:p>
          <w:p w14:paraId="0EBD1017" w14:textId="77777777" w:rsidR="00C17E0F" w:rsidRDefault="00C17E0F" w:rsidP="00001384">
            <w:pPr>
              <w:rPr>
                <w:rFonts w:cstheme="minorHAnsi"/>
                <w:sz w:val="16"/>
                <w:szCs w:val="16"/>
              </w:rPr>
            </w:pPr>
            <w:r>
              <w:rPr>
                <w:rFonts w:cstheme="minorHAnsi"/>
                <w:sz w:val="16"/>
                <w:szCs w:val="16"/>
              </w:rPr>
              <w:t>Status</w:t>
            </w:r>
          </w:p>
          <w:p w14:paraId="061EECC5" w14:textId="77777777" w:rsidR="00C17E0F" w:rsidRDefault="00C17E0F" w:rsidP="00001384">
            <w:pPr>
              <w:rPr>
                <w:rFonts w:cstheme="minorHAnsi"/>
                <w:sz w:val="16"/>
                <w:szCs w:val="16"/>
              </w:rPr>
            </w:pPr>
            <w:r>
              <w:rPr>
                <w:rFonts w:cstheme="minorHAnsi"/>
                <w:sz w:val="16"/>
                <w:szCs w:val="16"/>
              </w:rPr>
              <w:t>Coaching Reason</w:t>
            </w:r>
          </w:p>
          <w:p w14:paraId="6B6DEDB2" w14:textId="77777777" w:rsidR="00C17E0F" w:rsidRDefault="00C17E0F" w:rsidP="00001384">
            <w:pPr>
              <w:rPr>
                <w:rFonts w:cstheme="minorHAnsi"/>
                <w:sz w:val="16"/>
                <w:szCs w:val="16"/>
              </w:rPr>
            </w:pPr>
            <w:r>
              <w:rPr>
                <w:rFonts w:cstheme="minorHAnsi"/>
                <w:sz w:val="16"/>
                <w:szCs w:val="16"/>
              </w:rPr>
              <w:t>Sub-coaching Reason</w:t>
            </w:r>
          </w:p>
          <w:p w14:paraId="7344C557" w14:textId="77777777" w:rsidR="00C17E0F" w:rsidRDefault="00C17E0F" w:rsidP="00001384">
            <w:pPr>
              <w:rPr>
                <w:rFonts w:cstheme="minorHAnsi"/>
                <w:sz w:val="16"/>
                <w:szCs w:val="16"/>
              </w:rPr>
            </w:pPr>
            <w:r>
              <w:rPr>
                <w:rFonts w:cstheme="minorHAnsi"/>
                <w:sz w:val="16"/>
                <w:szCs w:val="16"/>
              </w:rPr>
              <w:t>Value</w:t>
            </w:r>
          </w:p>
          <w:p w14:paraId="3053883A" w14:textId="77777777" w:rsidR="00C17E0F" w:rsidRPr="002D7D35" w:rsidRDefault="00C17E0F" w:rsidP="00001384">
            <w:pPr>
              <w:rPr>
                <w:rFonts w:cstheme="minorHAnsi"/>
                <w:sz w:val="16"/>
                <w:szCs w:val="16"/>
              </w:rPr>
            </w:pPr>
            <w:r>
              <w:rPr>
                <w:rFonts w:cstheme="minorHAnsi"/>
                <w:sz w:val="16"/>
                <w:szCs w:val="16"/>
              </w:rPr>
              <w:t>Created Date</w:t>
            </w:r>
          </w:p>
        </w:tc>
        <w:tc>
          <w:tcPr>
            <w:tcW w:w="2224" w:type="dxa"/>
            <w:tcBorders>
              <w:bottom w:val="single" w:sz="4" w:space="0" w:color="000000" w:themeColor="text1"/>
            </w:tcBorders>
            <w:shd w:val="clear" w:color="auto" w:fill="F2F2F2" w:themeFill="background1" w:themeFillShade="F2"/>
          </w:tcPr>
          <w:p w14:paraId="0F9DE906" w14:textId="77777777" w:rsidR="00C17E0F" w:rsidRDefault="00C17E0F" w:rsidP="00001384">
            <w:pPr>
              <w:rPr>
                <w:rFonts w:cstheme="minorHAnsi"/>
                <w:sz w:val="16"/>
                <w:szCs w:val="16"/>
              </w:rPr>
            </w:pPr>
            <w:r>
              <w:rPr>
                <w:rFonts w:cstheme="minorHAnsi"/>
                <w:sz w:val="16"/>
                <w:szCs w:val="16"/>
              </w:rPr>
              <w:t>No Pagination (Show all records)</w:t>
            </w:r>
          </w:p>
          <w:p w14:paraId="38013763" w14:textId="77777777" w:rsidR="00C17E0F" w:rsidRDefault="00C17E0F" w:rsidP="00001384">
            <w:pPr>
              <w:rPr>
                <w:rFonts w:cstheme="minorHAnsi"/>
                <w:sz w:val="16"/>
                <w:szCs w:val="16"/>
              </w:rPr>
            </w:pPr>
          </w:p>
          <w:p w14:paraId="21B6B140" w14:textId="77777777" w:rsidR="00C17E0F" w:rsidRDefault="00C17E0F" w:rsidP="00001384">
            <w:pPr>
              <w:rPr>
                <w:rFonts w:cstheme="minorHAnsi"/>
                <w:sz w:val="16"/>
                <w:szCs w:val="16"/>
              </w:rPr>
            </w:pPr>
            <w:r>
              <w:rPr>
                <w:rFonts w:cstheme="minorHAnsi"/>
                <w:sz w:val="16"/>
                <w:szCs w:val="16"/>
              </w:rPr>
              <w:t>Show items in descending order from Created Date</w:t>
            </w:r>
          </w:p>
          <w:p w14:paraId="78BAA762" w14:textId="77777777" w:rsidR="00C17E0F" w:rsidRDefault="00C17E0F" w:rsidP="00001384">
            <w:pPr>
              <w:rPr>
                <w:rFonts w:cstheme="minorHAnsi"/>
                <w:sz w:val="16"/>
                <w:szCs w:val="16"/>
              </w:rPr>
            </w:pPr>
          </w:p>
          <w:p w14:paraId="2BB45137" w14:textId="77777777" w:rsidR="00C17E0F" w:rsidRDefault="00C17E0F" w:rsidP="00001384">
            <w:pPr>
              <w:rPr>
                <w:rFonts w:cstheme="minorHAnsi"/>
                <w:sz w:val="16"/>
                <w:szCs w:val="16"/>
              </w:rPr>
            </w:pPr>
            <w:r w:rsidRPr="00B300A6">
              <w:rPr>
                <w:rFonts w:cstheme="minorHAnsi"/>
                <w:sz w:val="16"/>
                <w:szCs w:val="16"/>
              </w:rPr>
              <w:t>Sorting can be done by selecting any column heading</w:t>
            </w:r>
            <w:r>
              <w:rPr>
                <w:rFonts w:cstheme="minorHAnsi"/>
                <w:sz w:val="16"/>
                <w:szCs w:val="16"/>
              </w:rPr>
              <w:t xml:space="preserve"> which has a hyperlink</w:t>
            </w:r>
            <w:r w:rsidRPr="00B300A6">
              <w:rPr>
                <w:rFonts w:cstheme="minorHAnsi"/>
                <w:sz w:val="16"/>
                <w:szCs w:val="16"/>
              </w:rPr>
              <w:t>.</w:t>
            </w:r>
          </w:p>
        </w:tc>
      </w:tr>
      <w:tr w:rsidR="00D40019" w:rsidRPr="002D7D35" w14:paraId="066FAE84" w14:textId="77777777" w:rsidTr="00D4001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DBE5F1" w:themeFill="accent1" w:themeFillTint="33"/>
          </w:tcPr>
          <w:p w14:paraId="60E38AAB" w14:textId="77777777" w:rsidR="00D40019" w:rsidRPr="002D7D35" w:rsidRDefault="00D40019" w:rsidP="00001384">
            <w:pPr>
              <w:spacing w:before="60" w:after="60"/>
              <w:rPr>
                <w:rFonts w:cstheme="minorHAnsi"/>
                <w:sz w:val="16"/>
                <w:szCs w:val="16"/>
              </w:rPr>
            </w:pPr>
            <w:r>
              <w:rPr>
                <w:rFonts w:cstheme="minorHAnsi"/>
                <w:sz w:val="16"/>
                <w:szCs w:val="16"/>
              </w:rPr>
              <w:t>2</w:t>
            </w:r>
          </w:p>
        </w:tc>
        <w:tc>
          <w:tcPr>
            <w:tcW w:w="1979" w:type="dxa"/>
            <w:tcBorders>
              <w:bottom w:val="single" w:sz="4" w:space="0" w:color="000000" w:themeColor="text1"/>
            </w:tcBorders>
            <w:shd w:val="clear" w:color="auto" w:fill="DBE5F1" w:themeFill="accent1" w:themeFillTint="33"/>
          </w:tcPr>
          <w:p w14:paraId="144BB6F0" w14:textId="77777777" w:rsidR="00D40019" w:rsidRDefault="00D40019" w:rsidP="00001384">
            <w:pPr>
              <w:spacing w:before="60" w:after="60"/>
              <w:rPr>
                <w:rFonts w:cstheme="minorHAnsi"/>
                <w:sz w:val="16"/>
                <w:szCs w:val="16"/>
              </w:rPr>
            </w:pPr>
            <w:r>
              <w:rPr>
                <w:rFonts w:cstheme="minorHAnsi"/>
                <w:sz w:val="16"/>
                <w:szCs w:val="16"/>
              </w:rPr>
              <w:t>My Teams Pending eCoaching Logs</w:t>
            </w:r>
          </w:p>
        </w:tc>
        <w:tc>
          <w:tcPr>
            <w:tcW w:w="2526" w:type="dxa"/>
            <w:tcBorders>
              <w:bottom w:val="single" w:sz="4" w:space="0" w:color="000000" w:themeColor="text1"/>
            </w:tcBorders>
            <w:shd w:val="clear" w:color="auto" w:fill="DBE5F1" w:themeFill="accent1" w:themeFillTint="33"/>
          </w:tcPr>
          <w:p w14:paraId="37B5CF7C" w14:textId="7E237997" w:rsidR="00D40019" w:rsidRDefault="00D40019" w:rsidP="00001384">
            <w:pPr>
              <w:spacing w:before="60" w:after="60"/>
              <w:rPr>
                <w:rFonts w:cstheme="minorHAnsi"/>
                <w:sz w:val="16"/>
                <w:szCs w:val="16"/>
              </w:rPr>
            </w:pPr>
            <w:r>
              <w:rPr>
                <w:rFonts w:cstheme="minorHAnsi"/>
                <w:sz w:val="16"/>
                <w:szCs w:val="16"/>
              </w:rPr>
              <w:t>Name = current user</w:t>
            </w:r>
          </w:p>
          <w:p w14:paraId="54E587A9" w14:textId="690FD165" w:rsidR="00D40019" w:rsidRDefault="00D40019" w:rsidP="00001384">
            <w:pPr>
              <w:spacing w:before="60" w:after="60"/>
              <w:rPr>
                <w:rFonts w:cstheme="minorHAnsi"/>
                <w:sz w:val="16"/>
                <w:szCs w:val="16"/>
              </w:rPr>
            </w:pPr>
            <w:r>
              <w:rPr>
                <w:rFonts w:cstheme="minorHAnsi"/>
                <w:sz w:val="16"/>
                <w:szCs w:val="16"/>
              </w:rPr>
              <w:t xml:space="preserve">Role = </w:t>
            </w:r>
            <w:r w:rsidR="00B933F5">
              <w:rPr>
                <w:rFonts w:cstheme="minorHAnsi"/>
                <w:sz w:val="16"/>
                <w:szCs w:val="16"/>
              </w:rPr>
              <w:t>Support Staff</w:t>
            </w:r>
          </w:p>
          <w:p w14:paraId="04924068" w14:textId="77375CAC" w:rsidR="00D40019" w:rsidRDefault="00D40019" w:rsidP="00001384">
            <w:pPr>
              <w:spacing w:before="60" w:after="60"/>
              <w:rPr>
                <w:rFonts w:cstheme="minorHAnsi"/>
                <w:sz w:val="16"/>
                <w:szCs w:val="16"/>
              </w:rPr>
            </w:pPr>
            <w:r>
              <w:rPr>
                <w:rFonts w:cstheme="minorHAnsi"/>
                <w:sz w:val="16"/>
                <w:szCs w:val="16"/>
              </w:rPr>
              <w:t xml:space="preserve">Status = </w:t>
            </w:r>
            <w:r w:rsidR="00B933F5">
              <w:rPr>
                <w:rFonts w:cstheme="minorHAnsi"/>
                <w:sz w:val="16"/>
                <w:szCs w:val="16"/>
              </w:rPr>
              <w:t xml:space="preserve">Pending Acknowledgement, </w:t>
            </w:r>
            <w:r>
              <w:rPr>
                <w:rFonts w:cstheme="minorHAnsi"/>
                <w:sz w:val="16"/>
                <w:szCs w:val="16"/>
              </w:rPr>
              <w:t>Pending Employee Review</w:t>
            </w:r>
            <w:r w:rsidR="00B933F5">
              <w:rPr>
                <w:rFonts w:cstheme="minorHAnsi"/>
                <w:sz w:val="16"/>
                <w:szCs w:val="16"/>
              </w:rPr>
              <w:t xml:space="preserve">, Pending Supervisor Review </w:t>
            </w:r>
            <w:r>
              <w:rPr>
                <w:rFonts w:cstheme="minorHAnsi"/>
                <w:sz w:val="16"/>
                <w:szCs w:val="16"/>
              </w:rPr>
              <w:t xml:space="preserve"> and Pending Manager Review</w:t>
            </w:r>
          </w:p>
        </w:tc>
        <w:tc>
          <w:tcPr>
            <w:tcW w:w="2477" w:type="dxa"/>
            <w:tcBorders>
              <w:bottom w:val="single" w:sz="4" w:space="0" w:color="000000" w:themeColor="text1"/>
            </w:tcBorders>
            <w:shd w:val="clear" w:color="auto" w:fill="DBE5F1" w:themeFill="accent1" w:themeFillTint="33"/>
          </w:tcPr>
          <w:p w14:paraId="79BD795E" w14:textId="77777777" w:rsidR="00D40019" w:rsidRDefault="00D40019" w:rsidP="00001384">
            <w:pPr>
              <w:rPr>
                <w:rFonts w:cstheme="minorHAnsi"/>
                <w:sz w:val="16"/>
                <w:szCs w:val="16"/>
              </w:rPr>
            </w:pPr>
            <w:proofErr w:type="spellStart"/>
            <w:r>
              <w:rPr>
                <w:rFonts w:cstheme="minorHAnsi"/>
                <w:sz w:val="16"/>
                <w:szCs w:val="16"/>
              </w:rPr>
              <w:t>FormID</w:t>
            </w:r>
            <w:proofErr w:type="spellEnd"/>
            <w:r>
              <w:rPr>
                <w:rFonts w:cstheme="minorHAnsi"/>
                <w:sz w:val="16"/>
                <w:szCs w:val="16"/>
              </w:rPr>
              <w:t xml:space="preserve"> (w/Link to form)</w:t>
            </w:r>
          </w:p>
          <w:p w14:paraId="74E61610" w14:textId="77777777" w:rsidR="00D40019" w:rsidRDefault="00D40019" w:rsidP="00001384">
            <w:pPr>
              <w:rPr>
                <w:rFonts w:cstheme="minorHAnsi"/>
                <w:sz w:val="16"/>
                <w:szCs w:val="16"/>
              </w:rPr>
            </w:pPr>
            <w:r>
              <w:rPr>
                <w:rFonts w:cstheme="minorHAnsi"/>
                <w:sz w:val="16"/>
                <w:szCs w:val="16"/>
              </w:rPr>
              <w:t>Employee Name</w:t>
            </w:r>
          </w:p>
          <w:p w14:paraId="39E95AE0" w14:textId="77777777" w:rsidR="00D40019" w:rsidRDefault="00D40019" w:rsidP="00001384">
            <w:pPr>
              <w:rPr>
                <w:rFonts w:cstheme="minorHAnsi"/>
                <w:sz w:val="16"/>
                <w:szCs w:val="16"/>
              </w:rPr>
            </w:pPr>
            <w:r>
              <w:rPr>
                <w:rFonts w:cstheme="minorHAnsi"/>
                <w:sz w:val="16"/>
                <w:szCs w:val="16"/>
              </w:rPr>
              <w:t>Supervisor Name</w:t>
            </w:r>
          </w:p>
          <w:p w14:paraId="48500EFA" w14:textId="77777777" w:rsidR="00D40019" w:rsidRDefault="00D40019" w:rsidP="00001384">
            <w:pPr>
              <w:rPr>
                <w:rFonts w:cstheme="minorHAnsi"/>
                <w:sz w:val="16"/>
                <w:szCs w:val="16"/>
              </w:rPr>
            </w:pPr>
            <w:r>
              <w:rPr>
                <w:rFonts w:cstheme="minorHAnsi"/>
                <w:sz w:val="16"/>
                <w:szCs w:val="16"/>
              </w:rPr>
              <w:t>Manager Name</w:t>
            </w:r>
          </w:p>
          <w:p w14:paraId="425B7139" w14:textId="77777777" w:rsidR="00D40019" w:rsidRDefault="00D40019" w:rsidP="00001384">
            <w:pPr>
              <w:rPr>
                <w:rFonts w:cstheme="minorHAnsi"/>
                <w:sz w:val="16"/>
                <w:szCs w:val="16"/>
              </w:rPr>
            </w:pPr>
            <w:r>
              <w:rPr>
                <w:rFonts w:cstheme="minorHAnsi"/>
                <w:sz w:val="16"/>
                <w:szCs w:val="16"/>
              </w:rPr>
              <w:t>Status</w:t>
            </w:r>
          </w:p>
          <w:p w14:paraId="491380D5" w14:textId="77777777" w:rsidR="00D40019" w:rsidRDefault="00D40019" w:rsidP="00001384">
            <w:pPr>
              <w:rPr>
                <w:rFonts w:cstheme="minorHAnsi"/>
                <w:sz w:val="16"/>
                <w:szCs w:val="16"/>
              </w:rPr>
            </w:pPr>
            <w:r>
              <w:rPr>
                <w:rFonts w:cstheme="minorHAnsi"/>
                <w:sz w:val="16"/>
                <w:szCs w:val="16"/>
              </w:rPr>
              <w:t>Source</w:t>
            </w:r>
          </w:p>
          <w:p w14:paraId="0C423F27" w14:textId="77777777" w:rsidR="00D40019" w:rsidRDefault="00D40019" w:rsidP="00001384">
            <w:pPr>
              <w:rPr>
                <w:rFonts w:cstheme="minorHAnsi"/>
                <w:sz w:val="16"/>
                <w:szCs w:val="16"/>
              </w:rPr>
            </w:pPr>
            <w:r>
              <w:rPr>
                <w:rFonts w:cstheme="minorHAnsi"/>
                <w:sz w:val="16"/>
                <w:szCs w:val="16"/>
              </w:rPr>
              <w:t>Coaching Reason</w:t>
            </w:r>
          </w:p>
          <w:p w14:paraId="647D717D" w14:textId="77777777" w:rsidR="00D40019" w:rsidRDefault="00D40019" w:rsidP="00001384">
            <w:pPr>
              <w:rPr>
                <w:rFonts w:cstheme="minorHAnsi"/>
                <w:sz w:val="16"/>
                <w:szCs w:val="16"/>
              </w:rPr>
            </w:pPr>
            <w:r>
              <w:rPr>
                <w:rFonts w:cstheme="minorHAnsi"/>
                <w:sz w:val="16"/>
                <w:szCs w:val="16"/>
              </w:rPr>
              <w:t>Sub-coaching Reason</w:t>
            </w:r>
          </w:p>
          <w:p w14:paraId="3B77BCB3" w14:textId="77777777" w:rsidR="00D40019" w:rsidRDefault="00D40019" w:rsidP="00001384">
            <w:pPr>
              <w:rPr>
                <w:rFonts w:cstheme="minorHAnsi"/>
                <w:sz w:val="16"/>
                <w:szCs w:val="16"/>
              </w:rPr>
            </w:pPr>
            <w:r>
              <w:rPr>
                <w:rFonts w:cstheme="minorHAnsi"/>
                <w:sz w:val="16"/>
                <w:szCs w:val="16"/>
              </w:rPr>
              <w:t>Value</w:t>
            </w:r>
          </w:p>
          <w:p w14:paraId="7B8EF544" w14:textId="77777777" w:rsidR="00D40019" w:rsidRDefault="00D40019" w:rsidP="00001384">
            <w:pPr>
              <w:rPr>
                <w:rFonts w:cstheme="minorHAnsi"/>
                <w:sz w:val="16"/>
                <w:szCs w:val="16"/>
              </w:rPr>
            </w:pPr>
            <w:r>
              <w:rPr>
                <w:rFonts w:cstheme="minorHAnsi"/>
                <w:sz w:val="16"/>
                <w:szCs w:val="16"/>
              </w:rPr>
              <w:t>Created Date</w:t>
            </w:r>
          </w:p>
        </w:tc>
        <w:tc>
          <w:tcPr>
            <w:tcW w:w="2224" w:type="dxa"/>
            <w:tcBorders>
              <w:bottom w:val="single" w:sz="4" w:space="0" w:color="000000" w:themeColor="text1"/>
            </w:tcBorders>
            <w:shd w:val="clear" w:color="auto" w:fill="DBE5F1" w:themeFill="accent1" w:themeFillTint="33"/>
          </w:tcPr>
          <w:p w14:paraId="36643487" w14:textId="77777777" w:rsidR="00D40019" w:rsidRDefault="00D40019" w:rsidP="00001384">
            <w:pPr>
              <w:rPr>
                <w:rFonts w:cstheme="minorHAnsi"/>
                <w:sz w:val="16"/>
                <w:szCs w:val="16"/>
              </w:rPr>
            </w:pPr>
            <w:r>
              <w:rPr>
                <w:rFonts w:cstheme="minorHAnsi"/>
                <w:sz w:val="16"/>
                <w:szCs w:val="16"/>
              </w:rPr>
              <w:t>Pagination = 20 records</w:t>
            </w:r>
          </w:p>
          <w:p w14:paraId="3D3FFE6D" w14:textId="77777777" w:rsidR="00D40019" w:rsidRDefault="00D40019" w:rsidP="00001384">
            <w:pPr>
              <w:rPr>
                <w:rFonts w:cstheme="minorHAnsi"/>
                <w:sz w:val="16"/>
                <w:szCs w:val="16"/>
              </w:rPr>
            </w:pPr>
          </w:p>
          <w:p w14:paraId="5B107E34" w14:textId="77777777" w:rsidR="00D40019" w:rsidRDefault="00D40019" w:rsidP="00001384">
            <w:pPr>
              <w:rPr>
                <w:rFonts w:cstheme="minorHAnsi"/>
                <w:sz w:val="16"/>
                <w:szCs w:val="16"/>
              </w:rPr>
            </w:pPr>
            <w:r>
              <w:rPr>
                <w:rFonts w:cstheme="minorHAnsi"/>
                <w:sz w:val="16"/>
                <w:szCs w:val="16"/>
              </w:rPr>
              <w:t>Show items in descending order from Created Date</w:t>
            </w:r>
          </w:p>
          <w:p w14:paraId="22C66C3B" w14:textId="77777777" w:rsidR="00D40019" w:rsidRDefault="00D40019" w:rsidP="00001384">
            <w:pPr>
              <w:rPr>
                <w:rFonts w:cstheme="minorHAnsi"/>
                <w:sz w:val="16"/>
                <w:szCs w:val="16"/>
              </w:rPr>
            </w:pPr>
          </w:p>
          <w:p w14:paraId="3132D705" w14:textId="77777777" w:rsidR="00D40019" w:rsidRDefault="00D40019" w:rsidP="00001384">
            <w:pPr>
              <w:rPr>
                <w:rFonts w:cstheme="minorHAnsi"/>
                <w:sz w:val="16"/>
                <w:szCs w:val="16"/>
              </w:rPr>
            </w:pPr>
            <w:r w:rsidRPr="00210985">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D40019" w:rsidRPr="002D7D35" w14:paraId="48A0663A" w14:textId="77777777" w:rsidTr="00D4001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shd w:val="clear" w:color="auto" w:fill="F2F2F2" w:themeFill="background1" w:themeFillShade="F2"/>
          </w:tcPr>
          <w:p w14:paraId="0586AD50" w14:textId="77777777" w:rsidR="00D40019" w:rsidRPr="002D7D35" w:rsidRDefault="00D40019" w:rsidP="00001384">
            <w:pPr>
              <w:spacing w:before="60" w:after="60"/>
              <w:rPr>
                <w:rFonts w:cstheme="minorHAnsi"/>
                <w:sz w:val="16"/>
                <w:szCs w:val="16"/>
              </w:rPr>
            </w:pPr>
            <w:r>
              <w:rPr>
                <w:rFonts w:cstheme="minorHAnsi"/>
                <w:sz w:val="16"/>
                <w:szCs w:val="16"/>
              </w:rPr>
              <w:t>3</w:t>
            </w:r>
          </w:p>
        </w:tc>
        <w:tc>
          <w:tcPr>
            <w:tcW w:w="1979" w:type="dxa"/>
            <w:shd w:val="clear" w:color="auto" w:fill="F2F2F2" w:themeFill="background1" w:themeFillShade="F2"/>
          </w:tcPr>
          <w:p w14:paraId="1AB381C0" w14:textId="77777777" w:rsidR="00D40019" w:rsidRPr="002D7D35" w:rsidRDefault="00D40019" w:rsidP="00001384">
            <w:pPr>
              <w:spacing w:before="60" w:after="60"/>
              <w:rPr>
                <w:rFonts w:cstheme="minorHAnsi"/>
                <w:sz w:val="16"/>
                <w:szCs w:val="16"/>
              </w:rPr>
            </w:pPr>
            <w:r>
              <w:rPr>
                <w:rFonts w:cstheme="minorHAnsi"/>
                <w:sz w:val="16"/>
                <w:szCs w:val="16"/>
              </w:rPr>
              <w:t>My Teams Completed eCoaching Logs</w:t>
            </w:r>
          </w:p>
        </w:tc>
        <w:tc>
          <w:tcPr>
            <w:tcW w:w="2526" w:type="dxa"/>
            <w:shd w:val="clear" w:color="auto" w:fill="F2F2F2" w:themeFill="background1" w:themeFillShade="F2"/>
          </w:tcPr>
          <w:p w14:paraId="73855240" w14:textId="31FC9037" w:rsidR="00D40019" w:rsidRDefault="00D40019" w:rsidP="00001384">
            <w:pPr>
              <w:spacing w:before="60" w:after="60"/>
              <w:rPr>
                <w:rFonts w:cstheme="minorHAnsi"/>
                <w:sz w:val="16"/>
                <w:szCs w:val="16"/>
              </w:rPr>
            </w:pPr>
            <w:r>
              <w:rPr>
                <w:rFonts w:cstheme="minorHAnsi"/>
                <w:sz w:val="16"/>
                <w:szCs w:val="16"/>
              </w:rPr>
              <w:t>Name = current user</w:t>
            </w:r>
          </w:p>
          <w:p w14:paraId="5CB16798" w14:textId="37A509F0" w:rsidR="00D40019" w:rsidRDefault="00D40019" w:rsidP="00001384">
            <w:pPr>
              <w:spacing w:before="60" w:after="60"/>
              <w:rPr>
                <w:rFonts w:cstheme="minorHAnsi"/>
                <w:sz w:val="16"/>
                <w:szCs w:val="16"/>
              </w:rPr>
            </w:pPr>
            <w:r>
              <w:rPr>
                <w:rFonts w:cstheme="minorHAnsi"/>
                <w:sz w:val="16"/>
                <w:szCs w:val="16"/>
              </w:rPr>
              <w:t xml:space="preserve">Role = </w:t>
            </w:r>
            <w:r w:rsidR="00B933F5">
              <w:rPr>
                <w:rFonts w:cstheme="minorHAnsi"/>
                <w:sz w:val="16"/>
                <w:szCs w:val="16"/>
              </w:rPr>
              <w:t>Support Staff</w:t>
            </w:r>
          </w:p>
          <w:p w14:paraId="1CE02649" w14:textId="77777777" w:rsidR="00D40019" w:rsidRPr="002D7D35" w:rsidRDefault="00D40019" w:rsidP="00001384">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7" w:type="dxa"/>
            <w:shd w:val="clear" w:color="auto" w:fill="F2F2F2" w:themeFill="background1" w:themeFillShade="F2"/>
          </w:tcPr>
          <w:p w14:paraId="5E297FDB" w14:textId="77777777" w:rsidR="00D40019" w:rsidRDefault="00D40019" w:rsidP="00001384">
            <w:pPr>
              <w:rPr>
                <w:rFonts w:cstheme="minorHAnsi"/>
                <w:sz w:val="16"/>
                <w:szCs w:val="16"/>
              </w:rPr>
            </w:pPr>
            <w:proofErr w:type="spellStart"/>
            <w:r>
              <w:rPr>
                <w:rFonts w:cstheme="minorHAnsi"/>
                <w:sz w:val="16"/>
                <w:szCs w:val="16"/>
              </w:rPr>
              <w:t>FormID</w:t>
            </w:r>
            <w:proofErr w:type="spellEnd"/>
            <w:r>
              <w:rPr>
                <w:rFonts w:cstheme="minorHAnsi"/>
                <w:sz w:val="16"/>
                <w:szCs w:val="16"/>
              </w:rPr>
              <w:t xml:space="preserve"> (w/Link to form)</w:t>
            </w:r>
          </w:p>
          <w:p w14:paraId="791ADD61" w14:textId="77777777" w:rsidR="00D40019" w:rsidRDefault="00D40019" w:rsidP="00001384">
            <w:pPr>
              <w:rPr>
                <w:rFonts w:cstheme="minorHAnsi"/>
                <w:sz w:val="16"/>
                <w:szCs w:val="16"/>
              </w:rPr>
            </w:pPr>
            <w:r>
              <w:rPr>
                <w:rFonts w:cstheme="minorHAnsi"/>
                <w:sz w:val="16"/>
                <w:szCs w:val="16"/>
              </w:rPr>
              <w:t>Employee Name</w:t>
            </w:r>
          </w:p>
          <w:p w14:paraId="16ABD6DD" w14:textId="77777777" w:rsidR="00D40019" w:rsidRDefault="00D40019" w:rsidP="00001384">
            <w:pPr>
              <w:rPr>
                <w:rFonts w:cstheme="minorHAnsi"/>
                <w:sz w:val="16"/>
                <w:szCs w:val="16"/>
              </w:rPr>
            </w:pPr>
            <w:r>
              <w:rPr>
                <w:rFonts w:cstheme="minorHAnsi"/>
                <w:sz w:val="16"/>
                <w:szCs w:val="16"/>
              </w:rPr>
              <w:t>Supervisor Name</w:t>
            </w:r>
          </w:p>
          <w:p w14:paraId="595EA317" w14:textId="77777777" w:rsidR="00D40019" w:rsidRDefault="00D40019" w:rsidP="00001384">
            <w:pPr>
              <w:rPr>
                <w:rFonts w:cstheme="minorHAnsi"/>
                <w:sz w:val="16"/>
                <w:szCs w:val="16"/>
              </w:rPr>
            </w:pPr>
            <w:r>
              <w:rPr>
                <w:rFonts w:cstheme="minorHAnsi"/>
                <w:sz w:val="16"/>
                <w:szCs w:val="16"/>
              </w:rPr>
              <w:t>Manager Name</w:t>
            </w:r>
          </w:p>
          <w:p w14:paraId="1EA39C26" w14:textId="77777777" w:rsidR="00D40019" w:rsidRDefault="00D40019" w:rsidP="00001384">
            <w:pPr>
              <w:rPr>
                <w:rFonts w:cstheme="minorHAnsi"/>
                <w:sz w:val="16"/>
                <w:szCs w:val="16"/>
              </w:rPr>
            </w:pPr>
            <w:r>
              <w:rPr>
                <w:rFonts w:cstheme="minorHAnsi"/>
                <w:sz w:val="16"/>
                <w:szCs w:val="16"/>
              </w:rPr>
              <w:t>Status</w:t>
            </w:r>
          </w:p>
          <w:p w14:paraId="05AA1BC6" w14:textId="77777777" w:rsidR="00D40019" w:rsidRDefault="00D40019" w:rsidP="00001384">
            <w:pPr>
              <w:rPr>
                <w:rFonts w:cstheme="minorHAnsi"/>
                <w:sz w:val="16"/>
                <w:szCs w:val="16"/>
              </w:rPr>
            </w:pPr>
            <w:r>
              <w:rPr>
                <w:rFonts w:cstheme="minorHAnsi"/>
                <w:sz w:val="16"/>
                <w:szCs w:val="16"/>
              </w:rPr>
              <w:t>Source</w:t>
            </w:r>
          </w:p>
          <w:p w14:paraId="69F836B8" w14:textId="77777777" w:rsidR="00D40019" w:rsidRDefault="00D40019" w:rsidP="00001384">
            <w:pPr>
              <w:rPr>
                <w:rFonts w:cstheme="minorHAnsi"/>
                <w:sz w:val="16"/>
                <w:szCs w:val="16"/>
              </w:rPr>
            </w:pPr>
            <w:r>
              <w:rPr>
                <w:rFonts w:cstheme="minorHAnsi"/>
                <w:sz w:val="16"/>
                <w:szCs w:val="16"/>
              </w:rPr>
              <w:t>Coaching Reason</w:t>
            </w:r>
          </w:p>
          <w:p w14:paraId="72582F18" w14:textId="77777777" w:rsidR="00D40019" w:rsidRDefault="00D40019" w:rsidP="00001384">
            <w:pPr>
              <w:rPr>
                <w:rFonts w:cstheme="minorHAnsi"/>
                <w:sz w:val="16"/>
                <w:szCs w:val="16"/>
              </w:rPr>
            </w:pPr>
            <w:r>
              <w:rPr>
                <w:rFonts w:cstheme="minorHAnsi"/>
                <w:sz w:val="16"/>
                <w:szCs w:val="16"/>
              </w:rPr>
              <w:t>Sub-coaching Reason</w:t>
            </w:r>
          </w:p>
          <w:p w14:paraId="3C13AE65" w14:textId="77777777" w:rsidR="00D40019" w:rsidRDefault="00D40019" w:rsidP="00001384">
            <w:pPr>
              <w:rPr>
                <w:rFonts w:cstheme="minorHAnsi"/>
                <w:sz w:val="16"/>
                <w:szCs w:val="16"/>
              </w:rPr>
            </w:pPr>
            <w:r>
              <w:rPr>
                <w:rFonts w:cstheme="minorHAnsi"/>
                <w:sz w:val="16"/>
                <w:szCs w:val="16"/>
              </w:rPr>
              <w:t>Value</w:t>
            </w:r>
          </w:p>
          <w:p w14:paraId="5A162A23" w14:textId="77777777" w:rsidR="00D40019" w:rsidRPr="002D7D35" w:rsidRDefault="00D40019" w:rsidP="00001384">
            <w:pPr>
              <w:rPr>
                <w:rFonts w:cstheme="minorHAnsi"/>
                <w:sz w:val="16"/>
                <w:szCs w:val="16"/>
              </w:rPr>
            </w:pPr>
            <w:r>
              <w:rPr>
                <w:rFonts w:cstheme="minorHAnsi"/>
                <w:sz w:val="16"/>
                <w:szCs w:val="16"/>
              </w:rPr>
              <w:t>Created Date</w:t>
            </w:r>
          </w:p>
        </w:tc>
        <w:tc>
          <w:tcPr>
            <w:tcW w:w="2224" w:type="dxa"/>
            <w:shd w:val="clear" w:color="auto" w:fill="F2F2F2" w:themeFill="background1" w:themeFillShade="F2"/>
          </w:tcPr>
          <w:p w14:paraId="1F5B6B91" w14:textId="77777777" w:rsidR="00D40019" w:rsidRDefault="00D40019" w:rsidP="00001384">
            <w:pPr>
              <w:rPr>
                <w:rFonts w:cstheme="minorHAnsi"/>
                <w:sz w:val="16"/>
                <w:szCs w:val="16"/>
              </w:rPr>
            </w:pPr>
            <w:r>
              <w:rPr>
                <w:rFonts w:cstheme="minorHAnsi"/>
                <w:sz w:val="16"/>
                <w:szCs w:val="16"/>
              </w:rPr>
              <w:t>Pagination = 20 records</w:t>
            </w:r>
          </w:p>
          <w:p w14:paraId="113A4DE7" w14:textId="77777777" w:rsidR="00D40019" w:rsidRDefault="00D40019" w:rsidP="00001384">
            <w:pPr>
              <w:rPr>
                <w:rFonts w:cstheme="minorHAnsi"/>
                <w:sz w:val="16"/>
                <w:szCs w:val="16"/>
              </w:rPr>
            </w:pPr>
          </w:p>
          <w:p w14:paraId="04CB618D" w14:textId="77777777" w:rsidR="00D40019" w:rsidRDefault="00D40019" w:rsidP="00001384">
            <w:pPr>
              <w:rPr>
                <w:rFonts w:cstheme="minorHAnsi"/>
                <w:sz w:val="16"/>
                <w:szCs w:val="16"/>
              </w:rPr>
            </w:pPr>
            <w:r>
              <w:rPr>
                <w:rFonts w:cstheme="minorHAnsi"/>
                <w:sz w:val="16"/>
                <w:szCs w:val="16"/>
              </w:rPr>
              <w:t>Show items in descending order from Created Date</w:t>
            </w:r>
          </w:p>
          <w:p w14:paraId="096A0E68" w14:textId="77777777" w:rsidR="00D40019" w:rsidRDefault="00D40019" w:rsidP="00001384">
            <w:pPr>
              <w:rPr>
                <w:rFonts w:cstheme="minorHAnsi"/>
                <w:sz w:val="16"/>
                <w:szCs w:val="16"/>
              </w:rPr>
            </w:pPr>
          </w:p>
          <w:p w14:paraId="44B75764" w14:textId="77777777" w:rsidR="00D40019" w:rsidRPr="002D7D35" w:rsidRDefault="00D40019" w:rsidP="00001384">
            <w:pPr>
              <w:rPr>
                <w:rFonts w:cstheme="minorHAnsi"/>
                <w:sz w:val="16"/>
                <w:szCs w:val="16"/>
              </w:rPr>
            </w:pPr>
            <w:r w:rsidRPr="00210985">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084724" w:rsidRPr="002D7D35" w14:paraId="4D20B8A0" w14:textId="77777777" w:rsidTr="00D4001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DBE5F1" w:themeFill="accent1" w:themeFillTint="33"/>
          </w:tcPr>
          <w:p w14:paraId="6FF9DC7B" w14:textId="2C053B07" w:rsidR="00084724" w:rsidRPr="002D7D35" w:rsidRDefault="00084724" w:rsidP="00084724">
            <w:pPr>
              <w:spacing w:before="60" w:after="60"/>
              <w:rPr>
                <w:rFonts w:cstheme="minorHAnsi"/>
                <w:sz w:val="16"/>
                <w:szCs w:val="16"/>
              </w:rPr>
            </w:pPr>
            <w:r>
              <w:rPr>
                <w:rFonts w:cstheme="minorHAnsi"/>
                <w:sz w:val="16"/>
                <w:szCs w:val="16"/>
              </w:rPr>
              <w:t>4</w:t>
            </w:r>
          </w:p>
        </w:tc>
        <w:tc>
          <w:tcPr>
            <w:tcW w:w="1979" w:type="dxa"/>
            <w:tcBorders>
              <w:bottom w:val="single" w:sz="4" w:space="0" w:color="000000" w:themeColor="text1"/>
            </w:tcBorders>
            <w:shd w:val="clear" w:color="auto" w:fill="DBE5F1" w:themeFill="accent1" w:themeFillTint="33"/>
          </w:tcPr>
          <w:p w14:paraId="5F8C418F" w14:textId="5ABC6866" w:rsidR="00084724" w:rsidRDefault="00084724" w:rsidP="00084724">
            <w:pPr>
              <w:spacing w:before="60" w:after="60"/>
              <w:rPr>
                <w:rFonts w:cstheme="minorHAnsi"/>
                <w:sz w:val="16"/>
                <w:szCs w:val="16"/>
              </w:rPr>
            </w:pPr>
            <w:r>
              <w:rPr>
                <w:rFonts w:cstheme="minorHAnsi"/>
                <w:sz w:val="16"/>
                <w:szCs w:val="16"/>
              </w:rPr>
              <w:t>My Completed eCoaching Logs</w:t>
            </w:r>
          </w:p>
        </w:tc>
        <w:tc>
          <w:tcPr>
            <w:tcW w:w="2526" w:type="dxa"/>
            <w:tcBorders>
              <w:bottom w:val="single" w:sz="4" w:space="0" w:color="000000" w:themeColor="text1"/>
            </w:tcBorders>
            <w:shd w:val="clear" w:color="auto" w:fill="DBE5F1" w:themeFill="accent1" w:themeFillTint="33"/>
          </w:tcPr>
          <w:p w14:paraId="22BBF3ED" w14:textId="41355949" w:rsidR="00084724" w:rsidRDefault="00084724" w:rsidP="00084724">
            <w:pPr>
              <w:spacing w:before="60" w:after="60"/>
              <w:rPr>
                <w:rFonts w:cstheme="minorHAnsi"/>
                <w:sz w:val="16"/>
                <w:szCs w:val="16"/>
              </w:rPr>
            </w:pPr>
            <w:r>
              <w:rPr>
                <w:rFonts w:cstheme="minorHAnsi"/>
                <w:sz w:val="16"/>
                <w:szCs w:val="16"/>
              </w:rPr>
              <w:t>Name = current user</w:t>
            </w:r>
          </w:p>
          <w:p w14:paraId="1F8990EF" w14:textId="002B4D0C" w:rsidR="00084724" w:rsidRDefault="00084724" w:rsidP="00084724">
            <w:pPr>
              <w:spacing w:before="60" w:after="60"/>
              <w:rPr>
                <w:rFonts w:cstheme="minorHAnsi"/>
                <w:sz w:val="16"/>
                <w:szCs w:val="16"/>
              </w:rPr>
            </w:pPr>
            <w:r>
              <w:rPr>
                <w:rFonts w:cstheme="minorHAnsi"/>
                <w:sz w:val="16"/>
                <w:szCs w:val="16"/>
              </w:rPr>
              <w:t>Role = Support Staff</w:t>
            </w:r>
          </w:p>
          <w:p w14:paraId="7B89DF63" w14:textId="225484BB" w:rsidR="00084724" w:rsidRDefault="00084724" w:rsidP="00084724">
            <w:pPr>
              <w:spacing w:before="60" w:after="60"/>
              <w:rPr>
                <w:rFonts w:cstheme="minorHAnsi"/>
                <w:sz w:val="16"/>
                <w:szCs w:val="16"/>
              </w:rPr>
            </w:pPr>
            <w:r>
              <w:rPr>
                <w:rFonts w:cstheme="minorHAnsi"/>
                <w:sz w:val="16"/>
                <w:szCs w:val="16"/>
              </w:rPr>
              <w:t>Status = Completed</w:t>
            </w:r>
          </w:p>
        </w:tc>
        <w:tc>
          <w:tcPr>
            <w:tcW w:w="2477" w:type="dxa"/>
            <w:tcBorders>
              <w:bottom w:val="single" w:sz="4" w:space="0" w:color="000000" w:themeColor="text1"/>
            </w:tcBorders>
            <w:shd w:val="clear" w:color="auto" w:fill="DBE5F1" w:themeFill="accent1" w:themeFillTint="33"/>
          </w:tcPr>
          <w:p w14:paraId="734BCC80" w14:textId="77777777" w:rsidR="00084724" w:rsidRDefault="00084724" w:rsidP="00084724">
            <w:pPr>
              <w:rPr>
                <w:rFonts w:cstheme="minorHAnsi"/>
                <w:sz w:val="16"/>
                <w:szCs w:val="16"/>
              </w:rPr>
            </w:pPr>
            <w:proofErr w:type="spellStart"/>
            <w:r>
              <w:rPr>
                <w:rFonts w:cstheme="minorHAnsi"/>
                <w:sz w:val="16"/>
                <w:szCs w:val="16"/>
              </w:rPr>
              <w:t>FormID</w:t>
            </w:r>
            <w:proofErr w:type="spellEnd"/>
            <w:r>
              <w:rPr>
                <w:rFonts w:cstheme="minorHAnsi"/>
                <w:sz w:val="16"/>
                <w:szCs w:val="16"/>
              </w:rPr>
              <w:t xml:space="preserve"> (w/Link to form)</w:t>
            </w:r>
          </w:p>
          <w:p w14:paraId="3DF14E26" w14:textId="77777777" w:rsidR="00084724" w:rsidRDefault="00084724" w:rsidP="00084724">
            <w:pPr>
              <w:rPr>
                <w:rFonts w:cstheme="minorHAnsi"/>
                <w:sz w:val="16"/>
                <w:szCs w:val="16"/>
              </w:rPr>
            </w:pPr>
            <w:r>
              <w:rPr>
                <w:rFonts w:cstheme="minorHAnsi"/>
                <w:sz w:val="16"/>
                <w:szCs w:val="16"/>
              </w:rPr>
              <w:t>Employee Name</w:t>
            </w:r>
          </w:p>
          <w:p w14:paraId="6D4FE730" w14:textId="77777777" w:rsidR="00084724" w:rsidRDefault="00084724" w:rsidP="00084724">
            <w:pPr>
              <w:rPr>
                <w:rFonts w:cstheme="minorHAnsi"/>
                <w:sz w:val="16"/>
                <w:szCs w:val="16"/>
              </w:rPr>
            </w:pPr>
            <w:r>
              <w:rPr>
                <w:rFonts w:cstheme="minorHAnsi"/>
                <w:sz w:val="16"/>
                <w:szCs w:val="16"/>
              </w:rPr>
              <w:t>Supervisor Name</w:t>
            </w:r>
          </w:p>
          <w:p w14:paraId="2D64FF0B" w14:textId="77777777" w:rsidR="00084724" w:rsidRDefault="00084724" w:rsidP="00084724">
            <w:pPr>
              <w:rPr>
                <w:rFonts w:cstheme="minorHAnsi"/>
                <w:sz w:val="16"/>
                <w:szCs w:val="16"/>
              </w:rPr>
            </w:pPr>
            <w:r>
              <w:rPr>
                <w:rFonts w:cstheme="minorHAnsi"/>
                <w:sz w:val="16"/>
                <w:szCs w:val="16"/>
              </w:rPr>
              <w:t>Manager Name</w:t>
            </w:r>
          </w:p>
          <w:p w14:paraId="16992456" w14:textId="77777777" w:rsidR="00084724" w:rsidRDefault="00084724" w:rsidP="00084724">
            <w:pPr>
              <w:rPr>
                <w:rFonts w:cstheme="minorHAnsi"/>
                <w:sz w:val="16"/>
                <w:szCs w:val="16"/>
              </w:rPr>
            </w:pPr>
            <w:r>
              <w:rPr>
                <w:rFonts w:cstheme="minorHAnsi"/>
                <w:sz w:val="16"/>
                <w:szCs w:val="16"/>
              </w:rPr>
              <w:t>Status</w:t>
            </w:r>
          </w:p>
          <w:p w14:paraId="6BF32AB5" w14:textId="77777777" w:rsidR="00084724" w:rsidRDefault="00084724" w:rsidP="00084724">
            <w:pPr>
              <w:rPr>
                <w:rFonts w:cstheme="minorHAnsi"/>
                <w:sz w:val="16"/>
                <w:szCs w:val="16"/>
              </w:rPr>
            </w:pPr>
            <w:r>
              <w:rPr>
                <w:rFonts w:cstheme="minorHAnsi"/>
                <w:sz w:val="16"/>
                <w:szCs w:val="16"/>
              </w:rPr>
              <w:t>Coaching Reason</w:t>
            </w:r>
          </w:p>
          <w:p w14:paraId="6ABA5DD5" w14:textId="77777777" w:rsidR="00084724" w:rsidRDefault="00084724" w:rsidP="00084724">
            <w:pPr>
              <w:rPr>
                <w:rFonts w:cstheme="minorHAnsi"/>
                <w:sz w:val="16"/>
                <w:szCs w:val="16"/>
              </w:rPr>
            </w:pPr>
            <w:r>
              <w:rPr>
                <w:rFonts w:cstheme="minorHAnsi"/>
                <w:sz w:val="16"/>
                <w:szCs w:val="16"/>
              </w:rPr>
              <w:t>Sub-coaching Reason</w:t>
            </w:r>
          </w:p>
          <w:p w14:paraId="0AAEACCB" w14:textId="77777777" w:rsidR="00084724" w:rsidRDefault="00084724" w:rsidP="00084724">
            <w:pPr>
              <w:rPr>
                <w:rFonts w:cstheme="minorHAnsi"/>
                <w:sz w:val="16"/>
                <w:szCs w:val="16"/>
              </w:rPr>
            </w:pPr>
            <w:r>
              <w:rPr>
                <w:rFonts w:cstheme="minorHAnsi"/>
                <w:sz w:val="16"/>
                <w:szCs w:val="16"/>
              </w:rPr>
              <w:t>Value</w:t>
            </w:r>
          </w:p>
          <w:p w14:paraId="6A279740" w14:textId="77777777" w:rsidR="00084724" w:rsidRDefault="00084724" w:rsidP="00084724">
            <w:pPr>
              <w:rPr>
                <w:rFonts w:cstheme="minorHAnsi"/>
                <w:sz w:val="16"/>
                <w:szCs w:val="16"/>
              </w:rPr>
            </w:pPr>
            <w:r>
              <w:rPr>
                <w:rFonts w:cstheme="minorHAnsi"/>
                <w:sz w:val="16"/>
                <w:szCs w:val="16"/>
              </w:rPr>
              <w:t>Created Date</w:t>
            </w:r>
          </w:p>
        </w:tc>
        <w:tc>
          <w:tcPr>
            <w:tcW w:w="2224" w:type="dxa"/>
            <w:tcBorders>
              <w:bottom w:val="single" w:sz="4" w:space="0" w:color="000000" w:themeColor="text1"/>
            </w:tcBorders>
            <w:shd w:val="clear" w:color="auto" w:fill="DBE5F1" w:themeFill="accent1" w:themeFillTint="33"/>
          </w:tcPr>
          <w:p w14:paraId="0BE2523D" w14:textId="77777777" w:rsidR="00084724" w:rsidRDefault="00084724" w:rsidP="00084724">
            <w:pPr>
              <w:rPr>
                <w:rFonts w:cstheme="minorHAnsi"/>
                <w:sz w:val="16"/>
                <w:szCs w:val="16"/>
              </w:rPr>
            </w:pPr>
            <w:r>
              <w:rPr>
                <w:rFonts w:cstheme="minorHAnsi"/>
                <w:sz w:val="16"/>
                <w:szCs w:val="16"/>
              </w:rPr>
              <w:t>Pagination = 20 records</w:t>
            </w:r>
          </w:p>
          <w:p w14:paraId="0479956D" w14:textId="77777777" w:rsidR="00084724" w:rsidRDefault="00084724" w:rsidP="00084724">
            <w:pPr>
              <w:rPr>
                <w:rFonts w:cstheme="minorHAnsi"/>
                <w:sz w:val="16"/>
                <w:szCs w:val="16"/>
              </w:rPr>
            </w:pPr>
          </w:p>
          <w:p w14:paraId="476630F7" w14:textId="77777777" w:rsidR="00084724" w:rsidRDefault="00084724" w:rsidP="00084724">
            <w:pPr>
              <w:rPr>
                <w:rFonts w:cstheme="minorHAnsi"/>
                <w:sz w:val="16"/>
                <w:szCs w:val="16"/>
              </w:rPr>
            </w:pPr>
            <w:r>
              <w:rPr>
                <w:rFonts w:cstheme="minorHAnsi"/>
                <w:sz w:val="16"/>
                <w:szCs w:val="16"/>
              </w:rPr>
              <w:t>Show items in descending order from Created Date</w:t>
            </w:r>
          </w:p>
          <w:p w14:paraId="367160AD" w14:textId="77777777" w:rsidR="00084724" w:rsidRDefault="00084724" w:rsidP="00084724">
            <w:pPr>
              <w:rPr>
                <w:rFonts w:cstheme="minorHAnsi"/>
                <w:sz w:val="16"/>
                <w:szCs w:val="16"/>
              </w:rPr>
            </w:pPr>
          </w:p>
          <w:p w14:paraId="3696AABC" w14:textId="77777777" w:rsidR="00084724" w:rsidRDefault="00084724" w:rsidP="00084724">
            <w:pPr>
              <w:rPr>
                <w:rFonts w:cstheme="minorHAnsi"/>
                <w:sz w:val="16"/>
                <w:szCs w:val="16"/>
              </w:rPr>
            </w:pPr>
            <w:r w:rsidRPr="00210985">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084724" w:rsidRPr="002D7D35" w14:paraId="3640192A" w14:textId="77777777" w:rsidTr="0008472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auto"/>
          </w:tcPr>
          <w:p w14:paraId="5F5287C6" w14:textId="6F3036B4" w:rsidR="00084724" w:rsidRDefault="00084724" w:rsidP="00084724">
            <w:pPr>
              <w:spacing w:before="60" w:after="60"/>
              <w:rPr>
                <w:rFonts w:cstheme="minorHAnsi"/>
                <w:sz w:val="16"/>
                <w:szCs w:val="16"/>
              </w:rPr>
            </w:pPr>
            <w:r>
              <w:rPr>
                <w:rFonts w:cstheme="minorHAnsi"/>
                <w:sz w:val="16"/>
                <w:szCs w:val="16"/>
              </w:rPr>
              <w:t>5</w:t>
            </w:r>
          </w:p>
        </w:tc>
        <w:tc>
          <w:tcPr>
            <w:tcW w:w="1979" w:type="dxa"/>
            <w:tcBorders>
              <w:bottom w:val="single" w:sz="4" w:space="0" w:color="000000" w:themeColor="text1"/>
            </w:tcBorders>
            <w:shd w:val="clear" w:color="auto" w:fill="auto"/>
          </w:tcPr>
          <w:p w14:paraId="7C2FA6CB" w14:textId="35AA62C1" w:rsidR="00084724" w:rsidRDefault="00084724" w:rsidP="00084724">
            <w:pPr>
              <w:spacing w:before="60" w:after="60"/>
              <w:rPr>
                <w:rFonts w:cstheme="minorHAnsi"/>
                <w:sz w:val="16"/>
                <w:szCs w:val="16"/>
              </w:rPr>
            </w:pPr>
            <w:r>
              <w:rPr>
                <w:rFonts w:cstheme="minorHAnsi"/>
                <w:sz w:val="16"/>
                <w:szCs w:val="16"/>
              </w:rPr>
              <w:t>My Teams Warning eCoaching Logs</w:t>
            </w:r>
          </w:p>
        </w:tc>
        <w:tc>
          <w:tcPr>
            <w:tcW w:w="2526" w:type="dxa"/>
            <w:tcBorders>
              <w:bottom w:val="single" w:sz="4" w:space="0" w:color="000000" w:themeColor="text1"/>
            </w:tcBorders>
            <w:shd w:val="clear" w:color="auto" w:fill="auto"/>
          </w:tcPr>
          <w:p w14:paraId="649B4C05" w14:textId="77777777" w:rsidR="00084724" w:rsidRDefault="00084724" w:rsidP="00084724">
            <w:pPr>
              <w:spacing w:before="60" w:after="60"/>
              <w:rPr>
                <w:rFonts w:cstheme="minorHAnsi"/>
                <w:sz w:val="16"/>
                <w:szCs w:val="16"/>
              </w:rPr>
            </w:pPr>
            <w:r>
              <w:rPr>
                <w:rFonts w:cstheme="minorHAnsi"/>
                <w:sz w:val="16"/>
                <w:szCs w:val="16"/>
              </w:rPr>
              <w:t>Supervisor Name = current user</w:t>
            </w:r>
          </w:p>
          <w:p w14:paraId="34C047B7" w14:textId="26DFB49C" w:rsidR="00084724" w:rsidRDefault="00084724" w:rsidP="00084724">
            <w:pPr>
              <w:spacing w:before="60" w:after="60"/>
              <w:rPr>
                <w:rFonts w:cstheme="minorHAnsi"/>
                <w:sz w:val="16"/>
                <w:szCs w:val="16"/>
              </w:rPr>
            </w:pPr>
            <w:r>
              <w:rPr>
                <w:rFonts w:cstheme="minorHAnsi"/>
                <w:sz w:val="16"/>
                <w:szCs w:val="16"/>
              </w:rPr>
              <w:t xml:space="preserve">Role = </w:t>
            </w:r>
            <w:r w:rsidR="006F4F6F">
              <w:rPr>
                <w:rFonts w:cstheme="minorHAnsi"/>
                <w:sz w:val="16"/>
                <w:szCs w:val="16"/>
              </w:rPr>
              <w:t>Support Staff</w:t>
            </w:r>
          </w:p>
          <w:p w14:paraId="4B1EC137" w14:textId="77777777" w:rsidR="00084724" w:rsidRDefault="00084724" w:rsidP="00084724">
            <w:pPr>
              <w:spacing w:before="60" w:after="60"/>
              <w:rPr>
                <w:rFonts w:cstheme="minorHAnsi"/>
                <w:sz w:val="16"/>
                <w:szCs w:val="16"/>
              </w:rPr>
            </w:pPr>
          </w:p>
        </w:tc>
        <w:tc>
          <w:tcPr>
            <w:tcW w:w="2477" w:type="dxa"/>
            <w:tcBorders>
              <w:bottom w:val="single" w:sz="4" w:space="0" w:color="000000" w:themeColor="text1"/>
            </w:tcBorders>
            <w:shd w:val="clear" w:color="auto" w:fill="auto"/>
          </w:tcPr>
          <w:p w14:paraId="4F8C0089" w14:textId="77777777" w:rsidR="00084724" w:rsidRDefault="00084724" w:rsidP="00084724">
            <w:pPr>
              <w:rPr>
                <w:rFonts w:cstheme="minorHAnsi"/>
                <w:sz w:val="16"/>
                <w:szCs w:val="16"/>
              </w:rPr>
            </w:pPr>
            <w:proofErr w:type="spellStart"/>
            <w:r>
              <w:rPr>
                <w:rFonts w:cstheme="minorHAnsi"/>
                <w:sz w:val="16"/>
                <w:szCs w:val="16"/>
              </w:rPr>
              <w:t>FormID</w:t>
            </w:r>
            <w:proofErr w:type="spellEnd"/>
            <w:r>
              <w:rPr>
                <w:rFonts w:cstheme="minorHAnsi"/>
                <w:sz w:val="16"/>
                <w:szCs w:val="16"/>
              </w:rPr>
              <w:t xml:space="preserve"> (w/Link to form)</w:t>
            </w:r>
          </w:p>
          <w:p w14:paraId="48FD656E" w14:textId="77777777" w:rsidR="00084724" w:rsidRDefault="00084724" w:rsidP="00084724">
            <w:pPr>
              <w:rPr>
                <w:rFonts w:cstheme="minorHAnsi"/>
                <w:sz w:val="16"/>
                <w:szCs w:val="16"/>
              </w:rPr>
            </w:pPr>
            <w:r>
              <w:rPr>
                <w:rFonts w:cstheme="minorHAnsi"/>
                <w:sz w:val="16"/>
                <w:szCs w:val="16"/>
              </w:rPr>
              <w:t>Employee Name</w:t>
            </w:r>
          </w:p>
          <w:p w14:paraId="3C2908C0" w14:textId="77777777" w:rsidR="00084724" w:rsidRDefault="00084724" w:rsidP="00084724">
            <w:pPr>
              <w:rPr>
                <w:rFonts w:cstheme="minorHAnsi"/>
                <w:sz w:val="16"/>
                <w:szCs w:val="16"/>
              </w:rPr>
            </w:pPr>
            <w:r>
              <w:rPr>
                <w:rFonts w:cstheme="minorHAnsi"/>
                <w:sz w:val="16"/>
                <w:szCs w:val="16"/>
              </w:rPr>
              <w:t>Supervisor Name</w:t>
            </w:r>
          </w:p>
          <w:p w14:paraId="0D4174C9" w14:textId="77777777" w:rsidR="00084724" w:rsidRDefault="00084724" w:rsidP="00084724">
            <w:pPr>
              <w:rPr>
                <w:rFonts w:cstheme="minorHAnsi"/>
                <w:sz w:val="16"/>
                <w:szCs w:val="16"/>
              </w:rPr>
            </w:pPr>
            <w:r>
              <w:rPr>
                <w:rFonts w:cstheme="minorHAnsi"/>
                <w:sz w:val="16"/>
                <w:szCs w:val="16"/>
              </w:rPr>
              <w:t>Manager Name</w:t>
            </w:r>
          </w:p>
          <w:p w14:paraId="2329FDFD" w14:textId="77777777" w:rsidR="00084724" w:rsidRDefault="00084724" w:rsidP="00084724">
            <w:pPr>
              <w:rPr>
                <w:rFonts w:cstheme="minorHAnsi"/>
                <w:sz w:val="16"/>
                <w:szCs w:val="16"/>
              </w:rPr>
            </w:pPr>
            <w:r>
              <w:rPr>
                <w:rFonts w:cstheme="minorHAnsi"/>
                <w:sz w:val="16"/>
                <w:szCs w:val="16"/>
              </w:rPr>
              <w:t>Warning Type (Coaching Reason)</w:t>
            </w:r>
          </w:p>
          <w:p w14:paraId="1D01AAE1" w14:textId="77777777" w:rsidR="00084724" w:rsidRDefault="00084724" w:rsidP="00084724">
            <w:pPr>
              <w:rPr>
                <w:rFonts w:cstheme="minorHAnsi"/>
                <w:sz w:val="16"/>
                <w:szCs w:val="16"/>
              </w:rPr>
            </w:pPr>
            <w:r>
              <w:rPr>
                <w:rFonts w:cstheme="minorHAnsi"/>
                <w:sz w:val="16"/>
                <w:szCs w:val="16"/>
              </w:rPr>
              <w:t>Warning Reasons(s) (Sub-Coaching Reason)</w:t>
            </w:r>
          </w:p>
          <w:p w14:paraId="75E74467" w14:textId="640536A7" w:rsidR="00084724" w:rsidRDefault="00084724" w:rsidP="00084724">
            <w:pPr>
              <w:rPr>
                <w:rFonts w:cstheme="minorHAnsi"/>
                <w:sz w:val="16"/>
                <w:szCs w:val="16"/>
              </w:rPr>
            </w:pPr>
            <w:r>
              <w:rPr>
                <w:rFonts w:cstheme="minorHAnsi"/>
                <w:sz w:val="16"/>
                <w:szCs w:val="16"/>
              </w:rPr>
              <w:t>Created Date</w:t>
            </w:r>
          </w:p>
        </w:tc>
        <w:tc>
          <w:tcPr>
            <w:tcW w:w="2224" w:type="dxa"/>
            <w:tcBorders>
              <w:bottom w:val="single" w:sz="4" w:space="0" w:color="000000" w:themeColor="text1"/>
            </w:tcBorders>
            <w:shd w:val="clear" w:color="auto" w:fill="auto"/>
          </w:tcPr>
          <w:p w14:paraId="370E985C" w14:textId="77777777" w:rsidR="00084724" w:rsidRDefault="00084724" w:rsidP="00084724">
            <w:pPr>
              <w:rPr>
                <w:rFonts w:cstheme="minorHAnsi"/>
                <w:sz w:val="16"/>
                <w:szCs w:val="16"/>
              </w:rPr>
            </w:pPr>
            <w:r>
              <w:rPr>
                <w:rFonts w:cstheme="minorHAnsi"/>
                <w:sz w:val="16"/>
                <w:szCs w:val="16"/>
              </w:rPr>
              <w:t>Pagination = 20 records</w:t>
            </w:r>
          </w:p>
          <w:p w14:paraId="45F7C648" w14:textId="77777777" w:rsidR="00084724" w:rsidRDefault="00084724" w:rsidP="00084724">
            <w:pPr>
              <w:rPr>
                <w:rFonts w:cstheme="minorHAnsi"/>
                <w:sz w:val="16"/>
                <w:szCs w:val="16"/>
              </w:rPr>
            </w:pPr>
          </w:p>
          <w:p w14:paraId="4D7E8F39" w14:textId="77777777" w:rsidR="00084724" w:rsidRDefault="00084724" w:rsidP="00084724">
            <w:pPr>
              <w:rPr>
                <w:rFonts w:cstheme="minorHAnsi"/>
                <w:sz w:val="16"/>
                <w:szCs w:val="16"/>
              </w:rPr>
            </w:pPr>
            <w:r>
              <w:rPr>
                <w:rFonts w:cstheme="minorHAnsi"/>
                <w:sz w:val="16"/>
                <w:szCs w:val="16"/>
              </w:rPr>
              <w:t xml:space="preserve">Show items in descending order from Created Date </w:t>
            </w:r>
          </w:p>
          <w:p w14:paraId="0B495A19" w14:textId="77777777" w:rsidR="00084724" w:rsidRDefault="00084724" w:rsidP="00084724">
            <w:pPr>
              <w:rPr>
                <w:rFonts w:cstheme="minorHAnsi"/>
                <w:sz w:val="16"/>
                <w:szCs w:val="16"/>
              </w:rPr>
            </w:pPr>
          </w:p>
          <w:p w14:paraId="44381310" w14:textId="18122323" w:rsidR="00084724" w:rsidRDefault="00084724" w:rsidP="00084724">
            <w:pPr>
              <w:rPr>
                <w:rFonts w:cstheme="minorHAnsi"/>
                <w:sz w:val="16"/>
                <w:szCs w:val="16"/>
              </w:rPr>
            </w:pPr>
            <w:r w:rsidRPr="00B300A6">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084724" w:rsidRPr="002D7D35" w14:paraId="0D9ED82B" w14:textId="77777777" w:rsidTr="00084724">
        <w:tc>
          <w:tcPr>
            <w:tcW w:w="298" w:type="dxa"/>
            <w:tcBorders>
              <w:top w:val="single" w:sz="4" w:space="0" w:color="000000" w:themeColor="text1"/>
              <w:bottom w:val="single" w:sz="4" w:space="0" w:color="7297BD"/>
            </w:tcBorders>
            <w:shd w:val="clear" w:color="auto" w:fill="C6D9F1" w:themeFill="text2" w:themeFillTint="33"/>
          </w:tcPr>
          <w:p w14:paraId="7EE36F0A" w14:textId="161DF68E" w:rsidR="00084724" w:rsidRPr="002D7D35" w:rsidRDefault="00084724" w:rsidP="00084724">
            <w:pPr>
              <w:spacing w:before="60" w:after="60"/>
              <w:rPr>
                <w:rFonts w:cstheme="minorHAnsi"/>
                <w:sz w:val="16"/>
                <w:szCs w:val="16"/>
              </w:rPr>
            </w:pPr>
            <w:r>
              <w:rPr>
                <w:rFonts w:cstheme="minorHAnsi"/>
                <w:sz w:val="16"/>
                <w:szCs w:val="16"/>
              </w:rPr>
              <w:t>6</w:t>
            </w:r>
          </w:p>
        </w:tc>
        <w:tc>
          <w:tcPr>
            <w:tcW w:w="1979" w:type="dxa"/>
            <w:tcBorders>
              <w:top w:val="single" w:sz="4" w:space="0" w:color="000000" w:themeColor="text1"/>
              <w:bottom w:val="single" w:sz="4" w:space="0" w:color="7297BD"/>
            </w:tcBorders>
            <w:shd w:val="clear" w:color="auto" w:fill="C6D9F1" w:themeFill="text2" w:themeFillTint="33"/>
          </w:tcPr>
          <w:p w14:paraId="7627CD2D" w14:textId="77777777" w:rsidR="00084724" w:rsidRPr="002D7D35" w:rsidRDefault="00084724" w:rsidP="00084724">
            <w:pPr>
              <w:spacing w:before="60" w:after="60"/>
              <w:rPr>
                <w:rFonts w:cstheme="minorHAnsi"/>
                <w:sz w:val="16"/>
                <w:szCs w:val="16"/>
              </w:rPr>
            </w:pPr>
            <w:r>
              <w:rPr>
                <w:rFonts w:cstheme="minorHAnsi"/>
                <w:sz w:val="16"/>
                <w:szCs w:val="16"/>
              </w:rPr>
              <w:t>My Submitted Pending eCoaching Logs</w:t>
            </w:r>
          </w:p>
        </w:tc>
        <w:tc>
          <w:tcPr>
            <w:tcW w:w="2526" w:type="dxa"/>
            <w:tcBorders>
              <w:top w:val="single" w:sz="4" w:space="0" w:color="000000" w:themeColor="text1"/>
              <w:bottom w:val="single" w:sz="4" w:space="0" w:color="7297BD"/>
            </w:tcBorders>
            <w:shd w:val="clear" w:color="auto" w:fill="C6D9F1" w:themeFill="text2" w:themeFillTint="33"/>
          </w:tcPr>
          <w:p w14:paraId="6FF72737" w14:textId="77777777" w:rsidR="00084724" w:rsidRDefault="00084724" w:rsidP="00084724">
            <w:pPr>
              <w:spacing w:before="60" w:after="60"/>
              <w:rPr>
                <w:rFonts w:cstheme="minorHAnsi"/>
                <w:sz w:val="16"/>
                <w:szCs w:val="16"/>
              </w:rPr>
            </w:pPr>
            <w:r>
              <w:rPr>
                <w:rFonts w:cstheme="minorHAnsi"/>
                <w:sz w:val="16"/>
                <w:szCs w:val="16"/>
              </w:rPr>
              <w:t>Submitter Name = current user</w:t>
            </w:r>
          </w:p>
          <w:p w14:paraId="77A84A29" w14:textId="77777777" w:rsidR="00084724" w:rsidRDefault="00084724" w:rsidP="00084724">
            <w:pPr>
              <w:spacing w:before="60" w:after="60"/>
              <w:rPr>
                <w:rFonts w:cstheme="minorHAnsi"/>
                <w:sz w:val="16"/>
                <w:szCs w:val="16"/>
              </w:rPr>
            </w:pPr>
            <w:r>
              <w:rPr>
                <w:rFonts w:cstheme="minorHAnsi"/>
                <w:sz w:val="16"/>
                <w:szCs w:val="16"/>
              </w:rPr>
              <w:t>Role = Support Staff</w:t>
            </w:r>
          </w:p>
          <w:p w14:paraId="0E31F75E" w14:textId="125DB72A" w:rsidR="00084724" w:rsidRPr="002D7D35" w:rsidRDefault="00084724" w:rsidP="00084724">
            <w:pPr>
              <w:spacing w:before="60" w:after="60"/>
              <w:rPr>
                <w:rFonts w:cstheme="minorHAnsi"/>
                <w:sz w:val="16"/>
                <w:szCs w:val="16"/>
              </w:rPr>
            </w:pPr>
            <w:r>
              <w:rPr>
                <w:rFonts w:cstheme="minorHAnsi"/>
                <w:sz w:val="16"/>
                <w:szCs w:val="16"/>
              </w:rPr>
              <w:lastRenderedPageBreak/>
              <w:t>Status = Pending Acknowledgment, Pending Employee Review, Pending Supervisor Review and Pending Manager Review</w:t>
            </w:r>
          </w:p>
        </w:tc>
        <w:tc>
          <w:tcPr>
            <w:tcW w:w="2477" w:type="dxa"/>
            <w:tcBorders>
              <w:top w:val="single" w:sz="4" w:space="0" w:color="000000" w:themeColor="text1"/>
              <w:bottom w:val="single" w:sz="4" w:space="0" w:color="7297BD"/>
            </w:tcBorders>
            <w:shd w:val="clear" w:color="auto" w:fill="C6D9F1" w:themeFill="text2" w:themeFillTint="33"/>
          </w:tcPr>
          <w:p w14:paraId="712B3ECD" w14:textId="77777777" w:rsidR="00084724" w:rsidRDefault="00084724" w:rsidP="00084724">
            <w:pPr>
              <w:rPr>
                <w:rFonts w:cstheme="minorHAnsi"/>
                <w:sz w:val="16"/>
                <w:szCs w:val="16"/>
              </w:rPr>
            </w:pPr>
            <w:proofErr w:type="spellStart"/>
            <w:r>
              <w:rPr>
                <w:rFonts w:cstheme="minorHAnsi"/>
                <w:sz w:val="16"/>
                <w:szCs w:val="16"/>
              </w:rPr>
              <w:lastRenderedPageBreak/>
              <w:t>FormID</w:t>
            </w:r>
            <w:proofErr w:type="spellEnd"/>
            <w:r>
              <w:rPr>
                <w:rFonts w:cstheme="minorHAnsi"/>
                <w:sz w:val="16"/>
                <w:szCs w:val="16"/>
              </w:rPr>
              <w:t xml:space="preserve"> (w/Link to form)</w:t>
            </w:r>
          </w:p>
          <w:p w14:paraId="7F5D5840" w14:textId="77777777" w:rsidR="00084724" w:rsidRDefault="00084724" w:rsidP="00084724">
            <w:pPr>
              <w:rPr>
                <w:rFonts w:cstheme="minorHAnsi"/>
                <w:sz w:val="16"/>
                <w:szCs w:val="16"/>
              </w:rPr>
            </w:pPr>
            <w:r>
              <w:rPr>
                <w:rFonts w:cstheme="minorHAnsi"/>
                <w:sz w:val="16"/>
                <w:szCs w:val="16"/>
              </w:rPr>
              <w:t>Employee Name</w:t>
            </w:r>
          </w:p>
          <w:p w14:paraId="4B8D772D" w14:textId="77777777" w:rsidR="00084724" w:rsidRDefault="00084724" w:rsidP="00084724">
            <w:pPr>
              <w:rPr>
                <w:rFonts w:cstheme="minorHAnsi"/>
                <w:sz w:val="16"/>
                <w:szCs w:val="16"/>
              </w:rPr>
            </w:pPr>
            <w:r>
              <w:rPr>
                <w:rFonts w:cstheme="minorHAnsi"/>
                <w:sz w:val="16"/>
                <w:szCs w:val="16"/>
              </w:rPr>
              <w:t>Supervisor Name</w:t>
            </w:r>
          </w:p>
          <w:p w14:paraId="4662C22A" w14:textId="77777777" w:rsidR="00084724" w:rsidRDefault="00084724" w:rsidP="00084724">
            <w:pPr>
              <w:rPr>
                <w:rFonts w:cstheme="minorHAnsi"/>
                <w:sz w:val="16"/>
                <w:szCs w:val="16"/>
              </w:rPr>
            </w:pPr>
            <w:r>
              <w:rPr>
                <w:rFonts w:cstheme="minorHAnsi"/>
                <w:sz w:val="16"/>
                <w:szCs w:val="16"/>
              </w:rPr>
              <w:lastRenderedPageBreak/>
              <w:t>Manager Name</w:t>
            </w:r>
          </w:p>
          <w:p w14:paraId="6D39F9B8" w14:textId="4FF0F967" w:rsidR="00084724" w:rsidRDefault="00084724" w:rsidP="00084724">
            <w:pPr>
              <w:rPr>
                <w:rFonts w:cstheme="minorHAnsi"/>
                <w:sz w:val="16"/>
                <w:szCs w:val="16"/>
              </w:rPr>
            </w:pPr>
            <w:r>
              <w:rPr>
                <w:rFonts w:cstheme="minorHAnsi"/>
                <w:sz w:val="16"/>
                <w:szCs w:val="16"/>
              </w:rPr>
              <w:t>Status</w:t>
            </w:r>
          </w:p>
          <w:p w14:paraId="09730BCD" w14:textId="77777777" w:rsidR="00084724" w:rsidRDefault="00084724" w:rsidP="00084724">
            <w:pPr>
              <w:rPr>
                <w:rFonts w:cstheme="minorHAnsi"/>
                <w:sz w:val="16"/>
                <w:szCs w:val="16"/>
              </w:rPr>
            </w:pPr>
            <w:r>
              <w:rPr>
                <w:rFonts w:cstheme="minorHAnsi"/>
                <w:sz w:val="16"/>
                <w:szCs w:val="16"/>
              </w:rPr>
              <w:t>Coaching Reason</w:t>
            </w:r>
          </w:p>
          <w:p w14:paraId="73EEB751" w14:textId="77777777" w:rsidR="00084724" w:rsidRDefault="00084724" w:rsidP="00084724">
            <w:pPr>
              <w:rPr>
                <w:rFonts w:cstheme="minorHAnsi"/>
                <w:sz w:val="16"/>
                <w:szCs w:val="16"/>
              </w:rPr>
            </w:pPr>
            <w:r>
              <w:rPr>
                <w:rFonts w:cstheme="minorHAnsi"/>
                <w:sz w:val="16"/>
                <w:szCs w:val="16"/>
              </w:rPr>
              <w:t>Sub-coaching Reason</w:t>
            </w:r>
          </w:p>
          <w:p w14:paraId="27FB884D" w14:textId="77777777" w:rsidR="00084724" w:rsidRDefault="00084724" w:rsidP="00084724">
            <w:pPr>
              <w:rPr>
                <w:rFonts w:cstheme="minorHAnsi"/>
                <w:sz w:val="16"/>
                <w:szCs w:val="16"/>
              </w:rPr>
            </w:pPr>
            <w:r>
              <w:rPr>
                <w:rFonts w:cstheme="minorHAnsi"/>
                <w:sz w:val="16"/>
                <w:szCs w:val="16"/>
              </w:rPr>
              <w:t>Value</w:t>
            </w:r>
          </w:p>
          <w:p w14:paraId="2DEB76FD" w14:textId="1FAB92BD" w:rsidR="00084724" w:rsidRPr="002D7D35" w:rsidRDefault="00084724" w:rsidP="00084724">
            <w:pPr>
              <w:rPr>
                <w:rFonts w:cstheme="minorHAnsi"/>
                <w:sz w:val="16"/>
                <w:szCs w:val="16"/>
              </w:rPr>
            </w:pPr>
            <w:r>
              <w:rPr>
                <w:rFonts w:cstheme="minorHAnsi"/>
                <w:sz w:val="16"/>
                <w:szCs w:val="16"/>
              </w:rPr>
              <w:t>Created Date</w:t>
            </w:r>
          </w:p>
        </w:tc>
        <w:tc>
          <w:tcPr>
            <w:tcW w:w="2224" w:type="dxa"/>
            <w:tcBorders>
              <w:top w:val="single" w:sz="4" w:space="0" w:color="000000" w:themeColor="text1"/>
              <w:bottom w:val="single" w:sz="4" w:space="0" w:color="7297BD"/>
            </w:tcBorders>
            <w:shd w:val="clear" w:color="auto" w:fill="C6D9F1" w:themeFill="text2" w:themeFillTint="33"/>
          </w:tcPr>
          <w:p w14:paraId="3D409756" w14:textId="77777777" w:rsidR="00084724" w:rsidRDefault="00084724" w:rsidP="00084724">
            <w:pPr>
              <w:rPr>
                <w:rFonts w:cstheme="minorHAnsi"/>
                <w:sz w:val="16"/>
                <w:szCs w:val="16"/>
              </w:rPr>
            </w:pPr>
            <w:r>
              <w:rPr>
                <w:rFonts w:cstheme="minorHAnsi"/>
                <w:sz w:val="16"/>
                <w:szCs w:val="16"/>
              </w:rPr>
              <w:lastRenderedPageBreak/>
              <w:t>Pagination = 20 records</w:t>
            </w:r>
          </w:p>
          <w:p w14:paraId="3C9064FA" w14:textId="77777777" w:rsidR="00084724" w:rsidRDefault="00084724" w:rsidP="00084724">
            <w:pPr>
              <w:rPr>
                <w:rFonts w:cstheme="minorHAnsi"/>
                <w:sz w:val="16"/>
                <w:szCs w:val="16"/>
              </w:rPr>
            </w:pPr>
          </w:p>
          <w:p w14:paraId="71FA8665" w14:textId="49F79257" w:rsidR="00084724" w:rsidRDefault="00084724" w:rsidP="00084724">
            <w:pPr>
              <w:rPr>
                <w:rFonts w:cstheme="minorHAnsi"/>
                <w:sz w:val="16"/>
                <w:szCs w:val="16"/>
              </w:rPr>
            </w:pPr>
            <w:r>
              <w:rPr>
                <w:rFonts w:cstheme="minorHAnsi"/>
                <w:sz w:val="16"/>
                <w:szCs w:val="16"/>
              </w:rPr>
              <w:t xml:space="preserve">Show items in descending order </w:t>
            </w:r>
            <w:r>
              <w:rPr>
                <w:rFonts w:cstheme="minorHAnsi"/>
                <w:sz w:val="16"/>
                <w:szCs w:val="16"/>
              </w:rPr>
              <w:lastRenderedPageBreak/>
              <w:t xml:space="preserve">from Created Date </w:t>
            </w:r>
          </w:p>
          <w:p w14:paraId="39B5F84F" w14:textId="77777777" w:rsidR="00084724" w:rsidRDefault="00084724" w:rsidP="00084724">
            <w:pPr>
              <w:rPr>
                <w:rFonts w:cstheme="minorHAnsi"/>
                <w:sz w:val="16"/>
                <w:szCs w:val="16"/>
              </w:rPr>
            </w:pPr>
          </w:p>
          <w:p w14:paraId="1503CD56" w14:textId="71960531" w:rsidR="00084724" w:rsidRDefault="00084724" w:rsidP="00084724">
            <w:pPr>
              <w:rPr>
                <w:rFonts w:cstheme="minorHAnsi"/>
                <w:sz w:val="16"/>
                <w:szCs w:val="16"/>
              </w:rPr>
            </w:pPr>
            <w:r w:rsidRPr="00210985">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p w14:paraId="3302CDD3" w14:textId="51570FCE" w:rsidR="00084724" w:rsidRDefault="00084724" w:rsidP="00084724">
            <w:pPr>
              <w:rPr>
                <w:rFonts w:cstheme="minorHAnsi"/>
                <w:sz w:val="16"/>
                <w:szCs w:val="16"/>
              </w:rPr>
            </w:pPr>
          </w:p>
        </w:tc>
      </w:tr>
      <w:tr w:rsidR="00084724" w:rsidRPr="002D7D35" w14:paraId="06CB39A8" w14:textId="77777777" w:rsidTr="00084724">
        <w:tc>
          <w:tcPr>
            <w:tcW w:w="298" w:type="dxa"/>
            <w:shd w:val="clear" w:color="auto" w:fill="auto"/>
          </w:tcPr>
          <w:p w14:paraId="21D7AC29" w14:textId="09A21768" w:rsidR="00084724" w:rsidRPr="002D7D35" w:rsidRDefault="00084724" w:rsidP="00084724">
            <w:pPr>
              <w:spacing w:before="60" w:after="60"/>
              <w:rPr>
                <w:rFonts w:cstheme="minorHAnsi"/>
                <w:sz w:val="16"/>
                <w:szCs w:val="16"/>
              </w:rPr>
            </w:pPr>
            <w:r>
              <w:rPr>
                <w:rFonts w:cstheme="minorHAnsi"/>
                <w:sz w:val="16"/>
                <w:szCs w:val="16"/>
              </w:rPr>
              <w:lastRenderedPageBreak/>
              <w:t>7</w:t>
            </w:r>
          </w:p>
        </w:tc>
        <w:tc>
          <w:tcPr>
            <w:tcW w:w="1979" w:type="dxa"/>
            <w:shd w:val="clear" w:color="auto" w:fill="auto"/>
          </w:tcPr>
          <w:p w14:paraId="69F45FC2" w14:textId="77777777" w:rsidR="00084724" w:rsidRPr="002D7D35" w:rsidRDefault="00084724" w:rsidP="00084724">
            <w:pPr>
              <w:spacing w:before="60" w:after="60"/>
              <w:rPr>
                <w:rFonts w:cstheme="minorHAnsi"/>
                <w:sz w:val="16"/>
                <w:szCs w:val="16"/>
              </w:rPr>
            </w:pPr>
            <w:r>
              <w:rPr>
                <w:rFonts w:cstheme="minorHAnsi"/>
                <w:sz w:val="16"/>
                <w:szCs w:val="16"/>
              </w:rPr>
              <w:t>My Submitted Completed eCoaching Logs</w:t>
            </w:r>
          </w:p>
        </w:tc>
        <w:tc>
          <w:tcPr>
            <w:tcW w:w="2526" w:type="dxa"/>
            <w:shd w:val="clear" w:color="auto" w:fill="auto"/>
          </w:tcPr>
          <w:p w14:paraId="5F0A7E86" w14:textId="77777777" w:rsidR="00084724" w:rsidRDefault="00084724" w:rsidP="00084724">
            <w:pPr>
              <w:spacing w:before="60" w:after="60"/>
              <w:rPr>
                <w:rFonts w:cstheme="minorHAnsi"/>
                <w:sz w:val="16"/>
                <w:szCs w:val="16"/>
              </w:rPr>
            </w:pPr>
            <w:r>
              <w:rPr>
                <w:rFonts w:cstheme="minorHAnsi"/>
                <w:sz w:val="16"/>
                <w:szCs w:val="16"/>
              </w:rPr>
              <w:t>Submitter Name = current user</w:t>
            </w:r>
          </w:p>
          <w:p w14:paraId="30A4CDD9" w14:textId="77777777" w:rsidR="00084724" w:rsidRDefault="00084724" w:rsidP="00084724">
            <w:pPr>
              <w:spacing w:before="60" w:after="60"/>
              <w:rPr>
                <w:rFonts w:cstheme="minorHAnsi"/>
                <w:sz w:val="16"/>
                <w:szCs w:val="16"/>
              </w:rPr>
            </w:pPr>
            <w:r>
              <w:rPr>
                <w:rFonts w:cstheme="minorHAnsi"/>
                <w:sz w:val="16"/>
                <w:szCs w:val="16"/>
              </w:rPr>
              <w:t>Role = Support Staff</w:t>
            </w:r>
          </w:p>
          <w:p w14:paraId="3D79B847" w14:textId="4173C451" w:rsidR="00084724" w:rsidRPr="002D7D35" w:rsidRDefault="00084724" w:rsidP="00084724">
            <w:pPr>
              <w:spacing w:before="60" w:after="60"/>
              <w:rPr>
                <w:rFonts w:cstheme="minorHAnsi"/>
                <w:sz w:val="16"/>
                <w:szCs w:val="16"/>
              </w:rPr>
            </w:pPr>
            <w:r>
              <w:rPr>
                <w:rFonts w:cstheme="minorHAnsi"/>
                <w:sz w:val="16"/>
                <w:szCs w:val="16"/>
              </w:rPr>
              <w:t>Status = Completed</w:t>
            </w:r>
          </w:p>
        </w:tc>
        <w:tc>
          <w:tcPr>
            <w:tcW w:w="2477" w:type="dxa"/>
            <w:shd w:val="clear" w:color="auto" w:fill="auto"/>
          </w:tcPr>
          <w:p w14:paraId="610D71CE" w14:textId="77777777" w:rsidR="00084724" w:rsidRDefault="00084724" w:rsidP="00084724">
            <w:pPr>
              <w:rPr>
                <w:rFonts w:cstheme="minorHAnsi"/>
                <w:sz w:val="16"/>
                <w:szCs w:val="16"/>
              </w:rPr>
            </w:pPr>
            <w:proofErr w:type="spellStart"/>
            <w:r>
              <w:rPr>
                <w:rFonts w:cstheme="minorHAnsi"/>
                <w:sz w:val="16"/>
                <w:szCs w:val="16"/>
              </w:rPr>
              <w:t>FormID</w:t>
            </w:r>
            <w:proofErr w:type="spellEnd"/>
            <w:r>
              <w:rPr>
                <w:rFonts w:cstheme="minorHAnsi"/>
                <w:sz w:val="16"/>
                <w:szCs w:val="16"/>
              </w:rPr>
              <w:t xml:space="preserve"> (w/Link to form)</w:t>
            </w:r>
          </w:p>
          <w:p w14:paraId="37B8C19A" w14:textId="77777777" w:rsidR="00084724" w:rsidRDefault="00084724" w:rsidP="00084724">
            <w:pPr>
              <w:rPr>
                <w:rFonts w:cstheme="minorHAnsi"/>
                <w:sz w:val="16"/>
                <w:szCs w:val="16"/>
              </w:rPr>
            </w:pPr>
            <w:r>
              <w:rPr>
                <w:rFonts w:cstheme="minorHAnsi"/>
                <w:sz w:val="16"/>
                <w:szCs w:val="16"/>
              </w:rPr>
              <w:t>Employee Name</w:t>
            </w:r>
          </w:p>
          <w:p w14:paraId="204D2F0F" w14:textId="77777777" w:rsidR="00084724" w:rsidRDefault="00084724" w:rsidP="00084724">
            <w:pPr>
              <w:rPr>
                <w:rFonts w:cstheme="minorHAnsi"/>
                <w:sz w:val="16"/>
                <w:szCs w:val="16"/>
              </w:rPr>
            </w:pPr>
            <w:r>
              <w:rPr>
                <w:rFonts w:cstheme="minorHAnsi"/>
                <w:sz w:val="16"/>
                <w:szCs w:val="16"/>
              </w:rPr>
              <w:t>Supervisor Name</w:t>
            </w:r>
          </w:p>
          <w:p w14:paraId="0E3ECE44" w14:textId="77777777" w:rsidR="00084724" w:rsidRDefault="00084724" w:rsidP="00084724">
            <w:pPr>
              <w:rPr>
                <w:rFonts w:cstheme="minorHAnsi"/>
                <w:sz w:val="16"/>
                <w:szCs w:val="16"/>
              </w:rPr>
            </w:pPr>
            <w:r>
              <w:rPr>
                <w:rFonts w:cstheme="minorHAnsi"/>
                <w:sz w:val="16"/>
                <w:szCs w:val="16"/>
              </w:rPr>
              <w:t>Manager Name</w:t>
            </w:r>
          </w:p>
          <w:p w14:paraId="262856E5" w14:textId="4CDDE864" w:rsidR="00084724" w:rsidRDefault="00084724" w:rsidP="00084724">
            <w:pPr>
              <w:rPr>
                <w:rFonts w:cstheme="minorHAnsi"/>
                <w:sz w:val="16"/>
                <w:szCs w:val="16"/>
              </w:rPr>
            </w:pPr>
            <w:r>
              <w:rPr>
                <w:rFonts w:cstheme="minorHAnsi"/>
                <w:sz w:val="16"/>
                <w:szCs w:val="16"/>
              </w:rPr>
              <w:t>Status</w:t>
            </w:r>
          </w:p>
          <w:p w14:paraId="7B825B7D" w14:textId="77777777" w:rsidR="00084724" w:rsidRDefault="00084724" w:rsidP="00084724">
            <w:pPr>
              <w:rPr>
                <w:rFonts w:cstheme="minorHAnsi"/>
                <w:sz w:val="16"/>
                <w:szCs w:val="16"/>
              </w:rPr>
            </w:pPr>
            <w:r>
              <w:rPr>
                <w:rFonts w:cstheme="minorHAnsi"/>
                <w:sz w:val="16"/>
                <w:szCs w:val="16"/>
              </w:rPr>
              <w:t>Coaching Reason</w:t>
            </w:r>
          </w:p>
          <w:p w14:paraId="0A453363" w14:textId="77777777" w:rsidR="00084724" w:rsidRDefault="00084724" w:rsidP="00084724">
            <w:pPr>
              <w:rPr>
                <w:rFonts w:cstheme="minorHAnsi"/>
                <w:sz w:val="16"/>
                <w:szCs w:val="16"/>
              </w:rPr>
            </w:pPr>
            <w:r>
              <w:rPr>
                <w:rFonts w:cstheme="minorHAnsi"/>
                <w:sz w:val="16"/>
                <w:szCs w:val="16"/>
              </w:rPr>
              <w:t>Sub-coaching Reason</w:t>
            </w:r>
          </w:p>
          <w:p w14:paraId="1BD1014F" w14:textId="77777777" w:rsidR="00084724" w:rsidRDefault="00084724" w:rsidP="00084724">
            <w:pPr>
              <w:rPr>
                <w:rFonts w:cstheme="minorHAnsi"/>
                <w:sz w:val="16"/>
                <w:szCs w:val="16"/>
              </w:rPr>
            </w:pPr>
            <w:r>
              <w:rPr>
                <w:rFonts w:cstheme="minorHAnsi"/>
                <w:sz w:val="16"/>
                <w:szCs w:val="16"/>
              </w:rPr>
              <w:t>Value</w:t>
            </w:r>
          </w:p>
          <w:p w14:paraId="019F4959" w14:textId="7BDD54AE" w:rsidR="00084724" w:rsidRPr="002D7D35" w:rsidRDefault="00084724" w:rsidP="00084724">
            <w:pPr>
              <w:rPr>
                <w:rFonts w:cstheme="minorHAnsi"/>
                <w:sz w:val="16"/>
                <w:szCs w:val="16"/>
              </w:rPr>
            </w:pPr>
            <w:r>
              <w:rPr>
                <w:rFonts w:cstheme="minorHAnsi"/>
                <w:sz w:val="16"/>
                <w:szCs w:val="16"/>
              </w:rPr>
              <w:t>Created Date</w:t>
            </w:r>
          </w:p>
        </w:tc>
        <w:tc>
          <w:tcPr>
            <w:tcW w:w="2224" w:type="dxa"/>
            <w:shd w:val="clear" w:color="auto" w:fill="auto"/>
          </w:tcPr>
          <w:p w14:paraId="56CD8EBB" w14:textId="77777777" w:rsidR="00084724" w:rsidRDefault="00084724" w:rsidP="00084724">
            <w:pPr>
              <w:rPr>
                <w:rFonts w:cstheme="minorHAnsi"/>
                <w:sz w:val="16"/>
                <w:szCs w:val="16"/>
              </w:rPr>
            </w:pPr>
            <w:r>
              <w:rPr>
                <w:rFonts w:cstheme="minorHAnsi"/>
                <w:sz w:val="16"/>
                <w:szCs w:val="16"/>
              </w:rPr>
              <w:t>Pagination = 20 records</w:t>
            </w:r>
          </w:p>
          <w:p w14:paraId="30A267C6" w14:textId="77777777" w:rsidR="00084724" w:rsidRDefault="00084724" w:rsidP="00084724">
            <w:pPr>
              <w:rPr>
                <w:rFonts w:cstheme="minorHAnsi"/>
                <w:sz w:val="16"/>
                <w:szCs w:val="16"/>
              </w:rPr>
            </w:pPr>
          </w:p>
          <w:p w14:paraId="26E98D01" w14:textId="5FBF666C" w:rsidR="00084724" w:rsidRDefault="00084724" w:rsidP="00084724">
            <w:pPr>
              <w:rPr>
                <w:rFonts w:cstheme="minorHAnsi"/>
                <w:sz w:val="16"/>
                <w:szCs w:val="16"/>
              </w:rPr>
            </w:pPr>
            <w:r>
              <w:rPr>
                <w:rFonts w:cstheme="minorHAnsi"/>
                <w:sz w:val="16"/>
                <w:szCs w:val="16"/>
              </w:rPr>
              <w:t>Show items in descending order from Created Date</w:t>
            </w:r>
          </w:p>
          <w:p w14:paraId="1210FC0E" w14:textId="77777777" w:rsidR="00084724" w:rsidRDefault="00084724" w:rsidP="00084724">
            <w:pPr>
              <w:rPr>
                <w:rFonts w:cstheme="minorHAnsi"/>
                <w:sz w:val="16"/>
                <w:szCs w:val="16"/>
              </w:rPr>
            </w:pPr>
          </w:p>
          <w:p w14:paraId="68D321F9" w14:textId="44090BC6" w:rsidR="00084724" w:rsidRDefault="00084724" w:rsidP="00084724">
            <w:pPr>
              <w:rPr>
                <w:rFonts w:cstheme="minorHAnsi"/>
                <w:sz w:val="16"/>
                <w:szCs w:val="16"/>
              </w:rPr>
            </w:pPr>
            <w:r w:rsidRPr="00210985">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bl>
    <w:p w14:paraId="3D9D3C7B" w14:textId="77777777" w:rsidR="00E01D6C" w:rsidRDefault="00E01D6C" w:rsidP="00E01D6C">
      <w:bookmarkStart w:id="52" w:name="_Toc335259528"/>
      <w:bookmarkStart w:id="53" w:name="_Toc340500963"/>
      <w:bookmarkStart w:id="54" w:name="_Toc379289857"/>
      <w:bookmarkStart w:id="55" w:name="_Toc399751326"/>
    </w:p>
    <w:p w14:paraId="510B1BC0" w14:textId="7C53B7BF" w:rsidR="00E01D6C" w:rsidRDefault="001873C5" w:rsidP="00E01D6C">
      <w:r>
        <w:t xml:space="preserve">Support Staff </w:t>
      </w:r>
      <w:r w:rsidR="00E01D6C">
        <w:t>Dashboard Filters</w:t>
      </w:r>
    </w:p>
    <w:p w14:paraId="323462E7" w14:textId="552A5C20" w:rsidR="00E01D6C" w:rsidRDefault="00E01D6C" w:rsidP="00E01D6C">
      <w:pPr>
        <w:rPr>
          <w:sz w:val="20"/>
        </w:rPr>
      </w:pPr>
      <w:r>
        <w:rPr>
          <w:sz w:val="20"/>
        </w:rPr>
        <w:t>This Support Staff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0"/>
        <w:gridCol w:w="1972"/>
        <w:gridCol w:w="7192"/>
      </w:tblGrid>
      <w:tr w:rsidR="00E01D6C" w:rsidRPr="003C277A" w14:paraId="71FE1B69" w14:textId="77777777" w:rsidTr="00E01D6C">
        <w:trPr>
          <w:trHeight w:val="288"/>
        </w:trPr>
        <w:tc>
          <w:tcPr>
            <w:tcW w:w="340" w:type="dxa"/>
            <w:shd w:val="clear" w:color="auto" w:fill="7297BD"/>
            <w:vAlign w:val="bottom"/>
          </w:tcPr>
          <w:p w14:paraId="1EC2FCB4" w14:textId="77777777" w:rsidR="00E01D6C" w:rsidRPr="003C277A" w:rsidRDefault="00E01D6C" w:rsidP="00E01D6C">
            <w:pPr>
              <w:rPr>
                <w:rFonts w:cstheme="minorHAnsi"/>
                <w:b/>
                <w:color w:val="FFFFFF" w:themeColor="background1"/>
                <w:sz w:val="20"/>
                <w:szCs w:val="20"/>
              </w:rPr>
            </w:pPr>
            <w:r w:rsidRPr="003C277A">
              <w:rPr>
                <w:rFonts w:cstheme="minorHAnsi"/>
                <w:b/>
                <w:color w:val="FFFFFF" w:themeColor="background1"/>
                <w:sz w:val="20"/>
                <w:szCs w:val="20"/>
              </w:rPr>
              <w:t>#</w:t>
            </w:r>
          </w:p>
        </w:tc>
        <w:tc>
          <w:tcPr>
            <w:tcW w:w="1972" w:type="dxa"/>
            <w:shd w:val="clear" w:color="auto" w:fill="7297BD"/>
            <w:vAlign w:val="bottom"/>
          </w:tcPr>
          <w:p w14:paraId="3965557D" w14:textId="77777777" w:rsidR="00E01D6C" w:rsidRPr="003C277A" w:rsidRDefault="00E01D6C"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92" w:type="dxa"/>
            <w:shd w:val="clear" w:color="auto" w:fill="7297BD"/>
            <w:vAlign w:val="bottom"/>
          </w:tcPr>
          <w:p w14:paraId="7F8D7CEA" w14:textId="77777777" w:rsidR="00E01D6C" w:rsidRPr="003C277A" w:rsidRDefault="00E01D6C"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FD64CC" w:rsidRPr="003C277A" w14:paraId="3A528195" w14:textId="77777777" w:rsidTr="00FD64CC">
        <w:trPr>
          <w:trHeight w:val="228"/>
        </w:trPr>
        <w:tc>
          <w:tcPr>
            <w:tcW w:w="340" w:type="dxa"/>
            <w:tcBorders>
              <w:bottom w:val="single" w:sz="4" w:space="0" w:color="auto"/>
            </w:tcBorders>
            <w:shd w:val="clear" w:color="auto" w:fill="DBE5F1" w:themeFill="accent1" w:themeFillTint="33"/>
          </w:tcPr>
          <w:p w14:paraId="0808D63C" w14:textId="7D65823D" w:rsidR="00FD64CC" w:rsidRDefault="005B5516" w:rsidP="005B5516">
            <w:pPr>
              <w:rPr>
                <w:rFonts w:cstheme="minorHAnsi"/>
                <w:sz w:val="20"/>
                <w:szCs w:val="20"/>
              </w:rPr>
            </w:pPr>
            <w:r>
              <w:rPr>
                <w:rFonts w:cstheme="minorHAnsi"/>
                <w:sz w:val="20"/>
                <w:szCs w:val="20"/>
              </w:rPr>
              <w:t>1</w:t>
            </w:r>
          </w:p>
        </w:tc>
        <w:tc>
          <w:tcPr>
            <w:tcW w:w="9164" w:type="dxa"/>
            <w:gridSpan w:val="2"/>
            <w:tcBorders>
              <w:bottom w:val="single" w:sz="4" w:space="0" w:color="auto"/>
            </w:tcBorders>
            <w:shd w:val="clear" w:color="auto" w:fill="DBE5F1" w:themeFill="accent1" w:themeFillTint="33"/>
          </w:tcPr>
          <w:p w14:paraId="2846AC73" w14:textId="1FF0FFA0" w:rsidR="00FD64CC" w:rsidRPr="003C277A" w:rsidRDefault="00FD64CC" w:rsidP="00E01D6C">
            <w:pPr>
              <w:rPr>
                <w:sz w:val="20"/>
                <w:szCs w:val="20"/>
              </w:rPr>
            </w:pPr>
            <w:r>
              <w:rPr>
                <w:b/>
                <w:sz w:val="20"/>
                <w:szCs w:val="20"/>
              </w:rPr>
              <w:t xml:space="preserve">My Dashboard – </w:t>
            </w:r>
            <w:r w:rsidRPr="00056BC0">
              <w:rPr>
                <w:b/>
                <w:sz w:val="20"/>
                <w:szCs w:val="20"/>
              </w:rPr>
              <w:t xml:space="preserve">My Team’s </w:t>
            </w:r>
            <w:r>
              <w:rPr>
                <w:b/>
                <w:sz w:val="20"/>
                <w:szCs w:val="20"/>
              </w:rPr>
              <w:t>Pending eCoaching Logs</w:t>
            </w:r>
          </w:p>
        </w:tc>
      </w:tr>
      <w:tr w:rsidR="00FD64CC" w:rsidRPr="003C277A" w14:paraId="7C352C23" w14:textId="77777777" w:rsidTr="00FD64CC">
        <w:trPr>
          <w:trHeight w:val="489"/>
        </w:trPr>
        <w:tc>
          <w:tcPr>
            <w:tcW w:w="340" w:type="dxa"/>
            <w:tcBorders>
              <w:bottom w:val="single" w:sz="4" w:space="0" w:color="auto"/>
            </w:tcBorders>
            <w:shd w:val="clear" w:color="auto" w:fill="DBE5F1" w:themeFill="accent1" w:themeFillTint="33"/>
          </w:tcPr>
          <w:p w14:paraId="01E2CA6F" w14:textId="20055DB5" w:rsidR="00FD64CC" w:rsidRDefault="005B5516" w:rsidP="005B5516">
            <w:pPr>
              <w:rPr>
                <w:rFonts w:cstheme="minorHAnsi"/>
                <w:sz w:val="20"/>
                <w:szCs w:val="20"/>
              </w:rPr>
            </w:pPr>
            <w:r>
              <w:rPr>
                <w:rFonts w:cstheme="minorHAnsi"/>
                <w:sz w:val="20"/>
                <w:szCs w:val="20"/>
              </w:rPr>
              <w:t>A</w:t>
            </w:r>
          </w:p>
        </w:tc>
        <w:tc>
          <w:tcPr>
            <w:tcW w:w="1972" w:type="dxa"/>
            <w:tcBorders>
              <w:bottom w:val="single" w:sz="4" w:space="0" w:color="auto"/>
            </w:tcBorders>
            <w:shd w:val="clear" w:color="auto" w:fill="DBE5F1" w:themeFill="accent1" w:themeFillTint="33"/>
          </w:tcPr>
          <w:p w14:paraId="747CC330" w14:textId="36746B14" w:rsidR="00FD64CC" w:rsidRDefault="00FD64CC" w:rsidP="00E01D6C">
            <w:pPr>
              <w:rPr>
                <w:sz w:val="20"/>
                <w:szCs w:val="20"/>
              </w:rPr>
            </w:pPr>
            <w:r w:rsidRPr="003C277A">
              <w:rPr>
                <w:sz w:val="20"/>
                <w:szCs w:val="20"/>
              </w:rPr>
              <w:t>Employee</w:t>
            </w:r>
          </w:p>
        </w:tc>
        <w:tc>
          <w:tcPr>
            <w:tcW w:w="7192" w:type="dxa"/>
            <w:tcBorders>
              <w:bottom w:val="single" w:sz="4" w:space="0" w:color="auto"/>
            </w:tcBorders>
            <w:shd w:val="clear" w:color="auto" w:fill="DBE5F1" w:themeFill="accent1" w:themeFillTint="33"/>
          </w:tcPr>
          <w:p w14:paraId="7158F17D" w14:textId="2B3CA586" w:rsidR="00FD64CC" w:rsidRDefault="00FD64CC"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FD64CC" w:rsidRPr="003C277A" w14:paraId="3741D517" w14:textId="77777777" w:rsidTr="00FD64CC">
        <w:trPr>
          <w:trHeight w:val="489"/>
        </w:trPr>
        <w:tc>
          <w:tcPr>
            <w:tcW w:w="340" w:type="dxa"/>
            <w:tcBorders>
              <w:bottom w:val="single" w:sz="4" w:space="0" w:color="auto"/>
            </w:tcBorders>
            <w:shd w:val="clear" w:color="auto" w:fill="DBE5F1" w:themeFill="accent1" w:themeFillTint="33"/>
          </w:tcPr>
          <w:p w14:paraId="62F3CC87" w14:textId="5EC6F4B7" w:rsidR="00FD64CC" w:rsidRDefault="005B5516" w:rsidP="00E01D6C">
            <w:pPr>
              <w:rPr>
                <w:rFonts w:cstheme="minorHAnsi"/>
                <w:sz w:val="20"/>
                <w:szCs w:val="20"/>
              </w:rPr>
            </w:pPr>
            <w:r>
              <w:rPr>
                <w:rFonts w:cstheme="minorHAnsi"/>
                <w:sz w:val="20"/>
                <w:szCs w:val="20"/>
              </w:rPr>
              <w:t>B</w:t>
            </w:r>
          </w:p>
        </w:tc>
        <w:tc>
          <w:tcPr>
            <w:tcW w:w="1972" w:type="dxa"/>
            <w:tcBorders>
              <w:bottom w:val="single" w:sz="4" w:space="0" w:color="auto"/>
            </w:tcBorders>
            <w:shd w:val="clear" w:color="auto" w:fill="DBE5F1" w:themeFill="accent1" w:themeFillTint="33"/>
          </w:tcPr>
          <w:p w14:paraId="3DFA39F3" w14:textId="4286F0DB" w:rsidR="00FD64CC" w:rsidRPr="003C277A" w:rsidRDefault="00FD64CC" w:rsidP="00E01D6C">
            <w:pPr>
              <w:rPr>
                <w:sz w:val="20"/>
                <w:szCs w:val="20"/>
              </w:rPr>
            </w:pPr>
            <w:r>
              <w:rPr>
                <w:sz w:val="20"/>
                <w:szCs w:val="20"/>
              </w:rPr>
              <w:t>Source</w:t>
            </w:r>
          </w:p>
        </w:tc>
        <w:tc>
          <w:tcPr>
            <w:tcW w:w="7192" w:type="dxa"/>
            <w:tcBorders>
              <w:bottom w:val="single" w:sz="4" w:space="0" w:color="auto"/>
            </w:tcBorders>
            <w:shd w:val="clear" w:color="auto" w:fill="DBE5F1" w:themeFill="accent1" w:themeFillTint="33"/>
          </w:tcPr>
          <w:p w14:paraId="438DF020" w14:textId="2B324102" w:rsidR="00FD64CC" w:rsidRPr="003C277A" w:rsidRDefault="00FD64CC" w:rsidP="00E01D6C">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FD64CC" w:rsidRPr="003C277A" w14:paraId="41EF3B78" w14:textId="77777777" w:rsidTr="00FD64CC">
        <w:trPr>
          <w:trHeight w:val="228"/>
        </w:trPr>
        <w:tc>
          <w:tcPr>
            <w:tcW w:w="340" w:type="dxa"/>
            <w:shd w:val="clear" w:color="auto" w:fill="F2F2F2" w:themeFill="background1" w:themeFillShade="F2"/>
          </w:tcPr>
          <w:p w14:paraId="2900019B" w14:textId="4F4C515C" w:rsidR="00FD64CC" w:rsidRDefault="005B5516" w:rsidP="00E01D6C">
            <w:pPr>
              <w:rPr>
                <w:rFonts w:cstheme="minorHAnsi"/>
                <w:sz w:val="20"/>
                <w:szCs w:val="20"/>
              </w:rPr>
            </w:pPr>
            <w:r>
              <w:rPr>
                <w:rFonts w:cstheme="minorHAnsi"/>
                <w:sz w:val="20"/>
                <w:szCs w:val="20"/>
              </w:rPr>
              <w:t>2</w:t>
            </w:r>
          </w:p>
        </w:tc>
        <w:tc>
          <w:tcPr>
            <w:tcW w:w="9164" w:type="dxa"/>
            <w:gridSpan w:val="2"/>
            <w:shd w:val="clear" w:color="auto" w:fill="F2F2F2" w:themeFill="background1" w:themeFillShade="F2"/>
          </w:tcPr>
          <w:p w14:paraId="004A6AC8" w14:textId="6A26E291" w:rsidR="00FD64CC" w:rsidRPr="00056BC0" w:rsidRDefault="00FD64CC" w:rsidP="001C5830">
            <w:pPr>
              <w:rPr>
                <w:rFonts w:cstheme="minorHAnsi"/>
                <w:b/>
                <w:sz w:val="20"/>
                <w:szCs w:val="20"/>
              </w:rPr>
            </w:pPr>
            <w:r w:rsidRPr="00056BC0">
              <w:rPr>
                <w:rFonts w:cstheme="minorHAnsi"/>
                <w:b/>
                <w:sz w:val="20"/>
                <w:szCs w:val="20"/>
              </w:rPr>
              <w:t xml:space="preserve">My </w:t>
            </w:r>
            <w:r>
              <w:rPr>
                <w:rFonts w:cstheme="minorHAnsi"/>
                <w:b/>
                <w:sz w:val="20"/>
                <w:szCs w:val="20"/>
              </w:rPr>
              <w:t>Dashboard – My Teams Completed eCoaching Logs</w:t>
            </w:r>
          </w:p>
        </w:tc>
      </w:tr>
      <w:tr w:rsidR="00FD64CC" w:rsidRPr="003C277A" w14:paraId="165D2244" w14:textId="77777777" w:rsidTr="00FD64CC">
        <w:trPr>
          <w:trHeight w:val="489"/>
        </w:trPr>
        <w:tc>
          <w:tcPr>
            <w:tcW w:w="340" w:type="dxa"/>
            <w:shd w:val="clear" w:color="auto" w:fill="F2F2F2" w:themeFill="background1" w:themeFillShade="F2"/>
          </w:tcPr>
          <w:p w14:paraId="1FCDBCDA" w14:textId="20379D38" w:rsidR="00FD64CC" w:rsidRDefault="00FD64CC" w:rsidP="00E01D6C">
            <w:pPr>
              <w:rPr>
                <w:rFonts w:cstheme="minorHAnsi"/>
                <w:sz w:val="20"/>
                <w:szCs w:val="20"/>
              </w:rPr>
            </w:pPr>
            <w:r>
              <w:rPr>
                <w:rFonts w:cstheme="minorHAnsi"/>
                <w:sz w:val="20"/>
                <w:szCs w:val="20"/>
              </w:rPr>
              <w:t>A</w:t>
            </w:r>
          </w:p>
        </w:tc>
        <w:tc>
          <w:tcPr>
            <w:tcW w:w="1972" w:type="dxa"/>
            <w:shd w:val="clear" w:color="auto" w:fill="F2F2F2" w:themeFill="background1" w:themeFillShade="F2"/>
          </w:tcPr>
          <w:p w14:paraId="32D2C738" w14:textId="7C9B9122" w:rsidR="00FD64CC" w:rsidRPr="003C277A" w:rsidRDefault="005B5516" w:rsidP="00E01D6C">
            <w:pPr>
              <w:rPr>
                <w:sz w:val="20"/>
                <w:szCs w:val="20"/>
              </w:rPr>
            </w:pPr>
            <w:r>
              <w:rPr>
                <w:sz w:val="20"/>
                <w:szCs w:val="20"/>
              </w:rPr>
              <w:t>Manager</w:t>
            </w:r>
          </w:p>
        </w:tc>
        <w:tc>
          <w:tcPr>
            <w:tcW w:w="7192" w:type="dxa"/>
            <w:shd w:val="clear" w:color="auto" w:fill="F2F2F2" w:themeFill="background1" w:themeFillShade="F2"/>
          </w:tcPr>
          <w:p w14:paraId="5B3188E2" w14:textId="563039C1" w:rsidR="00FD64CC" w:rsidRPr="003C277A" w:rsidRDefault="005B5516"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FD64CC" w:rsidRPr="003C277A" w14:paraId="299F0C37" w14:textId="77777777" w:rsidTr="00FD64CC">
        <w:trPr>
          <w:trHeight w:val="489"/>
        </w:trPr>
        <w:tc>
          <w:tcPr>
            <w:tcW w:w="340" w:type="dxa"/>
            <w:shd w:val="clear" w:color="auto" w:fill="F2F2F2" w:themeFill="background1" w:themeFillShade="F2"/>
          </w:tcPr>
          <w:p w14:paraId="5B230E80" w14:textId="613529C1" w:rsidR="00FD64CC" w:rsidRDefault="00FD64CC" w:rsidP="00893FAF">
            <w:pPr>
              <w:rPr>
                <w:rFonts w:cstheme="minorHAnsi"/>
                <w:sz w:val="20"/>
                <w:szCs w:val="20"/>
              </w:rPr>
            </w:pPr>
            <w:r>
              <w:rPr>
                <w:rFonts w:cstheme="minorHAnsi"/>
                <w:sz w:val="20"/>
                <w:szCs w:val="20"/>
              </w:rPr>
              <w:t>B</w:t>
            </w:r>
          </w:p>
        </w:tc>
        <w:tc>
          <w:tcPr>
            <w:tcW w:w="1972" w:type="dxa"/>
            <w:shd w:val="clear" w:color="auto" w:fill="F2F2F2" w:themeFill="background1" w:themeFillShade="F2"/>
          </w:tcPr>
          <w:p w14:paraId="6AF01FAF" w14:textId="20BF9A68" w:rsidR="00FD64CC" w:rsidRPr="003C277A" w:rsidRDefault="00FD64CC" w:rsidP="00E01D6C">
            <w:pPr>
              <w:rPr>
                <w:rFonts w:cstheme="minorHAnsi"/>
                <w:sz w:val="20"/>
                <w:szCs w:val="20"/>
              </w:rPr>
            </w:pPr>
            <w:r w:rsidRPr="003C277A">
              <w:rPr>
                <w:sz w:val="20"/>
                <w:szCs w:val="20"/>
              </w:rPr>
              <w:t>Employee</w:t>
            </w:r>
          </w:p>
        </w:tc>
        <w:tc>
          <w:tcPr>
            <w:tcW w:w="7192" w:type="dxa"/>
            <w:shd w:val="clear" w:color="auto" w:fill="F2F2F2" w:themeFill="background1" w:themeFillShade="F2"/>
          </w:tcPr>
          <w:p w14:paraId="18FC7EF4" w14:textId="3D686A32" w:rsidR="00FD64CC" w:rsidRDefault="00FD64CC"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FD64CC" w:rsidRPr="003C277A" w14:paraId="74953185" w14:textId="77777777" w:rsidTr="00FD64CC">
        <w:trPr>
          <w:trHeight w:val="489"/>
        </w:trPr>
        <w:tc>
          <w:tcPr>
            <w:tcW w:w="340" w:type="dxa"/>
            <w:tcBorders>
              <w:bottom w:val="single" w:sz="4" w:space="0" w:color="auto"/>
            </w:tcBorders>
            <w:shd w:val="clear" w:color="auto" w:fill="F2F2F2" w:themeFill="background1" w:themeFillShade="F2"/>
          </w:tcPr>
          <w:p w14:paraId="55A46EF3" w14:textId="5A978B05" w:rsidR="00FD64CC" w:rsidRDefault="00FD64CC" w:rsidP="00E01D6C">
            <w:pPr>
              <w:rPr>
                <w:rFonts w:cstheme="minorHAnsi"/>
                <w:sz w:val="20"/>
                <w:szCs w:val="20"/>
              </w:rPr>
            </w:pPr>
            <w:r>
              <w:rPr>
                <w:rFonts w:cstheme="minorHAnsi"/>
                <w:sz w:val="20"/>
                <w:szCs w:val="20"/>
              </w:rPr>
              <w:t>C</w:t>
            </w:r>
          </w:p>
        </w:tc>
        <w:tc>
          <w:tcPr>
            <w:tcW w:w="1972" w:type="dxa"/>
            <w:tcBorders>
              <w:bottom w:val="single" w:sz="4" w:space="0" w:color="auto"/>
            </w:tcBorders>
            <w:shd w:val="clear" w:color="auto" w:fill="F2F2F2" w:themeFill="background1" w:themeFillShade="F2"/>
          </w:tcPr>
          <w:p w14:paraId="2041395F" w14:textId="45BFC0AA" w:rsidR="00FD64CC" w:rsidRPr="003C277A" w:rsidRDefault="00FD64CC" w:rsidP="00E01D6C">
            <w:pPr>
              <w:rPr>
                <w:sz w:val="20"/>
                <w:szCs w:val="20"/>
              </w:rPr>
            </w:pPr>
            <w:r w:rsidRPr="003C277A">
              <w:rPr>
                <w:sz w:val="20"/>
                <w:szCs w:val="20"/>
              </w:rPr>
              <w:t>Source</w:t>
            </w:r>
          </w:p>
        </w:tc>
        <w:tc>
          <w:tcPr>
            <w:tcW w:w="7192" w:type="dxa"/>
            <w:tcBorders>
              <w:bottom w:val="single" w:sz="4" w:space="0" w:color="auto"/>
            </w:tcBorders>
            <w:shd w:val="clear" w:color="auto" w:fill="F2F2F2" w:themeFill="background1" w:themeFillShade="F2"/>
          </w:tcPr>
          <w:p w14:paraId="0142A3DE" w14:textId="3AD55B98" w:rsidR="00FD64CC" w:rsidRDefault="00FD64CC" w:rsidP="00E01D6C">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FD64CC" w:rsidRPr="003C277A" w14:paraId="51E693E6" w14:textId="77777777" w:rsidTr="00FD64CC">
        <w:trPr>
          <w:trHeight w:val="489"/>
        </w:trPr>
        <w:tc>
          <w:tcPr>
            <w:tcW w:w="340" w:type="dxa"/>
            <w:tcBorders>
              <w:bottom w:val="single" w:sz="4" w:space="0" w:color="auto"/>
            </w:tcBorders>
            <w:shd w:val="clear" w:color="auto" w:fill="F2F2F2" w:themeFill="background1" w:themeFillShade="F2"/>
          </w:tcPr>
          <w:p w14:paraId="020A5617" w14:textId="2DB4FC31" w:rsidR="00FD64CC" w:rsidRDefault="00FD64CC" w:rsidP="00E01D6C">
            <w:pPr>
              <w:rPr>
                <w:rFonts w:cstheme="minorHAnsi"/>
                <w:sz w:val="20"/>
                <w:szCs w:val="20"/>
              </w:rPr>
            </w:pPr>
            <w:r>
              <w:rPr>
                <w:rFonts w:cstheme="minorHAnsi"/>
                <w:sz w:val="20"/>
                <w:szCs w:val="20"/>
              </w:rPr>
              <w:t>D</w:t>
            </w:r>
          </w:p>
        </w:tc>
        <w:tc>
          <w:tcPr>
            <w:tcW w:w="1972" w:type="dxa"/>
            <w:tcBorders>
              <w:bottom w:val="single" w:sz="4" w:space="0" w:color="auto"/>
            </w:tcBorders>
            <w:shd w:val="clear" w:color="auto" w:fill="F2F2F2" w:themeFill="background1" w:themeFillShade="F2"/>
          </w:tcPr>
          <w:p w14:paraId="619568C6" w14:textId="5C6BA885" w:rsidR="00FD64CC" w:rsidRPr="003C277A" w:rsidRDefault="00FD64CC" w:rsidP="00E01D6C">
            <w:pPr>
              <w:rPr>
                <w:sz w:val="20"/>
                <w:szCs w:val="20"/>
              </w:rPr>
            </w:pPr>
            <w:r>
              <w:rPr>
                <w:sz w:val="20"/>
                <w:szCs w:val="20"/>
              </w:rPr>
              <w:t>Submitted</w:t>
            </w:r>
          </w:p>
        </w:tc>
        <w:tc>
          <w:tcPr>
            <w:tcW w:w="7192" w:type="dxa"/>
            <w:tcBorders>
              <w:bottom w:val="single" w:sz="4" w:space="0" w:color="auto"/>
            </w:tcBorders>
            <w:shd w:val="clear" w:color="auto" w:fill="F2F2F2" w:themeFill="background1" w:themeFillShade="F2"/>
          </w:tcPr>
          <w:p w14:paraId="3BE16B85" w14:textId="458793A9" w:rsidR="00FD64CC" w:rsidRDefault="00FD64CC" w:rsidP="00FE3BF8">
            <w:pPr>
              <w:rPr>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date </w:t>
            </w:r>
            <w:r w:rsidR="00FE3BF8">
              <w:rPr>
                <w:rFonts w:cstheme="minorHAnsi"/>
                <w:sz w:val="20"/>
                <w:szCs w:val="20"/>
              </w:rPr>
              <w:t xml:space="preserve">end </w:t>
            </w:r>
            <w:r w:rsidRPr="003C277A">
              <w:rPr>
                <w:rFonts w:cstheme="minorHAnsi"/>
                <w:sz w:val="20"/>
                <w:szCs w:val="20"/>
              </w:rPr>
              <w:t>range.</w:t>
            </w:r>
          </w:p>
        </w:tc>
      </w:tr>
      <w:tr w:rsidR="008B7F8D" w:rsidRPr="003C277A" w14:paraId="3F7F1EA3" w14:textId="77777777" w:rsidTr="008B7F8D">
        <w:trPr>
          <w:trHeight w:val="318"/>
        </w:trPr>
        <w:tc>
          <w:tcPr>
            <w:tcW w:w="340" w:type="dxa"/>
            <w:tcBorders>
              <w:bottom w:val="single" w:sz="4" w:space="0" w:color="auto"/>
            </w:tcBorders>
            <w:shd w:val="clear" w:color="auto" w:fill="C6D9F1" w:themeFill="text2" w:themeFillTint="33"/>
          </w:tcPr>
          <w:p w14:paraId="74A6FDED" w14:textId="0AC732E7" w:rsidR="008B7F8D" w:rsidRDefault="008B7F8D" w:rsidP="00E01D6C">
            <w:pPr>
              <w:rPr>
                <w:rFonts w:cstheme="minorHAnsi"/>
                <w:sz w:val="20"/>
                <w:szCs w:val="20"/>
              </w:rPr>
            </w:pPr>
            <w:r>
              <w:rPr>
                <w:rFonts w:cstheme="minorHAnsi"/>
                <w:sz w:val="20"/>
                <w:szCs w:val="20"/>
              </w:rPr>
              <w:t>3</w:t>
            </w:r>
          </w:p>
        </w:tc>
        <w:tc>
          <w:tcPr>
            <w:tcW w:w="9164" w:type="dxa"/>
            <w:gridSpan w:val="2"/>
            <w:tcBorders>
              <w:bottom w:val="single" w:sz="4" w:space="0" w:color="auto"/>
            </w:tcBorders>
            <w:shd w:val="clear" w:color="auto" w:fill="C6D9F1" w:themeFill="text2" w:themeFillTint="33"/>
          </w:tcPr>
          <w:p w14:paraId="51AEF1CD" w14:textId="453B4B72" w:rsidR="008B7F8D" w:rsidRDefault="008B7F8D" w:rsidP="00FE3BF8">
            <w:pPr>
              <w:rPr>
                <w:rFonts w:cstheme="minorHAnsi"/>
                <w:sz w:val="20"/>
                <w:szCs w:val="20"/>
              </w:rPr>
            </w:pPr>
            <w:r>
              <w:rPr>
                <w:b/>
                <w:sz w:val="20"/>
                <w:szCs w:val="20"/>
              </w:rPr>
              <w:t xml:space="preserve">My Dashboard – </w:t>
            </w:r>
            <w:r w:rsidRPr="0017518C">
              <w:rPr>
                <w:b/>
                <w:sz w:val="20"/>
                <w:szCs w:val="20"/>
              </w:rPr>
              <w:t>My Team’s Warning eCoaching Logs</w:t>
            </w:r>
          </w:p>
        </w:tc>
      </w:tr>
      <w:tr w:rsidR="008B7F8D" w:rsidRPr="003C277A" w14:paraId="1473E556" w14:textId="77777777" w:rsidTr="008B7F8D">
        <w:trPr>
          <w:trHeight w:val="489"/>
        </w:trPr>
        <w:tc>
          <w:tcPr>
            <w:tcW w:w="340" w:type="dxa"/>
            <w:tcBorders>
              <w:bottom w:val="single" w:sz="4" w:space="0" w:color="auto"/>
            </w:tcBorders>
            <w:shd w:val="clear" w:color="auto" w:fill="C6D9F1" w:themeFill="text2" w:themeFillTint="33"/>
          </w:tcPr>
          <w:p w14:paraId="79E4644E" w14:textId="4E7C958E" w:rsidR="008B7F8D" w:rsidRDefault="008B7F8D" w:rsidP="00E01D6C">
            <w:pPr>
              <w:rPr>
                <w:rFonts w:cstheme="minorHAnsi"/>
                <w:sz w:val="20"/>
                <w:szCs w:val="20"/>
              </w:rPr>
            </w:pPr>
            <w:r>
              <w:rPr>
                <w:rFonts w:cstheme="minorHAnsi"/>
                <w:sz w:val="20"/>
                <w:szCs w:val="20"/>
              </w:rPr>
              <w:t>A</w:t>
            </w:r>
          </w:p>
        </w:tc>
        <w:tc>
          <w:tcPr>
            <w:tcW w:w="1972" w:type="dxa"/>
            <w:tcBorders>
              <w:bottom w:val="single" w:sz="4" w:space="0" w:color="auto"/>
            </w:tcBorders>
            <w:shd w:val="clear" w:color="auto" w:fill="C6D9F1" w:themeFill="text2" w:themeFillTint="33"/>
          </w:tcPr>
          <w:p w14:paraId="49E90F41" w14:textId="1C825768" w:rsidR="008B7F8D" w:rsidRDefault="008B7F8D" w:rsidP="00E01D6C">
            <w:pPr>
              <w:rPr>
                <w:sz w:val="20"/>
                <w:szCs w:val="20"/>
              </w:rPr>
            </w:pPr>
            <w:r>
              <w:rPr>
                <w:sz w:val="20"/>
                <w:szCs w:val="20"/>
              </w:rPr>
              <w:t>State</w:t>
            </w:r>
          </w:p>
        </w:tc>
        <w:tc>
          <w:tcPr>
            <w:tcW w:w="7192" w:type="dxa"/>
            <w:tcBorders>
              <w:bottom w:val="single" w:sz="4" w:space="0" w:color="auto"/>
            </w:tcBorders>
            <w:shd w:val="clear" w:color="auto" w:fill="C6D9F1" w:themeFill="text2" w:themeFillTint="33"/>
          </w:tcPr>
          <w:p w14:paraId="0CFB0177" w14:textId="3645D4ED" w:rsidR="008B7F8D" w:rsidRDefault="006F4F6F" w:rsidP="00FE3BF8">
            <w:pPr>
              <w:rPr>
                <w:rFonts w:cstheme="minorHAnsi"/>
                <w:sz w:val="20"/>
                <w:szCs w:val="20"/>
              </w:rPr>
            </w:pPr>
            <w:r w:rsidRPr="006F4F6F">
              <w:rPr>
                <w:sz w:val="20"/>
                <w:szCs w:val="20"/>
              </w:rPr>
              <w:t>Includes a list of possible state values of warning logs such as active or expired.</w:t>
            </w:r>
          </w:p>
        </w:tc>
      </w:tr>
      <w:tr w:rsidR="008B7F8D" w:rsidRPr="003C277A" w14:paraId="09468AE8" w14:textId="77777777" w:rsidTr="008B7F8D">
        <w:trPr>
          <w:trHeight w:val="489"/>
        </w:trPr>
        <w:tc>
          <w:tcPr>
            <w:tcW w:w="340" w:type="dxa"/>
            <w:tcBorders>
              <w:bottom w:val="single" w:sz="4" w:space="0" w:color="auto"/>
            </w:tcBorders>
            <w:shd w:val="clear" w:color="auto" w:fill="C6D9F1" w:themeFill="text2" w:themeFillTint="33"/>
          </w:tcPr>
          <w:p w14:paraId="47D74023" w14:textId="724BAA77" w:rsidR="008B7F8D" w:rsidRDefault="008B7F8D" w:rsidP="00E01D6C">
            <w:pPr>
              <w:rPr>
                <w:rFonts w:cstheme="minorHAnsi"/>
                <w:sz w:val="20"/>
                <w:szCs w:val="20"/>
              </w:rPr>
            </w:pPr>
            <w:r>
              <w:rPr>
                <w:rFonts w:cstheme="minorHAnsi"/>
                <w:sz w:val="20"/>
                <w:szCs w:val="20"/>
              </w:rPr>
              <w:t>B</w:t>
            </w:r>
          </w:p>
        </w:tc>
        <w:tc>
          <w:tcPr>
            <w:tcW w:w="1972" w:type="dxa"/>
            <w:tcBorders>
              <w:bottom w:val="single" w:sz="4" w:space="0" w:color="auto"/>
            </w:tcBorders>
            <w:shd w:val="clear" w:color="auto" w:fill="C6D9F1" w:themeFill="text2" w:themeFillTint="33"/>
          </w:tcPr>
          <w:p w14:paraId="27C465E5" w14:textId="5BD77C4F" w:rsidR="008B7F8D" w:rsidRDefault="008B7F8D" w:rsidP="00E01D6C">
            <w:pPr>
              <w:rPr>
                <w:sz w:val="20"/>
                <w:szCs w:val="20"/>
              </w:rPr>
            </w:pPr>
            <w:r>
              <w:rPr>
                <w:sz w:val="20"/>
                <w:szCs w:val="20"/>
              </w:rPr>
              <w:t>Submitted</w:t>
            </w:r>
          </w:p>
        </w:tc>
        <w:tc>
          <w:tcPr>
            <w:tcW w:w="7192" w:type="dxa"/>
            <w:tcBorders>
              <w:bottom w:val="single" w:sz="4" w:space="0" w:color="auto"/>
            </w:tcBorders>
            <w:shd w:val="clear" w:color="auto" w:fill="C6D9F1" w:themeFill="text2" w:themeFillTint="33"/>
          </w:tcPr>
          <w:p w14:paraId="3485BA3D" w14:textId="68A9B966" w:rsidR="008B7F8D" w:rsidRDefault="006F4F6F" w:rsidP="00FE3BF8">
            <w:pPr>
              <w:rPr>
                <w:sz w:val="20"/>
                <w:szCs w:val="20"/>
              </w:rPr>
            </w:pPr>
            <w:r w:rsidRPr="006F4F6F">
              <w:rPr>
                <w:sz w:val="20"/>
                <w:szCs w:val="20"/>
              </w:rPr>
              <w:t>Will include warning logs which were submitted or created between the entered start and end date range.</w:t>
            </w:r>
          </w:p>
        </w:tc>
      </w:tr>
      <w:tr w:rsidR="00FD64CC" w:rsidRPr="003C277A" w14:paraId="6C8CD9CC" w14:textId="77777777" w:rsidTr="008B7F8D">
        <w:trPr>
          <w:trHeight w:val="264"/>
        </w:trPr>
        <w:tc>
          <w:tcPr>
            <w:tcW w:w="340" w:type="dxa"/>
            <w:shd w:val="clear" w:color="auto" w:fill="auto"/>
          </w:tcPr>
          <w:p w14:paraId="1A99AC2A" w14:textId="6929BFB0" w:rsidR="00FD64CC" w:rsidRDefault="008B7F8D" w:rsidP="00FD64CC">
            <w:pPr>
              <w:rPr>
                <w:rFonts w:cstheme="minorHAnsi"/>
                <w:sz w:val="20"/>
                <w:szCs w:val="20"/>
              </w:rPr>
            </w:pPr>
            <w:r>
              <w:rPr>
                <w:rFonts w:cstheme="minorHAnsi"/>
                <w:sz w:val="20"/>
                <w:szCs w:val="20"/>
              </w:rPr>
              <w:t>4</w:t>
            </w:r>
          </w:p>
        </w:tc>
        <w:tc>
          <w:tcPr>
            <w:tcW w:w="9164" w:type="dxa"/>
            <w:gridSpan w:val="2"/>
            <w:shd w:val="clear" w:color="auto" w:fill="auto"/>
          </w:tcPr>
          <w:p w14:paraId="146E750B" w14:textId="782E80A9" w:rsidR="00FD64CC" w:rsidRPr="003C277A" w:rsidRDefault="00FD64CC" w:rsidP="009C04BC">
            <w:pPr>
              <w:rPr>
                <w:sz w:val="20"/>
                <w:szCs w:val="20"/>
              </w:rPr>
            </w:pPr>
            <w:r w:rsidRPr="00056BC0">
              <w:rPr>
                <w:rFonts w:cstheme="minorHAnsi"/>
                <w:b/>
                <w:sz w:val="20"/>
                <w:szCs w:val="20"/>
              </w:rPr>
              <w:t>My Submissions</w:t>
            </w:r>
            <w:r>
              <w:rPr>
                <w:rFonts w:cstheme="minorHAnsi"/>
                <w:b/>
                <w:sz w:val="20"/>
                <w:szCs w:val="20"/>
              </w:rPr>
              <w:t xml:space="preserve"> – My Submitted Pending eCoaching Logs</w:t>
            </w:r>
          </w:p>
        </w:tc>
      </w:tr>
      <w:tr w:rsidR="00FD64CC" w:rsidRPr="003C277A" w14:paraId="017B11ED" w14:textId="77777777" w:rsidTr="008B7F8D">
        <w:trPr>
          <w:trHeight w:val="489"/>
        </w:trPr>
        <w:tc>
          <w:tcPr>
            <w:tcW w:w="340" w:type="dxa"/>
            <w:shd w:val="clear" w:color="auto" w:fill="auto"/>
          </w:tcPr>
          <w:p w14:paraId="728C46CA" w14:textId="77777777" w:rsidR="00FD64CC" w:rsidRDefault="00FD64CC" w:rsidP="00E01D6C">
            <w:pPr>
              <w:rPr>
                <w:rFonts w:cstheme="minorHAnsi"/>
                <w:sz w:val="20"/>
                <w:szCs w:val="20"/>
              </w:rPr>
            </w:pPr>
            <w:r>
              <w:rPr>
                <w:rFonts w:cstheme="minorHAnsi"/>
                <w:sz w:val="20"/>
                <w:szCs w:val="20"/>
              </w:rPr>
              <w:t>A</w:t>
            </w:r>
          </w:p>
        </w:tc>
        <w:tc>
          <w:tcPr>
            <w:tcW w:w="1972" w:type="dxa"/>
            <w:shd w:val="clear" w:color="auto" w:fill="auto"/>
          </w:tcPr>
          <w:p w14:paraId="0A84B1F1" w14:textId="77777777" w:rsidR="00FD64CC" w:rsidRPr="003C277A" w:rsidRDefault="00FD64CC" w:rsidP="00E01D6C">
            <w:pPr>
              <w:rPr>
                <w:sz w:val="20"/>
                <w:szCs w:val="20"/>
              </w:rPr>
            </w:pPr>
            <w:r w:rsidRPr="003C277A">
              <w:rPr>
                <w:sz w:val="20"/>
                <w:szCs w:val="20"/>
              </w:rPr>
              <w:t>Manager</w:t>
            </w:r>
          </w:p>
        </w:tc>
        <w:tc>
          <w:tcPr>
            <w:tcW w:w="7192" w:type="dxa"/>
            <w:shd w:val="clear" w:color="auto" w:fill="auto"/>
          </w:tcPr>
          <w:p w14:paraId="1FAB1616" w14:textId="77777777" w:rsidR="00FD64CC" w:rsidRPr="003C277A" w:rsidRDefault="00FD64CC"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FD64CC" w:rsidRPr="003C277A" w14:paraId="0FF5FD9E" w14:textId="77777777" w:rsidTr="008B7F8D">
        <w:trPr>
          <w:trHeight w:val="489"/>
        </w:trPr>
        <w:tc>
          <w:tcPr>
            <w:tcW w:w="340" w:type="dxa"/>
            <w:shd w:val="clear" w:color="auto" w:fill="auto"/>
          </w:tcPr>
          <w:p w14:paraId="696B72F5" w14:textId="77777777" w:rsidR="00FD64CC" w:rsidRDefault="00FD64CC" w:rsidP="00E01D6C">
            <w:pPr>
              <w:rPr>
                <w:rFonts w:cstheme="minorHAnsi"/>
                <w:sz w:val="20"/>
                <w:szCs w:val="20"/>
              </w:rPr>
            </w:pPr>
            <w:r>
              <w:rPr>
                <w:rFonts w:cstheme="minorHAnsi"/>
                <w:sz w:val="20"/>
                <w:szCs w:val="20"/>
              </w:rPr>
              <w:t>B</w:t>
            </w:r>
          </w:p>
        </w:tc>
        <w:tc>
          <w:tcPr>
            <w:tcW w:w="1972" w:type="dxa"/>
            <w:shd w:val="clear" w:color="auto" w:fill="auto"/>
          </w:tcPr>
          <w:p w14:paraId="5A26143E" w14:textId="77777777" w:rsidR="00FD64CC" w:rsidRPr="003C277A" w:rsidRDefault="00FD64CC" w:rsidP="00E01D6C">
            <w:pPr>
              <w:rPr>
                <w:sz w:val="20"/>
                <w:szCs w:val="20"/>
              </w:rPr>
            </w:pPr>
            <w:r w:rsidRPr="003C277A">
              <w:rPr>
                <w:sz w:val="20"/>
                <w:szCs w:val="20"/>
              </w:rPr>
              <w:t>Supervisor</w:t>
            </w:r>
          </w:p>
        </w:tc>
        <w:tc>
          <w:tcPr>
            <w:tcW w:w="7192" w:type="dxa"/>
            <w:shd w:val="clear" w:color="auto" w:fill="auto"/>
          </w:tcPr>
          <w:p w14:paraId="01E381C4" w14:textId="77777777" w:rsidR="00FD64CC" w:rsidRPr="003C277A" w:rsidRDefault="00FD64CC"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FD64CC" w:rsidRPr="003C277A" w14:paraId="479F348F" w14:textId="77777777" w:rsidTr="008B7F8D">
        <w:trPr>
          <w:trHeight w:val="489"/>
        </w:trPr>
        <w:tc>
          <w:tcPr>
            <w:tcW w:w="340" w:type="dxa"/>
            <w:tcBorders>
              <w:bottom w:val="single" w:sz="4" w:space="0" w:color="auto"/>
            </w:tcBorders>
            <w:shd w:val="clear" w:color="auto" w:fill="auto"/>
          </w:tcPr>
          <w:p w14:paraId="6B0F5FD4" w14:textId="63C78462" w:rsidR="00FD64CC" w:rsidRDefault="00FD64CC" w:rsidP="00E01D6C">
            <w:pPr>
              <w:rPr>
                <w:rFonts w:cstheme="minorHAnsi"/>
                <w:sz w:val="20"/>
                <w:szCs w:val="20"/>
              </w:rPr>
            </w:pPr>
            <w:r>
              <w:rPr>
                <w:rFonts w:cstheme="minorHAnsi"/>
                <w:sz w:val="20"/>
                <w:szCs w:val="20"/>
              </w:rPr>
              <w:t>C</w:t>
            </w:r>
          </w:p>
        </w:tc>
        <w:tc>
          <w:tcPr>
            <w:tcW w:w="1972" w:type="dxa"/>
            <w:tcBorders>
              <w:bottom w:val="single" w:sz="4" w:space="0" w:color="auto"/>
            </w:tcBorders>
            <w:shd w:val="clear" w:color="auto" w:fill="auto"/>
          </w:tcPr>
          <w:p w14:paraId="47DC3928" w14:textId="77777777" w:rsidR="00FD64CC" w:rsidRPr="003C277A" w:rsidRDefault="00FD64CC" w:rsidP="00E01D6C">
            <w:pPr>
              <w:rPr>
                <w:sz w:val="20"/>
                <w:szCs w:val="20"/>
              </w:rPr>
            </w:pPr>
            <w:r w:rsidRPr="003C277A">
              <w:rPr>
                <w:sz w:val="20"/>
                <w:szCs w:val="20"/>
              </w:rPr>
              <w:t>Employee</w:t>
            </w:r>
          </w:p>
        </w:tc>
        <w:tc>
          <w:tcPr>
            <w:tcW w:w="7192" w:type="dxa"/>
            <w:tcBorders>
              <w:bottom w:val="single" w:sz="4" w:space="0" w:color="auto"/>
            </w:tcBorders>
            <w:shd w:val="clear" w:color="auto" w:fill="auto"/>
          </w:tcPr>
          <w:p w14:paraId="66899828" w14:textId="77777777" w:rsidR="00FD64CC" w:rsidRPr="003C277A" w:rsidRDefault="00FD64CC"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FD64CC" w:rsidRPr="003C277A" w14:paraId="47A88CDA" w14:textId="77777777" w:rsidTr="008B7F8D">
        <w:trPr>
          <w:trHeight w:val="228"/>
        </w:trPr>
        <w:tc>
          <w:tcPr>
            <w:tcW w:w="340" w:type="dxa"/>
            <w:shd w:val="clear" w:color="auto" w:fill="C6D9F1" w:themeFill="text2" w:themeFillTint="33"/>
          </w:tcPr>
          <w:p w14:paraId="2BCB081F" w14:textId="34B4F5E6" w:rsidR="00FD64CC" w:rsidRDefault="008B7F8D" w:rsidP="00F33012">
            <w:pPr>
              <w:rPr>
                <w:rFonts w:cstheme="minorHAnsi"/>
                <w:sz w:val="20"/>
                <w:szCs w:val="20"/>
              </w:rPr>
            </w:pPr>
            <w:r>
              <w:rPr>
                <w:rFonts w:cstheme="minorHAnsi"/>
                <w:sz w:val="20"/>
                <w:szCs w:val="20"/>
              </w:rPr>
              <w:t>5</w:t>
            </w:r>
          </w:p>
        </w:tc>
        <w:tc>
          <w:tcPr>
            <w:tcW w:w="9164" w:type="dxa"/>
            <w:gridSpan w:val="2"/>
            <w:shd w:val="clear" w:color="auto" w:fill="C6D9F1" w:themeFill="text2" w:themeFillTint="33"/>
          </w:tcPr>
          <w:p w14:paraId="270360E2" w14:textId="1D08D271" w:rsidR="00FD64CC" w:rsidRPr="00056BC0" w:rsidRDefault="00FD64CC" w:rsidP="00F33012">
            <w:pPr>
              <w:rPr>
                <w:rFonts w:cstheme="minorHAnsi"/>
                <w:b/>
                <w:sz w:val="20"/>
                <w:szCs w:val="20"/>
              </w:rPr>
            </w:pPr>
            <w:r w:rsidRPr="00056BC0">
              <w:rPr>
                <w:rFonts w:cstheme="minorHAnsi"/>
                <w:b/>
                <w:sz w:val="20"/>
                <w:szCs w:val="20"/>
              </w:rPr>
              <w:t xml:space="preserve">My </w:t>
            </w:r>
            <w:r>
              <w:rPr>
                <w:rFonts w:cstheme="minorHAnsi"/>
                <w:b/>
                <w:sz w:val="20"/>
                <w:szCs w:val="20"/>
              </w:rPr>
              <w:t>Submissions – My Submitted Completed eCoaching Logs</w:t>
            </w:r>
          </w:p>
        </w:tc>
      </w:tr>
      <w:tr w:rsidR="00FD64CC" w:rsidRPr="003C277A" w14:paraId="2FBDCED7" w14:textId="77777777" w:rsidTr="008B7F8D">
        <w:trPr>
          <w:trHeight w:val="489"/>
        </w:trPr>
        <w:tc>
          <w:tcPr>
            <w:tcW w:w="340" w:type="dxa"/>
            <w:shd w:val="clear" w:color="auto" w:fill="C6D9F1" w:themeFill="text2" w:themeFillTint="33"/>
          </w:tcPr>
          <w:p w14:paraId="28305D5D" w14:textId="77777777" w:rsidR="00FD64CC" w:rsidRDefault="00FD64CC" w:rsidP="00B347AB">
            <w:pPr>
              <w:rPr>
                <w:rFonts w:cstheme="minorHAnsi"/>
                <w:sz w:val="20"/>
                <w:szCs w:val="20"/>
              </w:rPr>
            </w:pPr>
            <w:r>
              <w:rPr>
                <w:rFonts w:cstheme="minorHAnsi"/>
                <w:sz w:val="20"/>
                <w:szCs w:val="20"/>
              </w:rPr>
              <w:t>A</w:t>
            </w:r>
          </w:p>
        </w:tc>
        <w:tc>
          <w:tcPr>
            <w:tcW w:w="1972" w:type="dxa"/>
            <w:shd w:val="clear" w:color="auto" w:fill="C6D9F1" w:themeFill="text2" w:themeFillTint="33"/>
          </w:tcPr>
          <w:p w14:paraId="627A8E47" w14:textId="77777777" w:rsidR="00FD64CC" w:rsidRPr="003C277A" w:rsidRDefault="00FD64CC" w:rsidP="00B347AB">
            <w:pPr>
              <w:rPr>
                <w:sz w:val="20"/>
                <w:szCs w:val="20"/>
              </w:rPr>
            </w:pPr>
            <w:r w:rsidRPr="003C277A">
              <w:rPr>
                <w:sz w:val="20"/>
                <w:szCs w:val="20"/>
              </w:rPr>
              <w:t>Manager</w:t>
            </w:r>
          </w:p>
        </w:tc>
        <w:tc>
          <w:tcPr>
            <w:tcW w:w="7192" w:type="dxa"/>
            <w:shd w:val="clear" w:color="auto" w:fill="C6D9F1" w:themeFill="text2" w:themeFillTint="33"/>
          </w:tcPr>
          <w:p w14:paraId="12B11D4D" w14:textId="77777777" w:rsidR="00FD64CC" w:rsidRPr="003C277A" w:rsidRDefault="00FD64CC" w:rsidP="00B347AB">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FD64CC" w:rsidRPr="003C277A" w14:paraId="2B59D0EA" w14:textId="77777777" w:rsidTr="008B7F8D">
        <w:trPr>
          <w:trHeight w:val="489"/>
        </w:trPr>
        <w:tc>
          <w:tcPr>
            <w:tcW w:w="340" w:type="dxa"/>
            <w:shd w:val="clear" w:color="auto" w:fill="C6D9F1" w:themeFill="text2" w:themeFillTint="33"/>
          </w:tcPr>
          <w:p w14:paraId="1FB4ECF8" w14:textId="77777777" w:rsidR="00FD64CC" w:rsidRDefault="00FD64CC" w:rsidP="00B347AB">
            <w:pPr>
              <w:rPr>
                <w:rFonts w:cstheme="minorHAnsi"/>
                <w:sz w:val="20"/>
                <w:szCs w:val="20"/>
              </w:rPr>
            </w:pPr>
            <w:r>
              <w:rPr>
                <w:rFonts w:cstheme="minorHAnsi"/>
                <w:sz w:val="20"/>
                <w:szCs w:val="20"/>
              </w:rPr>
              <w:lastRenderedPageBreak/>
              <w:t>B</w:t>
            </w:r>
          </w:p>
        </w:tc>
        <w:tc>
          <w:tcPr>
            <w:tcW w:w="1972" w:type="dxa"/>
            <w:shd w:val="clear" w:color="auto" w:fill="C6D9F1" w:themeFill="text2" w:themeFillTint="33"/>
          </w:tcPr>
          <w:p w14:paraId="7AF397EB" w14:textId="77777777" w:rsidR="00FD64CC" w:rsidRPr="003C277A" w:rsidRDefault="00FD64CC" w:rsidP="00B347AB">
            <w:pPr>
              <w:rPr>
                <w:rFonts w:cstheme="minorHAnsi"/>
                <w:sz w:val="20"/>
                <w:szCs w:val="20"/>
              </w:rPr>
            </w:pPr>
            <w:r w:rsidRPr="003C277A">
              <w:rPr>
                <w:sz w:val="20"/>
                <w:szCs w:val="20"/>
              </w:rPr>
              <w:t>Supervisor</w:t>
            </w:r>
          </w:p>
        </w:tc>
        <w:tc>
          <w:tcPr>
            <w:tcW w:w="7192" w:type="dxa"/>
            <w:shd w:val="clear" w:color="auto" w:fill="C6D9F1" w:themeFill="text2" w:themeFillTint="33"/>
          </w:tcPr>
          <w:p w14:paraId="6E180A8E" w14:textId="77777777" w:rsidR="00FD64CC" w:rsidRDefault="00FD64CC" w:rsidP="00B347AB">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FD64CC" w:rsidRPr="003C277A" w14:paraId="2AC1744F" w14:textId="77777777" w:rsidTr="008B7F8D">
        <w:trPr>
          <w:trHeight w:val="489"/>
        </w:trPr>
        <w:tc>
          <w:tcPr>
            <w:tcW w:w="340" w:type="dxa"/>
            <w:shd w:val="clear" w:color="auto" w:fill="C6D9F1" w:themeFill="text2" w:themeFillTint="33"/>
          </w:tcPr>
          <w:p w14:paraId="2FB06711" w14:textId="77777777" w:rsidR="00FD64CC" w:rsidRDefault="00FD64CC" w:rsidP="00B347AB">
            <w:pPr>
              <w:rPr>
                <w:rFonts w:cstheme="minorHAnsi"/>
                <w:sz w:val="20"/>
                <w:szCs w:val="20"/>
              </w:rPr>
            </w:pPr>
            <w:r>
              <w:rPr>
                <w:rFonts w:cstheme="minorHAnsi"/>
                <w:sz w:val="20"/>
                <w:szCs w:val="20"/>
              </w:rPr>
              <w:t>C</w:t>
            </w:r>
          </w:p>
        </w:tc>
        <w:tc>
          <w:tcPr>
            <w:tcW w:w="1972" w:type="dxa"/>
            <w:shd w:val="clear" w:color="auto" w:fill="C6D9F1" w:themeFill="text2" w:themeFillTint="33"/>
          </w:tcPr>
          <w:p w14:paraId="1D6ECAA6" w14:textId="77777777" w:rsidR="00FD64CC" w:rsidRPr="003C277A" w:rsidRDefault="00FD64CC" w:rsidP="00B347AB">
            <w:pPr>
              <w:rPr>
                <w:rFonts w:cstheme="minorHAnsi"/>
                <w:sz w:val="20"/>
                <w:szCs w:val="20"/>
              </w:rPr>
            </w:pPr>
            <w:r w:rsidRPr="003C277A">
              <w:rPr>
                <w:sz w:val="20"/>
                <w:szCs w:val="20"/>
              </w:rPr>
              <w:t>Employee</w:t>
            </w:r>
          </w:p>
        </w:tc>
        <w:tc>
          <w:tcPr>
            <w:tcW w:w="7192" w:type="dxa"/>
            <w:shd w:val="clear" w:color="auto" w:fill="C6D9F1" w:themeFill="text2" w:themeFillTint="33"/>
          </w:tcPr>
          <w:p w14:paraId="3E61031E" w14:textId="77777777" w:rsidR="00FD64CC" w:rsidRDefault="00FD64CC" w:rsidP="00B347AB">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41B03FB8" w14:textId="77777777" w:rsidR="00E01D6C" w:rsidRDefault="00E01D6C" w:rsidP="00E01D6C">
      <w:r>
        <w:rPr>
          <w:sz w:val="20"/>
        </w:rPr>
        <w:t xml:space="preserve"> </w:t>
      </w:r>
    </w:p>
    <w:p w14:paraId="7209DA4E" w14:textId="5869D5E8" w:rsidR="00585961" w:rsidRPr="00F131FB" w:rsidRDefault="00585961" w:rsidP="00F131FB">
      <w:pPr>
        <w:pStyle w:val="Heading1"/>
        <w:rPr>
          <w:rFonts w:asciiTheme="minorHAnsi" w:hAnsiTheme="minorHAnsi" w:cstheme="minorHAnsi"/>
          <w:sz w:val="22"/>
          <w:szCs w:val="22"/>
        </w:rPr>
      </w:pPr>
      <w:r w:rsidRPr="00F131FB">
        <w:rPr>
          <w:rFonts w:asciiTheme="minorHAnsi" w:hAnsiTheme="minorHAnsi" w:cstheme="minorHAnsi"/>
          <w:sz w:val="22"/>
          <w:szCs w:val="22"/>
        </w:rPr>
        <w:t>Historical Reporting Dashboard</w:t>
      </w:r>
      <w:bookmarkEnd w:id="52"/>
      <w:bookmarkEnd w:id="53"/>
      <w:bookmarkEnd w:id="54"/>
      <w:bookmarkEnd w:id="55"/>
    </w:p>
    <w:p w14:paraId="65AEAF7F" w14:textId="2F1C5F3E" w:rsidR="00585961" w:rsidRDefault="00585961" w:rsidP="00585961">
      <w:pPr>
        <w:rPr>
          <w:sz w:val="20"/>
        </w:rPr>
      </w:pPr>
      <w:r>
        <w:rPr>
          <w:sz w:val="20"/>
        </w:rPr>
        <w:t>When a customer service representative (</w:t>
      </w:r>
      <w:r w:rsidR="00190E01">
        <w:rPr>
          <w:sz w:val="20"/>
        </w:rPr>
        <w:t>Employee</w:t>
      </w:r>
      <w:r>
        <w:rPr>
          <w:sz w:val="20"/>
        </w:rPr>
        <w:t xml:space="preserve">) changes teams, the supervisors and managers within the </w:t>
      </w:r>
      <w:r w:rsidR="001F4B72">
        <w:rPr>
          <w:sz w:val="20"/>
        </w:rPr>
        <w:t xml:space="preserve">Employee’s </w:t>
      </w:r>
      <w:r>
        <w:rPr>
          <w:sz w:val="20"/>
        </w:rPr>
        <w:t xml:space="preserve">new reporting assignment do not have access or visibility into the </w:t>
      </w:r>
      <w:r w:rsidR="001F4B72">
        <w:rPr>
          <w:sz w:val="20"/>
        </w:rPr>
        <w:t xml:space="preserve">Employee’s </w:t>
      </w:r>
      <w:r>
        <w:rPr>
          <w:sz w:val="20"/>
        </w:rPr>
        <w:t>past eCoaching Logs (</w:t>
      </w:r>
      <w:proofErr w:type="spellStart"/>
      <w:r>
        <w:rPr>
          <w:sz w:val="20"/>
        </w:rPr>
        <w:t>eCL</w:t>
      </w:r>
      <w:proofErr w:type="spellEnd"/>
      <w:r>
        <w:rPr>
          <w:sz w:val="20"/>
        </w:rPr>
        <w:t xml:space="preserve">). This dashboard enables supervisors and managers to view all past and historical </w:t>
      </w:r>
      <w:proofErr w:type="spellStart"/>
      <w:r>
        <w:rPr>
          <w:sz w:val="20"/>
        </w:rPr>
        <w:t>eCLs</w:t>
      </w:r>
      <w:proofErr w:type="spellEnd"/>
      <w:r>
        <w:rPr>
          <w:sz w:val="20"/>
        </w:rPr>
        <w:t xml:space="preserve"> for their current </w:t>
      </w:r>
      <w:r w:rsidR="001F4B72">
        <w:rPr>
          <w:sz w:val="20"/>
        </w:rPr>
        <w:t>Employee</w:t>
      </w:r>
      <w:r>
        <w:rPr>
          <w:sz w:val="20"/>
        </w:rPr>
        <w:t xml:space="preserve"> direct reports, regardless of the </w:t>
      </w:r>
      <w:r w:rsidR="001F4B72">
        <w:rPr>
          <w:sz w:val="20"/>
        </w:rPr>
        <w:t xml:space="preserve">Employee’s </w:t>
      </w:r>
      <w:r>
        <w:rPr>
          <w:sz w:val="20"/>
        </w:rPr>
        <w:t>past reporting structure.</w:t>
      </w:r>
    </w:p>
    <w:p w14:paraId="5C12DB50" w14:textId="7C5326B7" w:rsidR="00585961" w:rsidRPr="00B575AE" w:rsidRDefault="00585961" w:rsidP="00585961">
      <w:pPr>
        <w:rPr>
          <w:sz w:val="20"/>
        </w:rPr>
      </w:pPr>
      <w:r w:rsidRPr="0045467C">
        <w:rPr>
          <w:sz w:val="20"/>
        </w:rPr>
        <w:t xml:space="preserve">Historical </w:t>
      </w:r>
      <w:r w:rsidR="001F4B72">
        <w:rPr>
          <w:sz w:val="20"/>
        </w:rPr>
        <w:t xml:space="preserve">Employee </w:t>
      </w:r>
      <w:r w:rsidRPr="0045467C">
        <w:rPr>
          <w:sz w:val="20"/>
        </w:rPr>
        <w:t xml:space="preserve">eCoaching Logs </w:t>
      </w:r>
      <w:r>
        <w:rPr>
          <w:sz w:val="20"/>
        </w:rPr>
        <w:t xml:space="preserve">dashboard access should be granted to Supervisor and Manager </w:t>
      </w:r>
      <w:proofErr w:type="gramStart"/>
      <w:r>
        <w:rPr>
          <w:sz w:val="20"/>
        </w:rPr>
        <w:t>staff</w:t>
      </w:r>
      <w:proofErr w:type="gramEnd"/>
      <w:r>
        <w:rPr>
          <w:sz w:val="20"/>
        </w:rPr>
        <w:t xml:space="preserve">. Permissions to view the eCoaching log data, after the form is opened, will be restricted to only in the </w:t>
      </w:r>
      <w:r w:rsidR="001F4B72">
        <w:rPr>
          <w:sz w:val="20"/>
        </w:rPr>
        <w:t xml:space="preserve">Employee’s </w:t>
      </w:r>
      <w:r>
        <w:rPr>
          <w:sz w:val="20"/>
        </w:rPr>
        <w:t xml:space="preserve">current reporting organization in addition to the information in the form fields </w:t>
      </w:r>
      <w:proofErr w:type="spellStart"/>
      <w:r>
        <w:rPr>
          <w:sz w:val="20"/>
        </w:rPr>
        <w:t>strCSR</w:t>
      </w:r>
      <w:proofErr w:type="spellEnd"/>
      <w:r>
        <w:rPr>
          <w:sz w:val="20"/>
        </w:rPr>
        <w:t xml:space="preserve">, </w:t>
      </w:r>
      <w:proofErr w:type="spellStart"/>
      <w:r>
        <w:rPr>
          <w:sz w:val="20"/>
        </w:rPr>
        <w:t>strCSRSup</w:t>
      </w:r>
      <w:proofErr w:type="spellEnd"/>
      <w:r>
        <w:rPr>
          <w:sz w:val="20"/>
        </w:rPr>
        <w:t xml:space="preserve">, </w:t>
      </w:r>
      <w:proofErr w:type="spellStart"/>
      <w:r>
        <w:rPr>
          <w:sz w:val="20"/>
        </w:rPr>
        <w:t>stsCSRMgr</w:t>
      </w:r>
      <w:proofErr w:type="spellEnd"/>
      <w:r>
        <w:rPr>
          <w:sz w:val="20"/>
        </w:rPr>
        <w:t xml:space="preserve">, and </w:t>
      </w:r>
      <w:proofErr w:type="spellStart"/>
      <w:r>
        <w:rPr>
          <w:sz w:val="20"/>
        </w:rPr>
        <w:t>strSubmitter</w:t>
      </w:r>
      <w:proofErr w:type="spellEnd"/>
      <w:r>
        <w:rPr>
          <w:sz w:val="20"/>
        </w:rPr>
        <w:t xml:space="preserve">.  The dashboard validation workflow shall validate the record if the requestor is either the supervisor or manager contained in the record or as the </w:t>
      </w:r>
      <w:r w:rsidR="001F4B72">
        <w:rPr>
          <w:sz w:val="20"/>
        </w:rPr>
        <w:t xml:space="preserve">Employee’s </w:t>
      </w:r>
      <w:r>
        <w:rPr>
          <w:sz w:val="20"/>
        </w:rPr>
        <w:t xml:space="preserve">current supervisor or manager as provided in the </w:t>
      </w:r>
      <w:r w:rsidR="001F4B72">
        <w:rPr>
          <w:sz w:val="20"/>
        </w:rPr>
        <w:t xml:space="preserve">Employee’s </w:t>
      </w:r>
      <w:r>
        <w:rPr>
          <w:sz w:val="20"/>
        </w:rPr>
        <w:t xml:space="preserve">organization in </w:t>
      </w:r>
      <w:proofErr w:type="spellStart"/>
      <w:r w:rsidR="00037E42">
        <w:rPr>
          <w:sz w:val="20"/>
        </w:rPr>
        <w:t>Peoplesoft</w:t>
      </w:r>
      <w:proofErr w:type="spellEnd"/>
      <w:r w:rsidR="00037E42">
        <w:rPr>
          <w:sz w:val="20"/>
        </w:rPr>
        <w:t xml:space="preserve"> and </w:t>
      </w:r>
      <w:proofErr w:type="spellStart"/>
      <w:r w:rsidR="00037E42">
        <w:rPr>
          <w:sz w:val="20"/>
        </w:rPr>
        <w:t>eWFM</w:t>
      </w:r>
      <w:proofErr w:type="spellEnd"/>
      <w:r>
        <w:rPr>
          <w:sz w:val="20"/>
        </w:rPr>
        <w:t>.</w:t>
      </w:r>
      <w:r w:rsidR="006302AE">
        <w:rPr>
          <w:sz w:val="20"/>
        </w:rPr>
        <w:t xml:space="preserve">  No progressive disciplinary warnings will be displayed on the Historical Dashboard</w:t>
      </w:r>
      <w:r w:rsidR="00E67551">
        <w:rPr>
          <w:sz w:val="20"/>
        </w:rPr>
        <w:t xml:space="preserve"> unless the viewer has a job code associated with Human Resources</w:t>
      </w:r>
      <w:r w:rsidR="006302AE">
        <w:rPr>
          <w:sz w:val="20"/>
        </w:rPr>
        <w:t>.</w:t>
      </w:r>
    </w:p>
    <w:p w14:paraId="4B79962A" w14:textId="77777777" w:rsidR="00D748EC" w:rsidRDefault="00D748EC" w:rsidP="00D748EC">
      <w:pPr>
        <w:rPr>
          <w:sz w:val="20"/>
        </w:rPr>
      </w:pPr>
      <w:r>
        <w:rPr>
          <w:sz w:val="20"/>
        </w:rPr>
        <w:t xml:space="preserve">This dashboard allows managers and supervisors to view their direct reports’ pending and completed </w:t>
      </w:r>
      <w:proofErr w:type="spellStart"/>
      <w:r>
        <w:rPr>
          <w:sz w:val="20"/>
        </w:rPr>
        <w:t>eCLs</w:t>
      </w:r>
      <w:proofErr w:type="spellEnd"/>
      <w:r>
        <w:rPr>
          <w:sz w:val="20"/>
        </w:rPr>
        <w:t xml:space="preserve"> in a historical dashboard.  The dashboard should have the same formatting and styles as the current dashboards provided on the </w:t>
      </w:r>
      <w:proofErr w:type="spellStart"/>
      <w:proofErr w:type="gramStart"/>
      <w:r>
        <w:rPr>
          <w:sz w:val="20"/>
        </w:rPr>
        <w:t>eCL</w:t>
      </w:r>
      <w:proofErr w:type="spellEnd"/>
      <w:proofErr w:type="gramEnd"/>
      <w:r>
        <w:rPr>
          <w:sz w:val="20"/>
        </w:rPr>
        <w:t xml:space="preserve"> site.</w:t>
      </w:r>
    </w:p>
    <w:p w14:paraId="1282AE90" w14:textId="77777777" w:rsidR="00D748EC" w:rsidRDefault="00D748EC" w:rsidP="00D748EC">
      <w:pPr>
        <w:rPr>
          <w:sz w:val="20"/>
        </w:rPr>
      </w:pPr>
      <w:r>
        <w:rPr>
          <w:sz w:val="20"/>
        </w:rPr>
        <w:t>The dashboard will have self-service filter fields above the top of the data grid.  The filters will have an apply button that will submit the filter selections and apply to the data grid.  The data grid should be empty until the apply button is selected which will then automatically refresh and display the eCoaching Log records based on the selected filter(s).</w:t>
      </w:r>
    </w:p>
    <w:p w14:paraId="3A6F93F8" w14:textId="14A71AB1" w:rsidR="00D748EC" w:rsidRDefault="00D748EC" w:rsidP="00D748EC">
      <w:pPr>
        <w:rPr>
          <w:sz w:val="20"/>
        </w:rPr>
      </w:pPr>
      <w:r>
        <w:rPr>
          <w:sz w:val="20"/>
        </w:rPr>
        <w:t xml:space="preserve">The user will be able to select the site name in the </w:t>
      </w:r>
      <w:proofErr w:type="spellStart"/>
      <w:r>
        <w:rPr>
          <w:sz w:val="20"/>
        </w:rPr>
        <w:t>strCSRSite</w:t>
      </w:r>
      <w:proofErr w:type="spellEnd"/>
      <w:r>
        <w:rPr>
          <w:sz w:val="20"/>
        </w:rPr>
        <w:t xml:space="preserve"> filter.  After the </w:t>
      </w:r>
      <w:proofErr w:type="spellStart"/>
      <w:r>
        <w:rPr>
          <w:sz w:val="20"/>
        </w:rPr>
        <w:t>strCSRSite</w:t>
      </w:r>
      <w:proofErr w:type="spellEnd"/>
      <w:r>
        <w:rPr>
          <w:sz w:val="20"/>
        </w:rPr>
        <w:t xml:space="preserve"> filter is selected, the </w:t>
      </w:r>
      <w:r w:rsidR="001F4B72">
        <w:rPr>
          <w:sz w:val="20"/>
        </w:rPr>
        <w:t>Employee</w:t>
      </w:r>
      <w:r>
        <w:rPr>
          <w:sz w:val="20"/>
        </w:rPr>
        <w:t xml:space="preserve"> Name filter field will refresh to narrow the </w:t>
      </w:r>
      <w:r w:rsidR="001F4B72">
        <w:rPr>
          <w:sz w:val="20"/>
        </w:rPr>
        <w:t>Employee</w:t>
      </w:r>
      <w:r>
        <w:rPr>
          <w:sz w:val="20"/>
        </w:rPr>
        <w:t xml:space="preserve"> Name filter results to only the </w:t>
      </w:r>
      <w:r w:rsidR="001F4B72">
        <w:rPr>
          <w:sz w:val="20"/>
        </w:rPr>
        <w:t xml:space="preserve">Employee’s </w:t>
      </w:r>
      <w:r>
        <w:rPr>
          <w:sz w:val="20"/>
        </w:rPr>
        <w:t xml:space="preserve">located within the site selected.  The user will then select a name in the </w:t>
      </w:r>
      <w:r w:rsidR="001F4B72">
        <w:rPr>
          <w:sz w:val="20"/>
        </w:rPr>
        <w:t xml:space="preserve">Employee </w:t>
      </w:r>
      <w:r>
        <w:rPr>
          <w:sz w:val="20"/>
        </w:rPr>
        <w:t xml:space="preserve">Name Filter and remaining filters to apply to the data grid. </w:t>
      </w:r>
    </w:p>
    <w:p w14:paraId="77E82B0E" w14:textId="535C6029" w:rsidR="00CF6240" w:rsidRDefault="00CF6240" w:rsidP="00D748EC">
      <w:pPr>
        <w:rPr>
          <w:sz w:val="20"/>
        </w:rPr>
      </w:pPr>
      <w:r>
        <w:rPr>
          <w:sz w:val="20"/>
        </w:rPr>
        <w:t>A means to extract data from the Historical Dashboard to Excel should be provided.</w:t>
      </w:r>
    </w:p>
    <w:p w14:paraId="146119EB" w14:textId="6C2BFC9F" w:rsidR="00AC0BEE" w:rsidRDefault="00AC0BEE" w:rsidP="00D748EC">
      <w:pPr>
        <w:rPr>
          <w:sz w:val="20"/>
        </w:rPr>
      </w:pPr>
      <w:r w:rsidRPr="00AC0BEE">
        <w:rPr>
          <w:sz w:val="20"/>
        </w:rPr>
        <w:t xml:space="preserve">Note: When IQS feeds are received, containing updated logs that are still </w:t>
      </w:r>
      <w:proofErr w:type="gramStart"/>
      <w:r w:rsidRPr="00AC0BEE">
        <w:rPr>
          <w:sz w:val="20"/>
        </w:rPr>
        <w:t>Open</w:t>
      </w:r>
      <w:proofErr w:type="gramEnd"/>
      <w:r w:rsidRPr="00AC0BEE">
        <w:rPr>
          <w:sz w:val="20"/>
        </w:rPr>
        <w:t xml:space="preserve"> in our system, these fields (</w:t>
      </w:r>
      <w:proofErr w:type="spellStart"/>
      <w:r w:rsidRPr="00AC0BEE">
        <w:rPr>
          <w:sz w:val="20"/>
        </w:rPr>
        <w:t>isOpportunity</w:t>
      </w:r>
      <w:proofErr w:type="spellEnd"/>
      <w:r w:rsidRPr="00AC0BEE">
        <w:rPr>
          <w:sz w:val="20"/>
        </w:rPr>
        <w:t xml:space="preserve">, </w:t>
      </w:r>
      <w:proofErr w:type="spellStart"/>
      <w:r w:rsidRPr="00AC0BEE">
        <w:rPr>
          <w:sz w:val="20"/>
        </w:rPr>
        <w:t>isReinforcement</w:t>
      </w:r>
      <w:proofErr w:type="spellEnd"/>
      <w:r w:rsidRPr="00AC0BEE">
        <w:rPr>
          <w:sz w:val="20"/>
        </w:rPr>
        <w:t xml:space="preserve">, </w:t>
      </w:r>
      <w:proofErr w:type="spellStart"/>
      <w:r w:rsidRPr="00AC0BEE">
        <w:rPr>
          <w:sz w:val="20"/>
        </w:rPr>
        <w:t>numOpportunity</w:t>
      </w:r>
      <w:proofErr w:type="spellEnd"/>
      <w:r w:rsidRPr="00AC0BEE">
        <w:rPr>
          <w:sz w:val="20"/>
        </w:rPr>
        <w:t xml:space="preserve">, </w:t>
      </w:r>
      <w:proofErr w:type="spellStart"/>
      <w:r w:rsidRPr="00AC0BEE">
        <w:rPr>
          <w:sz w:val="20"/>
        </w:rPr>
        <w:t>numReinforcement</w:t>
      </w:r>
      <w:proofErr w:type="spellEnd"/>
      <w:r w:rsidRPr="00AC0BEE">
        <w:rPr>
          <w:sz w:val="20"/>
        </w:rPr>
        <w:t>) will be updated to match the newest feed and these values will be used in the Historical Dashboard.</w:t>
      </w:r>
    </w:p>
    <w:p w14:paraId="50F72A10" w14:textId="77777777" w:rsidR="00AC0BEE" w:rsidRDefault="00AC0BEE" w:rsidP="00D748EC">
      <w:pPr>
        <w:rPr>
          <w:sz w:val="20"/>
        </w:rPr>
      </w:pPr>
    </w:p>
    <w:tbl>
      <w:tblPr>
        <w:tblStyle w:val="TableGrid"/>
        <w:tblW w:w="4465"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63"/>
        <w:gridCol w:w="1729"/>
        <w:gridCol w:w="2186"/>
        <w:gridCol w:w="2371"/>
        <w:gridCol w:w="1938"/>
      </w:tblGrid>
      <w:tr w:rsidR="00D748EC" w:rsidRPr="002D7D35" w14:paraId="4F0FF794" w14:textId="77777777" w:rsidTr="009D1383">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64FD81E4" w14:textId="77777777" w:rsidR="00D748EC" w:rsidRPr="00527E74" w:rsidRDefault="00D748EC" w:rsidP="005D6050">
            <w:pPr>
              <w:rPr>
                <w:rFonts w:cstheme="minorHAnsi"/>
                <w:b/>
                <w:color w:val="FFFFFF" w:themeColor="background1"/>
                <w:sz w:val="18"/>
                <w:szCs w:val="16"/>
              </w:rPr>
            </w:pPr>
            <w:r w:rsidRPr="00527E74">
              <w:rPr>
                <w:rFonts w:cstheme="minorHAnsi"/>
                <w:b/>
                <w:color w:val="FFFFFF" w:themeColor="background1"/>
                <w:sz w:val="18"/>
                <w:szCs w:val="16"/>
              </w:rPr>
              <w:t>#</w:t>
            </w:r>
          </w:p>
        </w:tc>
        <w:tc>
          <w:tcPr>
            <w:tcW w:w="172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C6CF0F3"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Section</w:t>
            </w:r>
          </w:p>
        </w:tc>
        <w:tc>
          <w:tcPr>
            <w:tcW w:w="218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A649469"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Filter Field Selections</w:t>
            </w:r>
          </w:p>
        </w:tc>
        <w:tc>
          <w:tcPr>
            <w:tcW w:w="237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F9E5CD4"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Displayed Fields</w:t>
            </w:r>
          </w:p>
        </w:tc>
        <w:tc>
          <w:tcPr>
            <w:tcW w:w="193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95C254E" w14:textId="77777777" w:rsidR="00D748EC" w:rsidRDefault="00D748EC" w:rsidP="005D6050">
            <w:pPr>
              <w:rPr>
                <w:rFonts w:cstheme="minorHAnsi"/>
                <w:b/>
                <w:color w:val="FFFFFF" w:themeColor="background1"/>
                <w:sz w:val="18"/>
                <w:szCs w:val="16"/>
              </w:rPr>
            </w:pPr>
            <w:r>
              <w:rPr>
                <w:rFonts w:cstheme="minorHAnsi"/>
                <w:b/>
                <w:color w:val="FFFFFF" w:themeColor="background1"/>
                <w:sz w:val="18"/>
                <w:szCs w:val="16"/>
              </w:rPr>
              <w:t>Sort Options</w:t>
            </w:r>
          </w:p>
        </w:tc>
      </w:tr>
      <w:tr w:rsidR="00D748EC" w:rsidRPr="002D7D35" w14:paraId="0DB137F2" w14:textId="77777777" w:rsidTr="009D1383">
        <w:tc>
          <w:tcPr>
            <w:tcW w:w="263"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3299C53A" w14:textId="77777777" w:rsidR="00D748EC" w:rsidRPr="002D7D35" w:rsidRDefault="00D748EC" w:rsidP="005D6050">
            <w:pPr>
              <w:spacing w:before="60" w:after="60"/>
              <w:rPr>
                <w:rFonts w:cstheme="minorHAnsi"/>
                <w:sz w:val="16"/>
                <w:szCs w:val="16"/>
              </w:rPr>
            </w:pPr>
            <w:r w:rsidRPr="002D7D35">
              <w:rPr>
                <w:rFonts w:cstheme="minorHAnsi"/>
                <w:sz w:val="16"/>
                <w:szCs w:val="16"/>
              </w:rPr>
              <w:t>1</w:t>
            </w:r>
          </w:p>
        </w:tc>
        <w:tc>
          <w:tcPr>
            <w:tcW w:w="1729"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50302174" w14:textId="44D2F3A6" w:rsidR="00D748EC" w:rsidRPr="002D7D35" w:rsidRDefault="00D748EC" w:rsidP="001F4B72">
            <w:pPr>
              <w:spacing w:before="60" w:after="60"/>
              <w:rPr>
                <w:rFonts w:cstheme="minorHAnsi"/>
                <w:sz w:val="16"/>
                <w:szCs w:val="16"/>
              </w:rPr>
            </w:pPr>
            <w:r>
              <w:rPr>
                <w:rFonts w:cstheme="minorHAnsi"/>
                <w:sz w:val="16"/>
                <w:szCs w:val="16"/>
              </w:rPr>
              <w:t xml:space="preserve">Historical </w:t>
            </w:r>
            <w:r w:rsidR="001F4B72">
              <w:rPr>
                <w:rFonts w:cstheme="minorHAnsi"/>
                <w:sz w:val="16"/>
                <w:szCs w:val="16"/>
              </w:rPr>
              <w:t>Employee</w:t>
            </w:r>
            <w:r>
              <w:rPr>
                <w:rFonts w:cstheme="minorHAnsi"/>
                <w:sz w:val="16"/>
                <w:szCs w:val="16"/>
              </w:rPr>
              <w:t xml:space="preserve"> eCoaching Logs Dashboard</w:t>
            </w:r>
          </w:p>
        </w:tc>
        <w:tc>
          <w:tcPr>
            <w:tcW w:w="2186"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618041BF" w14:textId="77777777" w:rsidR="00D748EC" w:rsidRDefault="00D748EC" w:rsidP="00210985">
            <w:pPr>
              <w:rPr>
                <w:rFonts w:cstheme="minorHAnsi"/>
                <w:sz w:val="16"/>
                <w:szCs w:val="16"/>
              </w:rPr>
            </w:pPr>
            <w:proofErr w:type="spellStart"/>
            <w:r w:rsidRPr="00751BC4">
              <w:rPr>
                <w:rFonts w:cstheme="minorHAnsi"/>
                <w:sz w:val="16"/>
                <w:szCs w:val="16"/>
              </w:rPr>
              <w:t>strCSRSite</w:t>
            </w:r>
            <w:proofErr w:type="spellEnd"/>
          </w:p>
          <w:p w14:paraId="106717BA" w14:textId="2487A455" w:rsidR="00D748EC" w:rsidRDefault="001F4B72" w:rsidP="00210985">
            <w:pPr>
              <w:rPr>
                <w:rFonts w:cstheme="minorHAnsi"/>
                <w:sz w:val="16"/>
                <w:szCs w:val="16"/>
              </w:rPr>
            </w:pPr>
            <w:r>
              <w:rPr>
                <w:rFonts w:cstheme="minorHAnsi"/>
                <w:sz w:val="16"/>
                <w:szCs w:val="16"/>
              </w:rPr>
              <w:t xml:space="preserve">Employee </w:t>
            </w:r>
            <w:r w:rsidR="00D748EC" w:rsidRPr="00751BC4">
              <w:rPr>
                <w:rFonts w:cstheme="minorHAnsi"/>
                <w:sz w:val="16"/>
                <w:szCs w:val="16"/>
              </w:rPr>
              <w:t xml:space="preserve"> Name</w:t>
            </w:r>
          </w:p>
          <w:p w14:paraId="3BDEBB96" w14:textId="77777777" w:rsidR="00D97169" w:rsidRDefault="00D97169" w:rsidP="00210985">
            <w:pPr>
              <w:rPr>
                <w:rFonts w:cstheme="minorHAnsi"/>
                <w:sz w:val="16"/>
                <w:szCs w:val="16"/>
              </w:rPr>
            </w:pPr>
            <w:r>
              <w:rPr>
                <w:rFonts w:cstheme="minorHAnsi"/>
                <w:sz w:val="16"/>
                <w:szCs w:val="16"/>
              </w:rPr>
              <w:t>Supervisor Name</w:t>
            </w:r>
          </w:p>
          <w:p w14:paraId="6ACF43B4" w14:textId="77777777" w:rsidR="00D97169" w:rsidRDefault="00D97169" w:rsidP="00210985">
            <w:pPr>
              <w:rPr>
                <w:rFonts w:cstheme="minorHAnsi"/>
                <w:sz w:val="16"/>
                <w:szCs w:val="16"/>
              </w:rPr>
            </w:pPr>
            <w:r>
              <w:rPr>
                <w:rFonts w:cstheme="minorHAnsi"/>
                <w:sz w:val="16"/>
                <w:szCs w:val="16"/>
              </w:rPr>
              <w:t>Manager Name</w:t>
            </w:r>
          </w:p>
          <w:p w14:paraId="474AF585" w14:textId="21B9D8BE" w:rsidR="00B417AE" w:rsidRDefault="00B417AE" w:rsidP="00210985">
            <w:pPr>
              <w:rPr>
                <w:rFonts w:cstheme="minorHAnsi"/>
                <w:sz w:val="16"/>
                <w:szCs w:val="16"/>
              </w:rPr>
            </w:pPr>
            <w:r>
              <w:rPr>
                <w:rFonts w:cstheme="minorHAnsi"/>
                <w:sz w:val="16"/>
                <w:szCs w:val="16"/>
              </w:rPr>
              <w:t>Submitter</w:t>
            </w:r>
          </w:p>
          <w:p w14:paraId="44113D24" w14:textId="2F49DBF5" w:rsidR="00D97169" w:rsidRDefault="00D52F14" w:rsidP="00210985">
            <w:pPr>
              <w:rPr>
                <w:rFonts w:cstheme="minorHAnsi"/>
                <w:sz w:val="16"/>
                <w:szCs w:val="16"/>
              </w:rPr>
            </w:pPr>
            <w:r>
              <w:rPr>
                <w:rFonts w:cstheme="minorHAnsi"/>
                <w:sz w:val="16"/>
                <w:szCs w:val="16"/>
              </w:rPr>
              <w:lastRenderedPageBreak/>
              <w:t>Status</w:t>
            </w:r>
          </w:p>
          <w:p w14:paraId="3F8807DE" w14:textId="60A29C86" w:rsidR="00D52F14" w:rsidRDefault="00D52F14" w:rsidP="00210985">
            <w:pPr>
              <w:rPr>
                <w:rFonts w:cstheme="minorHAnsi"/>
                <w:sz w:val="16"/>
                <w:szCs w:val="16"/>
              </w:rPr>
            </w:pPr>
            <w:r>
              <w:rPr>
                <w:rFonts w:cstheme="minorHAnsi"/>
                <w:sz w:val="16"/>
                <w:szCs w:val="16"/>
              </w:rPr>
              <w:t>Source</w:t>
            </w:r>
          </w:p>
          <w:p w14:paraId="595BA874" w14:textId="2C5A59EF" w:rsidR="00D52F14" w:rsidRDefault="00D52F14" w:rsidP="00210985">
            <w:pPr>
              <w:rPr>
                <w:rFonts w:cstheme="minorHAnsi"/>
                <w:sz w:val="16"/>
                <w:szCs w:val="16"/>
              </w:rPr>
            </w:pPr>
            <w:r>
              <w:rPr>
                <w:rFonts w:cstheme="minorHAnsi"/>
                <w:sz w:val="16"/>
                <w:szCs w:val="16"/>
              </w:rPr>
              <w:t>Values</w:t>
            </w:r>
          </w:p>
          <w:p w14:paraId="26F4183A" w14:textId="77777777" w:rsidR="00D748EC" w:rsidRDefault="00D748EC" w:rsidP="00210985">
            <w:pPr>
              <w:rPr>
                <w:rFonts w:cstheme="minorHAnsi"/>
                <w:sz w:val="16"/>
                <w:szCs w:val="16"/>
              </w:rPr>
            </w:pPr>
            <w:r w:rsidRPr="00751BC4">
              <w:rPr>
                <w:rFonts w:cstheme="minorHAnsi"/>
                <w:sz w:val="16"/>
                <w:szCs w:val="16"/>
              </w:rPr>
              <w:t>Submitted Date From</w:t>
            </w:r>
          </w:p>
          <w:p w14:paraId="7EF1B0EC" w14:textId="77777777" w:rsidR="00D748EC" w:rsidRDefault="00D748EC" w:rsidP="00210985">
            <w:pPr>
              <w:rPr>
                <w:rFonts w:cstheme="minorHAnsi"/>
                <w:sz w:val="16"/>
                <w:szCs w:val="16"/>
              </w:rPr>
            </w:pPr>
            <w:r w:rsidRPr="00751BC4">
              <w:rPr>
                <w:rFonts w:cstheme="minorHAnsi"/>
                <w:sz w:val="16"/>
                <w:szCs w:val="16"/>
              </w:rPr>
              <w:t>Submitted Date To</w:t>
            </w:r>
          </w:p>
          <w:p w14:paraId="3792FCCE" w14:textId="77777777" w:rsidR="009D1383" w:rsidRDefault="009D1383" w:rsidP="00210985">
            <w:pPr>
              <w:rPr>
                <w:rFonts w:cstheme="minorHAnsi"/>
                <w:sz w:val="16"/>
                <w:szCs w:val="16"/>
              </w:rPr>
            </w:pPr>
          </w:p>
          <w:p w14:paraId="7D523EC9" w14:textId="02D0AF96" w:rsidR="009D1383" w:rsidRPr="009D1383" w:rsidRDefault="009D1383" w:rsidP="00210985">
            <w:pPr>
              <w:rPr>
                <w:rFonts w:cstheme="minorHAnsi"/>
                <w:sz w:val="16"/>
                <w:szCs w:val="16"/>
              </w:rPr>
            </w:pPr>
            <w:r w:rsidRPr="00210985">
              <w:rPr>
                <w:rFonts w:cstheme="minorHAnsi"/>
                <w:sz w:val="16"/>
                <w:szCs w:val="16"/>
              </w:rPr>
              <w:t xml:space="preserve">Note: </w:t>
            </w:r>
            <w:r w:rsidR="00790161" w:rsidRPr="00210985">
              <w:rPr>
                <w:rFonts w:cstheme="minorHAnsi"/>
                <w:sz w:val="16"/>
                <w:szCs w:val="16"/>
              </w:rPr>
              <w:t xml:space="preserve">Only </w:t>
            </w:r>
            <w:r w:rsidRPr="00210985">
              <w:rPr>
                <w:rFonts w:cstheme="minorHAnsi"/>
                <w:sz w:val="16"/>
                <w:szCs w:val="16"/>
              </w:rPr>
              <w:t>Human Resources users will have the option to filter by source of Warning.</w:t>
            </w:r>
          </w:p>
        </w:tc>
        <w:tc>
          <w:tcPr>
            <w:tcW w:w="2371"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573F9D6E" w14:textId="77777777" w:rsidR="00D748EC" w:rsidRPr="00751BC4" w:rsidRDefault="00D748EC" w:rsidP="00210985">
            <w:pPr>
              <w:rPr>
                <w:rFonts w:cstheme="minorHAnsi"/>
                <w:sz w:val="16"/>
                <w:szCs w:val="16"/>
              </w:rPr>
            </w:pPr>
            <w:proofErr w:type="spellStart"/>
            <w:r w:rsidRPr="00751BC4">
              <w:rPr>
                <w:rFonts w:cstheme="minorHAnsi"/>
                <w:sz w:val="16"/>
                <w:szCs w:val="16"/>
              </w:rPr>
              <w:lastRenderedPageBreak/>
              <w:t>FormID</w:t>
            </w:r>
            <w:proofErr w:type="spellEnd"/>
            <w:r w:rsidRPr="00751BC4">
              <w:rPr>
                <w:rFonts w:cstheme="minorHAnsi"/>
                <w:sz w:val="16"/>
                <w:szCs w:val="16"/>
              </w:rPr>
              <w:t xml:space="preserve"> (w/Link to form)</w:t>
            </w:r>
          </w:p>
          <w:p w14:paraId="3E875AE7" w14:textId="6B49492C" w:rsidR="00D748EC" w:rsidRPr="00751BC4" w:rsidRDefault="001F4B72" w:rsidP="00210985">
            <w:pPr>
              <w:rPr>
                <w:rFonts w:cstheme="minorHAnsi"/>
                <w:sz w:val="16"/>
                <w:szCs w:val="16"/>
              </w:rPr>
            </w:pPr>
            <w:r>
              <w:rPr>
                <w:rFonts w:cstheme="minorHAnsi"/>
                <w:sz w:val="16"/>
                <w:szCs w:val="16"/>
              </w:rPr>
              <w:t>Employee</w:t>
            </w:r>
            <w:r w:rsidR="00D748EC" w:rsidRPr="00751BC4">
              <w:rPr>
                <w:rFonts w:cstheme="minorHAnsi"/>
                <w:sz w:val="16"/>
                <w:szCs w:val="16"/>
              </w:rPr>
              <w:t xml:space="preserve"> Name, </w:t>
            </w:r>
          </w:p>
          <w:p w14:paraId="69B736DE" w14:textId="77777777" w:rsidR="00D748EC" w:rsidRPr="00751BC4" w:rsidRDefault="00D748EC" w:rsidP="00210985">
            <w:pPr>
              <w:rPr>
                <w:rFonts w:cstheme="minorHAnsi"/>
                <w:sz w:val="16"/>
                <w:szCs w:val="16"/>
              </w:rPr>
            </w:pPr>
            <w:r w:rsidRPr="00751BC4">
              <w:rPr>
                <w:rFonts w:cstheme="minorHAnsi"/>
                <w:sz w:val="16"/>
                <w:szCs w:val="16"/>
              </w:rPr>
              <w:t>Supervisor Name</w:t>
            </w:r>
          </w:p>
          <w:p w14:paraId="34C0D284" w14:textId="77777777" w:rsidR="00D748EC" w:rsidRDefault="00D748EC" w:rsidP="00210985">
            <w:pPr>
              <w:rPr>
                <w:rFonts w:cstheme="minorHAnsi"/>
                <w:sz w:val="16"/>
                <w:szCs w:val="16"/>
              </w:rPr>
            </w:pPr>
            <w:r w:rsidRPr="00751BC4">
              <w:rPr>
                <w:rFonts w:cstheme="minorHAnsi"/>
                <w:sz w:val="16"/>
                <w:szCs w:val="16"/>
              </w:rPr>
              <w:t>Manager Name</w:t>
            </w:r>
          </w:p>
          <w:p w14:paraId="71BCBA4D" w14:textId="70440E89" w:rsidR="00B417AE" w:rsidRDefault="00B417AE" w:rsidP="00210985">
            <w:pPr>
              <w:rPr>
                <w:rFonts w:cstheme="minorHAnsi"/>
                <w:sz w:val="16"/>
                <w:szCs w:val="16"/>
              </w:rPr>
            </w:pPr>
            <w:r>
              <w:rPr>
                <w:rFonts w:cstheme="minorHAnsi"/>
                <w:sz w:val="16"/>
                <w:szCs w:val="16"/>
              </w:rPr>
              <w:t>Submitter Name</w:t>
            </w:r>
          </w:p>
          <w:p w14:paraId="4B4572EA" w14:textId="42564ABB" w:rsidR="00D52F14" w:rsidRPr="00751BC4" w:rsidRDefault="00D52F14" w:rsidP="00210985">
            <w:pPr>
              <w:rPr>
                <w:rFonts w:cstheme="minorHAnsi"/>
                <w:sz w:val="16"/>
                <w:szCs w:val="16"/>
              </w:rPr>
            </w:pPr>
            <w:r>
              <w:rPr>
                <w:rFonts w:cstheme="minorHAnsi"/>
                <w:sz w:val="16"/>
                <w:szCs w:val="16"/>
              </w:rPr>
              <w:lastRenderedPageBreak/>
              <w:t xml:space="preserve">Source </w:t>
            </w:r>
          </w:p>
          <w:p w14:paraId="2138FFF7" w14:textId="22C06DEA" w:rsidR="00D52F14" w:rsidRDefault="00D52F14" w:rsidP="00210985">
            <w:pPr>
              <w:rPr>
                <w:rFonts w:cstheme="minorHAnsi"/>
                <w:sz w:val="16"/>
                <w:szCs w:val="16"/>
              </w:rPr>
            </w:pPr>
            <w:r>
              <w:rPr>
                <w:rFonts w:cstheme="minorHAnsi"/>
                <w:sz w:val="16"/>
                <w:szCs w:val="16"/>
              </w:rPr>
              <w:t>Status</w:t>
            </w:r>
          </w:p>
          <w:p w14:paraId="30FF6896" w14:textId="77777777" w:rsidR="00D16775" w:rsidRDefault="00D16775" w:rsidP="00D16775">
            <w:pPr>
              <w:rPr>
                <w:rFonts w:cstheme="minorHAnsi"/>
                <w:sz w:val="16"/>
                <w:szCs w:val="16"/>
              </w:rPr>
            </w:pPr>
            <w:r>
              <w:rPr>
                <w:rFonts w:cstheme="minorHAnsi"/>
                <w:sz w:val="16"/>
                <w:szCs w:val="16"/>
              </w:rPr>
              <w:t>Coaching Reason</w:t>
            </w:r>
          </w:p>
          <w:p w14:paraId="515C033B" w14:textId="77777777" w:rsidR="00D16775" w:rsidRDefault="00D16775" w:rsidP="00D16775">
            <w:pPr>
              <w:rPr>
                <w:rFonts w:cstheme="minorHAnsi"/>
                <w:sz w:val="16"/>
                <w:szCs w:val="16"/>
              </w:rPr>
            </w:pPr>
            <w:r>
              <w:rPr>
                <w:rFonts w:cstheme="minorHAnsi"/>
                <w:sz w:val="16"/>
                <w:szCs w:val="16"/>
              </w:rPr>
              <w:t>Sub-coaching Reason</w:t>
            </w:r>
          </w:p>
          <w:p w14:paraId="51F4C5E0" w14:textId="77777777" w:rsidR="00D16775" w:rsidRDefault="00D16775" w:rsidP="00D16775">
            <w:pPr>
              <w:rPr>
                <w:rFonts w:cstheme="minorHAnsi"/>
                <w:sz w:val="16"/>
                <w:szCs w:val="16"/>
              </w:rPr>
            </w:pPr>
            <w:r>
              <w:rPr>
                <w:rFonts w:cstheme="minorHAnsi"/>
                <w:sz w:val="16"/>
                <w:szCs w:val="16"/>
              </w:rPr>
              <w:t>Value</w:t>
            </w:r>
          </w:p>
          <w:p w14:paraId="71DDADA7" w14:textId="35159AC1" w:rsidR="009D1383" w:rsidRPr="009D1383" w:rsidRDefault="00D748EC" w:rsidP="00210985">
            <w:pPr>
              <w:rPr>
                <w:rFonts w:cstheme="minorHAnsi"/>
                <w:sz w:val="16"/>
                <w:szCs w:val="16"/>
              </w:rPr>
            </w:pPr>
            <w:r w:rsidRPr="00751BC4">
              <w:rPr>
                <w:rFonts w:cstheme="minorHAnsi"/>
                <w:sz w:val="16"/>
                <w:szCs w:val="16"/>
              </w:rPr>
              <w:t>Created Date</w:t>
            </w:r>
            <w:r w:rsidR="009D1383">
              <w:rPr>
                <w:rFonts w:cstheme="minorHAnsi"/>
                <w:sz w:val="16"/>
                <w:szCs w:val="16"/>
              </w:rPr>
              <w:t xml:space="preserve"> (submission date)</w:t>
            </w:r>
          </w:p>
        </w:tc>
        <w:tc>
          <w:tcPr>
            <w:tcW w:w="1938"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605BD23B" w14:textId="77777777" w:rsidR="00D748EC" w:rsidRDefault="00D748EC" w:rsidP="00210985">
            <w:pPr>
              <w:rPr>
                <w:rFonts w:cstheme="minorHAnsi"/>
                <w:sz w:val="16"/>
                <w:szCs w:val="16"/>
              </w:rPr>
            </w:pPr>
            <w:r>
              <w:rPr>
                <w:rFonts w:cstheme="minorHAnsi"/>
                <w:sz w:val="16"/>
                <w:szCs w:val="16"/>
              </w:rPr>
              <w:lastRenderedPageBreak/>
              <w:t>Data grid should be empty until filter(s) have been selected</w:t>
            </w:r>
          </w:p>
          <w:p w14:paraId="3D9D174C" w14:textId="77777777" w:rsidR="00D748EC" w:rsidRPr="00F21796" w:rsidRDefault="00D748EC" w:rsidP="00210985">
            <w:pPr>
              <w:rPr>
                <w:rFonts w:cstheme="minorHAnsi"/>
                <w:sz w:val="16"/>
                <w:szCs w:val="16"/>
              </w:rPr>
            </w:pPr>
            <w:r w:rsidRPr="00F21796">
              <w:rPr>
                <w:rFonts w:cstheme="minorHAnsi"/>
                <w:sz w:val="16"/>
                <w:szCs w:val="16"/>
              </w:rPr>
              <w:t>Pagination = 50 records</w:t>
            </w:r>
          </w:p>
          <w:p w14:paraId="0C41A9F5" w14:textId="77777777" w:rsidR="00210985" w:rsidRDefault="00210985" w:rsidP="00210985">
            <w:pPr>
              <w:rPr>
                <w:rFonts w:cstheme="minorHAnsi"/>
                <w:sz w:val="16"/>
                <w:szCs w:val="16"/>
              </w:rPr>
            </w:pPr>
          </w:p>
          <w:p w14:paraId="7BF70BE0" w14:textId="77777777" w:rsidR="00D748EC" w:rsidRDefault="00D748EC" w:rsidP="00210985">
            <w:pPr>
              <w:rPr>
                <w:rFonts w:cstheme="minorHAnsi"/>
                <w:sz w:val="16"/>
                <w:szCs w:val="16"/>
              </w:rPr>
            </w:pPr>
            <w:r w:rsidRPr="00F21796">
              <w:rPr>
                <w:rFonts w:cstheme="minorHAnsi"/>
                <w:sz w:val="16"/>
                <w:szCs w:val="16"/>
              </w:rPr>
              <w:lastRenderedPageBreak/>
              <w:t>Show items in des</w:t>
            </w:r>
            <w:r w:rsidR="00210985">
              <w:rPr>
                <w:rFonts w:cstheme="minorHAnsi"/>
                <w:sz w:val="16"/>
                <w:szCs w:val="16"/>
              </w:rPr>
              <w:t>cending order from Created Date</w:t>
            </w:r>
          </w:p>
          <w:p w14:paraId="4F8F8377" w14:textId="77777777" w:rsidR="00210985" w:rsidRDefault="00210985" w:rsidP="00210985">
            <w:pPr>
              <w:rPr>
                <w:rFonts w:cstheme="minorHAnsi"/>
                <w:sz w:val="16"/>
                <w:szCs w:val="16"/>
              </w:rPr>
            </w:pPr>
          </w:p>
          <w:p w14:paraId="4E938DBC" w14:textId="64330042" w:rsidR="00210985"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bl>
    <w:p w14:paraId="5E36C8C8" w14:textId="77777777" w:rsidR="00855F0A" w:rsidRDefault="00855F0A" w:rsidP="00D12430">
      <w:pPr>
        <w:pStyle w:val="z-BottomofForm"/>
        <w:rPr>
          <w:vanish w:val="0"/>
          <w:color w:val="000000" w:themeColor="text1"/>
        </w:rPr>
      </w:pPr>
    </w:p>
    <w:p w14:paraId="1947E056" w14:textId="77777777" w:rsidR="001873C5" w:rsidRDefault="001873C5" w:rsidP="00B54DE9"/>
    <w:p w14:paraId="3BB54DC0" w14:textId="32BD0A7B" w:rsidR="00B54DE9" w:rsidRDefault="001873C5" w:rsidP="00B54DE9">
      <w:r>
        <w:t xml:space="preserve">Historical </w:t>
      </w:r>
      <w:r w:rsidR="00B54DE9">
        <w:t>Dashboard Filters</w:t>
      </w:r>
    </w:p>
    <w:p w14:paraId="3574A182" w14:textId="79F95220" w:rsidR="00B54DE9" w:rsidRDefault="00B54DE9" w:rsidP="00B54DE9">
      <w:pPr>
        <w:rPr>
          <w:sz w:val="20"/>
        </w:rPr>
      </w:pPr>
      <w:r>
        <w:rPr>
          <w:sz w:val="20"/>
        </w:rPr>
        <w:t xml:space="preserve">This </w:t>
      </w:r>
      <w:r w:rsidR="002D5527">
        <w:rPr>
          <w:sz w:val="20"/>
        </w:rPr>
        <w:t xml:space="preserve">Historical </w:t>
      </w:r>
      <w:r>
        <w:rPr>
          <w:sz w:val="20"/>
        </w:rPr>
        <w:t>dashboard contains the following additional filters.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07"/>
        <w:gridCol w:w="1976"/>
        <w:gridCol w:w="7221"/>
      </w:tblGrid>
      <w:tr w:rsidR="009C04BC" w:rsidRPr="003C277A" w14:paraId="7E9385E8" w14:textId="77777777" w:rsidTr="00B417AE">
        <w:trPr>
          <w:trHeight w:val="288"/>
        </w:trPr>
        <w:tc>
          <w:tcPr>
            <w:tcW w:w="307"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2361D3ED" w14:textId="77777777" w:rsidR="009C04BC" w:rsidRPr="003C277A" w:rsidRDefault="009C04BC" w:rsidP="00E01D6C">
            <w:pPr>
              <w:rPr>
                <w:rFonts w:cstheme="minorHAnsi"/>
                <w:b/>
                <w:color w:val="FFFFFF" w:themeColor="background1"/>
                <w:sz w:val="20"/>
                <w:szCs w:val="20"/>
              </w:rPr>
            </w:pPr>
            <w:r w:rsidRPr="003C277A">
              <w:rPr>
                <w:rFonts w:cstheme="minorHAnsi"/>
                <w:b/>
                <w:color w:val="FFFFFF" w:themeColor="background1"/>
                <w:sz w:val="20"/>
                <w:szCs w:val="20"/>
              </w:rPr>
              <w:t>#</w:t>
            </w:r>
          </w:p>
        </w:tc>
        <w:tc>
          <w:tcPr>
            <w:tcW w:w="197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B0BEDEE" w14:textId="77777777" w:rsidR="009C04BC" w:rsidRPr="003C277A" w:rsidRDefault="009C04BC"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22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3B3C491" w14:textId="77777777" w:rsidR="009C04BC" w:rsidRPr="003C277A" w:rsidRDefault="009C04BC"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9C04BC" w:rsidRPr="003C277A" w14:paraId="7EB5F469" w14:textId="77777777" w:rsidTr="00B417AE">
        <w:tc>
          <w:tcPr>
            <w:tcW w:w="307" w:type="dxa"/>
            <w:tcBorders>
              <w:top w:val="single" w:sz="4" w:space="0" w:color="F2F2F2" w:themeColor="background1" w:themeShade="F2"/>
            </w:tcBorders>
            <w:shd w:val="clear" w:color="auto" w:fill="F2F2F2" w:themeFill="background1" w:themeFillShade="F2"/>
          </w:tcPr>
          <w:p w14:paraId="7C850A64" w14:textId="1F34B910" w:rsidR="009C04BC" w:rsidRPr="003C277A" w:rsidRDefault="00560B7D" w:rsidP="00560B7D">
            <w:pPr>
              <w:rPr>
                <w:rFonts w:cstheme="minorHAnsi"/>
                <w:sz w:val="20"/>
                <w:szCs w:val="20"/>
              </w:rPr>
            </w:pPr>
            <w:r>
              <w:rPr>
                <w:rFonts w:cstheme="minorHAnsi"/>
                <w:sz w:val="20"/>
                <w:szCs w:val="20"/>
              </w:rPr>
              <w:t>A</w:t>
            </w:r>
          </w:p>
        </w:tc>
        <w:tc>
          <w:tcPr>
            <w:tcW w:w="1976" w:type="dxa"/>
            <w:tcBorders>
              <w:top w:val="single" w:sz="4" w:space="0" w:color="F2F2F2" w:themeColor="background1" w:themeShade="F2"/>
            </w:tcBorders>
            <w:shd w:val="clear" w:color="auto" w:fill="F2F2F2" w:themeFill="background1" w:themeFillShade="F2"/>
          </w:tcPr>
          <w:p w14:paraId="16EC9AF0" w14:textId="77777777" w:rsidR="009C04BC" w:rsidRPr="003C277A" w:rsidRDefault="009C04BC" w:rsidP="00E01D6C">
            <w:pPr>
              <w:rPr>
                <w:rFonts w:cstheme="minorHAnsi"/>
                <w:sz w:val="20"/>
                <w:szCs w:val="20"/>
              </w:rPr>
            </w:pPr>
            <w:r w:rsidRPr="003C277A">
              <w:rPr>
                <w:sz w:val="20"/>
                <w:szCs w:val="20"/>
              </w:rPr>
              <w:t>Location</w:t>
            </w:r>
          </w:p>
        </w:tc>
        <w:tc>
          <w:tcPr>
            <w:tcW w:w="7221" w:type="dxa"/>
            <w:tcBorders>
              <w:top w:val="single" w:sz="4" w:space="0" w:color="F2F2F2" w:themeColor="background1" w:themeShade="F2"/>
            </w:tcBorders>
            <w:shd w:val="clear" w:color="auto" w:fill="F2F2F2" w:themeFill="background1" w:themeFillShade="F2"/>
          </w:tcPr>
          <w:p w14:paraId="0E009F5D" w14:textId="77777777" w:rsidR="009C04BC" w:rsidRPr="003C277A" w:rsidRDefault="009C04BC" w:rsidP="00E01D6C">
            <w:pPr>
              <w:rPr>
                <w:rFonts w:cstheme="minorHAnsi"/>
                <w:sz w:val="20"/>
                <w:szCs w:val="20"/>
              </w:rPr>
            </w:pPr>
            <w:r w:rsidRPr="003C277A">
              <w:rPr>
                <w:sz w:val="20"/>
                <w:szCs w:val="20"/>
              </w:rPr>
              <w:t xml:space="preserve">Includes a list of locations or sites </w:t>
            </w:r>
            <w:r>
              <w:rPr>
                <w:sz w:val="20"/>
                <w:szCs w:val="20"/>
              </w:rPr>
              <w:t xml:space="preserve">for contact </w:t>
            </w:r>
            <w:r w:rsidRPr="003C277A">
              <w:rPr>
                <w:sz w:val="20"/>
                <w:szCs w:val="20"/>
              </w:rPr>
              <w:t>center operations.</w:t>
            </w:r>
          </w:p>
        </w:tc>
      </w:tr>
      <w:tr w:rsidR="009C04BC" w:rsidRPr="003C277A" w14:paraId="012684CD" w14:textId="77777777" w:rsidTr="00B417AE">
        <w:tc>
          <w:tcPr>
            <w:tcW w:w="307" w:type="dxa"/>
            <w:tcBorders>
              <w:bottom w:val="single" w:sz="4" w:space="0" w:color="7297BD"/>
            </w:tcBorders>
            <w:shd w:val="clear" w:color="auto" w:fill="CDDAE7"/>
          </w:tcPr>
          <w:p w14:paraId="256E6239" w14:textId="39F7B609" w:rsidR="00560B7D" w:rsidRPr="003C277A" w:rsidRDefault="00560B7D" w:rsidP="00E01D6C">
            <w:pPr>
              <w:rPr>
                <w:rFonts w:cstheme="minorHAnsi"/>
                <w:sz w:val="20"/>
                <w:szCs w:val="20"/>
              </w:rPr>
            </w:pPr>
            <w:r>
              <w:rPr>
                <w:rFonts w:cstheme="minorHAnsi"/>
                <w:sz w:val="20"/>
                <w:szCs w:val="20"/>
              </w:rPr>
              <w:t>B</w:t>
            </w:r>
          </w:p>
        </w:tc>
        <w:tc>
          <w:tcPr>
            <w:tcW w:w="1976" w:type="dxa"/>
            <w:tcBorders>
              <w:bottom w:val="single" w:sz="4" w:space="0" w:color="7297BD"/>
            </w:tcBorders>
            <w:shd w:val="clear" w:color="auto" w:fill="CDDAE7"/>
          </w:tcPr>
          <w:p w14:paraId="16BAE4C6" w14:textId="77777777" w:rsidR="009C04BC" w:rsidRPr="003C277A" w:rsidRDefault="009C04BC" w:rsidP="00E01D6C">
            <w:pPr>
              <w:rPr>
                <w:rFonts w:cstheme="minorHAnsi"/>
                <w:sz w:val="20"/>
                <w:szCs w:val="20"/>
              </w:rPr>
            </w:pPr>
            <w:r w:rsidRPr="003C277A">
              <w:rPr>
                <w:sz w:val="20"/>
                <w:szCs w:val="20"/>
              </w:rPr>
              <w:t>Employee</w:t>
            </w:r>
          </w:p>
        </w:tc>
        <w:tc>
          <w:tcPr>
            <w:tcW w:w="7221" w:type="dxa"/>
            <w:tcBorders>
              <w:bottom w:val="single" w:sz="4" w:space="0" w:color="7297BD"/>
            </w:tcBorders>
            <w:shd w:val="clear" w:color="auto" w:fill="CDDAE7"/>
          </w:tcPr>
          <w:p w14:paraId="1AE73F06" w14:textId="77777777" w:rsidR="009C04BC" w:rsidRPr="003C277A" w:rsidRDefault="009C04BC"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9C04BC" w:rsidRPr="003C277A" w14:paraId="6DB5EB77" w14:textId="77777777" w:rsidTr="00B417AE">
        <w:tc>
          <w:tcPr>
            <w:tcW w:w="307" w:type="dxa"/>
            <w:shd w:val="clear" w:color="auto" w:fill="F2F2F2" w:themeFill="background1" w:themeFillShade="F2"/>
          </w:tcPr>
          <w:p w14:paraId="3DC16EC9" w14:textId="368E148A" w:rsidR="009C04BC" w:rsidRPr="003C277A" w:rsidRDefault="00560B7D" w:rsidP="00E01D6C">
            <w:pPr>
              <w:rPr>
                <w:rFonts w:cstheme="minorHAnsi"/>
                <w:sz w:val="20"/>
                <w:szCs w:val="20"/>
              </w:rPr>
            </w:pPr>
            <w:r>
              <w:rPr>
                <w:rFonts w:cstheme="minorHAnsi"/>
                <w:sz w:val="20"/>
                <w:szCs w:val="20"/>
              </w:rPr>
              <w:t>C</w:t>
            </w:r>
          </w:p>
        </w:tc>
        <w:tc>
          <w:tcPr>
            <w:tcW w:w="1976" w:type="dxa"/>
            <w:shd w:val="clear" w:color="auto" w:fill="F2F2F2" w:themeFill="background1" w:themeFillShade="F2"/>
          </w:tcPr>
          <w:p w14:paraId="40C3E558" w14:textId="77777777" w:rsidR="009C04BC" w:rsidRPr="003C277A" w:rsidRDefault="009C04BC" w:rsidP="00E01D6C">
            <w:pPr>
              <w:rPr>
                <w:rFonts w:cstheme="minorHAnsi"/>
                <w:sz w:val="20"/>
                <w:szCs w:val="20"/>
              </w:rPr>
            </w:pPr>
            <w:r w:rsidRPr="003C277A">
              <w:rPr>
                <w:sz w:val="20"/>
                <w:szCs w:val="20"/>
              </w:rPr>
              <w:t>Supervisor</w:t>
            </w:r>
          </w:p>
        </w:tc>
        <w:tc>
          <w:tcPr>
            <w:tcW w:w="7221" w:type="dxa"/>
            <w:shd w:val="clear" w:color="auto" w:fill="F2F2F2" w:themeFill="background1" w:themeFillShade="F2"/>
          </w:tcPr>
          <w:p w14:paraId="36423B7C" w14:textId="77777777" w:rsidR="009C04BC" w:rsidRPr="003C277A" w:rsidRDefault="009C04BC"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9C04BC" w:rsidRPr="003C277A" w14:paraId="7E8B744E" w14:textId="77777777" w:rsidTr="00B417AE">
        <w:tc>
          <w:tcPr>
            <w:tcW w:w="307" w:type="dxa"/>
            <w:tcBorders>
              <w:bottom w:val="single" w:sz="4" w:space="0" w:color="7297BD"/>
            </w:tcBorders>
            <w:shd w:val="clear" w:color="auto" w:fill="CDDAE7"/>
          </w:tcPr>
          <w:p w14:paraId="77172D03" w14:textId="14AAF8EE" w:rsidR="009C04BC" w:rsidRPr="003C277A" w:rsidRDefault="00560B7D" w:rsidP="00E01D6C">
            <w:pPr>
              <w:rPr>
                <w:rFonts w:cstheme="minorHAnsi"/>
                <w:sz w:val="20"/>
                <w:szCs w:val="20"/>
              </w:rPr>
            </w:pPr>
            <w:r>
              <w:rPr>
                <w:rFonts w:cstheme="minorHAnsi"/>
                <w:sz w:val="20"/>
                <w:szCs w:val="20"/>
              </w:rPr>
              <w:t>D</w:t>
            </w:r>
          </w:p>
        </w:tc>
        <w:tc>
          <w:tcPr>
            <w:tcW w:w="1976" w:type="dxa"/>
            <w:tcBorders>
              <w:bottom w:val="single" w:sz="4" w:space="0" w:color="7297BD"/>
            </w:tcBorders>
            <w:shd w:val="clear" w:color="auto" w:fill="CDDAE7"/>
          </w:tcPr>
          <w:p w14:paraId="4F26C4CC" w14:textId="77777777" w:rsidR="009C04BC" w:rsidRPr="003C277A" w:rsidRDefault="009C04BC" w:rsidP="00E01D6C">
            <w:pPr>
              <w:rPr>
                <w:rFonts w:cstheme="minorHAnsi"/>
                <w:sz w:val="20"/>
                <w:szCs w:val="20"/>
              </w:rPr>
            </w:pPr>
            <w:r w:rsidRPr="003C277A">
              <w:rPr>
                <w:sz w:val="20"/>
                <w:szCs w:val="20"/>
              </w:rPr>
              <w:t>Manager</w:t>
            </w:r>
          </w:p>
        </w:tc>
        <w:tc>
          <w:tcPr>
            <w:tcW w:w="7221" w:type="dxa"/>
            <w:tcBorders>
              <w:bottom w:val="single" w:sz="4" w:space="0" w:color="7297BD"/>
            </w:tcBorders>
            <w:shd w:val="clear" w:color="auto" w:fill="CDDAE7"/>
          </w:tcPr>
          <w:p w14:paraId="1D58B7EE" w14:textId="77777777" w:rsidR="009C04BC" w:rsidRPr="003C277A" w:rsidRDefault="009C04BC"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9C04BC" w:rsidRPr="003C277A" w14:paraId="6EC2A633" w14:textId="77777777" w:rsidTr="00B417AE">
        <w:tc>
          <w:tcPr>
            <w:tcW w:w="307" w:type="dxa"/>
            <w:shd w:val="clear" w:color="auto" w:fill="F2F2F2" w:themeFill="background1" w:themeFillShade="F2"/>
          </w:tcPr>
          <w:p w14:paraId="46F9BF09" w14:textId="237B1A28" w:rsidR="009C04BC" w:rsidRPr="003C277A" w:rsidRDefault="00560B7D" w:rsidP="00E01D6C">
            <w:pPr>
              <w:rPr>
                <w:rFonts w:cstheme="minorHAnsi"/>
                <w:sz w:val="20"/>
                <w:szCs w:val="20"/>
              </w:rPr>
            </w:pPr>
            <w:r>
              <w:rPr>
                <w:rFonts w:cstheme="minorHAnsi"/>
                <w:sz w:val="20"/>
                <w:szCs w:val="20"/>
              </w:rPr>
              <w:t>E</w:t>
            </w:r>
          </w:p>
        </w:tc>
        <w:tc>
          <w:tcPr>
            <w:tcW w:w="1976" w:type="dxa"/>
            <w:shd w:val="clear" w:color="auto" w:fill="F2F2F2" w:themeFill="background1" w:themeFillShade="F2"/>
          </w:tcPr>
          <w:p w14:paraId="762288EB" w14:textId="2E48E043" w:rsidR="009C04BC" w:rsidRPr="003C277A" w:rsidRDefault="00B417AE" w:rsidP="00B417AE">
            <w:pPr>
              <w:rPr>
                <w:rFonts w:cstheme="minorHAnsi"/>
                <w:sz w:val="20"/>
                <w:szCs w:val="20"/>
              </w:rPr>
            </w:pPr>
            <w:r>
              <w:rPr>
                <w:sz w:val="20"/>
                <w:szCs w:val="20"/>
              </w:rPr>
              <w:t>Submitter</w:t>
            </w:r>
          </w:p>
        </w:tc>
        <w:tc>
          <w:tcPr>
            <w:tcW w:w="7221" w:type="dxa"/>
            <w:shd w:val="clear" w:color="auto" w:fill="F2F2F2" w:themeFill="background1" w:themeFillShade="F2"/>
          </w:tcPr>
          <w:p w14:paraId="25EB989B" w14:textId="6E53B9DB" w:rsidR="009C04BC" w:rsidRPr="003C277A" w:rsidRDefault="00B417AE" w:rsidP="00B417AE">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w:t>
            </w:r>
            <w:r>
              <w:rPr>
                <w:sz w:val="20"/>
                <w:szCs w:val="20"/>
              </w:rPr>
              <w:t>person who submitted the coaching log.</w:t>
            </w:r>
          </w:p>
        </w:tc>
      </w:tr>
      <w:tr w:rsidR="00B417AE" w:rsidRPr="003C277A" w14:paraId="35C6A021" w14:textId="77777777" w:rsidTr="00B417AE">
        <w:tc>
          <w:tcPr>
            <w:tcW w:w="307" w:type="dxa"/>
            <w:tcBorders>
              <w:bottom w:val="single" w:sz="4" w:space="0" w:color="7297BD"/>
            </w:tcBorders>
            <w:shd w:val="clear" w:color="auto" w:fill="CDDAE7"/>
          </w:tcPr>
          <w:p w14:paraId="3C6EE265" w14:textId="5E1F8FBD" w:rsidR="00B417AE" w:rsidRPr="003C277A" w:rsidRDefault="00560B7D" w:rsidP="00E01D6C">
            <w:pPr>
              <w:rPr>
                <w:rFonts w:cstheme="minorHAnsi"/>
                <w:sz w:val="20"/>
                <w:szCs w:val="20"/>
              </w:rPr>
            </w:pPr>
            <w:r>
              <w:rPr>
                <w:rFonts w:cstheme="minorHAnsi"/>
                <w:sz w:val="20"/>
                <w:szCs w:val="20"/>
              </w:rPr>
              <w:t>F</w:t>
            </w:r>
          </w:p>
        </w:tc>
        <w:tc>
          <w:tcPr>
            <w:tcW w:w="1976" w:type="dxa"/>
            <w:tcBorders>
              <w:bottom w:val="single" w:sz="4" w:space="0" w:color="7297BD"/>
            </w:tcBorders>
            <w:shd w:val="clear" w:color="auto" w:fill="CDDAE7"/>
          </w:tcPr>
          <w:p w14:paraId="04F01DE1" w14:textId="3CD043CE" w:rsidR="00B417AE" w:rsidRPr="003C277A" w:rsidRDefault="00B417AE" w:rsidP="00E01D6C">
            <w:pPr>
              <w:rPr>
                <w:rFonts w:cstheme="minorHAnsi"/>
                <w:sz w:val="20"/>
                <w:szCs w:val="20"/>
              </w:rPr>
            </w:pPr>
            <w:r w:rsidRPr="003C277A">
              <w:rPr>
                <w:sz w:val="20"/>
                <w:szCs w:val="20"/>
              </w:rPr>
              <w:t>Status</w:t>
            </w:r>
          </w:p>
        </w:tc>
        <w:tc>
          <w:tcPr>
            <w:tcW w:w="7221" w:type="dxa"/>
            <w:tcBorders>
              <w:bottom w:val="single" w:sz="4" w:space="0" w:color="7297BD"/>
            </w:tcBorders>
            <w:shd w:val="clear" w:color="auto" w:fill="CDDAE7"/>
          </w:tcPr>
          <w:p w14:paraId="0AB6E468" w14:textId="26D19EDF" w:rsidR="00B417AE" w:rsidRPr="003C277A" w:rsidRDefault="00B417AE" w:rsidP="009C04BC">
            <w:pPr>
              <w:rPr>
                <w:sz w:val="20"/>
                <w:szCs w:val="20"/>
              </w:rPr>
            </w:pPr>
            <w:r>
              <w:rPr>
                <w:sz w:val="20"/>
                <w:szCs w:val="20"/>
              </w:rPr>
              <w:t>I</w:t>
            </w:r>
            <w:r w:rsidRPr="003C277A">
              <w:rPr>
                <w:sz w:val="20"/>
                <w:szCs w:val="20"/>
              </w:rPr>
              <w:t>nclude</w:t>
            </w:r>
            <w:r w:rsidR="00B7051B">
              <w:rPr>
                <w:sz w:val="20"/>
                <w:szCs w:val="20"/>
              </w:rPr>
              <w:t>s</w:t>
            </w:r>
            <w:r w:rsidRPr="003C277A">
              <w:rPr>
                <w:sz w:val="20"/>
                <w:szCs w:val="20"/>
              </w:rPr>
              <w:t xml:space="preserve"> the possible status values for coaching logs.  Logs in Inactive status cannot be filtered on.</w:t>
            </w:r>
          </w:p>
        </w:tc>
      </w:tr>
      <w:tr w:rsidR="00D52F14" w:rsidRPr="003C277A" w14:paraId="3CE3A84B" w14:textId="77777777" w:rsidTr="00366B9B">
        <w:tc>
          <w:tcPr>
            <w:tcW w:w="307" w:type="dxa"/>
            <w:tcBorders>
              <w:bottom w:val="single" w:sz="4" w:space="0" w:color="7297BD"/>
            </w:tcBorders>
            <w:shd w:val="clear" w:color="auto" w:fill="F2F2F2" w:themeFill="background1" w:themeFillShade="F2"/>
          </w:tcPr>
          <w:p w14:paraId="1FF9DDE5" w14:textId="04F29EC3" w:rsidR="00D52F14" w:rsidRPr="003C277A" w:rsidRDefault="00D52F14" w:rsidP="00E01D6C">
            <w:pPr>
              <w:rPr>
                <w:rFonts w:cstheme="minorHAnsi"/>
                <w:sz w:val="20"/>
                <w:szCs w:val="20"/>
              </w:rPr>
            </w:pPr>
            <w:r>
              <w:rPr>
                <w:rFonts w:cstheme="minorHAnsi"/>
                <w:sz w:val="20"/>
                <w:szCs w:val="20"/>
              </w:rPr>
              <w:t>G</w:t>
            </w:r>
          </w:p>
        </w:tc>
        <w:tc>
          <w:tcPr>
            <w:tcW w:w="1976" w:type="dxa"/>
            <w:tcBorders>
              <w:bottom w:val="single" w:sz="4" w:space="0" w:color="7297BD"/>
            </w:tcBorders>
            <w:shd w:val="clear" w:color="auto" w:fill="F2F2F2" w:themeFill="background1" w:themeFillShade="F2"/>
          </w:tcPr>
          <w:p w14:paraId="4FC24DBE" w14:textId="03D1F082" w:rsidR="00D52F14" w:rsidRPr="003C277A" w:rsidRDefault="00D52F14" w:rsidP="00E01D6C">
            <w:pPr>
              <w:rPr>
                <w:rFonts w:cstheme="minorHAnsi"/>
                <w:sz w:val="20"/>
                <w:szCs w:val="20"/>
              </w:rPr>
            </w:pPr>
            <w:r w:rsidRPr="003C277A">
              <w:rPr>
                <w:sz w:val="20"/>
                <w:szCs w:val="20"/>
              </w:rPr>
              <w:t>Source</w:t>
            </w:r>
          </w:p>
        </w:tc>
        <w:tc>
          <w:tcPr>
            <w:tcW w:w="7221" w:type="dxa"/>
            <w:tcBorders>
              <w:bottom w:val="single" w:sz="4" w:space="0" w:color="7297BD"/>
            </w:tcBorders>
            <w:shd w:val="clear" w:color="auto" w:fill="F2F2F2" w:themeFill="background1" w:themeFillShade="F2"/>
          </w:tcPr>
          <w:p w14:paraId="6C2D4AA9" w14:textId="2804709D" w:rsidR="00D52F14" w:rsidRPr="003C277A" w:rsidRDefault="00D52F14" w:rsidP="00B7051B">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D52F14" w:rsidRPr="003C277A" w14:paraId="5104E6B2" w14:textId="77777777" w:rsidTr="00D52F14">
        <w:trPr>
          <w:trHeight w:val="318"/>
        </w:trPr>
        <w:tc>
          <w:tcPr>
            <w:tcW w:w="307" w:type="dxa"/>
            <w:tcBorders>
              <w:bottom w:val="single" w:sz="4" w:space="0" w:color="7297BD"/>
            </w:tcBorders>
            <w:shd w:val="clear" w:color="auto" w:fill="CDDAE7"/>
          </w:tcPr>
          <w:p w14:paraId="41BCF5E7" w14:textId="170C6D41" w:rsidR="00D52F14" w:rsidRPr="003C277A" w:rsidRDefault="00D52F14" w:rsidP="003D5C6C">
            <w:pPr>
              <w:rPr>
                <w:rFonts w:cstheme="minorHAnsi"/>
                <w:sz w:val="20"/>
                <w:szCs w:val="20"/>
              </w:rPr>
            </w:pPr>
            <w:r>
              <w:rPr>
                <w:rFonts w:cstheme="minorHAnsi"/>
                <w:sz w:val="20"/>
                <w:szCs w:val="20"/>
              </w:rPr>
              <w:t>H</w:t>
            </w:r>
          </w:p>
        </w:tc>
        <w:tc>
          <w:tcPr>
            <w:tcW w:w="1976" w:type="dxa"/>
            <w:tcBorders>
              <w:bottom w:val="single" w:sz="4" w:space="0" w:color="7297BD"/>
            </w:tcBorders>
            <w:shd w:val="clear" w:color="auto" w:fill="CDDAE7"/>
          </w:tcPr>
          <w:p w14:paraId="09327397" w14:textId="7E60E755" w:rsidR="00D52F14" w:rsidRPr="003C277A" w:rsidRDefault="00D52F14" w:rsidP="00E01D6C">
            <w:pPr>
              <w:rPr>
                <w:rFonts w:cstheme="minorHAnsi"/>
                <w:sz w:val="20"/>
                <w:szCs w:val="20"/>
              </w:rPr>
            </w:pPr>
            <w:r>
              <w:rPr>
                <w:sz w:val="20"/>
                <w:szCs w:val="20"/>
              </w:rPr>
              <w:t>Value</w:t>
            </w:r>
          </w:p>
        </w:tc>
        <w:tc>
          <w:tcPr>
            <w:tcW w:w="7221" w:type="dxa"/>
            <w:tcBorders>
              <w:bottom w:val="single" w:sz="4" w:space="0" w:color="7297BD"/>
            </w:tcBorders>
            <w:shd w:val="clear" w:color="auto" w:fill="CDDAE7"/>
          </w:tcPr>
          <w:p w14:paraId="6F892512" w14:textId="6697B425" w:rsidR="00D52F14" w:rsidRPr="003C277A" w:rsidRDefault="00D52F14" w:rsidP="00E01D6C">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w:t>
            </w:r>
            <w:r>
              <w:rPr>
                <w:sz w:val="20"/>
                <w:szCs w:val="20"/>
              </w:rPr>
              <w:t>the possible values associated with coaching logs.</w:t>
            </w:r>
          </w:p>
        </w:tc>
      </w:tr>
      <w:tr w:rsidR="00D52F14" w:rsidRPr="003C277A" w14:paraId="4CAF4A86" w14:textId="77777777" w:rsidTr="00D52F14">
        <w:trPr>
          <w:trHeight w:val="516"/>
        </w:trPr>
        <w:tc>
          <w:tcPr>
            <w:tcW w:w="307" w:type="dxa"/>
            <w:shd w:val="clear" w:color="auto" w:fill="F2F2F2"/>
          </w:tcPr>
          <w:p w14:paraId="3EA1E73E" w14:textId="36D4F699" w:rsidR="00D52F14" w:rsidRPr="003C277A" w:rsidRDefault="00D52F14" w:rsidP="00E01D6C">
            <w:pPr>
              <w:rPr>
                <w:rFonts w:cstheme="minorHAnsi"/>
                <w:sz w:val="20"/>
                <w:szCs w:val="20"/>
              </w:rPr>
            </w:pPr>
            <w:r>
              <w:rPr>
                <w:rFonts w:cstheme="minorHAnsi"/>
                <w:sz w:val="20"/>
                <w:szCs w:val="20"/>
              </w:rPr>
              <w:t>I</w:t>
            </w:r>
          </w:p>
        </w:tc>
        <w:tc>
          <w:tcPr>
            <w:tcW w:w="1976" w:type="dxa"/>
            <w:shd w:val="clear" w:color="auto" w:fill="F2F2F2"/>
          </w:tcPr>
          <w:p w14:paraId="64311727" w14:textId="0F57E06A" w:rsidR="00D52F14" w:rsidRPr="003C277A" w:rsidRDefault="00D52F14" w:rsidP="00E01D6C">
            <w:pPr>
              <w:rPr>
                <w:rFonts w:cstheme="minorHAnsi"/>
                <w:sz w:val="20"/>
                <w:szCs w:val="20"/>
              </w:rPr>
            </w:pPr>
            <w:r w:rsidRPr="003C277A">
              <w:rPr>
                <w:rFonts w:cstheme="minorHAnsi"/>
                <w:sz w:val="20"/>
                <w:szCs w:val="20"/>
              </w:rPr>
              <w:t>Submitted</w:t>
            </w:r>
          </w:p>
        </w:tc>
        <w:tc>
          <w:tcPr>
            <w:tcW w:w="7221" w:type="dxa"/>
            <w:shd w:val="clear" w:color="auto" w:fill="F2F2F2"/>
          </w:tcPr>
          <w:p w14:paraId="4A522702" w14:textId="21836CD5" w:rsidR="00D52F14" w:rsidRDefault="00D52F14" w:rsidP="00FE3BF8">
            <w:pPr>
              <w:rPr>
                <w:rFonts w:cstheme="minorHAnsi"/>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FE3BF8">
              <w:rPr>
                <w:rFonts w:cstheme="minorHAnsi"/>
                <w:sz w:val="20"/>
                <w:szCs w:val="20"/>
              </w:rPr>
              <w:t xml:space="preserve">end </w:t>
            </w:r>
            <w:r w:rsidRPr="003C277A">
              <w:rPr>
                <w:rFonts w:cstheme="minorHAnsi"/>
                <w:sz w:val="20"/>
                <w:szCs w:val="20"/>
              </w:rPr>
              <w:t>date range.</w:t>
            </w:r>
          </w:p>
        </w:tc>
      </w:tr>
    </w:tbl>
    <w:p w14:paraId="5041DAF5" w14:textId="77777777" w:rsidR="009C18B9" w:rsidRDefault="009C18B9" w:rsidP="008D09FE">
      <w:pPr>
        <w:rPr>
          <w:sz w:val="20"/>
          <w:szCs w:val="20"/>
        </w:rPr>
      </w:pPr>
    </w:p>
    <w:p w14:paraId="2DE15F6F" w14:textId="77777777" w:rsidR="001873C5" w:rsidRDefault="001873C5" w:rsidP="008D09FE">
      <w:pPr>
        <w:rPr>
          <w:sz w:val="20"/>
          <w:szCs w:val="20"/>
        </w:rPr>
      </w:pPr>
    </w:p>
    <w:p w14:paraId="522952BD" w14:textId="4A168176" w:rsidR="00B54DE9" w:rsidRDefault="00B54DE9" w:rsidP="00B54DE9">
      <w:r>
        <w:t>Access Control List</w:t>
      </w:r>
    </w:p>
    <w:p w14:paraId="5220C7CF" w14:textId="6A449ACF" w:rsidR="006C128D" w:rsidRDefault="008D09FE" w:rsidP="008D09FE">
      <w:pPr>
        <w:rPr>
          <w:rStyle w:val="f2051"/>
          <w:rFonts w:cs="Arial"/>
          <w:color w:val="000000" w:themeColor="text1"/>
          <w:sz w:val="20"/>
          <w:szCs w:val="20"/>
        </w:rPr>
      </w:pPr>
      <w:r w:rsidRPr="008D09FE">
        <w:rPr>
          <w:sz w:val="20"/>
          <w:szCs w:val="20"/>
        </w:rPr>
        <w:t>Another component of the</w:t>
      </w:r>
      <w:r>
        <w:rPr>
          <w:sz w:val="20"/>
          <w:szCs w:val="20"/>
        </w:rPr>
        <w:t xml:space="preserve"> historical dashboard is the </w:t>
      </w:r>
      <w:proofErr w:type="spellStart"/>
      <w:proofErr w:type="gramStart"/>
      <w:r>
        <w:rPr>
          <w:sz w:val="20"/>
          <w:szCs w:val="20"/>
        </w:rPr>
        <w:t>eCL</w:t>
      </w:r>
      <w:proofErr w:type="spellEnd"/>
      <w:proofErr w:type="gramEnd"/>
      <w:r>
        <w:rPr>
          <w:sz w:val="20"/>
          <w:szCs w:val="20"/>
        </w:rPr>
        <w:t xml:space="preserve"> Access Control </w:t>
      </w:r>
      <w:r w:rsidR="006C128D">
        <w:rPr>
          <w:sz w:val="20"/>
          <w:szCs w:val="20"/>
        </w:rPr>
        <w:t xml:space="preserve">interface.  It allows the administrators of the </w:t>
      </w:r>
      <w:proofErr w:type="spellStart"/>
      <w:proofErr w:type="gramStart"/>
      <w:r w:rsidR="006C128D">
        <w:rPr>
          <w:sz w:val="20"/>
          <w:szCs w:val="20"/>
        </w:rPr>
        <w:t>eCL</w:t>
      </w:r>
      <w:proofErr w:type="spellEnd"/>
      <w:proofErr w:type="gramEnd"/>
      <w:r w:rsidR="006C128D">
        <w:rPr>
          <w:sz w:val="20"/>
          <w:szCs w:val="20"/>
        </w:rPr>
        <w:t xml:space="preserve"> to give specific people </w:t>
      </w:r>
      <w:r w:rsidR="00E01AF4">
        <w:rPr>
          <w:sz w:val="20"/>
          <w:szCs w:val="20"/>
        </w:rPr>
        <w:t>certain functionality within the system</w:t>
      </w:r>
      <w:r w:rsidR="00B968FC">
        <w:rPr>
          <w:sz w:val="20"/>
          <w:szCs w:val="20"/>
        </w:rPr>
        <w:t xml:space="preserve">.  Historical Dashboard Exception (ECL) users are granted </w:t>
      </w:r>
      <w:r w:rsidR="006C128D">
        <w:rPr>
          <w:sz w:val="20"/>
          <w:szCs w:val="20"/>
        </w:rPr>
        <w:t xml:space="preserve">access to open any record from the </w:t>
      </w:r>
      <w:proofErr w:type="spellStart"/>
      <w:proofErr w:type="gramStart"/>
      <w:r w:rsidR="006C128D">
        <w:rPr>
          <w:sz w:val="20"/>
          <w:szCs w:val="20"/>
        </w:rPr>
        <w:t>eCL</w:t>
      </w:r>
      <w:proofErr w:type="spellEnd"/>
      <w:proofErr w:type="gramEnd"/>
      <w:r w:rsidR="006C128D">
        <w:rPr>
          <w:sz w:val="20"/>
          <w:szCs w:val="20"/>
        </w:rPr>
        <w:t xml:space="preserve"> historical dashboard, even if they are not included in the hierarchy of the particular log.  </w:t>
      </w:r>
      <w:r w:rsidR="00B968FC">
        <w:rPr>
          <w:sz w:val="20"/>
          <w:szCs w:val="20"/>
        </w:rPr>
        <w:t>A</w:t>
      </w:r>
      <w:r w:rsidR="006C128D">
        <w:rPr>
          <w:sz w:val="20"/>
          <w:szCs w:val="20"/>
        </w:rPr>
        <w:t xml:space="preserve">dministrators </w:t>
      </w:r>
      <w:r w:rsidR="00B968FC">
        <w:rPr>
          <w:sz w:val="20"/>
          <w:szCs w:val="20"/>
        </w:rPr>
        <w:t xml:space="preserve">can also </w:t>
      </w:r>
      <w:r w:rsidR="006C128D">
        <w:rPr>
          <w:sz w:val="20"/>
          <w:szCs w:val="20"/>
        </w:rPr>
        <w:t xml:space="preserve">designate </w:t>
      </w:r>
      <w:r w:rsidR="00B968FC">
        <w:rPr>
          <w:sz w:val="20"/>
          <w:szCs w:val="20"/>
        </w:rPr>
        <w:t xml:space="preserve">specific </w:t>
      </w:r>
      <w:r w:rsidR="006C128D">
        <w:rPr>
          <w:sz w:val="20"/>
          <w:szCs w:val="20"/>
        </w:rPr>
        <w:t xml:space="preserve">users as ARC users which allow them to submit </w:t>
      </w:r>
      <w:proofErr w:type="spellStart"/>
      <w:r w:rsidR="006C128D">
        <w:rPr>
          <w:sz w:val="20"/>
          <w:szCs w:val="20"/>
        </w:rPr>
        <w:t>eCLs</w:t>
      </w:r>
      <w:proofErr w:type="spellEnd"/>
      <w:r w:rsidR="007C2D3C" w:rsidRPr="007C2D3C">
        <w:rPr>
          <w:rFonts w:ascii="Arial" w:hAnsi="Arial" w:cs="Arial"/>
          <w:color w:val="333333"/>
          <w:sz w:val="18"/>
          <w:szCs w:val="18"/>
        </w:rPr>
        <w:t xml:space="preserve"> </w:t>
      </w:r>
      <w:r w:rsidR="007C2D3C" w:rsidRPr="00677BEF">
        <w:rPr>
          <w:rStyle w:val="f2154"/>
          <w:rFonts w:cs="Arial"/>
          <w:color w:val="000000" w:themeColor="text1"/>
          <w:sz w:val="20"/>
          <w:szCs w:val="20"/>
        </w:rPr>
        <w:t>as Indirect which escalates items directly to Supervisors.</w:t>
      </w:r>
      <w:r w:rsidR="007C2D3C" w:rsidRPr="00677BEF">
        <w:rPr>
          <w:rStyle w:val="f2051"/>
          <w:rFonts w:cs="Arial"/>
          <w:color w:val="000000" w:themeColor="text1"/>
          <w:sz w:val="20"/>
          <w:szCs w:val="20"/>
        </w:rPr>
        <w:t xml:space="preserve">   ARC CSRs </w:t>
      </w:r>
      <w:r w:rsidR="006C128D" w:rsidRPr="00677BEF">
        <w:rPr>
          <w:rStyle w:val="f2051"/>
          <w:rFonts w:cs="Arial"/>
          <w:color w:val="000000" w:themeColor="text1"/>
          <w:sz w:val="20"/>
          <w:szCs w:val="20"/>
        </w:rPr>
        <w:t xml:space="preserve">still have access to </w:t>
      </w:r>
      <w:r w:rsidR="007C2D3C" w:rsidRPr="00677BEF">
        <w:rPr>
          <w:rStyle w:val="f2051"/>
          <w:rFonts w:cs="Arial"/>
          <w:color w:val="000000" w:themeColor="text1"/>
          <w:sz w:val="20"/>
          <w:szCs w:val="20"/>
        </w:rPr>
        <w:t xml:space="preserve">the </w:t>
      </w:r>
      <w:r w:rsidR="00A75045" w:rsidRPr="00677BEF">
        <w:rPr>
          <w:rStyle w:val="f2051"/>
          <w:rFonts w:cs="Arial"/>
          <w:color w:val="000000" w:themeColor="text1"/>
          <w:sz w:val="20"/>
          <w:szCs w:val="20"/>
        </w:rPr>
        <w:t>“</w:t>
      </w:r>
      <w:r w:rsidR="006C128D" w:rsidRPr="00677BEF">
        <w:rPr>
          <w:rStyle w:val="f2051"/>
          <w:rFonts w:cs="Arial"/>
          <w:color w:val="000000" w:themeColor="text1"/>
          <w:sz w:val="20"/>
          <w:szCs w:val="20"/>
        </w:rPr>
        <w:t>Review</w:t>
      </w:r>
      <w:r w:rsidR="00A75045" w:rsidRPr="00677BEF">
        <w:rPr>
          <w:rStyle w:val="f2051"/>
          <w:rFonts w:cs="Arial"/>
          <w:color w:val="000000" w:themeColor="text1"/>
          <w:sz w:val="20"/>
          <w:szCs w:val="20"/>
        </w:rPr>
        <w:t>”</w:t>
      </w:r>
      <w:r w:rsidR="006C128D" w:rsidRPr="00677BEF">
        <w:rPr>
          <w:rStyle w:val="f2051"/>
          <w:rFonts w:cs="Arial"/>
          <w:color w:val="000000" w:themeColor="text1"/>
          <w:sz w:val="20"/>
          <w:szCs w:val="20"/>
        </w:rPr>
        <w:t xml:space="preserve"> page but only if </w:t>
      </w:r>
      <w:r w:rsidR="007C2D3C" w:rsidRPr="00677BEF">
        <w:rPr>
          <w:rStyle w:val="f2051"/>
          <w:rFonts w:cs="Arial"/>
          <w:color w:val="000000" w:themeColor="text1"/>
          <w:sz w:val="20"/>
          <w:szCs w:val="20"/>
        </w:rPr>
        <w:t xml:space="preserve">the </w:t>
      </w:r>
      <w:r w:rsidR="006C128D" w:rsidRPr="00677BEF">
        <w:rPr>
          <w:rStyle w:val="f2051"/>
          <w:rFonts w:cs="Arial"/>
          <w:color w:val="000000" w:themeColor="text1"/>
          <w:sz w:val="20"/>
          <w:szCs w:val="20"/>
        </w:rPr>
        <w:t>user is not the submitter.</w:t>
      </w:r>
      <w:r w:rsidR="00B968FC">
        <w:rPr>
          <w:rStyle w:val="f2051"/>
          <w:rFonts w:cs="Arial"/>
          <w:color w:val="000000" w:themeColor="text1"/>
          <w:sz w:val="20"/>
          <w:szCs w:val="20"/>
        </w:rPr>
        <w:t xml:space="preserve">  Users who are senior managers (designated with a role of SRMGR) will have access to coaching and warning logs </w:t>
      </w:r>
      <w:r w:rsidR="0056354C">
        <w:rPr>
          <w:rStyle w:val="f2051"/>
          <w:rFonts w:cs="Arial"/>
          <w:color w:val="000000" w:themeColor="text1"/>
          <w:sz w:val="20"/>
          <w:szCs w:val="20"/>
        </w:rPr>
        <w:t>for employees in their hierarchy structure on their main dashboard.</w:t>
      </w:r>
    </w:p>
    <w:p w14:paraId="62FC7730" w14:textId="0A756633" w:rsidR="00773ABB" w:rsidRDefault="00773ABB" w:rsidP="008D09FE">
      <w:pPr>
        <w:rPr>
          <w:sz w:val="20"/>
          <w:szCs w:val="20"/>
        </w:rPr>
      </w:pPr>
      <w:r>
        <w:rPr>
          <w:sz w:val="20"/>
        </w:rPr>
        <w:t>The Created Date will be the date and time the record is created and shall be displayed noting the web server time zone (e.g. PDT for Pacific Daylight Time).</w:t>
      </w:r>
    </w:p>
    <w:p w14:paraId="183CAFE5" w14:textId="6868CE06" w:rsidR="008D09FE" w:rsidRDefault="0056354C" w:rsidP="008D09FE">
      <w:pPr>
        <w:rPr>
          <w:sz w:val="20"/>
          <w:szCs w:val="20"/>
        </w:rPr>
      </w:pPr>
      <w:r>
        <w:rPr>
          <w:noProof/>
          <w:sz w:val="20"/>
          <w:szCs w:val="20"/>
        </w:rPr>
        <w:lastRenderedPageBreak/>
        <w:drawing>
          <wp:inline distT="0" distB="0" distL="0" distR="0" wp14:anchorId="2042EB5F" wp14:editId="02934FCB">
            <wp:extent cx="5943600" cy="26860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686050"/>
                    </a:xfrm>
                    <a:prstGeom prst="rect">
                      <a:avLst/>
                    </a:prstGeom>
                    <a:noFill/>
                    <a:ln>
                      <a:noFill/>
                    </a:ln>
                  </pic:spPr>
                </pic:pic>
              </a:graphicData>
            </a:graphic>
          </wp:inline>
        </w:drawing>
      </w:r>
    </w:p>
    <w:p w14:paraId="76916F73" w14:textId="77777777" w:rsidR="007B20DA" w:rsidRPr="008D09FE" w:rsidRDefault="007B20DA" w:rsidP="008D09FE">
      <w:pPr>
        <w:rPr>
          <w:sz w:val="20"/>
          <w:szCs w:val="20"/>
        </w:rPr>
      </w:pPr>
    </w:p>
    <w:p w14:paraId="5EA2F023" w14:textId="493E873A" w:rsidR="00855F0A" w:rsidRPr="00855F0A" w:rsidRDefault="00855F0A" w:rsidP="00E371BC">
      <w:pPr>
        <w:pStyle w:val="Heading1"/>
        <w:keepLines w:val="0"/>
        <w:numPr>
          <w:ilvl w:val="0"/>
          <w:numId w:val="7"/>
        </w:numPr>
        <w:spacing w:before="240" w:after="60" w:line="240" w:lineRule="auto"/>
        <w:rPr>
          <w:color w:val="000000" w:themeColor="text1"/>
        </w:rPr>
      </w:pPr>
      <w:bookmarkStart w:id="56" w:name="_Toc340500964"/>
      <w:bookmarkStart w:id="57" w:name="_Toc379289858"/>
      <w:bookmarkStart w:id="58" w:name="_Toc399751328"/>
      <w:r w:rsidRPr="00855F0A">
        <w:rPr>
          <w:color w:val="000000" w:themeColor="text1"/>
        </w:rPr>
        <w:t>System Generated Emails</w:t>
      </w:r>
      <w:bookmarkEnd w:id="56"/>
      <w:bookmarkEnd w:id="57"/>
      <w:bookmarkEnd w:id="58"/>
    </w:p>
    <w:p w14:paraId="145A53B9" w14:textId="32A9D9D8" w:rsidR="00855F0A" w:rsidRDefault="00855F0A" w:rsidP="00855F0A">
      <w:pPr>
        <w:rPr>
          <w:sz w:val="20"/>
        </w:rPr>
      </w:pPr>
      <w:r>
        <w:rPr>
          <w:sz w:val="20"/>
        </w:rPr>
        <w:t xml:space="preserve">The following rules determine when emails are sent when there are pending </w:t>
      </w:r>
      <w:proofErr w:type="spellStart"/>
      <w:r>
        <w:rPr>
          <w:sz w:val="20"/>
        </w:rPr>
        <w:t>eCLs</w:t>
      </w:r>
      <w:proofErr w:type="spellEnd"/>
      <w:r>
        <w:rPr>
          <w:sz w:val="20"/>
        </w:rPr>
        <w:t xml:space="preserve">.  In addition to being able to see pending </w:t>
      </w:r>
      <w:proofErr w:type="spellStart"/>
      <w:r>
        <w:rPr>
          <w:sz w:val="20"/>
        </w:rPr>
        <w:t>eCLs</w:t>
      </w:r>
      <w:proofErr w:type="spellEnd"/>
      <w:r>
        <w:rPr>
          <w:sz w:val="20"/>
        </w:rPr>
        <w:t xml:space="preserve"> within the user’s dashboards users receive an email notification letting them know that they have an item to take action on. </w:t>
      </w:r>
    </w:p>
    <w:p w14:paraId="35F0CDB0" w14:textId="5914C710" w:rsidR="000C18FA" w:rsidRPr="008B307B" w:rsidRDefault="000C18FA" w:rsidP="00855F0A">
      <w:pPr>
        <w:rPr>
          <w:b/>
          <w:sz w:val="20"/>
        </w:rPr>
      </w:pPr>
      <w:r>
        <w:rPr>
          <w:sz w:val="20"/>
          <w:szCs w:val="20"/>
        </w:rPr>
        <w:t xml:space="preserve">Note: </w:t>
      </w:r>
      <w:r w:rsidR="00581DAF">
        <w:rPr>
          <w:sz w:val="20"/>
          <w:szCs w:val="20"/>
        </w:rPr>
        <w:t>S</w:t>
      </w:r>
      <w:r>
        <w:rPr>
          <w:sz w:val="20"/>
          <w:szCs w:val="20"/>
        </w:rPr>
        <w:t xml:space="preserve">corecards from the quality data feed which match an existing record in the system will not </w:t>
      </w:r>
      <w:r w:rsidR="00581DAF">
        <w:rPr>
          <w:sz w:val="20"/>
          <w:szCs w:val="20"/>
        </w:rPr>
        <w:t xml:space="preserve">be loaded. </w:t>
      </w:r>
      <w:r>
        <w:rPr>
          <w:sz w:val="20"/>
          <w:szCs w:val="20"/>
        </w:rPr>
        <w:t xml:space="preserve">Matching records are those which have the same </w:t>
      </w:r>
      <w:r w:rsidR="003B668D">
        <w:rPr>
          <w:sz w:val="20"/>
          <w:szCs w:val="20"/>
        </w:rPr>
        <w:t>Evaluation</w:t>
      </w:r>
      <w:r w:rsidR="006E59F0">
        <w:rPr>
          <w:sz w:val="20"/>
          <w:szCs w:val="20"/>
        </w:rPr>
        <w:t xml:space="preserve"> ID</w:t>
      </w:r>
      <w:r>
        <w:rPr>
          <w:sz w:val="20"/>
          <w:szCs w:val="20"/>
        </w:rPr>
        <w:t>.</w:t>
      </w:r>
    </w:p>
    <w:p w14:paraId="684A933B" w14:textId="77777777" w:rsidR="00855F0A" w:rsidRPr="00855F0A" w:rsidRDefault="00855F0A" w:rsidP="00E371BC">
      <w:pPr>
        <w:pStyle w:val="Heading1"/>
        <w:numPr>
          <w:ilvl w:val="0"/>
          <w:numId w:val="6"/>
        </w:numPr>
        <w:spacing w:before="240"/>
        <w:rPr>
          <w:rFonts w:asciiTheme="minorHAnsi" w:hAnsiTheme="minorHAnsi" w:cstheme="minorHAnsi"/>
          <w:sz w:val="22"/>
        </w:rPr>
      </w:pPr>
      <w:bookmarkStart w:id="59" w:name="_Toc335259530"/>
      <w:bookmarkStart w:id="60" w:name="_Toc340500965"/>
      <w:bookmarkStart w:id="61" w:name="_Toc379289859"/>
      <w:bookmarkStart w:id="62" w:name="_Toc399751329"/>
      <w:r w:rsidRPr="00855F0A">
        <w:rPr>
          <w:rFonts w:asciiTheme="minorHAnsi" w:hAnsiTheme="minorHAnsi" w:cstheme="minorHAnsi"/>
          <w:sz w:val="22"/>
        </w:rPr>
        <w:t>Pending Supervisor Review</w:t>
      </w:r>
      <w:bookmarkEnd w:id="59"/>
      <w:bookmarkEnd w:id="60"/>
      <w:bookmarkEnd w:id="61"/>
      <w:bookmarkEnd w:id="62"/>
    </w:p>
    <w:p w14:paraId="0FFF3306" w14:textId="77777777" w:rsidR="00855F0A" w:rsidRDefault="00855F0A" w:rsidP="00855F0A">
      <w:pPr>
        <w:spacing w:after="0"/>
        <w:rPr>
          <w:sz w:val="20"/>
        </w:rPr>
      </w:pPr>
      <w:r>
        <w:rPr>
          <w:sz w:val="20"/>
        </w:rPr>
        <w:t xml:space="preserve">Conditions and email text that is sent when an </w:t>
      </w:r>
      <w:proofErr w:type="spellStart"/>
      <w:proofErr w:type="gramStart"/>
      <w:r>
        <w:rPr>
          <w:sz w:val="20"/>
        </w:rPr>
        <w:t>eCL</w:t>
      </w:r>
      <w:proofErr w:type="spellEnd"/>
      <w:proofErr w:type="gramEnd"/>
      <w:r>
        <w:rPr>
          <w:sz w:val="20"/>
        </w:rPr>
        <w:t xml:space="preserve"> record is in the state of “Pending Supervisor Review”.</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6"/>
        <w:gridCol w:w="925"/>
        <w:gridCol w:w="3558"/>
        <w:gridCol w:w="4765"/>
      </w:tblGrid>
      <w:tr w:rsidR="00855F0A" w:rsidRPr="002D7D35" w14:paraId="3E8B0348"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C5538EF"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100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C75F4CC"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543D3D5B"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4C67A0A7"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855F0A" w:rsidRPr="002D7D35" w14:paraId="080D30CF" w14:textId="77777777" w:rsidTr="00855F0A">
        <w:tc>
          <w:tcPr>
            <w:tcW w:w="263" w:type="dxa"/>
            <w:tcBorders>
              <w:top w:val="single" w:sz="4" w:space="0" w:color="F2F2F2" w:themeColor="background1" w:themeShade="F2"/>
            </w:tcBorders>
            <w:shd w:val="clear" w:color="auto" w:fill="F2F2F2" w:themeFill="background1" w:themeFillShade="F2"/>
          </w:tcPr>
          <w:p w14:paraId="7609A81C"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1008" w:type="dxa"/>
            <w:tcBorders>
              <w:top w:val="single" w:sz="4" w:space="0" w:color="F2F2F2" w:themeColor="background1" w:themeShade="F2"/>
            </w:tcBorders>
            <w:shd w:val="clear" w:color="auto" w:fill="F2F2F2" w:themeFill="background1" w:themeFillShade="F2"/>
          </w:tcPr>
          <w:p w14:paraId="6B833AE5" w14:textId="77777777" w:rsidR="00855F0A" w:rsidRPr="002D7D35" w:rsidRDefault="00855F0A" w:rsidP="00855F0A">
            <w:pPr>
              <w:spacing w:before="60" w:after="60"/>
              <w:rPr>
                <w:rFonts w:cstheme="minorHAnsi"/>
                <w:sz w:val="16"/>
                <w:szCs w:val="16"/>
              </w:rPr>
            </w:pPr>
            <w:r>
              <w:rPr>
                <w:rFonts w:cstheme="minorHAnsi"/>
                <w:sz w:val="16"/>
                <w:szCs w:val="16"/>
              </w:rPr>
              <w:t>Indirect</w:t>
            </w:r>
          </w:p>
        </w:tc>
        <w:tc>
          <w:tcPr>
            <w:tcW w:w="4266" w:type="dxa"/>
            <w:tcBorders>
              <w:top w:val="single" w:sz="4" w:space="0" w:color="F2F2F2" w:themeColor="background1" w:themeShade="F2"/>
            </w:tcBorders>
            <w:shd w:val="clear" w:color="auto" w:fill="F2F2F2" w:themeFill="background1" w:themeFillShade="F2"/>
          </w:tcPr>
          <w:p w14:paraId="13832790" w14:textId="6F543344" w:rsidR="00855F0A" w:rsidRDefault="00855F0A" w:rsidP="00855F0A">
            <w:pPr>
              <w:spacing w:before="60" w:after="60"/>
              <w:rPr>
                <w:rFonts w:cstheme="minorHAnsi"/>
                <w:sz w:val="16"/>
                <w:szCs w:val="16"/>
              </w:rPr>
            </w:pPr>
            <w:r w:rsidRPr="00663A63">
              <w:rPr>
                <w:rFonts w:cstheme="minorHAnsi"/>
                <w:sz w:val="16"/>
                <w:szCs w:val="16"/>
              </w:rPr>
              <w:t xml:space="preserve">If </w:t>
            </w:r>
            <w:r w:rsidR="0048191F">
              <w:rPr>
                <w:rFonts w:cstheme="minorHAnsi"/>
                <w:sz w:val="16"/>
                <w:szCs w:val="16"/>
              </w:rPr>
              <w:t xml:space="preserve">eCoaching Log is </w:t>
            </w:r>
            <w:r>
              <w:rPr>
                <w:rFonts w:cstheme="minorHAnsi"/>
                <w:sz w:val="16"/>
                <w:szCs w:val="16"/>
              </w:rPr>
              <w:t xml:space="preserve">Not </w:t>
            </w:r>
            <w:r w:rsidR="00A75045">
              <w:rPr>
                <w:rFonts w:cstheme="minorHAnsi"/>
                <w:sz w:val="16"/>
                <w:szCs w:val="16"/>
              </w:rPr>
              <w:t>“</w:t>
            </w:r>
            <w:r w:rsidRPr="00663A63">
              <w:rPr>
                <w:rFonts w:cstheme="minorHAnsi"/>
                <w:sz w:val="16"/>
                <w:szCs w:val="16"/>
              </w:rPr>
              <w:t>Customer Service Escalation</w:t>
            </w:r>
            <w:r w:rsidR="00A75045">
              <w:rPr>
                <w:rFonts w:cstheme="minorHAnsi"/>
                <w:sz w:val="16"/>
                <w:szCs w:val="16"/>
              </w:rPr>
              <w:t>”</w:t>
            </w:r>
            <w:r w:rsidRPr="00663A63">
              <w:rPr>
                <w:rFonts w:cstheme="minorHAnsi"/>
                <w:sz w:val="16"/>
                <w:szCs w:val="16"/>
              </w:rPr>
              <w:t xml:space="preserve"> </w:t>
            </w:r>
          </w:p>
          <w:p w14:paraId="299170C4"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4B9FE48C" w14:textId="77777777" w:rsidR="00855F0A" w:rsidRDefault="00855F0A" w:rsidP="00855F0A">
            <w:pPr>
              <w:spacing w:before="60" w:after="60"/>
              <w:rPr>
                <w:rFonts w:cstheme="minorHAnsi"/>
                <w:sz w:val="16"/>
                <w:szCs w:val="16"/>
              </w:rPr>
            </w:pPr>
          </w:p>
          <w:p w14:paraId="500FA46D" w14:textId="7A8ECCED" w:rsidR="00855F0A" w:rsidRPr="002D7D35" w:rsidRDefault="00855F0A" w:rsidP="0048191F">
            <w:pPr>
              <w:spacing w:before="60" w:after="60"/>
              <w:rPr>
                <w:rFonts w:cstheme="minorHAnsi"/>
                <w:sz w:val="16"/>
                <w:szCs w:val="16"/>
              </w:rPr>
            </w:pPr>
            <w:r>
              <w:rPr>
                <w:rFonts w:cstheme="minorHAnsi"/>
                <w:sz w:val="16"/>
                <w:szCs w:val="16"/>
              </w:rPr>
              <w:t xml:space="preserve">Note </w:t>
            </w:r>
            <w:r w:rsidRPr="00026D1E">
              <w:rPr>
                <w:rFonts w:cstheme="minorHAnsi"/>
                <w:sz w:val="16"/>
                <w:szCs w:val="16"/>
              </w:rPr>
              <w:t>[</w:t>
            </w:r>
            <w:proofErr w:type="spellStart"/>
            <w:r w:rsidRPr="00026D1E">
              <w:rPr>
                <w:rFonts w:cstheme="minorHAnsi"/>
                <w:sz w:val="16"/>
                <w:szCs w:val="16"/>
              </w:rPr>
              <w:t>strFormStatus</w:t>
            </w:r>
            <w:proofErr w:type="spellEnd"/>
            <w:r w:rsidRPr="00026D1E">
              <w:rPr>
                <w:rFonts w:cstheme="minorHAnsi"/>
                <w:sz w:val="16"/>
                <w:szCs w:val="16"/>
              </w:rPr>
              <w:t xml:space="preserve">] </w:t>
            </w:r>
            <w:r>
              <w:rPr>
                <w:rFonts w:cstheme="minorHAnsi"/>
                <w:sz w:val="16"/>
                <w:szCs w:val="16"/>
              </w:rPr>
              <w:t>should =</w:t>
            </w:r>
            <w:r w:rsidRPr="00026D1E">
              <w:rPr>
                <w:rFonts w:cstheme="minorHAnsi"/>
                <w:sz w:val="16"/>
                <w:szCs w:val="16"/>
              </w:rPr>
              <w:t xml:space="preserve"> “</w:t>
            </w:r>
            <w:r>
              <w:rPr>
                <w:rFonts w:cstheme="minorHAnsi"/>
                <w:sz w:val="16"/>
                <w:szCs w:val="16"/>
              </w:rPr>
              <w:t>Pending Supervisor Review”</w:t>
            </w:r>
            <w:r w:rsidR="003A0570">
              <w:rPr>
                <w:rFonts w:cstheme="minorHAnsi"/>
                <w:sz w:val="16"/>
                <w:szCs w:val="16"/>
              </w:rPr>
              <w:t xml:space="preserve"> </w:t>
            </w:r>
          </w:p>
        </w:tc>
        <w:tc>
          <w:tcPr>
            <w:tcW w:w="5472" w:type="dxa"/>
            <w:tcBorders>
              <w:top w:val="single" w:sz="4" w:space="0" w:color="F2F2F2" w:themeColor="background1" w:themeShade="F2"/>
            </w:tcBorders>
            <w:shd w:val="clear" w:color="auto" w:fill="F2F2F2" w:themeFill="background1" w:themeFillShade="F2"/>
          </w:tcPr>
          <w:p w14:paraId="0323D413" w14:textId="77777777" w:rsidR="00855F0A" w:rsidRDefault="00855F0A" w:rsidP="00855F0A">
            <w:pPr>
              <w:spacing w:before="60" w:after="60"/>
              <w:rPr>
                <w:rFonts w:cstheme="minorHAnsi"/>
                <w:sz w:val="16"/>
                <w:szCs w:val="16"/>
              </w:rPr>
            </w:pPr>
            <w:proofErr w:type="spellStart"/>
            <w:r>
              <w:rPr>
                <w:rFonts w:cstheme="minorHAnsi"/>
                <w:sz w:val="16"/>
                <w:szCs w:val="16"/>
              </w:rPr>
              <w:t>strto</w:t>
            </w:r>
            <w:proofErr w:type="spellEnd"/>
            <w:r>
              <w:rPr>
                <w:rFonts w:cstheme="minorHAnsi"/>
                <w:sz w:val="16"/>
                <w:szCs w:val="16"/>
              </w:rPr>
              <w:t xml:space="preserve"> = </w:t>
            </w:r>
            <w:proofErr w:type="spellStart"/>
            <w:r>
              <w:rPr>
                <w:rFonts w:cstheme="minorHAnsi"/>
                <w:sz w:val="16"/>
                <w:szCs w:val="16"/>
              </w:rPr>
              <w:t>strCSRSup</w:t>
            </w:r>
            <w:r w:rsidRPr="002D7D35">
              <w:rPr>
                <w:rFonts w:cstheme="minorHAnsi"/>
                <w:sz w:val="16"/>
                <w:szCs w:val="16"/>
              </w:rPr>
              <w:t>Name</w:t>
            </w:r>
            <w:proofErr w:type="spellEnd"/>
            <w:r>
              <w:rPr>
                <w:rFonts w:cstheme="minorHAnsi"/>
                <w:sz w:val="16"/>
                <w:szCs w:val="16"/>
              </w:rPr>
              <w:t xml:space="preserve"> &lt;</w:t>
            </w:r>
            <w:proofErr w:type="spellStart"/>
            <w:r>
              <w:rPr>
                <w:rFonts w:cstheme="minorHAnsi"/>
                <w:sz w:val="16"/>
                <w:szCs w:val="16"/>
              </w:rPr>
              <w:t>strCSRSup</w:t>
            </w:r>
            <w:r w:rsidRPr="002D7D35">
              <w:rPr>
                <w:rFonts w:cstheme="minorHAnsi"/>
                <w:sz w:val="16"/>
                <w:szCs w:val="16"/>
              </w:rPr>
              <w:t>Email</w:t>
            </w:r>
            <w:proofErr w:type="spellEnd"/>
            <w:r>
              <w:rPr>
                <w:rFonts w:cstheme="minorHAnsi"/>
                <w:sz w:val="16"/>
                <w:szCs w:val="16"/>
              </w:rPr>
              <w:t>&gt;</w:t>
            </w:r>
          </w:p>
          <w:p w14:paraId="108B94A7" w14:textId="39D3DF51" w:rsidR="00855F0A" w:rsidRPr="003E2144" w:rsidRDefault="00855F0A" w:rsidP="00855F0A">
            <w:pPr>
              <w:spacing w:before="60" w:after="60"/>
              <w:rPr>
                <w:rFonts w:cstheme="minorHAnsi"/>
                <w:sz w:val="16"/>
                <w:szCs w:val="16"/>
              </w:rPr>
            </w:pPr>
            <w:proofErr w:type="spellStart"/>
            <w:r w:rsidRPr="003E2144">
              <w:rPr>
                <w:rFonts w:cstheme="minorHAnsi"/>
                <w:sz w:val="16"/>
                <w:szCs w:val="16"/>
              </w:rPr>
              <w:t>strSubject</w:t>
            </w:r>
            <w:proofErr w:type="spellEnd"/>
            <w:r w:rsidRPr="003E2144">
              <w:rPr>
                <w:rFonts w:cstheme="minorHAnsi"/>
                <w:sz w:val="16"/>
                <w:szCs w:val="16"/>
              </w:rPr>
              <w:t xml:space="preserve"> = </w:t>
            </w:r>
            <w:r w:rsidR="00A75045">
              <w:rPr>
                <w:rFonts w:cstheme="minorHAnsi"/>
                <w:sz w:val="16"/>
                <w:szCs w:val="16"/>
              </w:rPr>
              <w:t>“</w:t>
            </w:r>
            <w:proofErr w:type="spellStart"/>
            <w:r w:rsidRPr="003E2144">
              <w:rPr>
                <w:rFonts w:cstheme="minorHAnsi"/>
                <w:sz w:val="16"/>
                <w:szCs w:val="16"/>
              </w:rPr>
              <w:t>eCL</w:t>
            </w:r>
            <w:proofErr w:type="spellEnd"/>
            <w:r w:rsidRPr="003E2144">
              <w:rPr>
                <w:rFonts w:cstheme="minorHAnsi"/>
                <w:sz w:val="16"/>
                <w:szCs w:val="16"/>
              </w:rPr>
              <w:t>: Pending Supervisor Review (</w:t>
            </w:r>
            <w:r w:rsidR="00A75045">
              <w:rPr>
                <w:rFonts w:cstheme="minorHAnsi"/>
                <w:sz w:val="16"/>
                <w:szCs w:val="16"/>
              </w:rPr>
              <w:t>“</w:t>
            </w:r>
            <w:r w:rsidRPr="003E2144">
              <w:rPr>
                <w:rFonts w:cstheme="minorHAnsi"/>
                <w:sz w:val="16"/>
                <w:szCs w:val="16"/>
              </w:rPr>
              <w:t xml:space="preserve"> &amp; </w:t>
            </w:r>
            <w:proofErr w:type="spellStart"/>
            <w:r w:rsidRPr="003E2144">
              <w:rPr>
                <w:rFonts w:cstheme="minorHAnsi"/>
                <w:sz w:val="16"/>
                <w:szCs w:val="16"/>
              </w:rPr>
              <w:t>strPerson</w:t>
            </w:r>
            <w:proofErr w:type="spellEnd"/>
            <w:r w:rsidRPr="003E2144">
              <w:rPr>
                <w:rFonts w:cstheme="minorHAnsi"/>
                <w:sz w:val="16"/>
                <w:szCs w:val="16"/>
              </w:rPr>
              <w:t xml:space="preserve"> &amp; </w:t>
            </w:r>
            <w:r w:rsidR="00A75045">
              <w:rPr>
                <w:rFonts w:cstheme="minorHAnsi"/>
                <w:sz w:val="16"/>
                <w:szCs w:val="16"/>
              </w:rPr>
              <w:t>“</w:t>
            </w:r>
            <w:r w:rsidRPr="003E2144">
              <w:rPr>
                <w:rFonts w:cstheme="minorHAnsi"/>
                <w:sz w:val="16"/>
                <w:szCs w:val="16"/>
              </w:rPr>
              <w:t>)</w:t>
            </w:r>
            <w:r w:rsidR="00A75045">
              <w:rPr>
                <w:rFonts w:cstheme="minorHAnsi"/>
                <w:sz w:val="16"/>
                <w:szCs w:val="16"/>
              </w:rPr>
              <w:t>”</w:t>
            </w:r>
          </w:p>
          <w:p w14:paraId="55D2838A" w14:textId="460AF382" w:rsidR="00C524D2" w:rsidRDefault="00855F0A" w:rsidP="00A81D08">
            <w:pPr>
              <w:spacing w:before="60" w:after="60"/>
              <w:rPr>
                <w:rFonts w:cstheme="minorHAnsi"/>
                <w:sz w:val="16"/>
                <w:szCs w:val="16"/>
              </w:rPr>
            </w:pPr>
            <w:proofErr w:type="spellStart"/>
            <w:proofErr w:type="gramStart"/>
            <w:r w:rsidRPr="003E2144">
              <w:rPr>
                <w:rFonts w:cstheme="minorHAnsi"/>
                <w:sz w:val="16"/>
                <w:szCs w:val="16"/>
              </w:rPr>
              <w:t>strCtrMessage</w:t>
            </w:r>
            <w:proofErr w:type="spellEnd"/>
            <w:proofErr w:type="gramEnd"/>
            <w:r w:rsidRPr="003E2144">
              <w:rPr>
                <w:rFonts w:cstheme="minorHAnsi"/>
                <w:sz w:val="16"/>
                <w:szCs w:val="16"/>
              </w:rPr>
              <w:t xml:space="preserve"> = </w:t>
            </w:r>
            <w:r w:rsidR="00A75045">
              <w:rPr>
                <w:rFonts w:cstheme="minorHAnsi"/>
                <w:sz w:val="16"/>
                <w:szCs w:val="16"/>
              </w:rPr>
              <w:t>“</w:t>
            </w:r>
            <w:r w:rsidRPr="003E2144">
              <w:rPr>
                <w:rFonts w:cstheme="minorHAnsi"/>
                <w:sz w:val="16"/>
                <w:szCs w:val="16"/>
              </w:rPr>
              <w:t>A new eCoaching Log has been entered on behalf of &lt;strong&gt;</w:t>
            </w:r>
            <w:proofErr w:type="spellStart"/>
            <w:r w:rsidRPr="003E2144">
              <w:rPr>
                <w:rFonts w:cstheme="minorHAnsi"/>
                <w:sz w:val="16"/>
                <w:szCs w:val="16"/>
              </w:rPr>
              <w:t>strPerson</w:t>
            </w:r>
            <w:proofErr w:type="spellEnd"/>
            <w:r w:rsidRPr="003E2144">
              <w:rPr>
                <w:rFonts w:cstheme="minorHAnsi"/>
                <w:sz w:val="16"/>
                <w:szCs w:val="16"/>
              </w:rPr>
              <w:t>&lt;/strong&gt; on &lt;strong&gt;</w:t>
            </w:r>
            <w:proofErr w:type="spellStart"/>
            <w:r w:rsidRPr="003E2144">
              <w:rPr>
                <w:rFonts w:cstheme="minorHAnsi"/>
                <w:sz w:val="16"/>
                <w:szCs w:val="16"/>
              </w:rPr>
              <w:t>DateTime.Now</w:t>
            </w:r>
            <w:proofErr w:type="spellEnd"/>
            <w:r w:rsidRPr="003E2144">
              <w:rPr>
                <w:rFonts w:cstheme="minorHAnsi"/>
                <w:sz w:val="16"/>
                <w:szCs w:val="16"/>
              </w:rPr>
              <w:t>().</w:t>
            </w:r>
            <w:proofErr w:type="spellStart"/>
            <w:r w:rsidRPr="003E2144">
              <w:rPr>
                <w:rFonts w:cstheme="minorHAnsi"/>
                <w:sz w:val="16"/>
                <w:szCs w:val="16"/>
              </w:rPr>
              <w:t>ToString</w:t>
            </w:r>
            <w:proofErr w:type="spellEnd"/>
            <w:r w:rsidRPr="003E2144">
              <w:rPr>
                <w:rFonts w:cstheme="minorHAnsi"/>
                <w:sz w:val="16"/>
                <w:szCs w:val="16"/>
              </w:rPr>
              <w:t xml:space="preserve"> &lt;/strong&gt; that requires your action. Please click on the link </w:t>
            </w:r>
            <w:proofErr w:type="gramStart"/>
            <w:r w:rsidRPr="003E2144">
              <w:rPr>
                <w:rFonts w:cstheme="minorHAnsi"/>
                <w:sz w:val="16"/>
                <w:szCs w:val="16"/>
              </w:rPr>
              <w:t>below  to</w:t>
            </w:r>
            <w:proofErr w:type="gramEnd"/>
            <w:r w:rsidRPr="003E2144">
              <w:rPr>
                <w:rFonts w:cstheme="minorHAnsi"/>
                <w:sz w:val="16"/>
                <w:szCs w:val="16"/>
              </w:rPr>
              <w:t xml:space="preserve"> review the eCoaching log. </w:t>
            </w:r>
          </w:p>
        </w:tc>
      </w:tr>
    </w:tbl>
    <w:p w14:paraId="7D162959" w14:textId="77777777" w:rsidR="00855F0A" w:rsidRPr="00D0711E" w:rsidRDefault="00855F0A" w:rsidP="00855F0A">
      <w:pPr>
        <w:pStyle w:val="Heading1"/>
        <w:spacing w:before="240"/>
        <w:rPr>
          <w:rFonts w:asciiTheme="minorHAnsi" w:hAnsiTheme="minorHAnsi" w:cstheme="minorHAnsi"/>
          <w:sz w:val="22"/>
        </w:rPr>
      </w:pPr>
      <w:bookmarkStart w:id="63" w:name="_Toc335259531"/>
      <w:bookmarkStart w:id="64" w:name="_Toc340500966"/>
      <w:bookmarkStart w:id="65" w:name="_Toc379289860"/>
      <w:bookmarkStart w:id="66" w:name="_Toc399751330"/>
      <w:r>
        <w:rPr>
          <w:rFonts w:asciiTheme="minorHAnsi" w:hAnsiTheme="minorHAnsi" w:cstheme="minorHAnsi"/>
          <w:sz w:val="22"/>
        </w:rPr>
        <w:t>Pending Manager Review</w:t>
      </w:r>
      <w:bookmarkEnd w:id="63"/>
      <w:bookmarkEnd w:id="64"/>
      <w:bookmarkEnd w:id="65"/>
      <w:bookmarkEnd w:id="66"/>
    </w:p>
    <w:p w14:paraId="563D255B" w14:textId="77777777" w:rsidR="00855F0A" w:rsidRDefault="00855F0A" w:rsidP="00855F0A">
      <w:pPr>
        <w:spacing w:after="0"/>
        <w:rPr>
          <w:sz w:val="20"/>
        </w:rPr>
      </w:pPr>
      <w:r>
        <w:rPr>
          <w:sz w:val="20"/>
        </w:rPr>
        <w:t xml:space="preserve">Conditions and email text that is sent when an </w:t>
      </w:r>
      <w:proofErr w:type="spellStart"/>
      <w:proofErr w:type="gramStart"/>
      <w:r>
        <w:rPr>
          <w:sz w:val="20"/>
        </w:rPr>
        <w:t>eCL</w:t>
      </w:r>
      <w:proofErr w:type="spellEnd"/>
      <w:proofErr w:type="gramEnd"/>
      <w:r>
        <w:rPr>
          <w:sz w:val="20"/>
        </w:rPr>
        <w:t xml:space="preserve"> record is in the state of “</w:t>
      </w:r>
      <w:r w:rsidRPr="003E2144">
        <w:rPr>
          <w:sz w:val="20"/>
        </w:rPr>
        <w:t>Pending Manager Review</w:t>
      </w:r>
      <w:r>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5"/>
        <w:gridCol w:w="917"/>
        <w:gridCol w:w="3482"/>
        <w:gridCol w:w="4850"/>
      </w:tblGrid>
      <w:tr w:rsidR="00855F0A" w:rsidRPr="002D7D35" w14:paraId="3FB8A245"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02CEEECD"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100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7ABE0AC"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77D71B26"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12396A88"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855F0A" w:rsidRPr="002D7D35" w14:paraId="779F903D" w14:textId="77777777" w:rsidTr="00855F0A">
        <w:tc>
          <w:tcPr>
            <w:tcW w:w="263" w:type="dxa"/>
            <w:tcBorders>
              <w:top w:val="single" w:sz="4" w:space="0" w:color="F2F2F2" w:themeColor="background1" w:themeShade="F2"/>
            </w:tcBorders>
            <w:shd w:val="clear" w:color="auto" w:fill="F2F2F2" w:themeFill="background1" w:themeFillShade="F2"/>
          </w:tcPr>
          <w:p w14:paraId="29361A1E"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1008" w:type="dxa"/>
            <w:tcBorders>
              <w:top w:val="single" w:sz="4" w:space="0" w:color="F2F2F2" w:themeColor="background1" w:themeShade="F2"/>
            </w:tcBorders>
            <w:shd w:val="clear" w:color="auto" w:fill="F2F2F2" w:themeFill="background1" w:themeFillShade="F2"/>
          </w:tcPr>
          <w:p w14:paraId="1B94BDB4" w14:textId="77777777" w:rsidR="00855F0A" w:rsidRPr="002D7D35" w:rsidRDefault="00855F0A" w:rsidP="00855F0A">
            <w:pPr>
              <w:spacing w:before="60" w:after="60"/>
              <w:rPr>
                <w:rFonts w:cstheme="minorHAnsi"/>
                <w:sz w:val="16"/>
                <w:szCs w:val="16"/>
              </w:rPr>
            </w:pPr>
            <w:r>
              <w:rPr>
                <w:rFonts w:cstheme="minorHAnsi"/>
                <w:sz w:val="16"/>
                <w:szCs w:val="16"/>
              </w:rPr>
              <w:t>Indirect</w:t>
            </w:r>
          </w:p>
        </w:tc>
        <w:tc>
          <w:tcPr>
            <w:tcW w:w="4266" w:type="dxa"/>
            <w:tcBorders>
              <w:top w:val="single" w:sz="4" w:space="0" w:color="F2F2F2" w:themeColor="background1" w:themeShade="F2"/>
            </w:tcBorders>
            <w:shd w:val="clear" w:color="auto" w:fill="F2F2F2" w:themeFill="background1" w:themeFillShade="F2"/>
          </w:tcPr>
          <w:p w14:paraId="577C4B4B" w14:textId="321779D6" w:rsidR="00855F0A" w:rsidRDefault="00855F0A" w:rsidP="00855F0A">
            <w:pPr>
              <w:spacing w:before="60" w:after="60"/>
              <w:rPr>
                <w:rFonts w:cstheme="minorHAnsi"/>
                <w:sz w:val="16"/>
                <w:szCs w:val="16"/>
              </w:rPr>
            </w:pPr>
            <w:r>
              <w:rPr>
                <w:rFonts w:cstheme="minorHAnsi"/>
                <w:sz w:val="16"/>
                <w:szCs w:val="16"/>
              </w:rPr>
              <w:t xml:space="preserve">If </w:t>
            </w:r>
            <w:r w:rsidR="0048191F">
              <w:rPr>
                <w:rFonts w:cstheme="minorHAnsi"/>
                <w:sz w:val="16"/>
                <w:szCs w:val="16"/>
              </w:rPr>
              <w:t xml:space="preserve">eCoaching Log </w:t>
            </w:r>
            <w:r>
              <w:rPr>
                <w:rFonts w:cstheme="minorHAnsi"/>
                <w:sz w:val="16"/>
                <w:szCs w:val="16"/>
              </w:rPr>
              <w:t>I</w:t>
            </w:r>
            <w:r w:rsidRPr="00026D1E">
              <w:rPr>
                <w:rFonts w:cstheme="minorHAnsi"/>
                <w:sz w:val="16"/>
                <w:szCs w:val="16"/>
              </w:rPr>
              <w:t xml:space="preserve">s </w:t>
            </w:r>
            <w:r w:rsidR="00A75045">
              <w:rPr>
                <w:rFonts w:cstheme="minorHAnsi"/>
                <w:sz w:val="16"/>
                <w:szCs w:val="16"/>
              </w:rPr>
              <w:t>“</w:t>
            </w:r>
            <w:r w:rsidRPr="00026D1E">
              <w:rPr>
                <w:rFonts w:cstheme="minorHAnsi"/>
                <w:sz w:val="16"/>
                <w:szCs w:val="16"/>
              </w:rPr>
              <w:t>Customer Service Escalation</w:t>
            </w:r>
            <w:r w:rsidR="00A75045">
              <w:rPr>
                <w:rFonts w:cstheme="minorHAnsi"/>
                <w:sz w:val="16"/>
                <w:szCs w:val="16"/>
              </w:rPr>
              <w:t>”</w:t>
            </w:r>
          </w:p>
          <w:p w14:paraId="56615602"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6F2D7BCA" w14:textId="77777777" w:rsidR="00855F0A" w:rsidRDefault="00855F0A" w:rsidP="00855F0A">
            <w:pPr>
              <w:spacing w:before="60" w:after="60"/>
              <w:rPr>
                <w:rFonts w:cstheme="minorHAnsi"/>
                <w:sz w:val="16"/>
                <w:szCs w:val="16"/>
              </w:rPr>
            </w:pPr>
          </w:p>
          <w:p w14:paraId="3EF2F842" w14:textId="77777777" w:rsidR="00855F0A" w:rsidRPr="002D7D35" w:rsidRDefault="00855F0A" w:rsidP="00855F0A">
            <w:pPr>
              <w:spacing w:before="60" w:after="60"/>
              <w:rPr>
                <w:rFonts w:cstheme="minorHAnsi"/>
                <w:sz w:val="16"/>
                <w:szCs w:val="16"/>
              </w:rPr>
            </w:pPr>
            <w:r>
              <w:rPr>
                <w:rFonts w:cstheme="minorHAnsi"/>
                <w:sz w:val="16"/>
                <w:szCs w:val="16"/>
              </w:rPr>
              <w:t xml:space="preserve">Note </w:t>
            </w:r>
            <w:r w:rsidRPr="00026D1E">
              <w:rPr>
                <w:rFonts w:cstheme="minorHAnsi"/>
                <w:sz w:val="16"/>
                <w:szCs w:val="16"/>
              </w:rPr>
              <w:t>[</w:t>
            </w:r>
            <w:proofErr w:type="spellStart"/>
            <w:r w:rsidRPr="00026D1E">
              <w:rPr>
                <w:rFonts w:cstheme="minorHAnsi"/>
                <w:sz w:val="16"/>
                <w:szCs w:val="16"/>
              </w:rPr>
              <w:t>strFormStatus</w:t>
            </w:r>
            <w:proofErr w:type="spellEnd"/>
            <w:r w:rsidRPr="00026D1E">
              <w:rPr>
                <w:rFonts w:cstheme="minorHAnsi"/>
                <w:sz w:val="16"/>
                <w:szCs w:val="16"/>
              </w:rPr>
              <w:t xml:space="preserve">] </w:t>
            </w:r>
            <w:r>
              <w:rPr>
                <w:rFonts w:cstheme="minorHAnsi"/>
                <w:sz w:val="16"/>
                <w:szCs w:val="16"/>
              </w:rPr>
              <w:t>should =</w:t>
            </w:r>
            <w:r w:rsidRPr="00026D1E">
              <w:rPr>
                <w:rFonts w:cstheme="minorHAnsi"/>
                <w:sz w:val="16"/>
                <w:szCs w:val="16"/>
              </w:rPr>
              <w:t xml:space="preserve"> “</w:t>
            </w:r>
            <w:r>
              <w:rPr>
                <w:rFonts w:cstheme="minorHAnsi"/>
                <w:sz w:val="16"/>
                <w:szCs w:val="16"/>
              </w:rPr>
              <w:t>Pending Manager Review”</w:t>
            </w:r>
          </w:p>
        </w:tc>
        <w:tc>
          <w:tcPr>
            <w:tcW w:w="5472" w:type="dxa"/>
            <w:tcBorders>
              <w:top w:val="single" w:sz="4" w:space="0" w:color="F2F2F2" w:themeColor="background1" w:themeShade="F2"/>
            </w:tcBorders>
            <w:shd w:val="clear" w:color="auto" w:fill="F2F2F2" w:themeFill="background1" w:themeFillShade="F2"/>
          </w:tcPr>
          <w:p w14:paraId="0A2AC9D5" w14:textId="77777777" w:rsidR="00855F0A" w:rsidRDefault="00855F0A" w:rsidP="00855F0A">
            <w:pPr>
              <w:spacing w:before="60" w:after="60"/>
              <w:rPr>
                <w:rFonts w:cstheme="minorHAnsi"/>
                <w:sz w:val="16"/>
                <w:szCs w:val="16"/>
              </w:rPr>
            </w:pPr>
            <w:proofErr w:type="spellStart"/>
            <w:r>
              <w:rPr>
                <w:rFonts w:cstheme="minorHAnsi"/>
                <w:sz w:val="16"/>
                <w:szCs w:val="16"/>
              </w:rPr>
              <w:t>strto</w:t>
            </w:r>
            <w:proofErr w:type="spellEnd"/>
            <w:r>
              <w:rPr>
                <w:rFonts w:cstheme="minorHAnsi"/>
                <w:sz w:val="16"/>
                <w:szCs w:val="16"/>
              </w:rPr>
              <w:t xml:space="preserve"> = </w:t>
            </w:r>
            <w:proofErr w:type="spellStart"/>
            <w:r w:rsidRPr="003E2144">
              <w:rPr>
                <w:rFonts w:cstheme="minorHAnsi"/>
                <w:sz w:val="16"/>
                <w:szCs w:val="16"/>
              </w:rPr>
              <w:t>strCSRMgrName</w:t>
            </w:r>
            <w:proofErr w:type="spellEnd"/>
            <w:r>
              <w:rPr>
                <w:rFonts w:cstheme="minorHAnsi"/>
                <w:sz w:val="16"/>
                <w:szCs w:val="16"/>
              </w:rPr>
              <w:t xml:space="preserve"> &lt;</w:t>
            </w:r>
            <w:r>
              <w:t xml:space="preserve"> </w:t>
            </w:r>
            <w:proofErr w:type="spellStart"/>
            <w:r w:rsidRPr="003E2144">
              <w:rPr>
                <w:rFonts w:cstheme="minorHAnsi"/>
                <w:sz w:val="16"/>
                <w:szCs w:val="16"/>
              </w:rPr>
              <w:t>strCSRMgrEmail</w:t>
            </w:r>
            <w:proofErr w:type="spellEnd"/>
            <w:r w:rsidRPr="003E2144">
              <w:rPr>
                <w:rFonts w:cstheme="minorHAnsi"/>
                <w:sz w:val="16"/>
                <w:szCs w:val="16"/>
              </w:rPr>
              <w:t xml:space="preserve"> </w:t>
            </w:r>
            <w:r>
              <w:rPr>
                <w:rFonts w:cstheme="minorHAnsi"/>
                <w:sz w:val="16"/>
                <w:szCs w:val="16"/>
              </w:rPr>
              <w:t>&gt;</w:t>
            </w:r>
          </w:p>
          <w:p w14:paraId="268D994B" w14:textId="04A2F84B" w:rsidR="00855F0A" w:rsidRPr="003E2144" w:rsidRDefault="00855F0A" w:rsidP="00855F0A">
            <w:pPr>
              <w:spacing w:before="60" w:after="60"/>
              <w:rPr>
                <w:rFonts w:cstheme="minorHAnsi"/>
                <w:sz w:val="16"/>
                <w:szCs w:val="16"/>
              </w:rPr>
            </w:pPr>
            <w:proofErr w:type="spellStart"/>
            <w:r w:rsidRPr="003E2144">
              <w:rPr>
                <w:rFonts w:cstheme="minorHAnsi"/>
                <w:sz w:val="16"/>
                <w:szCs w:val="16"/>
              </w:rPr>
              <w:t>strSubject</w:t>
            </w:r>
            <w:proofErr w:type="spellEnd"/>
            <w:r w:rsidRPr="003E2144">
              <w:rPr>
                <w:rFonts w:cstheme="minorHAnsi"/>
                <w:sz w:val="16"/>
                <w:szCs w:val="16"/>
              </w:rPr>
              <w:t xml:space="preserve"> = </w:t>
            </w:r>
            <w:r w:rsidR="00A75045">
              <w:rPr>
                <w:rFonts w:cstheme="minorHAnsi"/>
                <w:sz w:val="16"/>
                <w:szCs w:val="16"/>
              </w:rPr>
              <w:t>“</w:t>
            </w:r>
            <w:proofErr w:type="spellStart"/>
            <w:r w:rsidRPr="003E2144">
              <w:rPr>
                <w:rFonts w:cstheme="minorHAnsi"/>
                <w:sz w:val="16"/>
                <w:szCs w:val="16"/>
              </w:rPr>
              <w:t>eCL</w:t>
            </w:r>
            <w:proofErr w:type="spellEnd"/>
            <w:r w:rsidRPr="003E2144">
              <w:rPr>
                <w:rFonts w:cstheme="minorHAnsi"/>
                <w:sz w:val="16"/>
                <w:szCs w:val="16"/>
              </w:rPr>
              <w:t>: Pending Manager Review (</w:t>
            </w:r>
            <w:r w:rsidR="00A75045">
              <w:rPr>
                <w:rFonts w:cstheme="minorHAnsi"/>
                <w:sz w:val="16"/>
                <w:szCs w:val="16"/>
              </w:rPr>
              <w:t>“</w:t>
            </w:r>
            <w:r w:rsidRPr="003E2144">
              <w:rPr>
                <w:rFonts w:cstheme="minorHAnsi"/>
                <w:sz w:val="16"/>
                <w:szCs w:val="16"/>
              </w:rPr>
              <w:t xml:space="preserve"> &amp; </w:t>
            </w:r>
            <w:proofErr w:type="spellStart"/>
            <w:r w:rsidRPr="003E2144">
              <w:rPr>
                <w:rFonts w:cstheme="minorHAnsi"/>
                <w:sz w:val="16"/>
                <w:szCs w:val="16"/>
              </w:rPr>
              <w:t>strPerson</w:t>
            </w:r>
            <w:proofErr w:type="spellEnd"/>
            <w:r w:rsidRPr="003E2144">
              <w:rPr>
                <w:rFonts w:cstheme="minorHAnsi"/>
                <w:sz w:val="16"/>
                <w:szCs w:val="16"/>
              </w:rPr>
              <w:t xml:space="preserve"> &amp; </w:t>
            </w:r>
            <w:r w:rsidR="00A75045">
              <w:rPr>
                <w:rFonts w:cstheme="minorHAnsi"/>
                <w:sz w:val="16"/>
                <w:szCs w:val="16"/>
              </w:rPr>
              <w:t>“</w:t>
            </w:r>
            <w:r w:rsidRPr="003E2144">
              <w:rPr>
                <w:rFonts w:cstheme="minorHAnsi"/>
                <w:sz w:val="16"/>
                <w:szCs w:val="16"/>
              </w:rPr>
              <w:t>)</w:t>
            </w:r>
            <w:r w:rsidR="00A75045">
              <w:rPr>
                <w:rFonts w:cstheme="minorHAnsi"/>
                <w:sz w:val="16"/>
                <w:szCs w:val="16"/>
              </w:rPr>
              <w:t>”</w:t>
            </w:r>
          </w:p>
          <w:p w14:paraId="213E8C78" w14:textId="6F49CE54" w:rsidR="00855F0A" w:rsidRDefault="00855F0A" w:rsidP="00855F0A">
            <w:pPr>
              <w:spacing w:before="60" w:after="60"/>
              <w:rPr>
                <w:rFonts w:cstheme="minorHAnsi"/>
                <w:sz w:val="16"/>
                <w:szCs w:val="16"/>
              </w:rPr>
            </w:pPr>
            <w:proofErr w:type="spellStart"/>
            <w:proofErr w:type="gramStart"/>
            <w:r w:rsidRPr="003E2144">
              <w:rPr>
                <w:rFonts w:cstheme="minorHAnsi"/>
                <w:sz w:val="16"/>
                <w:szCs w:val="16"/>
              </w:rPr>
              <w:t>strCtrMessage</w:t>
            </w:r>
            <w:proofErr w:type="spellEnd"/>
            <w:proofErr w:type="gramEnd"/>
            <w:r w:rsidRPr="003E2144">
              <w:rPr>
                <w:rFonts w:cstheme="minorHAnsi"/>
                <w:sz w:val="16"/>
                <w:szCs w:val="16"/>
              </w:rPr>
              <w:t xml:space="preserve"> = </w:t>
            </w:r>
            <w:r w:rsidR="00A75045">
              <w:rPr>
                <w:rFonts w:cstheme="minorHAnsi"/>
                <w:sz w:val="16"/>
                <w:szCs w:val="16"/>
              </w:rPr>
              <w:t>“</w:t>
            </w:r>
            <w:r w:rsidRPr="003E2144">
              <w:rPr>
                <w:rFonts w:cstheme="minorHAnsi"/>
                <w:sz w:val="16"/>
                <w:szCs w:val="16"/>
              </w:rPr>
              <w:t xml:space="preserve">A new eCoaching Log has been entered and requires your action. Please click on the link below to review and verify that the </w:t>
            </w:r>
            <w:proofErr w:type="spellStart"/>
            <w:r w:rsidRPr="003E2144">
              <w:rPr>
                <w:rFonts w:cstheme="minorHAnsi"/>
                <w:sz w:val="16"/>
                <w:szCs w:val="16"/>
              </w:rPr>
              <w:t>eCL</w:t>
            </w:r>
            <w:proofErr w:type="spellEnd"/>
            <w:r w:rsidRPr="003E2144">
              <w:rPr>
                <w:rFonts w:cstheme="minorHAnsi"/>
                <w:sz w:val="16"/>
                <w:szCs w:val="16"/>
              </w:rPr>
              <w:t xml:space="preserve"> entered on &lt;strong&gt;</w:t>
            </w:r>
            <w:proofErr w:type="spellStart"/>
            <w:proofErr w:type="gramStart"/>
            <w:r w:rsidRPr="003E2144">
              <w:rPr>
                <w:rFonts w:cstheme="minorHAnsi"/>
                <w:sz w:val="16"/>
                <w:szCs w:val="16"/>
              </w:rPr>
              <w:t>DateTime.Now</w:t>
            </w:r>
            <w:proofErr w:type="spellEnd"/>
            <w:r w:rsidRPr="003E2144">
              <w:rPr>
                <w:rFonts w:cstheme="minorHAnsi"/>
                <w:sz w:val="16"/>
                <w:szCs w:val="16"/>
              </w:rPr>
              <w:t>(</w:t>
            </w:r>
            <w:proofErr w:type="gramEnd"/>
            <w:r w:rsidRPr="003E2144">
              <w:rPr>
                <w:rFonts w:cstheme="minorHAnsi"/>
                <w:sz w:val="16"/>
                <w:szCs w:val="16"/>
              </w:rPr>
              <w:t>).</w:t>
            </w:r>
            <w:proofErr w:type="spellStart"/>
            <w:r w:rsidRPr="003E2144">
              <w:rPr>
                <w:rFonts w:cstheme="minorHAnsi"/>
                <w:sz w:val="16"/>
                <w:szCs w:val="16"/>
              </w:rPr>
              <w:t>ToString</w:t>
            </w:r>
            <w:proofErr w:type="spellEnd"/>
            <w:r w:rsidRPr="003E2144">
              <w:rPr>
                <w:rFonts w:cstheme="minorHAnsi"/>
                <w:sz w:val="16"/>
                <w:szCs w:val="16"/>
              </w:rPr>
              <w:t>&lt;/strong&gt; for &lt;strong&gt;</w:t>
            </w:r>
            <w:proofErr w:type="spellStart"/>
            <w:r w:rsidRPr="003E2144">
              <w:rPr>
                <w:rFonts w:cstheme="minorHAnsi"/>
                <w:sz w:val="16"/>
                <w:szCs w:val="16"/>
              </w:rPr>
              <w:t>strPerson</w:t>
            </w:r>
            <w:proofErr w:type="spellEnd"/>
            <w:r w:rsidRPr="003E2144">
              <w:rPr>
                <w:rFonts w:cstheme="minorHAnsi"/>
                <w:sz w:val="16"/>
                <w:szCs w:val="16"/>
              </w:rPr>
              <w:t xml:space="preserve">&lt;/strong&gt; is a valid Customer Service Escalation (CSE). </w:t>
            </w:r>
            <w:r w:rsidRPr="003E2144">
              <w:rPr>
                <w:rFonts w:cstheme="minorHAnsi"/>
                <w:sz w:val="16"/>
                <w:szCs w:val="16"/>
              </w:rPr>
              <w:lastRenderedPageBreak/>
              <w:t>Further directions are provided on the form.</w:t>
            </w:r>
            <w:r w:rsidR="00A75045">
              <w:rPr>
                <w:rFonts w:cstheme="minorHAnsi"/>
                <w:sz w:val="16"/>
                <w:szCs w:val="16"/>
              </w:rPr>
              <w:t>”</w:t>
            </w:r>
            <w:r w:rsidRPr="003E2144">
              <w:rPr>
                <w:rFonts w:cstheme="minorHAnsi"/>
                <w:sz w:val="16"/>
                <w:szCs w:val="16"/>
              </w:rPr>
              <w:t xml:space="preserve">  </w:t>
            </w:r>
          </w:p>
        </w:tc>
      </w:tr>
      <w:tr w:rsidR="00855F0A" w:rsidRPr="002D7D35" w14:paraId="32431A52" w14:textId="77777777" w:rsidTr="00855F0A">
        <w:tc>
          <w:tcPr>
            <w:tcW w:w="263" w:type="dxa"/>
            <w:shd w:val="clear" w:color="auto" w:fill="CDDAE7"/>
          </w:tcPr>
          <w:p w14:paraId="3F6D5A4A" w14:textId="77777777" w:rsidR="00855F0A" w:rsidRPr="002D7D35" w:rsidRDefault="00855F0A" w:rsidP="00855F0A">
            <w:pPr>
              <w:spacing w:before="60" w:after="60"/>
              <w:rPr>
                <w:rFonts w:cstheme="minorHAnsi"/>
                <w:sz w:val="16"/>
                <w:szCs w:val="16"/>
              </w:rPr>
            </w:pPr>
            <w:r w:rsidRPr="002D7D35">
              <w:rPr>
                <w:rFonts w:cstheme="minorHAnsi"/>
                <w:sz w:val="16"/>
                <w:szCs w:val="16"/>
              </w:rPr>
              <w:lastRenderedPageBreak/>
              <w:t>2</w:t>
            </w:r>
          </w:p>
        </w:tc>
        <w:tc>
          <w:tcPr>
            <w:tcW w:w="1008" w:type="dxa"/>
            <w:shd w:val="clear" w:color="auto" w:fill="CDDAE7"/>
          </w:tcPr>
          <w:p w14:paraId="612D9289" w14:textId="77777777" w:rsidR="00855F0A" w:rsidRPr="002D7D35" w:rsidRDefault="00855F0A" w:rsidP="00855F0A">
            <w:pPr>
              <w:spacing w:before="60" w:after="60"/>
              <w:rPr>
                <w:rFonts w:cstheme="minorHAnsi"/>
                <w:sz w:val="16"/>
                <w:szCs w:val="16"/>
              </w:rPr>
            </w:pPr>
            <w:r>
              <w:rPr>
                <w:rFonts w:cstheme="minorHAnsi"/>
                <w:sz w:val="16"/>
                <w:szCs w:val="16"/>
              </w:rPr>
              <w:t>Direct</w:t>
            </w:r>
          </w:p>
        </w:tc>
        <w:tc>
          <w:tcPr>
            <w:tcW w:w="4266" w:type="dxa"/>
            <w:shd w:val="clear" w:color="auto" w:fill="CDDAE7"/>
          </w:tcPr>
          <w:p w14:paraId="4D698CBE" w14:textId="59675640" w:rsidR="00855F0A" w:rsidRPr="00026D1E" w:rsidRDefault="0048191F" w:rsidP="00855F0A">
            <w:pPr>
              <w:spacing w:before="60" w:after="60"/>
              <w:rPr>
                <w:rFonts w:cstheme="minorHAnsi"/>
                <w:sz w:val="16"/>
                <w:szCs w:val="16"/>
              </w:rPr>
            </w:pPr>
            <w:r>
              <w:rPr>
                <w:rFonts w:cstheme="minorHAnsi"/>
                <w:sz w:val="16"/>
                <w:szCs w:val="16"/>
              </w:rPr>
              <w:t>If eCoaching Log I</w:t>
            </w:r>
            <w:r w:rsidRPr="00026D1E">
              <w:rPr>
                <w:rFonts w:cstheme="minorHAnsi"/>
                <w:sz w:val="16"/>
                <w:szCs w:val="16"/>
              </w:rPr>
              <w:t xml:space="preserve">s </w:t>
            </w:r>
            <w:r>
              <w:rPr>
                <w:rFonts w:cstheme="minorHAnsi"/>
                <w:sz w:val="16"/>
                <w:szCs w:val="16"/>
              </w:rPr>
              <w:t>“</w:t>
            </w:r>
            <w:r w:rsidRPr="00026D1E">
              <w:rPr>
                <w:rFonts w:cstheme="minorHAnsi"/>
                <w:sz w:val="16"/>
                <w:szCs w:val="16"/>
              </w:rPr>
              <w:t>Customer Service Escalation</w:t>
            </w:r>
            <w:r>
              <w:rPr>
                <w:rFonts w:cstheme="minorHAnsi"/>
                <w:sz w:val="16"/>
                <w:szCs w:val="16"/>
              </w:rPr>
              <w:t>” and the source is not “Manager Coaching “</w:t>
            </w:r>
          </w:p>
          <w:p w14:paraId="6549456A"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46F8DF08" w14:textId="77777777" w:rsidR="00855F0A" w:rsidRDefault="00855F0A" w:rsidP="00855F0A">
            <w:pPr>
              <w:spacing w:before="60" w:after="60"/>
              <w:rPr>
                <w:rFonts w:cstheme="minorHAnsi"/>
                <w:sz w:val="16"/>
                <w:szCs w:val="16"/>
              </w:rPr>
            </w:pPr>
          </w:p>
          <w:p w14:paraId="5491027B" w14:textId="77777777" w:rsidR="00855F0A" w:rsidRPr="002D7D35" w:rsidRDefault="00855F0A" w:rsidP="00855F0A">
            <w:pPr>
              <w:spacing w:before="60" w:after="60"/>
              <w:rPr>
                <w:rFonts w:cstheme="minorHAnsi"/>
                <w:sz w:val="16"/>
                <w:szCs w:val="16"/>
              </w:rPr>
            </w:pPr>
            <w:r>
              <w:rPr>
                <w:rFonts w:cstheme="minorHAnsi"/>
                <w:sz w:val="16"/>
                <w:szCs w:val="16"/>
              </w:rPr>
              <w:t xml:space="preserve">Note </w:t>
            </w:r>
            <w:r w:rsidRPr="00026D1E">
              <w:rPr>
                <w:rFonts w:cstheme="minorHAnsi"/>
                <w:sz w:val="16"/>
                <w:szCs w:val="16"/>
              </w:rPr>
              <w:t>[</w:t>
            </w:r>
            <w:proofErr w:type="spellStart"/>
            <w:r w:rsidRPr="00026D1E">
              <w:rPr>
                <w:rFonts w:cstheme="minorHAnsi"/>
                <w:sz w:val="16"/>
                <w:szCs w:val="16"/>
              </w:rPr>
              <w:t>strFormStatus</w:t>
            </w:r>
            <w:proofErr w:type="spellEnd"/>
            <w:r w:rsidRPr="00026D1E">
              <w:rPr>
                <w:rFonts w:cstheme="minorHAnsi"/>
                <w:sz w:val="16"/>
                <w:szCs w:val="16"/>
              </w:rPr>
              <w:t xml:space="preserve">] </w:t>
            </w:r>
            <w:r>
              <w:rPr>
                <w:rFonts w:cstheme="minorHAnsi"/>
                <w:sz w:val="16"/>
                <w:szCs w:val="16"/>
              </w:rPr>
              <w:t>should =</w:t>
            </w:r>
            <w:r w:rsidRPr="00026D1E">
              <w:rPr>
                <w:rFonts w:cstheme="minorHAnsi"/>
                <w:sz w:val="16"/>
                <w:szCs w:val="16"/>
              </w:rPr>
              <w:t xml:space="preserve"> “</w:t>
            </w:r>
            <w:r>
              <w:rPr>
                <w:rFonts w:cstheme="minorHAnsi"/>
                <w:sz w:val="16"/>
                <w:szCs w:val="16"/>
              </w:rPr>
              <w:t>Pending Manager Review”</w:t>
            </w:r>
          </w:p>
        </w:tc>
        <w:tc>
          <w:tcPr>
            <w:tcW w:w="5472" w:type="dxa"/>
            <w:shd w:val="clear" w:color="auto" w:fill="CDDAE7"/>
          </w:tcPr>
          <w:p w14:paraId="5A191AF3" w14:textId="77777777" w:rsidR="00855F0A" w:rsidRDefault="00855F0A" w:rsidP="00855F0A">
            <w:pPr>
              <w:spacing w:before="60" w:after="60"/>
              <w:rPr>
                <w:rFonts w:cstheme="minorHAnsi"/>
                <w:sz w:val="16"/>
                <w:szCs w:val="16"/>
              </w:rPr>
            </w:pPr>
            <w:proofErr w:type="spellStart"/>
            <w:r>
              <w:rPr>
                <w:rFonts w:cstheme="minorHAnsi"/>
                <w:sz w:val="16"/>
                <w:szCs w:val="16"/>
              </w:rPr>
              <w:t>strto</w:t>
            </w:r>
            <w:proofErr w:type="spellEnd"/>
            <w:r>
              <w:rPr>
                <w:rFonts w:cstheme="minorHAnsi"/>
                <w:sz w:val="16"/>
                <w:szCs w:val="16"/>
              </w:rPr>
              <w:t xml:space="preserve"> = </w:t>
            </w:r>
            <w:proofErr w:type="spellStart"/>
            <w:r w:rsidRPr="003E2144">
              <w:rPr>
                <w:rFonts w:cstheme="minorHAnsi"/>
                <w:sz w:val="16"/>
                <w:szCs w:val="16"/>
              </w:rPr>
              <w:t>strCSRMgrName</w:t>
            </w:r>
            <w:proofErr w:type="spellEnd"/>
            <w:r>
              <w:rPr>
                <w:rFonts w:cstheme="minorHAnsi"/>
                <w:sz w:val="16"/>
                <w:szCs w:val="16"/>
              </w:rPr>
              <w:t xml:space="preserve"> &lt;</w:t>
            </w:r>
            <w:r>
              <w:t xml:space="preserve"> </w:t>
            </w:r>
            <w:proofErr w:type="spellStart"/>
            <w:r w:rsidRPr="003E2144">
              <w:rPr>
                <w:rFonts w:cstheme="minorHAnsi"/>
                <w:sz w:val="16"/>
                <w:szCs w:val="16"/>
              </w:rPr>
              <w:t>strCSRMgrEmail</w:t>
            </w:r>
            <w:proofErr w:type="spellEnd"/>
            <w:r w:rsidRPr="003E2144">
              <w:rPr>
                <w:rFonts w:cstheme="minorHAnsi"/>
                <w:sz w:val="16"/>
                <w:szCs w:val="16"/>
              </w:rPr>
              <w:t xml:space="preserve"> </w:t>
            </w:r>
            <w:r>
              <w:rPr>
                <w:rFonts w:cstheme="minorHAnsi"/>
                <w:sz w:val="16"/>
                <w:szCs w:val="16"/>
              </w:rPr>
              <w:t>&gt;</w:t>
            </w:r>
          </w:p>
          <w:p w14:paraId="102BB632" w14:textId="4E0D18EF" w:rsidR="00855F0A" w:rsidRPr="00286DEA" w:rsidRDefault="00855F0A" w:rsidP="00855F0A">
            <w:pPr>
              <w:spacing w:before="60" w:after="60"/>
              <w:rPr>
                <w:rFonts w:cstheme="minorHAnsi"/>
                <w:sz w:val="16"/>
                <w:szCs w:val="16"/>
              </w:rPr>
            </w:pPr>
            <w:proofErr w:type="spellStart"/>
            <w:r w:rsidRPr="00286DEA">
              <w:rPr>
                <w:rFonts w:cstheme="minorHAnsi"/>
                <w:sz w:val="16"/>
                <w:szCs w:val="16"/>
              </w:rPr>
              <w:t>strSubject</w:t>
            </w:r>
            <w:proofErr w:type="spellEnd"/>
            <w:r w:rsidRPr="00286DEA">
              <w:rPr>
                <w:rFonts w:cstheme="minorHAnsi"/>
                <w:sz w:val="16"/>
                <w:szCs w:val="16"/>
              </w:rPr>
              <w:t xml:space="preserve"> = </w:t>
            </w:r>
            <w:r w:rsidR="00A75045">
              <w:rPr>
                <w:rFonts w:cstheme="minorHAnsi"/>
                <w:sz w:val="16"/>
                <w:szCs w:val="16"/>
              </w:rPr>
              <w:t>“</w:t>
            </w:r>
            <w:proofErr w:type="spellStart"/>
            <w:r w:rsidRPr="00286DEA">
              <w:rPr>
                <w:rFonts w:cstheme="minorHAnsi"/>
                <w:sz w:val="16"/>
                <w:szCs w:val="16"/>
              </w:rPr>
              <w:t>eCL</w:t>
            </w:r>
            <w:proofErr w:type="spellEnd"/>
            <w:r w:rsidRPr="00286DEA">
              <w:rPr>
                <w:rFonts w:cstheme="minorHAnsi"/>
                <w:sz w:val="16"/>
                <w:szCs w:val="16"/>
              </w:rPr>
              <w:t>: Pending Manager Review (</w:t>
            </w:r>
            <w:r w:rsidR="00A75045">
              <w:rPr>
                <w:rFonts w:cstheme="minorHAnsi"/>
                <w:sz w:val="16"/>
                <w:szCs w:val="16"/>
              </w:rPr>
              <w:t>“</w:t>
            </w:r>
            <w:r w:rsidRPr="00286DEA">
              <w:rPr>
                <w:rFonts w:cstheme="minorHAnsi"/>
                <w:sz w:val="16"/>
                <w:szCs w:val="16"/>
              </w:rPr>
              <w:t xml:space="preserve"> &amp; </w:t>
            </w:r>
            <w:proofErr w:type="spellStart"/>
            <w:r w:rsidRPr="00286DEA">
              <w:rPr>
                <w:rFonts w:cstheme="minorHAnsi"/>
                <w:sz w:val="16"/>
                <w:szCs w:val="16"/>
              </w:rPr>
              <w:t>strPerson</w:t>
            </w:r>
            <w:proofErr w:type="spellEnd"/>
            <w:r w:rsidRPr="00286DEA">
              <w:rPr>
                <w:rFonts w:cstheme="minorHAnsi"/>
                <w:sz w:val="16"/>
                <w:szCs w:val="16"/>
              </w:rPr>
              <w:t xml:space="preserve"> &amp; </w:t>
            </w:r>
            <w:r w:rsidR="00A75045">
              <w:rPr>
                <w:rFonts w:cstheme="minorHAnsi"/>
                <w:sz w:val="16"/>
                <w:szCs w:val="16"/>
              </w:rPr>
              <w:t>“</w:t>
            </w:r>
            <w:r w:rsidRPr="00286DEA">
              <w:rPr>
                <w:rFonts w:cstheme="minorHAnsi"/>
                <w:sz w:val="16"/>
                <w:szCs w:val="16"/>
              </w:rPr>
              <w:t>)</w:t>
            </w:r>
            <w:r w:rsidR="00A75045">
              <w:rPr>
                <w:rFonts w:cstheme="minorHAnsi"/>
                <w:sz w:val="16"/>
                <w:szCs w:val="16"/>
              </w:rPr>
              <w:t>”</w:t>
            </w:r>
          </w:p>
          <w:p w14:paraId="77F94E70" w14:textId="0014A7F7" w:rsidR="00855F0A" w:rsidRDefault="00855F0A" w:rsidP="00855F0A">
            <w:pPr>
              <w:spacing w:before="60" w:after="60"/>
              <w:rPr>
                <w:rFonts w:cstheme="minorHAnsi"/>
                <w:sz w:val="16"/>
                <w:szCs w:val="16"/>
              </w:rPr>
            </w:pPr>
            <w:proofErr w:type="spellStart"/>
            <w:proofErr w:type="gramStart"/>
            <w:r w:rsidRPr="00286DEA">
              <w:rPr>
                <w:rFonts w:cstheme="minorHAnsi"/>
                <w:sz w:val="16"/>
                <w:szCs w:val="16"/>
              </w:rPr>
              <w:t>strCtrMessage</w:t>
            </w:r>
            <w:proofErr w:type="spellEnd"/>
            <w:proofErr w:type="gramEnd"/>
            <w:r w:rsidRPr="00286DEA">
              <w:rPr>
                <w:rFonts w:cstheme="minorHAnsi"/>
                <w:sz w:val="16"/>
                <w:szCs w:val="16"/>
              </w:rPr>
              <w:t xml:space="preserve"> = </w:t>
            </w:r>
            <w:r w:rsidR="00A75045">
              <w:rPr>
                <w:rFonts w:cstheme="minorHAnsi"/>
                <w:sz w:val="16"/>
                <w:szCs w:val="16"/>
              </w:rPr>
              <w:t>“</w:t>
            </w:r>
            <w:r w:rsidRPr="00286DEA">
              <w:rPr>
                <w:rFonts w:cstheme="minorHAnsi"/>
                <w:sz w:val="16"/>
                <w:szCs w:val="16"/>
              </w:rPr>
              <w:t xml:space="preserve">A new eCoaching Log has been entered and requires your action. Please click on the link below to review and verify that the </w:t>
            </w:r>
            <w:proofErr w:type="spellStart"/>
            <w:r w:rsidRPr="00286DEA">
              <w:rPr>
                <w:rFonts w:cstheme="minorHAnsi"/>
                <w:sz w:val="16"/>
                <w:szCs w:val="16"/>
              </w:rPr>
              <w:t>eCL</w:t>
            </w:r>
            <w:proofErr w:type="spellEnd"/>
            <w:r w:rsidRPr="00286DEA">
              <w:rPr>
                <w:rFonts w:cstheme="minorHAnsi"/>
                <w:sz w:val="16"/>
                <w:szCs w:val="16"/>
              </w:rPr>
              <w:t xml:space="preserve"> entered on &lt;strong&gt;</w:t>
            </w:r>
            <w:proofErr w:type="spellStart"/>
            <w:proofErr w:type="gramStart"/>
            <w:r w:rsidRPr="00286DEA">
              <w:rPr>
                <w:rFonts w:cstheme="minorHAnsi"/>
                <w:sz w:val="16"/>
                <w:szCs w:val="16"/>
              </w:rPr>
              <w:t>DateTime.Now</w:t>
            </w:r>
            <w:proofErr w:type="spellEnd"/>
            <w:r w:rsidRPr="00286DEA">
              <w:rPr>
                <w:rFonts w:cstheme="minorHAnsi"/>
                <w:sz w:val="16"/>
                <w:szCs w:val="16"/>
              </w:rPr>
              <w:t>(</w:t>
            </w:r>
            <w:proofErr w:type="gramEnd"/>
            <w:r w:rsidRPr="00286DEA">
              <w:rPr>
                <w:rFonts w:cstheme="minorHAnsi"/>
                <w:sz w:val="16"/>
                <w:szCs w:val="16"/>
              </w:rPr>
              <w:t>).</w:t>
            </w:r>
            <w:proofErr w:type="spellStart"/>
            <w:r w:rsidRPr="00286DEA">
              <w:rPr>
                <w:rFonts w:cstheme="minorHAnsi"/>
                <w:sz w:val="16"/>
                <w:szCs w:val="16"/>
              </w:rPr>
              <w:t>ToString</w:t>
            </w:r>
            <w:proofErr w:type="spellEnd"/>
            <w:r w:rsidRPr="00286DEA">
              <w:rPr>
                <w:rFonts w:cstheme="minorHAnsi"/>
                <w:sz w:val="16"/>
                <w:szCs w:val="16"/>
              </w:rPr>
              <w:t xml:space="preserve">&lt;/strong&gt; for </w:t>
            </w:r>
            <w:proofErr w:type="spellStart"/>
            <w:r w:rsidRPr="00286DEA">
              <w:rPr>
                <w:rFonts w:cstheme="minorHAnsi"/>
                <w:sz w:val="16"/>
                <w:szCs w:val="16"/>
              </w:rPr>
              <w:t>strPerson</w:t>
            </w:r>
            <w:proofErr w:type="spellEnd"/>
            <w:r w:rsidRPr="00286DEA">
              <w:rPr>
                <w:rFonts w:cstheme="minorHAnsi"/>
                <w:sz w:val="16"/>
                <w:szCs w:val="16"/>
              </w:rPr>
              <w:t xml:space="preserve"> is a valid Customer Service Escalation (CSE). Further directions are provided on the form.</w:t>
            </w:r>
            <w:r w:rsidR="00A75045">
              <w:rPr>
                <w:rFonts w:cstheme="minorHAnsi"/>
                <w:sz w:val="16"/>
                <w:szCs w:val="16"/>
              </w:rPr>
              <w:t>”</w:t>
            </w:r>
          </w:p>
        </w:tc>
      </w:tr>
    </w:tbl>
    <w:p w14:paraId="10AFD584" w14:textId="5C855538" w:rsidR="003A0570" w:rsidRPr="003A0570" w:rsidRDefault="00855F0A" w:rsidP="003A0570">
      <w:pPr>
        <w:pStyle w:val="Heading1"/>
        <w:spacing w:before="240"/>
        <w:rPr>
          <w:rFonts w:asciiTheme="minorHAnsi" w:hAnsiTheme="minorHAnsi" w:cstheme="minorHAnsi"/>
          <w:sz w:val="22"/>
        </w:rPr>
      </w:pPr>
      <w:bookmarkStart w:id="67" w:name="_Toc335259532"/>
      <w:bookmarkStart w:id="68" w:name="_Toc340500967"/>
      <w:bookmarkStart w:id="69" w:name="_Toc379289861"/>
      <w:bookmarkStart w:id="70" w:name="_Toc399751331"/>
      <w:r>
        <w:rPr>
          <w:rFonts w:asciiTheme="minorHAnsi" w:hAnsiTheme="minorHAnsi" w:cstheme="minorHAnsi"/>
          <w:sz w:val="22"/>
        </w:rPr>
        <w:t xml:space="preserve">Pending </w:t>
      </w:r>
      <w:r w:rsidR="00247EA5">
        <w:rPr>
          <w:rFonts w:asciiTheme="minorHAnsi" w:hAnsiTheme="minorHAnsi" w:cstheme="minorHAnsi"/>
          <w:sz w:val="22"/>
        </w:rPr>
        <w:t>Employee</w:t>
      </w:r>
      <w:r>
        <w:rPr>
          <w:rFonts w:asciiTheme="minorHAnsi" w:hAnsiTheme="minorHAnsi" w:cstheme="minorHAnsi"/>
          <w:sz w:val="22"/>
        </w:rPr>
        <w:t xml:space="preserve"> Revie</w:t>
      </w:r>
      <w:bookmarkEnd w:id="67"/>
      <w:bookmarkEnd w:id="68"/>
      <w:r w:rsidR="003A0570">
        <w:rPr>
          <w:rFonts w:asciiTheme="minorHAnsi" w:hAnsiTheme="minorHAnsi" w:cstheme="minorHAnsi"/>
          <w:sz w:val="22"/>
        </w:rPr>
        <w:t>w</w:t>
      </w:r>
      <w:bookmarkEnd w:id="69"/>
      <w:bookmarkEnd w:id="70"/>
    </w:p>
    <w:p w14:paraId="13AAE690" w14:textId="361F5590" w:rsidR="00855F0A" w:rsidRDefault="00855F0A" w:rsidP="00855F0A">
      <w:pPr>
        <w:spacing w:after="0"/>
        <w:rPr>
          <w:sz w:val="20"/>
        </w:rPr>
      </w:pPr>
      <w:r>
        <w:rPr>
          <w:sz w:val="20"/>
        </w:rPr>
        <w:t xml:space="preserve">Conditions and email text that is sent when an </w:t>
      </w:r>
      <w:proofErr w:type="spellStart"/>
      <w:proofErr w:type="gramStart"/>
      <w:r>
        <w:rPr>
          <w:sz w:val="20"/>
        </w:rPr>
        <w:t>eCL</w:t>
      </w:r>
      <w:proofErr w:type="spellEnd"/>
      <w:proofErr w:type="gramEnd"/>
      <w:r>
        <w:rPr>
          <w:sz w:val="20"/>
        </w:rPr>
        <w:t xml:space="preserve"> record is in the state of “Pending </w:t>
      </w:r>
      <w:r w:rsidR="00247EA5">
        <w:rPr>
          <w:sz w:val="20"/>
        </w:rPr>
        <w:t>Employee</w:t>
      </w:r>
      <w:r>
        <w:rPr>
          <w:sz w:val="20"/>
        </w:rPr>
        <w:t xml:space="preserve"> Review”.</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7"/>
        <w:gridCol w:w="894"/>
        <w:gridCol w:w="3449"/>
        <w:gridCol w:w="4904"/>
      </w:tblGrid>
      <w:tr w:rsidR="00955AE6" w:rsidRPr="002D7D35" w14:paraId="433DDDCD" w14:textId="77777777" w:rsidTr="00DC23C0">
        <w:trPr>
          <w:trHeight w:val="288"/>
        </w:trPr>
        <w:tc>
          <w:tcPr>
            <w:tcW w:w="257"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1E5BD9B0"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89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4BAF154"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3449" w:type="dxa"/>
            <w:tcBorders>
              <w:top w:val="single" w:sz="4" w:space="0" w:color="F2F2F2" w:themeColor="background1" w:themeShade="F2"/>
              <w:left w:val="single" w:sz="4" w:space="0" w:color="F2F2F2" w:themeColor="background1" w:themeShade="F2"/>
              <w:bottom w:val="single" w:sz="4" w:space="0" w:color="7297BD"/>
              <w:right w:val="single" w:sz="4" w:space="0" w:color="FFFFFF" w:themeColor="background1"/>
            </w:tcBorders>
            <w:shd w:val="clear" w:color="auto" w:fill="7297BD"/>
            <w:vAlign w:val="bottom"/>
          </w:tcPr>
          <w:p w14:paraId="52C90CCA"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4904" w:type="dxa"/>
            <w:tcBorders>
              <w:top w:val="single" w:sz="4" w:space="0" w:color="F2F2F2" w:themeColor="background1" w:themeShade="F2"/>
              <w:left w:val="single" w:sz="4" w:space="0" w:color="FFFFFF" w:themeColor="background1"/>
              <w:bottom w:val="single" w:sz="4" w:space="0" w:color="7297BD"/>
              <w:right w:val="single" w:sz="4" w:space="0" w:color="7297BD"/>
            </w:tcBorders>
            <w:shd w:val="clear" w:color="auto" w:fill="7297BD"/>
            <w:vAlign w:val="bottom"/>
          </w:tcPr>
          <w:p w14:paraId="05FC8318"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955AE6" w:rsidRPr="002D7D35" w14:paraId="771071EF" w14:textId="77777777" w:rsidTr="00DC23C0">
        <w:tc>
          <w:tcPr>
            <w:tcW w:w="257" w:type="dxa"/>
            <w:tcBorders>
              <w:top w:val="single" w:sz="4" w:space="0" w:color="7297BD"/>
              <w:bottom w:val="single" w:sz="4" w:space="0" w:color="7297BD"/>
            </w:tcBorders>
            <w:shd w:val="clear" w:color="auto" w:fill="F2F2F2" w:themeFill="background1" w:themeFillShade="F2"/>
          </w:tcPr>
          <w:p w14:paraId="3772D026"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894" w:type="dxa"/>
            <w:tcBorders>
              <w:top w:val="single" w:sz="4" w:space="0" w:color="7297BD"/>
              <w:bottom w:val="single" w:sz="4" w:space="0" w:color="7297BD"/>
            </w:tcBorders>
            <w:shd w:val="clear" w:color="auto" w:fill="F2F2F2" w:themeFill="background1" w:themeFillShade="F2"/>
          </w:tcPr>
          <w:p w14:paraId="4AA81101" w14:textId="0C3FA554" w:rsidR="00855F0A" w:rsidRPr="002D7D35" w:rsidRDefault="00855F0A" w:rsidP="00855F0A">
            <w:pPr>
              <w:spacing w:before="60" w:after="60"/>
              <w:rPr>
                <w:rFonts w:cstheme="minorHAnsi"/>
                <w:sz w:val="16"/>
                <w:szCs w:val="16"/>
              </w:rPr>
            </w:pPr>
            <w:r>
              <w:rPr>
                <w:rFonts w:cstheme="minorHAnsi"/>
                <w:sz w:val="16"/>
                <w:szCs w:val="16"/>
              </w:rPr>
              <w:t>Direct</w:t>
            </w:r>
          </w:p>
        </w:tc>
        <w:tc>
          <w:tcPr>
            <w:tcW w:w="3449" w:type="dxa"/>
            <w:tcBorders>
              <w:top w:val="single" w:sz="4" w:space="0" w:color="7297BD"/>
              <w:bottom w:val="single" w:sz="4" w:space="0" w:color="7297BD"/>
            </w:tcBorders>
            <w:shd w:val="clear" w:color="auto" w:fill="F2F2F2" w:themeFill="background1" w:themeFillShade="F2"/>
          </w:tcPr>
          <w:p w14:paraId="377660AA" w14:textId="7895C43E" w:rsidR="00955AE6" w:rsidRDefault="0048191F" w:rsidP="00955AE6">
            <w:pPr>
              <w:spacing w:before="60" w:after="60"/>
              <w:rPr>
                <w:rFonts w:cstheme="minorHAnsi"/>
                <w:sz w:val="16"/>
                <w:szCs w:val="16"/>
              </w:rPr>
            </w:pPr>
            <w:r>
              <w:rPr>
                <w:rFonts w:cstheme="minorHAnsi"/>
                <w:sz w:val="16"/>
                <w:szCs w:val="16"/>
              </w:rPr>
              <w:t xml:space="preserve">If </w:t>
            </w:r>
            <w:r w:rsidR="00955AE6">
              <w:rPr>
                <w:rFonts w:cstheme="minorHAnsi"/>
                <w:sz w:val="16"/>
                <w:szCs w:val="16"/>
              </w:rPr>
              <w:t>(</w:t>
            </w:r>
            <w:r>
              <w:rPr>
                <w:rFonts w:cstheme="minorHAnsi"/>
                <w:sz w:val="16"/>
                <w:szCs w:val="16"/>
              </w:rPr>
              <w:t>eCoaching Log I</w:t>
            </w:r>
            <w:r w:rsidRPr="00026D1E">
              <w:rPr>
                <w:rFonts w:cstheme="minorHAnsi"/>
                <w:sz w:val="16"/>
                <w:szCs w:val="16"/>
              </w:rPr>
              <w:t xml:space="preserve">s </w:t>
            </w:r>
            <w:r>
              <w:rPr>
                <w:rFonts w:cstheme="minorHAnsi"/>
                <w:sz w:val="16"/>
                <w:szCs w:val="16"/>
              </w:rPr>
              <w:t>“</w:t>
            </w:r>
            <w:r w:rsidRPr="00026D1E">
              <w:rPr>
                <w:rFonts w:cstheme="minorHAnsi"/>
                <w:sz w:val="16"/>
                <w:szCs w:val="16"/>
              </w:rPr>
              <w:t>Customer Service Escalation</w:t>
            </w:r>
            <w:r>
              <w:rPr>
                <w:rFonts w:cstheme="minorHAnsi"/>
                <w:sz w:val="16"/>
                <w:szCs w:val="16"/>
              </w:rPr>
              <w:t>” and the source is “Manager Coaching”</w:t>
            </w:r>
            <w:r w:rsidR="00955AE6">
              <w:rPr>
                <w:rFonts w:cstheme="minorHAnsi"/>
                <w:sz w:val="16"/>
                <w:szCs w:val="16"/>
              </w:rPr>
              <w:t>) or (eCoaching Log I</w:t>
            </w:r>
            <w:r w:rsidR="00955AE6" w:rsidRPr="00026D1E">
              <w:rPr>
                <w:rFonts w:cstheme="minorHAnsi"/>
                <w:sz w:val="16"/>
                <w:szCs w:val="16"/>
              </w:rPr>
              <w:t xml:space="preserve">s </w:t>
            </w:r>
            <w:r w:rsidR="00955AE6">
              <w:rPr>
                <w:rFonts w:cstheme="minorHAnsi"/>
                <w:sz w:val="16"/>
                <w:szCs w:val="16"/>
              </w:rPr>
              <w:t>not “</w:t>
            </w:r>
            <w:r w:rsidR="00955AE6" w:rsidRPr="00026D1E">
              <w:rPr>
                <w:rFonts w:cstheme="minorHAnsi"/>
                <w:sz w:val="16"/>
                <w:szCs w:val="16"/>
              </w:rPr>
              <w:t>Customer Service Escalation</w:t>
            </w:r>
            <w:r w:rsidR="00955AE6">
              <w:rPr>
                <w:rFonts w:cstheme="minorHAnsi"/>
                <w:sz w:val="16"/>
                <w:szCs w:val="16"/>
              </w:rPr>
              <w:t>” and the source is not “Quality Specialist Coaching”)</w:t>
            </w:r>
          </w:p>
          <w:p w14:paraId="51B93107" w14:textId="572C2C92" w:rsidR="00855F0A" w:rsidRPr="002D7D35" w:rsidRDefault="00955AE6" w:rsidP="00955AE6">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tc>
        <w:tc>
          <w:tcPr>
            <w:tcW w:w="4904" w:type="dxa"/>
            <w:tcBorders>
              <w:top w:val="single" w:sz="4" w:space="0" w:color="7297BD"/>
              <w:bottom w:val="single" w:sz="4" w:space="0" w:color="7297BD"/>
            </w:tcBorders>
            <w:shd w:val="clear" w:color="auto" w:fill="F2F2F2" w:themeFill="background1" w:themeFillShade="F2"/>
          </w:tcPr>
          <w:p w14:paraId="489ACD02" w14:textId="77777777" w:rsidR="00855F0A" w:rsidRDefault="00855F0A" w:rsidP="00855F0A">
            <w:pPr>
              <w:spacing w:before="60" w:after="60"/>
              <w:rPr>
                <w:rFonts w:cstheme="minorHAnsi"/>
                <w:sz w:val="16"/>
                <w:szCs w:val="16"/>
              </w:rPr>
            </w:pPr>
            <w:proofErr w:type="spellStart"/>
            <w:r>
              <w:rPr>
                <w:rFonts w:cstheme="minorHAnsi"/>
                <w:sz w:val="16"/>
                <w:szCs w:val="16"/>
              </w:rPr>
              <w:t>strto</w:t>
            </w:r>
            <w:proofErr w:type="spellEnd"/>
            <w:r>
              <w:rPr>
                <w:rFonts w:cstheme="minorHAnsi"/>
                <w:sz w:val="16"/>
                <w:szCs w:val="16"/>
              </w:rPr>
              <w:t xml:space="preserve"> = </w:t>
            </w:r>
            <w:proofErr w:type="spellStart"/>
            <w:r>
              <w:rPr>
                <w:rFonts w:cstheme="minorHAnsi"/>
                <w:sz w:val="16"/>
                <w:szCs w:val="16"/>
              </w:rPr>
              <w:t>strCSR</w:t>
            </w:r>
            <w:r w:rsidRPr="002D7D35">
              <w:rPr>
                <w:rFonts w:cstheme="minorHAnsi"/>
                <w:sz w:val="16"/>
                <w:szCs w:val="16"/>
              </w:rPr>
              <w:t>Name</w:t>
            </w:r>
            <w:proofErr w:type="spellEnd"/>
            <w:r>
              <w:rPr>
                <w:rFonts w:cstheme="minorHAnsi"/>
                <w:sz w:val="16"/>
                <w:szCs w:val="16"/>
              </w:rPr>
              <w:t xml:space="preserve"> &lt;</w:t>
            </w:r>
            <w:proofErr w:type="spellStart"/>
            <w:r>
              <w:rPr>
                <w:rFonts w:cstheme="minorHAnsi"/>
                <w:sz w:val="16"/>
                <w:szCs w:val="16"/>
              </w:rPr>
              <w:t>strCSR</w:t>
            </w:r>
            <w:r w:rsidRPr="002D7D35">
              <w:rPr>
                <w:rFonts w:cstheme="minorHAnsi"/>
                <w:sz w:val="16"/>
                <w:szCs w:val="16"/>
              </w:rPr>
              <w:t>Email</w:t>
            </w:r>
            <w:proofErr w:type="spellEnd"/>
            <w:r>
              <w:rPr>
                <w:rFonts w:cstheme="minorHAnsi"/>
                <w:sz w:val="16"/>
                <w:szCs w:val="16"/>
              </w:rPr>
              <w:t>&gt;</w:t>
            </w:r>
          </w:p>
          <w:p w14:paraId="75B79C0A" w14:textId="3779D47B" w:rsidR="00855F0A" w:rsidRPr="00B01FBC" w:rsidRDefault="00855F0A" w:rsidP="00855F0A">
            <w:pPr>
              <w:spacing w:before="60" w:after="60"/>
              <w:rPr>
                <w:rFonts w:cstheme="minorHAnsi"/>
                <w:sz w:val="16"/>
                <w:szCs w:val="16"/>
              </w:rPr>
            </w:pPr>
            <w:proofErr w:type="spellStart"/>
            <w:r w:rsidRPr="00B01FBC">
              <w:rPr>
                <w:rFonts w:cstheme="minorHAnsi"/>
                <w:sz w:val="16"/>
                <w:szCs w:val="16"/>
              </w:rPr>
              <w:t>strSubject</w:t>
            </w:r>
            <w:proofErr w:type="spellEnd"/>
            <w:r w:rsidRPr="00B01FBC">
              <w:rPr>
                <w:rFonts w:cstheme="minorHAnsi"/>
                <w:sz w:val="16"/>
                <w:szCs w:val="16"/>
              </w:rPr>
              <w:t xml:space="preserve"> = </w:t>
            </w:r>
            <w:r w:rsidR="00A75045">
              <w:rPr>
                <w:rFonts w:cstheme="minorHAnsi"/>
                <w:sz w:val="16"/>
                <w:szCs w:val="16"/>
              </w:rPr>
              <w:t>“</w:t>
            </w:r>
            <w:proofErr w:type="spellStart"/>
            <w:r w:rsidRPr="00B01FBC">
              <w:rPr>
                <w:rFonts w:cstheme="minorHAnsi"/>
                <w:sz w:val="16"/>
                <w:szCs w:val="16"/>
              </w:rPr>
              <w:t>eCL</w:t>
            </w:r>
            <w:proofErr w:type="spellEnd"/>
            <w:r w:rsidRPr="00B01FBC">
              <w:rPr>
                <w:rFonts w:cstheme="minorHAnsi"/>
                <w:sz w:val="16"/>
                <w:szCs w:val="16"/>
              </w:rPr>
              <w:t xml:space="preserve">: Pending </w:t>
            </w:r>
            <w:r w:rsidR="00247EA5">
              <w:rPr>
                <w:rFonts w:cstheme="minorHAnsi"/>
                <w:sz w:val="16"/>
                <w:szCs w:val="16"/>
              </w:rPr>
              <w:t>Employee</w:t>
            </w:r>
            <w:r w:rsidRPr="00B01FBC">
              <w:rPr>
                <w:rFonts w:cstheme="minorHAnsi"/>
                <w:sz w:val="16"/>
                <w:szCs w:val="16"/>
              </w:rPr>
              <w:t xml:space="preserve"> Review (</w:t>
            </w:r>
            <w:r w:rsidR="00A75045">
              <w:rPr>
                <w:rFonts w:cstheme="minorHAnsi"/>
                <w:sz w:val="16"/>
                <w:szCs w:val="16"/>
              </w:rPr>
              <w:t>“</w:t>
            </w:r>
            <w:r w:rsidRPr="00B01FBC">
              <w:rPr>
                <w:rFonts w:cstheme="minorHAnsi"/>
                <w:sz w:val="16"/>
                <w:szCs w:val="16"/>
              </w:rPr>
              <w:t xml:space="preserve"> &amp; </w:t>
            </w:r>
            <w:proofErr w:type="spellStart"/>
            <w:r w:rsidRPr="00B01FBC">
              <w:rPr>
                <w:rFonts w:cstheme="minorHAnsi"/>
                <w:sz w:val="16"/>
                <w:szCs w:val="16"/>
              </w:rPr>
              <w:t>strPerson</w:t>
            </w:r>
            <w:proofErr w:type="spellEnd"/>
            <w:r w:rsidRPr="00B01FBC">
              <w:rPr>
                <w:rFonts w:cstheme="minorHAnsi"/>
                <w:sz w:val="16"/>
                <w:szCs w:val="16"/>
              </w:rPr>
              <w:t xml:space="preserve"> &amp; </w:t>
            </w:r>
            <w:r w:rsidR="00A75045">
              <w:rPr>
                <w:rFonts w:cstheme="minorHAnsi"/>
                <w:sz w:val="16"/>
                <w:szCs w:val="16"/>
              </w:rPr>
              <w:t>“</w:t>
            </w:r>
            <w:r w:rsidRPr="00B01FBC">
              <w:rPr>
                <w:rFonts w:cstheme="minorHAnsi"/>
                <w:sz w:val="16"/>
                <w:szCs w:val="16"/>
              </w:rPr>
              <w:t>)</w:t>
            </w:r>
            <w:r w:rsidR="00A75045">
              <w:rPr>
                <w:rFonts w:cstheme="minorHAnsi"/>
                <w:sz w:val="16"/>
                <w:szCs w:val="16"/>
              </w:rPr>
              <w:t>”</w:t>
            </w:r>
            <w:r w:rsidRPr="00B01FBC">
              <w:rPr>
                <w:rFonts w:cstheme="minorHAnsi"/>
                <w:sz w:val="16"/>
                <w:szCs w:val="16"/>
              </w:rPr>
              <w:t xml:space="preserve">     </w:t>
            </w:r>
          </w:p>
          <w:p w14:paraId="1FEA356E" w14:textId="1DDD0F00" w:rsidR="00855F0A" w:rsidRDefault="00855F0A" w:rsidP="00855F0A">
            <w:pPr>
              <w:spacing w:before="60" w:after="60"/>
              <w:rPr>
                <w:rFonts w:cstheme="minorHAnsi"/>
                <w:sz w:val="16"/>
                <w:szCs w:val="16"/>
              </w:rPr>
            </w:pPr>
            <w:proofErr w:type="spellStart"/>
            <w:proofErr w:type="gramStart"/>
            <w:r w:rsidRPr="00B01FBC">
              <w:rPr>
                <w:rFonts w:cstheme="minorHAnsi"/>
                <w:sz w:val="16"/>
                <w:szCs w:val="16"/>
              </w:rPr>
              <w:t>strCtrMessage</w:t>
            </w:r>
            <w:proofErr w:type="spellEnd"/>
            <w:proofErr w:type="gramEnd"/>
            <w:r w:rsidRPr="00B01FBC">
              <w:rPr>
                <w:rFonts w:cstheme="minorHAnsi"/>
                <w:sz w:val="16"/>
                <w:szCs w:val="16"/>
              </w:rPr>
              <w:t xml:space="preserve"> = </w:t>
            </w:r>
            <w:r w:rsidR="00A75045">
              <w:rPr>
                <w:rFonts w:cstheme="minorHAnsi"/>
                <w:sz w:val="16"/>
                <w:szCs w:val="16"/>
              </w:rPr>
              <w:t>“</w:t>
            </w:r>
            <w:r w:rsidRPr="00B01FBC">
              <w:rPr>
                <w:rFonts w:cstheme="minorHAnsi"/>
                <w:sz w:val="16"/>
                <w:szCs w:val="16"/>
              </w:rPr>
              <w:t>A new eCoaching Log has been entered on your behalf. Please click on the link below to review and verify the coaching opportunity received on &lt;strong&gt;</w:t>
            </w:r>
            <w:proofErr w:type="spellStart"/>
            <w:proofErr w:type="gramStart"/>
            <w:r w:rsidRPr="00B01FBC">
              <w:rPr>
                <w:rFonts w:cstheme="minorHAnsi"/>
                <w:sz w:val="16"/>
                <w:szCs w:val="16"/>
              </w:rPr>
              <w:t>DateTime.Now</w:t>
            </w:r>
            <w:proofErr w:type="spellEnd"/>
            <w:r w:rsidRPr="00B01FBC">
              <w:rPr>
                <w:rFonts w:cstheme="minorHAnsi"/>
                <w:sz w:val="16"/>
                <w:szCs w:val="16"/>
              </w:rPr>
              <w:t>(</w:t>
            </w:r>
            <w:proofErr w:type="gramEnd"/>
            <w:r w:rsidRPr="00B01FBC">
              <w:rPr>
                <w:rFonts w:cstheme="minorHAnsi"/>
                <w:sz w:val="16"/>
                <w:szCs w:val="16"/>
              </w:rPr>
              <w:t>).</w:t>
            </w:r>
            <w:proofErr w:type="spellStart"/>
            <w:r w:rsidRPr="00B01FBC">
              <w:rPr>
                <w:rFonts w:cstheme="minorHAnsi"/>
                <w:sz w:val="16"/>
                <w:szCs w:val="16"/>
              </w:rPr>
              <w:t>ToString</w:t>
            </w:r>
            <w:proofErr w:type="spellEnd"/>
            <w:r w:rsidRPr="00B01FBC">
              <w:rPr>
                <w:rFonts w:cstheme="minorHAnsi"/>
                <w:sz w:val="16"/>
                <w:szCs w:val="16"/>
              </w:rPr>
              <w:t>&lt;/strong&gt;.</w:t>
            </w:r>
            <w:r w:rsidR="00A75045">
              <w:rPr>
                <w:rFonts w:cstheme="minorHAnsi"/>
                <w:sz w:val="16"/>
                <w:szCs w:val="16"/>
              </w:rPr>
              <w:t>”</w:t>
            </w:r>
          </w:p>
        </w:tc>
      </w:tr>
    </w:tbl>
    <w:p w14:paraId="4CEFC7C6" w14:textId="77777777" w:rsidR="00855F0A" w:rsidRPr="00D0711E" w:rsidRDefault="00855F0A" w:rsidP="00855F0A">
      <w:pPr>
        <w:pStyle w:val="Heading1"/>
        <w:spacing w:before="240"/>
        <w:rPr>
          <w:rFonts w:asciiTheme="minorHAnsi" w:hAnsiTheme="minorHAnsi" w:cstheme="minorHAnsi"/>
          <w:sz w:val="22"/>
        </w:rPr>
      </w:pPr>
      <w:bookmarkStart w:id="71" w:name="_Toc335259533"/>
      <w:bookmarkStart w:id="72" w:name="_Toc340500968"/>
      <w:bookmarkStart w:id="73" w:name="_Toc379289862"/>
      <w:bookmarkStart w:id="74" w:name="_Toc399751332"/>
      <w:r>
        <w:rPr>
          <w:rFonts w:asciiTheme="minorHAnsi" w:hAnsiTheme="minorHAnsi" w:cstheme="minorHAnsi"/>
          <w:sz w:val="22"/>
        </w:rPr>
        <w:t>No Email</w:t>
      </w:r>
      <w:bookmarkEnd w:id="71"/>
      <w:bookmarkEnd w:id="72"/>
      <w:bookmarkEnd w:id="73"/>
      <w:bookmarkEnd w:id="74"/>
    </w:p>
    <w:p w14:paraId="25CFCAA0" w14:textId="0DF806BA" w:rsidR="00855F0A" w:rsidRDefault="00855F0A" w:rsidP="00855F0A">
      <w:pPr>
        <w:spacing w:after="60"/>
        <w:rPr>
          <w:sz w:val="20"/>
        </w:rPr>
      </w:pPr>
      <w:r>
        <w:rPr>
          <w:sz w:val="20"/>
        </w:rPr>
        <w:t xml:space="preserve">Conditions </w:t>
      </w:r>
      <w:r w:rsidR="00DC23C0">
        <w:rPr>
          <w:sz w:val="20"/>
        </w:rPr>
        <w:t xml:space="preserve">when an </w:t>
      </w:r>
      <w:proofErr w:type="spellStart"/>
      <w:proofErr w:type="gramStart"/>
      <w:r>
        <w:rPr>
          <w:sz w:val="20"/>
        </w:rPr>
        <w:t>eCL</w:t>
      </w:r>
      <w:proofErr w:type="spellEnd"/>
      <w:proofErr w:type="gramEnd"/>
      <w:r>
        <w:rPr>
          <w:sz w:val="20"/>
        </w:rPr>
        <w:t xml:space="preserve"> record is in the state of “</w:t>
      </w:r>
      <w:r w:rsidR="00DC23C0">
        <w:rPr>
          <w:sz w:val="20"/>
        </w:rPr>
        <w:t>Completed</w:t>
      </w:r>
      <w:r>
        <w:rPr>
          <w:sz w:val="20"/>
        </w:rPr>
        <w:t>”</w:t>
      </w:r>
      <w:r w:rsidR="00DC23C0">
        <w:rPr>
          <w:sz w:val="20"/>
        </w:rPr>
        <w:t xml:space="preserve"> (no email is sent)</w:t>
      </w:r>
      <w:r>
        <w:rPr>
          <w:sz w:val="20"/>
        </w:rPr>
        <w:t>.</w:t>
      </w:r>
    </w:p>
    <w:tbl>
      <w:tblPr>
        <w:tblStyle w:val="TableGrid"/>
        <w:tblW w:w="5019"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8"/>
        <w:gridCol w:w="910"/>
        <w:gridCol w:w="3720"/>
        <w:gridCol w:w="4652"/>
      </w:tblGrid>
      <w:tr w:rsidR="00955AE6" w:rsidRPr="002D7D35" w14:paraId="3635790E"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2F9D31D8"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98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C8DFD84"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2E4386D3"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6F980645"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955AE6" w:rsidRPr="002D7D35" w14:paraId="38459CCE" w14:textId="77777777" w:rsidTr="00855F0A">
        <w:tc>
          <w:tcPr>
            <w:tcW w:w="263" w:type="dxa"/>
            <w:tcBorders>
              <w:top w:val="single" w:sz="4" w:space="0" w:color="F2F2F2" w:themeColor="background1" w:themeShade="F2"/>
            </w:tcBorders>
            <w:shd w:val="clear" w:color="auto" w:fill="F2F2F2" w:themeFill="background1" w:themeFillShade="F2"/>
          </w:tcPr>
          <w:p w14:paraId="3C71EED2"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985" w:type="dxa"/>
            <w:tcBorders>
              <w:top w:val="single" w:sz="4" w:space="0" w:color="F2F2F2" w:themeColor="background1" w:themeShade="F2"/>
            </w:tcBorders>
            <w:shd w:val="clear" w:color="auto" w:fill="F2F2F2" w:themeFill="background1" w:themeFillShade="F2"/>
          </w:tcPr>
          <w:p w14:paraId="79E3B4DE" w14:textId="04051FB6" w:rsidR="00855F0A" w:rsidRPr="002D7D35" w:rsidRDefault="00855F0A" w:rsidP="00855F0A">
            <w:pPr>
              <w:spacing w:before="60" w:after="60"/>
              <w:rPr>
                <w:rFonts w:cstheme="minorHAnsi"/>
                <w:sz w:val="16"/>
                <w:szCs w:val="16"/>
              </w:rPr>
            </w:pPr>
            <w:r>
              <w:rPr>
                <w:rFonts w:cstheme="minorHAnsi"/>
                <w:sz w:val="16"/>
                <w:szCs w:val="16"/>
              </w:rPr>
              <w:t>Direct</w:t>
            </w:r>
          </w:p>
        </w:tc>
        <w:tc>
          <w:tcPr>
            <w:tcW w:w="4266" w:type="dxa"/>
            <w:tcBorders>
              <w:top w:val="single" w:sz="4" w:space="0" w:color="F2F2F2" w:themeColor="background1" w:themeShade="F2"/>
            </w:tcBorders>
            <w:shd w:val="clear" w:color="auto" w:fill="F2F2F2" w:themeFill="background1" w:themeFillShade="F2"/>
          </w:tcPr>
          <w:p w14:paraId="755BBDF5" w14:textId="77D5E70B" w:rsidR="00855F0A" w:rsidRDefault="00855F0A" w:rsidP="00855F0A">
            <w:pPr>
              <w:spacing w:before="60" w:after="60"/>
              <w:rPr>
                <w:rFonts w:cstheme="minorHAnsi"/>
                <w:sz w:val="16"/>
                <w:szCs w:val="16"/>
              </w:rPr>
            </w:pPr>
            <w:r>
              <w:rPr>
                <w:rFonts w:cstheme="minorHAnsi"/>
                <w:sz w:val="16"/>
                <w:szCs w:val="16"/>
              </w:rPr>
              <w:t xml:space="preserve">If </w:t>
            </w:r>
            <w:r w:rsidR="00955AE6">
              <w:rPr>
                <w:rFonts w:cstheme="minorHAnsi"/>
                <w:sz w:val="16"/>
                <w:szCs w:val="16"/>
              </w:rPr>
              <w:t xml:space="preserve">eCoaching Log is not “Customer Service Escalation” and </w:t>
            </w:r>
            <w:r w:rsidR="00EE4ED3">
              <w:rPr>
                <w:rFonts w:cstheme="minorHAnsi"/>
                <w:sz w:val="16"/>
                <w:szCs w:val="16"/>
              </w:rPr>
              <w:t>the source</w:t>
            </w:r>
            <w:r>
              <w:rPr>
                <w:rFonts w:cstheme="minorHAnsi"/>
                <w:sz w:val="16"/>
                <w:szCs w:val="16"/>
              </w:rPr>
              <w:t xml:space="preserve"> </w:t>
            </w:r>
            <w:r w:rsidRPr="00F365B8">
              <w:rPr>
                <w:rFonts w:cstheme="minorHAnsi"/>
                <w:sz w:val="16"/>
                <w:szCs w:val="16"/>
              </w:rPr>
              <w:t xml:space="preserve">Is </w:t>
            </w:r>
            <w:r w:rsidR="00A75045">
              <w:rPr>
                <w:rFonts w:cstheme="minorHAnsi"/>
                <w:sz w:val="16"/>
                <w:szCs w:val="16"/>
              </w:rPr>
              <w:t>“</w:t>
            </w:r>
            <w:r w:rsidRPr="00F365B8">
              <w:rPr>
                <w:rFonts w:cstheme="minorHAnsi"/>
                <w:sz w:val="16"/>
                <w:szCs w:val="16"/>
              </w:rPr>
              <w:t>Quality Specialist Coaching</w:t>
            </w:r>
            <w:r w:rsidR="00A75045">
              <w:rPr>
                <w:rFonts w:cstheme="minorHAnsi"/>
                <w:sz w:val="16"/>
                <w:szCs w:val="16"/>
              </w:rPr>
              <w:t>”</w:t>
            </w:r>
          </w:p>
          <w:p w14:paraId="318FFA7E" w14:textId="77777777" w:rsidR="00AA297E" w:rsidRDefault="00AA297E" w:rsidP="00855F0A">
            <w:pPr>
              <w:spacing w:before="60" w:after="60"/>
              <w:rPr>
                <w:rFonts w:cstheme="minorHAnsi"/>
                <w:sz w:val="16"/>
                <w:szCs w:val="16"/>
              </w:rPr>
            </w:pPr>
            <w:r>
              <w:rPr>
                <w:rFonts w:cstheme="minorHAnsi"/>
                <w:sz w:val="16"/>
                <w:szCs w:val="16"/>
              </w:rPr>
              <w:t>Or</w:t>
            </w:r>
          </w:p>
          <w:p w14:paraId="74399940" w14:textId="6AFAAA06" w:rsidR="009F0F79" w:rsidRDefault="009F0F79" w:rsidP="00855F0A">
            <w:pPr>
              <w:spacing w:before="60" w:after="60"/>
              <w:rPr>
                <w:rFonts w:cstheme="minorHAnsi"/>
                <w:sz w:val="16"/>
                <w:szCs w:val="16"/>
              </w:rPr>
            </w:pPr>
            <w:r>
              <w:rPr>
                <w:rFonts w:cstheme="minorHAnsi"/>
                <w:sz w:val="16"/>
                <w:szCs w:val="16"/>
              </w:rPr>
              <w:t xml:space="preserve"> eCoaching Log</w:t>
            </w:r>
            <w:r w:rsidR="00EE4ED3">
              <w:rPr>
                <w:rFonts w:cstheme="minorHAnsi"/>
                <w:sz w:val="16"/>
                <w:szCs w:val="16"/>
              </w:rPr>
              <w:t xml:space="preserve"> source</w:t>
            </w:r>
            <w:r>
              <w:rPr>
                <w:rFonts w:cstheme="minorHAnsi"/>
                <w:sz w:val="16"/>
                <w:szCs w:val="16"/>
              </w:rPr>
              <w:t xml:space="preserve"> is “Warning</w:t>
            </w:r>
            <w:r w:rsidR="00EE4ED3">
              <w:rPr>
                <w:rFonts w:cstheme="minorHAnsi"/>
                <w:sz w:val="16"/>
                <w:szCs w:val="16"/>
              </w:rPr>
              <w:t>”</w:t>
            </w:r>
          </w:p>
          <w:p w14:paraId="126210B2" w14:textId="77777777" w:rsidR="009F0F79" w:rsidRDefault="009F0F79" w:rsidP="00855F0A">
            <w:pPr>
              <w:spacing w:before="60" w:after="60"/>
              <w:rPr>
                <w:rFonts w:cstheme="minorHAnsi"/>
                <w:sz w:val="16"/>
                <w:szCs w:val="16"/>
              </w:rPr>
            </w:pPr>
          </w:p>
          <w:p w14:paraId="5B934801" w14:textId="7DC5A33C" w:rsidR="00855F0A" w:rsidRPr="002D7D35" w:rsidRDefault="00855F0A" w:rsidP="00855F0A">
            <w:pPr>
              <w:spacing w:before="60" w:after="60"/>
              <w:rPr>
                <w:rFonts w:cstheme="minorHAnsi"/>
                <w:sz w:val="16"/>
                <w:szCs w:val="16"/>
              </w:rPr>
            </w:pPr>
            <w:r w:rsidRPr="00F365B8">
              <w:rPr>
                <w:rFonts w:cstheme="minorHAnsi"/>
                <w:sz w:val="16"/>
                <w:szCs w:val="16"/>
              </w:rPr>
              <w:t xml:space="preserve">Then Record status = </w:t>
            </w:r>
            <w:r w:rsidR="00A75045">
              <w:rPr>
                <w:rFonts w:cstheme="minorHAnsi"/>
                <w:sz w:val="16"/>
                <w:szCs w:val="16"/>
              </w:rPr>
              <w:t>“</w:t>
            </w:r>
            <w:r w:rsidRPr="00F365B8">
              <w:rPr>
                <w:rFonts w:cstheme="minorHAnsi"/>
                <w:sz w:val="16"/>
                <w:szCs w:val="16"/>
              </w:rPr>
              <w:t>Completed</w:t>
            </w:r>
            <w:r w:rsidR="00A75045">
              <w:rPr>
                <w:rFonts w:cstheme="minorHAnsi"/>
                <w:sz w:val="16"/>
                <w:szCs w:val="16"/>
              </w:rPr>
              <w:t>”</w:t>
            </w:r>
            <w:r w:rsidR="00DC23C0">
              <w:rPr>
                <w:rFonts w:cstheme="minorHAnsi"/>
                <w:sz w:val="16"/>
                <w:szCs w:val="16"/>
              </w:rPr>
              <w:t xml:space="preserve"> and </w:t>
            </w:r>
            <w:r w:rsidRPr="00F365B8">
              <w:rPr>
                <w:rFonts w:cstheme="minorHAnsi"/>
                <w:sz w:val="16"/>
                <w:szCs w:val="16"/>
              </w:rPr>
              <w:t>No email sent</w:t>
            </w:r>
          </w:p>
        </w:tc>
        <w:tc>
          <w:tcPr>
            <w:tcW w:w="5472" w:type="dxa"/>
            <w:tcBorders>
              <w:top w:val="single" w:sz="4" w:space="0" w:color="F2F2F2" w:themeColor="background1" w:themeShade="F2"/>
            </w:tcBorders>
            <w:shd w:val="clear" w:color="auto" w:fill="F2F2F2" w:themeFill="background1" w:themeFillShade="F2"/>
          </w:tcPr>
          <w:p w14:paraId="3C3E2CB3" w14:textId="77777777" w:rsidR="00855F0A" w:rsidRDefault="00855F0A" w:rsidP="00855F0A">
            <w:pPr>
              <w:spacing w:before="60" w:after="60"/>
              <w:rPr>
                <w:rFonts w:cstheme="minorHAnsi"/>
                <w:sz w:val="16"/>
                <w:szCs w:val="16"/>
              </w:rPr>
            </w:pPr>
          </w:p>
        </w:tc>
      </w:tr>
    </w:tbl>
    <w:p w14:paraId="619D5324" w14:textId="77777777" w:rsidR="00855F0A" w:rsidRDefault="00855F0A" w:rsidP="00855F0A">
      <w:pPr>
        <w:pStyle w:val="Heading1"/>
        <w:rPr>
          <w:rFonts w:asciiTheme="minorHAnsi" w:hAnsiTheme="minorHAnsi" w:cstheme="minorHAnsi"/>
          <w:sz w:val="22"/>
        </w:rPr>
      </w:pPr>
      <w:bookmarkStart w:id="75" w:name="_Toc335259534"/>
      <w:bookmarkStart w:id="76" w:name="_Toc399751333"/>
      <w:r>
        <w:rPr>
          <w:rFonts w:asciiTheme="minorHAnsi" w:hAnsiTheme="minorHAnsi" w:cstheme="minorHAnsi"/>
          <w:sz w:val="22"/>
        </w:rPr>
        <w:t>Email Format</w:t>
      </w:r>
      <w:bookmarkEnd w:id="75"/>
      <w:bookmarkEnd w:id="76"/>
    </w:p>
    <w:p w14:paraId="545285E0" w14:textId="77777777" w:rsidR="00F6588E" w:rsidRPr="008B307B" w:rsidRDefault="00F6588E" w:rsidP="00F6588E">
      <w:r>
        <w:t>Details the email formatting and how the above conditions fill the email header and body.</w:t>
      </w:r>
    </w:p>
    <w:tbl>
      <w:tblPr>
        <w:tblStyle w:val="TableGrid"/>
        <w:tblpPr w:leftFromText="180" w:rightFromText="180" w:vertAnchor="text" w:tblpY="1"/>
        <w:tblOverlap w:val="never"/>
        <w:tblW w:w="0" w:type="auto"/>
        <w:tblBorders>
          <w:top w:val="single" w:sz="48" w:space="0" w:color="17365D" w:themeColor="text2" w:themeShade="BF"/>
          <w:left w:val="single" w:sz="4" w:space="0" w:color="17365D" w:themeColor="text2" w:themeShade="BF"/>
          <w:bottom w:val="single" w:sz="4" w:space="0" w:color="17365D" w:themeColor="text2" w:themeShade="BF"/>
          <w:right w:val="single" w:sz="4" w:space="0" w:color="17365D" w:themeColor="text2" w:themeShade="BF"/>
          <w:insideH w:val="single" w:sz="12" w:space="0" w:color="A6A6A6" w:themeColor="background1" w:themeShade="A6"/>
          <w:insideV w:val="single" w:sz="4" w:space="0" w:color="A6A6A6" w:themeColor="background1" w:themeShade="A6"/>
        </w:tblBorders>
        <w:tblLook w:val="04A0" w:firstRow="1" w:lastRow="0" w:firstColumn="1" w:lastColumn="0" w:noHBand="0" w:noVBand="1"/>
      </w:tblPr>
      <w:tblGrid>
        <w:gridCol w:w="7200"/>
      </w:tblGrid>
      <w:tr w:rsidR="00F6588E" w14:paraId="3B2597C6" w14:textId="77777777" w:rsidTr="00674907">
        <w:tc>
          <w:tcPr>
            <w:tcW w:w="7200" w:type="dxa"/>
          </w:tcPr>
          <w:p w14:paraId="7CE6BE75" w14:textId="26B0608D" w:rsidR="00F6588E" w:rsidRPr="00485A03" w:rsidRDefault="00F6588E" w:rsidP="00674907">
            <w:pPr>
              <w:spacing w:before="120" w:after="120"/>
              <w:rPr>
                <w:rFonts w:ascii="Tahoma" w:hAnsi="Tahoma" w:cs="Tahoma"/>
                <w:sz w:val="18"/>
              </w:rPr>
            </w:pPr>
            <w:r w:rsidRPr="00485A03">
              <w:rPr>
                <w:rFonts w:ascii="Tahoma" w:hAnsi="Tahoma" w:cs="Tahoma"/>
                <w:sz w:val="18"/>
              </w:rPr>
              <w:t xml:space="preserve">To </w:t>
            </w:r>
            <w:r w:rsidR="00A75045">
              <w:rPr>
                <w:rFonts w:ascii="Tahoma" w:hAnsi="Tahoma" w:cs="Tahoma"/>
                <w:sz w:val="18"/>
              </w:rPr>
              <w:t>–</w:t>
            </w:r>
            <w:r w:rsidRPr="00485A03">
              <w:rPr>
                <w:rFonts w:ascii="Tahoma" w:hAnsi="Tahoma" w:cs="Tahoma"/>
                <w:sz w:val="18"/>
              </w:rPr>
              <w:t xml:space="preserve"> [</w:t>
            </w:r>
            <w:proofErr w:type="spellStart"/>
            <w:r w:rsidRPr="00485A03">
              <w:rPr>
                <w:rFonts w:ascii="Tahoma" w:hAnsi="Tahoma" w:cs="Tahoma"/>
                <w:sz w:val="18"/>
              </w:rPr>
              <w:t>strto</w:t>
            </w:r>
            <w:proofErr w:type="spellEnd"/>
            <w:r w:rsidRPr="00485A03">
              <w:rPr>
                <w:rFonts w:ascii="Tahoma" w:hAnsi="Tahoma" w:cs="Tahoma"/>
                <w:sz w:val="18"/>
              </w:rPr>
              <w:t>]</w:t>
            </w:r>
          </w:p>
        </w:tc>
      </w:tr>
      <w:tr w:rsidR="00F6588E" w14:paraId="220046C2" w14:textId="77777777" w:rsidTr="00674907">
        <w:tc>
          <w:tcPr>
            <w:tcW w:w="7200" w:type="dxa"/>
          </w:tcPr>
          <w:p w14:paraId="2C3C57C7" w14:textId="3871FF13" w:rsidR="00F6588E" w:rsidRPr="00485A03" w:rsidRDefault="00F6588E" w:rsidP="00674907">
            <w:pPr>
              <w:spacing w:before="120" w:after="120"/>
              <w:rPr>
                <w:rFonts w:ascii="Tahoma" w:hAnsi="Tahoma" w:cs="Tahoma"/>
                <w:sz w:val="18"/>
              </w:rPr>
            </w:pPr>
            <w:r w:rsidRPr="00485A03">
              <w:rPr>
                <w:rFonts w:ascii="Tahoma" w:hAnsi="Tahoma" w:cs="Tahoma"/>
                <w:sz w:val="18"/>
              </w:rPr>
              <w:t xml:space="preserve">Subject </w:t>
            </w:r>
            <w:r w:rsidR="00A75045">
              <w:rPr>
                <w:rFonts w:ascii="Tahoma" w:hAnsi="Tahoma" w:cs="Tahoma"/>
                <w:sz w:val="18"/>
              </w:rPr>
              <w:t>–</w:t>
            </w:r>
            <w:r w:rsidRPr="00485A03">
              <w:rPr>
                <w:rFonts w:ascii="Tahoma" w:hAnsi="Tahoma" w:cs="Tahoma"/>
                <w:sz w:val="18"/>
              </w:rPr>
              <w:t xml:space="preserve"> [</w:t>
            </w:r>
            <w:proofErr w:type="spellStart"/>
            <w:r w:rsidRPr="00485A03">
              <w:rPr>
                <w:rFonts w:ascii="Tahoma" w:hAnsi="Tahoma" w:cs="Tahoma"/>
                <w:sz w:val="18"/>
              </w:rPr>
              <w:t>strSubject</w:t>
            </w:r>
            <w:proofErr w:type="spellEnd"/>
            <w:r w:rsidRPr="00485A03">
              <w:rPr>
                <w:rFonts w:ascii="Tahoma" w:hAnsi="Tahoma" w:cs="Tahoma"/>
                <w:sz w:val="18"/>
              </w:rPr>
              <w:t>]</w:t>
            </w:r>
          </w:p>
        </w:tc>
      </w:tr>
      <w:tr w:rsidR="00F6588E" w14:paraId="0348DA9D" w14:textId="77777777" w:rsidTr="00674907">
        <w:tc>
          <w:tcPr>
            <w:tcW w:w="7200" w:type="dxa"/>
          </w:tcPr>
          <w:p w14:paraId="7FA755AB" w14:textId="77777777" w:rsidR="00F6588E" w:rsidRPr="00485A03" w:rsidRDefault="00F6588E" w:rsidP="00674907">
            <w:pPr>
              <w:spacing w:before="120" w:after="120"/>
              <w:rPr>
                <w:rFonts w:ascii="Tahoma" w:hAnsi="Tahoma" w:cs="Tahoma"/>
                <w:sz w:val="18"/>
                <w:szCs w:val="20"/>
              </w:rPr>
            </w:pPr>
            <w:r w:rsidRPr="00485A03">
              <w:rPr>
                <w:rFonts w:ascii="Tahoma" w:hAnsi="Tahoma" w:cs="Tahoma"/>
                <w:sz w:val="18"/>
                <w:szCs w:val="20"/>
              </w:rPr>
              <w:t xml:space="preserve">** This is an automated email. Do not reply to this email. ** </w:t>
            </w:r>
            <w:r w:rsidRPr="00485A03">
              <w:rPr>
                <w:rFonts w:ascii="Tahoma" w:hAnsi="Tahoma" w:cs="Tahoma"/>
                <w:sz w:val="18"/>
                <w:szCs w:val="20"/>
              </w:rPr>
              <w:br/>
            </w:r>
            <w:r w:rsidRPr="00485A03">
              <w:rPr>
                <w:rFonts w:ascii="Tahoma" w:hAnsi="Tahoma" w:cs="Tahoma"/>
                <w:sz w:val="18"/>
                <w:szCs w:val="20"/>
              </w:rPr>
              <w:br/>
              <w:t>[</w:t>
            </w:r>
            <w:proofErr w:type="spellStart"/>
            <w:r w:rsidRPr="00485A03">
              <w:rPr>
                <w:rFonts w:ascii="Tahoma" w:hAnsi="Tahoma" w:cs="Tahoma"/>
                <w:sz w:val="18"/>
                <w:szCs w:val="20"/>
              </w:rPr>
              <w:t>strCtrMessage</w:t>
            </w:r>
            <w:proofErr w:type="spellEnd"/>
            <w:r w:rsidRPr="00485A03">
              <w:rPr>
                <w:rFonts w:ascii="Tahoma" w:hAnsi="Tahoma" w:cs="Tahoma"/>
                <w:sz w:val="18"/>
                <w:szCs w:val="20"/>
              </w:rPr>
              <w:t>]</w:t>
            </w:r>
            <w:r w:rsidRPr="00485A03">
              <w:rPr>
                <w:rFonts w:ascii="Tahoma" w:hAnsi="Tahoma" w:cs="Tahoma"/>
                <w:sz w:val="18"/>
                <w:szCs w:val="20"/>
              </w:rPr>
              <w:br/>
            </w:r>
          </w:p>
          <w:p w14:paraId="518E6F1D" w14:textId="4B94EE28" w:rsidR="00F6588E" w:rsidRPr="00257567" w:rsidRDefault="00257567" w:rsidP="00674907">
            <w:pPr>
              <w:spacing w:before="120" w:after="120"/>
              <w:rPr>
                <w:rFonts w:ascii="Tahoma" w:hAnsi="Tahoma" w:cs="Tahoma"/>
                <w:sz w:val="18"/>
                <w:szCs w:val="18"/>
              </w:rPr>
            </w:pPr>
            <w:r w:rsidRPr="00257567">
              <w:rPr>
                <w:rStyle w:val="Hyperlink"/>
                <w:rFonts w:ascii="Tahoma" w:hAnsi="Tahoma" w:cs="Tahoma"/>
                <w:sz w:val="18"/>
                <w:szCs w:val="18"/>
              </w:rPr>
              <w:t>Please click here to open the coaching application and select the 'My Dashboard' tab to view the below form ID for details.</w:t>
            </w:r>
            <w:r w:rsidRPr="00257567">
              <w:rPr>
                <w:rFonts w:ascii="Tahoma" w:hAnsi="Tahoma" w:cs="Tahoma"/>
                <w:sz w:val="18"/>
                <w:szCs w:val="18"/>
              </w:rPr>
              <w:t xml:space="preserve"> </w:t>
            </w:r>
            <w:r w:rsidR="00F6588E" w:rsidRPr="00257567">
              <w:rPr>
                <w:rFonts w:ascii="Tahoma" w:hAnsi="Tahoma" w:cs="Tahoma"/>
                <w:sz w:val="18"/>
                <w:szCs w:val="18"/>
              </w:rPr>
              <w:t>[Link to Dashboard]</w:t>
            </w:r>
          </w:p>
          <w:p w14:paraId="60499E40" w14:textId="77777777" w:rsidR="00F6588E" w:rsidRPr="00485A03" w:rsidRDefault="00F6588E" w:rsidP="00674907">
            <w:pPr>
              <w:spacing w:before="120" w:after="120"/>
              <w:rPr>
                <w:sz w:val="18"/>
              </w:rPr>
            </w:pPr>
            <w:r w:rsidRPr="00485A03">
              <w:rPr>
                <w:rFonts w:ascii="Tahoma" w:hAnsi="Tahoma" w:cs="Tahoma"/>
                <w:sz w:val="18"/>
                <w:szCs w:val="20"/>
              </w:rPr>
              <w:t>Form ID: [</w:t>
            </w:r>
            <w:proofErr w:type="spellStart"/>
            <w:r w:rsidRPr="00485A03">
              <w:rPr>
                <w:rFonts w:ascii="Tahoma" w:hAnsi="Tahoma" w:cs="Tahoma"/>
                <w:sz w:val="18"/>
                <w:szCs w:val="20"/>
              </w:rPr>
              <w:t>strFormID</w:t>
            </w:r>
            <w:proofErr w:type="spellEnd"/>
            <w:r w:rsidRPr="00485A03">
              <w:rPr>
                <w:rFonts w:ascii="Tahoma" w:hAnsi="Tahoma" w:cs="Tahoma"/>
                <w:sz w:val="18"/>
                <w:szCs w:val="20"/>
              </w:rPr>
              <w:t>]</w:t>
            </w:r>
            <w:r w:rsidRPr="00485A03">
              <w:rPr>
                <w:rFonts w:ascii="Tahoma" w:hAnsi="Tahoma" w:cs="Tahoma"/>
                <w:sz w:val="18"/>
                <w:szCs w:val="20"/>
              </w:rPr>
              <w:br/>
            </w:r>
            <w:r w:rsidRPr="00485A03">
              <w:rPr>
                <w:rFonts w:ascii="Tahoma" w:hAnsi="Tahoma" w:cs="Tahoma"/>
                <w:sz w:val="18"/>
                <w:szCs w:val="20"/>
              </w:rPr>
              <w:br/>
              <w:t>(Please do not respond to this automated notification)</w:t>
            </w:r>
            <w:r w:rsidRPr="00485A03">
              <w:rPr>
                <w:rFonts w:ascii="Tahoma" w:hAnsi="Tahoma" w:cs="Tahoma"/>
                <w:sz w:val="18"/>
                <w:szCs w:val="20"/>
              </w:rPr>
              <w:br/>
            </w:r>
            <w:r w:rsidRPr="00485A03">
              <w:rPr>
                <w:rFonts w:ascii="Tahoma" w:hAnsi="Tahoma" w:cs="Tahoma"/>
                <w:sz w:val="18"/>
                <w:szCs w:val="20"/>
              </w:rPr>
              <w:br/>
            </w:r>
            <w:r w:rsidRPr="00485A03">
              <w:rPr>
                <w:rFonts w:ascii="Tahoma" w:hAnsi="Tahoma" w:cs="Tahoma"/>
                <w:sz w:val="18"/>
                <w:szCs w:val="20"/>
              </w:rPr>
              <w:lastRenderedPageBreak/>
              <w:t>Thank you,</w:t>
            </w:r>
            <w:r w:rsidRPr="00485A03">
              <w:rPr>
                <w:rFonts w:ascii="Tahoma" w:hAnsi="Tahoma" w:cs="Tahoma"/>
                <w:sz w:val="18"/>
                <w:szCs w:val="20"/>
              </w:rPr>
              <w:br/>
              <w:t>eCoaching Log Team</w:t>
            </w:r>
            <w:r w:rsidRPr="00485A03">
              <w:rPr>
                <w:rFonts w:ascii="Tahoma" w:hAnsi="Tahoma" w:cs="Tahoma"/>
                <w:sz w:val="18"/>
                <w:szCs w:val="20"/>
              </w:rPr>
              <w:br/>
            </w:r>
            <w:r w:rsidRPr="00485A03">
              <w:rPr>
                <w:rFonts w:ascii="Tahoma" w:hAnsi="Tahoma" w:cs="Tahoma"/>
                <w:noProof/>
                <w:sz w:val="18"/>
                <w:szCs w:val="20"/>
              </w:rPr>
              <w:drawing>
                <wp:inline distT="0" distB="0" distL="0" distR="0" wp14:anchorId="1CF778F4" wp14:editId="5CE7D9CB">
                  <wp:extent cx="1757045" cy="381635"/>
                  <wp:effectExtent l="0" t="0" r="0" b="0"/>
                  <wp:docPr id="4" name="Picture 4"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we.vangent.local/sites/teams/CMS/CSR/eCoaching/SiteImages/BCC-eCL-LOGO-10142011-185x4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57045" cy="381635"/>
                          </a:xfrm>
                          <a:prstGeom prst="rect">
                            <a:avLst/>
                          </a:prstGeom>
                          <a:noFill/>
                          <a:ln>
                            <a:noFill/>
                          </a:ln>
                        </pic:spPr>
                      </pic:pic>
                    </a:graphicData>
                  </a:graphic>
                </wp:inline>
              </w:drawing>
            </w:r>
          </w:p>
        </w:tc>
      </w:tr>
    </w:tbl>
    <w:p w14:paraId="2BE03B5F" w14:textId="3647905A" w:rsidR="00F6588E" w:rsidRDefault="00674907" w:rsidP="00F6588E">
      <w:r>
        <w:lastRenderedPageBreak/>
        <w:br w:type="textWrapping" w:clear="all"/>
      </w:r>
    </w:p>
    <w:p w14:paraId="2ED4DC21" w14:textId="6F0F9B2A" w:rsidR="006278E8" w:rsidRPr="006278E8" w:rsidRDefault="006278E8" w:rsidP="006278E8">
      <w:pPr>
        <w:pStyle w:val="Heading1"/>
      </w:pPr>
      <w:bookmarkStart w:id="77" w:name="_Toc399751334"/>
      <w:r w:rsidRPr="006278E8">
        <w:t>Outliers (Data Feed\Form Entry)</w:t>
      </w:r>
      <w:bookmarkEnd w:id="77"/>
    </w:p>
    <w:p w14:paraId="275C0D71" w14:textId="77777777" w:rsidR="006278E8" w:rsidRPr="006278E8" w:rsidRDefault="006278E8" w:rsidP="006278E8">
      <w:pPr>
        <w:spacing w:after="0"/>
        <w:jc w:val="both"/>
        <w:rPr>
          <w:b/>
          <w:color w:val="365F91" w:themeColor="accent1" w:themeShade="BF"/>
          <w:sz w:val="20"/>
          <w:szCs w:val="20"/>
        </w:rPr>
      </w:pPr>
      <w:proofErr w:type="gramStart"/>
      <w:r w:rsidRPr="006278E8">
        <w:rPr>
          <w:b/>
          <w:color w:val="365F91" w:themeColor="accent1" w:themeShade="BF"/>
          <w:sz w:val="20"/>
          <w:szCs w:val="20"/>
        </w:rPr>
        <w:t>eCoaching</w:t>
      </w:r>
      <w:proofErr w:type="gramEnd"/>
      <w:r w:rsidRPr="006278E8">
        <w:rPr>
          <w:b/>
          <w:color w:val="365F91" w:themeColor="accent1" w:themeShade="BF"/>
          <w:sz w:val="20"/>
          <w:szCs w:val="20"/>
        </w:rPr>
        <w:t xml:space="preserve"> Log [Outlier Research and Coaching Process]</w:t>
      </w:r>
    </w:p>
    <w:p w14:paraId="117C7574" w14:textId="77777777" w:rsidR="006278E8" w:rsidRPr="006278E8" w:rsidRDefault="006278E8" w:rsidP="006278E8">
      <w:pPr>
        <w:rPr>
          <w:sz w:val="20"/>
          <w:szCs w:val="20"/>
        </w:rPr>
      </w:pPr>
      <w:r w:rsidRPr="006278E8">
        <w:rPr>
          <w:sz w:val="20"/>
          <w:szCs w:val="20"/>
        </w:rPr>
        <w:t xml:space="preserve">The </w:t>
      </w:r>
      <w:proofErr w:type="spellStart"/>
      <w:proofErr w:type="gramStart"/>
      <w:r w:rsidRPr="006278E8">
        <w:rPr>
          <w:sz w:val="20"/>
          <w:szCs w:val="20"/>
        </w:rPr>
        <w:t>eCL</w:t>
      </w:r>
      <w:proofErr w:type="spellEnd"/>
      <w:proofErr w:type="gramEnd"/>
      <w:r w:rsidRPr="006278E8">
        <w:rPr>
          <w:sz w:val="20"/>
          <w:szCs w:val="20"/>
        </w:rPr>
        <w:t xml:space="preserve"> outlier research and coaching process is a standard process to facilitate consistent communication when a performance opportunity exists.  It provides a method to make a determination of whether coaching is needed, when to initiate coaching and verification that the performance issue has been addressed </w:t>
      </w:r>
    </w:p>
    <w:p w14:paraId="6EB2AEF7" w14:textId="77777777" w:rsidR="006278E8" w:rsidRPr="00365FF3" w:rsidRDefault="006278E8" w:rsidP="00365FF3">
      <w:pPr>
        <w:spacing w:after="0"/>
        <w:jc w:val="both"/>
        <w:rPr>
          <w:b/>
          <w:color w:val="365F91" w:themeColor="accent1" w:themeShade="BF"/>
          <w:sz w:val="20"/>
          <w:szCs w:val="20"/>
        </w:rPr>
      </w:pPr>
      <w:bookmarkStart w:id="78" w:name="_Toc340500971"/>
      <w:bookmarkStart w:id="79" w:name="_Toc379289865"/>
      <w:proofErr w:type="spellStart"/>
      <w:proofErr w:type="gramStart"/>
      <w:r w:rsidRPr="00365FF3">
        <w:rPr>
          <w:b/>
          <w:color w:val="365F91" w:themeColor="accent1" w:themeShade="BF"/>
          <w:sz w:val="20"/>
          <w:szCs w:val="20"/>
        </w:rPr>
        <w:t>eCL</w:t>
      </w:r>
      <w:proofErr w:type="spellEnd"/>
      <w:proofErr w:type="gramEnd"/>
      <w:r w:rsidRPr="00365FF3">
        <w:rPr>
          <w:b/>
          <w:color w:val="365F91" w:themeColor="accent1" w:themeShade="BF"/>
          <w:sz w:val="20"/>
          <w:szCs w:val="20"/>
        </w:rPr>
        <w:t xml:space="preserve"> Outlier Research and Coaching Assumptions</w:t>
      </w:r>
      <w:bookmarkEnd w:id="78"/>
      <w:bookmarkEnd w:id="79"/>
    </w:p>
    <w:p w14:paraId="57EF330A" w14:textId="30A84B0E" w:rsidR="006278E8" w:rsidRDefault="006278E8" w:rsidP="006278E8">
      <w:pPr>
        <w:rPr>
          <w:sz w:val="20"/>
          <w:szCs w:val="20"/>
        </w:rPr>
      </w:pPr>
      <w:r w:rsidRPr="006278E8">
        <w:rPr>
          <w:sz w:val="20"/>
          <w:szCs w:val="20"/>
        </w:rPr>
        <w:t>Outlier reports are created by the Analytics team which identif</w:t>
      </w:r>
      <w:r w:rsidR="00446C73">
        <w:rPr>
          <w:sz w:val="20"/>
          <w:szCs w:val="20"/>
        </w:rPr>
        <w:t xml:space="preserve">ies </w:t>
      </w:r>
      <w:r w:rsidRPr="006278E8">
        <w:rPr>
          <w:sz w:val="20"/>
          <w:szCs w:val="20"/>
        </w:rPr>
        <w:t xml:space="preserve">thresholds and exceptions that require coaching or further research by Call Center Mangers (CCM). All items are entered into the </w:t>
      </w:r>
      <w:proofErr w:type="spellStart"/>
      <w:proofErr w:type="gramStart"/>
      <w:r w:rsidRPr="006278E8">
        <w:rPr>
          <w:sz w:val="20"/>
          <w:szCs w:val="20"/>
        </w:rPr>
        <w:t>eCL</w:t>
      </w:r>
      <w:proofErr w:type="spellEnd"/>
      <w:proofErr w:type="gramEnd"/>
      <w:r w:rsidRPr="006278E8">
        <w:rPr>
          <w:sz w:val="20"/>
          <w:szCs w:val="20"/>
        </w:rPr>
        <w:t xml:space="preserve"> either through a Point of Contact (POC) via the standard entry form or through a data feed. Utilizing the </w:t>
      </w:r>
      <w:proofErr w:type="spellStart"/>
      <w:proofErr w:type="gramStart"/>
      <w:r w:rsidRPr="006278E8">
        <w:rPr>
          <w:sz w:val="20"/>
          <w:szCs w:val="20"/>
        </w:rPr>
        <w:t>eCL</w:t>
      </w:r>
      <w:proofErr w:type="spellEnd"/>
      <w:proofErr w:type="gramEnd"/>
      <w:r w:rsidRPr="006278E8">
        <w:rPr>
          <w:sz w:val="20"/>
          <w:szCs w:val="20"/>
        </w:rPr>
        <w:t xml:space="preserve"> work-flow, items can be tracked from start to finish to verify if items have been addressed. The </w:t>
      </w:r>
      <w:proofErr w:type="spellStart"/>
      <w:r w:rsidRPr="006278E8">
        <w:rPr>
          <w:sz w:val="20"/>
          <w:szCs w:val="20"/>
        </w:rPr>
        <w:t>eCL</w:t>
      </w:r>
      <w:proofErr w:type="spellEnd"/>
      <w:r w:rsidRPr="006278E8">
        <w:rPr>
          <w:sz w:val="20"/>
          <w:szCs w:val="20"/>
        </w:rPr>
        <w:t xml:space="preserve"> will also provide reporting on the number of outliers entered into the system, the number coached, pending coaching, pending review or reasons why coaching was not required.</w:t>
      </w:r>
    </w:p>
    <w:p w14:paraId="0E85E379" w14:textId="77777777" w:rsidR="006278E8" w:rsidRPr="00365FF3" w:rsidRDefault="006278E8" w:rsidP="00365FF3">
      <w:pPr>
        <w:spacing w:after="0"/>
        <w:jc w:val="both"/>
        <w:rPr>
          <w:b/>
          <w:color w:val="365F91" w:themeColor="accent1" w:themeShade="BF"/>
          <w:sz w:val="20"/>
          <w:szCs w:val="20"/>
        </w:rPr>
      </w:pPr>
      <w:bookmarkStart w:id="80" w:name="_Toc340500972"/>
      <w:bookmarkStart w:id="81" w:name="_Toc379289866"/>
      <w:proofErr w:type="spellStart"/>
      <w:proofErr w:type="gramStart"/>
      <w:r w:rsidRPr="00365FF3">
        <w:rPr>
          <w:b/>
          <w:color w:val="365F91" w:themeColor="accent1" w:themeShade="BF"/>
          <w:sz w:val="20"/>
          <w:szCs w:val="20"/>
        </w:rPr>
        <w:t>eCL</w:t>
      </w:r>
      <w:proofErr w:type="spellEnd"/>
      <w:proofErr w:type="gramEnd"/>
      <w:r w:rsidRPr="00365FF3">
        <w:rPr>
          <w:b/>
          <w:color w:val="365F91" w:themeColor="accent1" w:themeShade="BF"/>
          <w:sz w:val="20"/>
          <w:szCs w:val="20"/>
        </w:rPr>
        <w:t xml:space="preserve"> Outlier Research and Coaching Process</w:t>
      </w:r>
      <w:bookmarkEnd w:id="80"/>
      <w:bookmarkEnd w:id="81"/>
    </w:p>
    <w:p w14:paraId="41744E75" w14:textId="06E5AA7E" w:rsidR="006278E8" w:rsidRPr="006278E8" w:rsidRDefault="006278E8" w:rsidP="006278E8">
      <w:pPr>
        <w:rPr>
          <w:sz w:val="20"/>
          <w:szCs w:val="20"/>
        </w:rPr>
      </w:pPr>
      <w:r>
        <w:rPr>
          <w:sz w:val="20"/>
          <w:szCs w:val="20"/>
        </w:rPr>
        <w:t>H</w:t>
      </w:r>
      <w:r w:rsidRPr="006278E8">
        <w:rPr>
          <w:sz w:val="20"/>
          <w:szCs w:val="20"/>
        </w:rPr>
        <w:t xml:space="preserve">igh level process map for the </w:t>
      </w:r>
      <w:proofErr w:type="spellStart"/>
      <w:proofErr w:type="gramStart"/>
      <w:r w:rsidRPr="006278E8">
        <w:rPr>
          <w:sz w:val="20"/>
          <w:szCs w:val="20"/>
        </w:rPr>
        <w:t>eCL</w:t>
      </w:r>
      <w:proofErr w:type="spellEnd"/>
      <w:proofErr w:type="gramEnd"/>
      <w:r w:rsidRPr="006278E8">
        <w:rPr>
          <w:sz w:val="20"/>
          <w:szCs w:val="20"/>
        </w:rPr>
        <w:t xml:space="preserve"> Outlier Research and Coaching.</w:t>
      </w:r>
    </w:p>
    <w:p w14:paraId="25F2AC82" w14:textId="33CA6497" w:rsidR="006278E8" w:rsidRPr="00365FF3" w:rsidRDefault="006278E8" w:rsidP="00365FF3">
      <w:pPr>
        <w:spacing w:after="0"/>
        <w:jc w:val="both"/>
        <w:rPr>
          <w:b/>
          <w:color w:val="365F91" w:themeColor="accent1" w:themeShade="BF"/>
          <w:sz w:val="20"/>
          <w:szCs w:val="20"/>
        </w:rPr>
      </w:pPr>
      <w:proofErr w:type="spellStart"/>
      <w:proofErr w:type="gramStart"/>
      <w:r w:rsidRPr="00365FF3">
        <w:rPr>
          <w:b/>
          <w:color w:val="365F91" w:themeColor="accent1" w:themeShade="BF"/>
          <w:sz w:val="20"/>
          <w:szCs w:val="20"/>
        </w:rPr>
        <w:t>eCL</w:t>
      </w:r>
      <w:proofErr w:type="spellEnd"/>
      <w:proofErr w:type="gramEnd"/>
      <w:r w:rsidRPr="00365FF3">
        <w:rPr>
          <w:b/>
          <w:color w:val="365F91" w:themeColor="accent1" w:themeShade="BF"/>
          <w:sz w:val="20"/>
          <w:szCs w:val="20"/>
        </w:rPr>
        <w:t xml:space="preserve"> Outlier Research and Coaching Process</w:t>
      </w:r>
    </w:p>
    <w:p w14:paraId="69D0AE12" w14:textId="77777777" w:rsidR="006278E8" w:rsidRDefault="006278E8" w:rsidP="006278E8">
      <w:pPr>
        <w:spacing w:after="0"/>
        <w:rPr>
          <w:sz w:val="20"/>
        </w:rPr>
      </w:pPr>
      <w:r w:rsidRPr="00274196">
        <w:rPr>
          <w:noProof/>
        </w:rPr>
        <w:drawing>
          <wp:inline distT="0" distB="0" distL="0" distR="0" wp14:anchorId="55017164" wp14:editId="3367E3FE">
            <wp:extent cx="6858000" cy="2353784"/>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6858000" cy="2353784"/>
                    </a:xfrm>
                    <a:prstGeom prst="rect">
                      <a:avLst/>
                    </a:prstGeom>
                    <a:noFill/>
                    <a:ln>
                      <a:noFill/>
                    </a:ln>
                  </pic:spPr>
                </pic:pic>
              </a:graphicData>
            </a:graphic>
          </wp:inline>
        </w:drawing>
      </w:r>
    </w:p>
    <w:p w14:paraId="05B2E73F" w14:textId="34B98FD1" w:rsidR="006278E8" w:rsidRPr="006278E8" w:rsidRDefault="006278E8" w:rsidP="00365FF3">
      <w:pPr>
        <w:rPr>
          <w:b/>
        </w:rPr>
      </w:pPr>
      <w:bookmarkStart w:id="82" w:name="_Toc340500973"/>
      <w:bookmarkStart w:id="83" w:name="_Toc379289867"/>
      <w:r w:rsidRPr="006278E8">
        <w:t>* POC for manual entry or data feed is to be determined though the Outlier/Exception Management Process project led by the Analytics team.</w:t>
      </w:r>
      <w:bookmarkEnd w:id="82"/>
      <w:bookmarkEnd w:id="83"/>
    </w:p>
    <w:p w14:paraId="3B5E1548" w14:textId="5E839E3B" w:rsidR="006278E8" w:rsidRPr="006278E8" w:rsidRDefault="006278E8" w:rsidP="00365FF3">
      <w:r w:rsidRPr="006278E8">
        <w:t>* Manager represents the direct Manager o</w:t>
      </w:r>
      <w:r w:rsidR="00993808">
        <w:t>f</w:t>
      </w:r>
      <w:r w:rsidRPr="006278E8">
        <w:t xml:space="preserve"> the direct report requiring coaching as defined in </w:t>
      </w:r>
      <w:proofErr w:type="spellStart"/>
      <w:r w:rsidR="00037E42">
        <w:t>Peoplesoft</w:t>
      </w:r>
      <w:proofErr w:type="spellEnd"/>
      <w:r w:rsidR="00037E42">
        <w:t xml:space="preserve"> and </w:t>
      </w:r>
      <w:proofErr w:type="spellStart"/>
      <w:r w:rsidR="00037E42">
        <w:t>eWFM</w:t>
      </w:r>
      <w:proofErr w:type="spellEnd"/>
      <w:r w:rsidRPr="006278E8">
        <w:t>.</w:t>
      </w:r>
      <w:r w:rsidR="00176C9C">
        <w:t xml:space="preserve">  </w:t>
      </w:r>
      <w:r w:rsidR="00BA6FB5">
        <w:t>E</w:t>
      </w:r>
      <w:r w:rsidR="00176C9C">
        <w:t>xception</w:t>
      </w:r>
      <w:r w:rsidR="00BA6FB5">
        <w:t>s:</w:t>
      </w:r>
      <w:r w:rsidR="00176C9C">
        <w:t xml:space="preserve"> </w:t>
      </w:r>
      <w:r w:rsidR="00BA6FB5">
        <w:br/>
        <w:t xml:space="preserve">- </w:t>
      </w:r>
      <w:r w:rsidR="00176C9C">
        <w:t xml:space="preserve">Low CSAT (Customer Satisfaction) feed where designated managers will conduct the research on a </w:t>
      </w:r>
      <w:r w:rsidR="00176C9C">
        <w:lastRenderedPageBreak/>
        <w:t>rotating basis.  Therefore, the manager will be identified in the feed file received by the eCoaching system.</w:t>
      </w:r>
      <w:r w:rsidR="00BA6FB5">
        <w:br/>
        <w:t>- Inappropriate ARC Escalation</w:t>
      </w:r>
      <w:r w:rsidR="00C358F8">
        <w:t>, Inappropriate ARC Transfer</w:t>
      </w:r>
      <w:r w:rsidR="00ED078A">
        <w:t xml:space="preserve"> </w:t>
      </w:r>
      <w:r w:rsidR="00BA6FB5">
        <w:t>will be researched by Supervisor instead of Manager.</w:t>
      </w:r>
    </w:p>
    <w:p w14:paraId="23634A3E" w14:textId="2051ED09" w:rsidR="006278E8" w:rsidRPr="006278E8" w:rsidRDefault="006278E8" w:rsidP="00365FF3">
      <w:r w:rsidRPr="006278E8">
        <w:t>* Supervisor rep</w:t>
      </w:r>
      <w:r w:rsidR="00993808">
        <w:t>resents the direct Supervisor of</w:t>
      </w:r>
      <w:r w:rsidRPr="006278E8">
        <w:t xml:space="preserve"> the direct report requiring coaching as defined in </w:t>
      </w:r>
      <w:proofErr w:type="spellStart"/>
      <w:r w:rsidR="00037E42">
        <w:t>Peoplesoft</w:t>
      </w:r>
      <w:proofErr w:type="spellEnd"/>
      <w:r w:rsidR="00037E42">
        <w:t xml:space="preserve"> and </w:t>
      </w:r>
      <w:proofErr w:type="spellStart"/>
      <w:r w:rsidR="00037E42">
        <w:t>eWFM</w:t>
      </w:r>
      <w:proofErr w:type="spellEnd"/>
      <w:r w:rsidRPr="006278E8">
        <w:t>.</w:t>
      </w:r>
    </w:p>
    <w:p w14:paraId="3323F342" w14:textId="654125C6" w:rsidR="006278E8" w:rsidRPr="006278E8" w:rsidRDefault="006278E8" w:rsidP="00365FF3">
      <w:r w:rsidRPr="006278E8">
        <w:t xml:space="preserve">* </w:t>
      </w:r>
      <w:r w:rsidR="00000DE9">
        <w:t>Employee</w:t>
      </w:r>
      <w:r w:rsidRPr="006278E8">
        <w:t xml:space="preserve"> represents the individual requiring coaching as defined in the outlier reporting.</w:t>
      </w:r>
    </w:p>
    <w:p w14:paraId="0537F070" w14:textId="77777777" w:rsidR="006278E8" w:rsidRPr="00365FF3" w:rsidRDefault="006278E8" w:rsidP="00365FF3">
      <w:pPr>
        <w:spacing w:after="0"/>
        <w:jc w:val="both"/>
        <w:rPr>
          <w:b/>
          <w:color w:val="365F91" w:themeColor="accent1" w:themeShade="BF"/>
          <w:sz w:val="20"/>
          <w:szCs w:val="20"/>
        </w:rPr>
      </w:pPr>
      <w:bookmarkStart w:id="84" w:name="_Toc340500974"/>
      <w:bookmarkStart w:id="85" w:name="_Toc379289868"/>
      <w:r w:rsidRPr="00365FF3">
        <w:rPr>
          <w:b/>
          <w:color w:val="365F91" w:themeColor="accent1" w:themeShade="BF"/>
          <w:sz w:val="20"/>
          <w:szCs w:val="20"/>
        </w:rPr>
        <w:t>Outlier Reporting Matrix</w:t>
      </w:r>
      <w:bookmarkEnd w:id="84"/>
      <w:bookmarkEnd w:id="85"/>
    </w:p>
    <w:p w14:paraId="4E0FBAC6" w14:textId="40B78BCA" w:rsidR="006278E8" w:rsidRPr="00E8728C" w:rsidRDefault="006278E8" w:rsidP="006278E8">
      <w:pPr>
        <w:rPr>
          <w:sz w:val="20"/>
        </w:rPr>
      </w:pPr>
      <w:r>
        <w:rPr>
          <w:sz w:val="20"/>
        </w:rPr>
        <w:t xml:space="preserve">The table below show all of the outlier reporting that will be entered into the </w:t>
      </w:r>
      <w:proofErr w:type="spellStart"/>
      <w:r>
        <w:rPr>
          <w:sz w:val="20"/>
        </w:rPr>
        <w:t>eCL</w:t>
      </w:r>
      <w:proofErr w:type="spellEnd"/>
      <w:r>
        <w:rPr>
          <w:sz w:val="20"/>
        </w:rPr>
        <w:t xml:space="preserve"> for direct coaching or manager review, the predetermined coaching thresholds and if items will be entered through the data feed or a POC.</w:t>
      </w:r>
      <w:r w:rsidR="00E8728C">
        <w:rPr>
          <w:sz w:val="20"/>
        </w:rPr>
        <w:t xml:space="preserve">  Only POC options will be available in the “</w:t>
      </w:r>
      <w:r w:rsidR="00E8728C" w:rsidRPr="00E8728C">
        <w:rPr>
          <w:rStyle w:val="question1"/>
          <w:b w:val="0"/>
          <w:i/>
          <w:sz w:val="20"/>
          <w:szCs w:val="20"/>
        </w:rPr>
        <w:t>How was the coaching opportunity identified</w:t>
      </w:r>
      <w:r w:rsidR="00E8728C">
        <w:rPr>
          <w:rStyle w:val="question1"/>
          <w:b w:val="0"/>
          <w:i/>
          <w:sz w:val="20"/>
          <w:szCs w:val="20"/>
        </w:rPr>
        <w:t xml:space="preserve">?” </w:t>
      </w:r>
      <w:r w:rsidR="00E8728C">
        <w:rPr>
          <w:rStyle w:val="question1"/>
          <w:b w:val="0"/>
          <w:sz w:val="20"/>
          <w:szCs w:val="20"/>
        </w:rPr>
        <w:t xml:space="preserve">question on the </w:t>
      </w:r>
      <w:proofErr w:type="spellStart"/>
      <w:proofErr w:type="gramStart"/>
      <w:r w:rsidR="00E8728C">
        <w:rPr>
          <w:rStyle w:val="question1"/>
          <w:b w:val="0"/>
          <w:sz w:val="20"/>
          <w:szCs w:val="20"/>
        </w:rPr>
        <w:t>eCL</w:t>
      </w:r>
      <w:proofErr w:type="spellEnd"/>
      <w:proofErr w:type="gramEnd"/>
      <w:r w:rsidR="00E8728C">
        <w:rPr>
          <w:rStyle w:val="question1"/>
          <w:b w:val="0"/>
          <w:sz w:val="20"/>
          <w:szCs w:val="20"/>
        </w:rPr>
        <w:t xml:space="preserve"> entry form.  Both POC and Data Feed types will be available in the Historical Dashboard dropdown list.</w:t>
      </w:r>
    </w:p>
    <w:p w14:paraId="4C7D1FB6" w14:textId="6B450AFB" w:rsidR="006278E8" w:rsidRPr="00365FF3" w:rsidRDefault="006278E8" w:rsidP="00365FF3">
      <w:pPr>
        <w:spacing w:after="0"/>
        <w:jc w:val="both"/>
        <w:rPr>
          <w:b/>
          <w:color w:val="365F91" w:themeColor="accent1" w:themeShade="BF"/>
          <w:sz w:val="20"/>
          <w:szCs w:val="20"/>
        </w:rPr>
      </w:pPr>
      <w:r w:rsidRPr="00B575AE">
        <w:rPr>
          <w:sz w:val="20"/>
        </w:rPr>
        <w:t xml:space="preserve"> </w:t>
      </w:r>
      <w:proofErr w:type="spellStart"/>
      <w:proofErr w:type="gramStart"/>
      <w:r w:rsidRPr="00365FF3">
        <w:rPr>
          <w:b/>
          <w:color w:val="365F91" w:themeColor="accent1" w:themeShade="BF"/>
          <w:sz w:val="20"/>
          <w:szCs w:val="20"/>
        </w:rPr>
        <w:t>eCL</w:t>
      </w:r>
      <w:proofErr w:type="spellEnd"/>
      <w:proofErr w:type="gramEnd"/>
      <w:r w:rsidRPr="00365FF3">
        <w:rPr>
          <w:b/>
          <w:color w:val="365F91" w:themeColor="accent1" w:themeShade="BF"/>
          <w:sz w:val="20"/>
          <w:szCs w:val="20"/>
        </w:rPr>
        <w:t xml:space="preserve"> Outlier Reporting Matrix</w:t>
      </w:r>
    </w:p>
    <w:tbl>
      <w:tblPr>
        <w:tblW w:w="8512" w:type="dxa"/>
        <w:tblInd w:w="93" w:type="dxa"/>
        <w:tblLayout w:type="fixed"/>
        <w:tblLook w:val="04A0" w:firstRow="1" w:lastRow="0" w:firstColumn="1" w:lastColumn="0" w:noHBand="0" w:noVBand="1"/>
      </w:tblPr>
      <w:tblGrid>
        <w:gridCol w:w="379"/>
        <w:gridCol w:w="3866"/>
        <w:gridCol w:w="720"/>
        <w:gridCol w:w="1440"/>
        <w:gridCol w:w="1170"/>
        <w:gridCol w:w="937"/>
      </w:tblGrid>
      <w:tr w:rsidR="00D10989" w:rsidRPr="007E2C75" w14:paraId="3F909C16" w14:textId="77777777" w:rsidTr="00D10989">
        <w:trPr>
          <w:trHeight w:val="450"/>
        </w:trPr>
        <w:tc>
          <w:tcPr>
            <w:tcW w:w="379" w:type="dxa"/>
            <w:tcBorders>
              <w:top w:val="single" w:sz="8" w:space="0" w:color="F2F2F2"/>
              <w:left w:val="single" w:sz="8" w:space="0" w:color="7297BD"/>
              <w:bottom w:val="nil"/>
              <w:right w:val="single" w:sz="8" w:space="0" w:color="F2F2F2"/>
            </w:tcBorders>
            <w:shd w:val="clear" w:color="000000" w:fill="7297BD"/>
            <w:vAlign w:val="center"/>
            <w:hideMark/>
          </w:tcPr>
          <w:p w14:paraId="64071C99" w14:textId="77777777" w:rsidR="00D10989" w:rsidRPr="007E2C75" w:rsidRDefault="00D10989" w:rsidP="002C60F0">
            <w:pPr>
              <w:tabs>
                <w:tab w:val="left" w:pos="3330"/>
              </w:tabs>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w:t>
            </w:r>
          </w:p>
        </w:tc>
        <w:tc>
          <w:tcPr>
            <w:tcW w:w="3866" w:type="dxa"/>
            <w:tcBorders>
              <w:top w:val="single" w:sz="8" w:space="0" w:color="F2F2F2"/>
              <w:left w:val="nil"/>
              <w:bottom w:val="nil"/>
              <w:right w:val="single" w:sz="8" w:space="0" w:color="F2F2F2"/>
            </w:tcBorders>
            <w:shd w:val="clear" w:color="000000" w:fill="7297BD"/>
            <w:vAlign w:val="center"/>
            <w:hideMark/>
          </w:tcPr>
          <w:p w14:paraId="7FE1118A" w14:textId="77777777" w:rsidR="00D10989" w:rsidRPr="007E2C75" w:rsidRDefault="00D10989"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Metric/Report</w:t>
            </w:r>
          </w:p>
        </w:tc>
        <w:tc>
          <w:tcPr>
            <w:tcW w:w="720" w:type="dxa"/>
            <w:tcBorders>
              <w:top w:val="single" w:sz="8" w:space="0" w:color="F2F2F2"/>
              <w:left w:val="nil"/>
              <w:bottom w:val="nil"/>
              <w:right w:val="single" w:sz="8" w:space="0" w:color="F2F2F2"/>
            </w:tcBorders>
            <w:shd w:val="clear" w:color="000000" w:fill="7297BD"/>
            <w:vAlign w:val="center"/>
            <w:hideMark/>
          </w:tcPr>
          <w:p w14:paraId="3550B0B8" w14:textId="77777777" w:rsidR="00D10989" w:rsidRPr="007E2C75" w:rsidRDefault="00D10989"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Code</w:t>
            </w:r>
          </w:p>
        </w:tc>
        <w:tc>
          <w:tcPr>
            <w:tcW w:w="1440" w:type="dxa"/>
            <w:tcBorders>
              <w:top w:val="single" w:sz="8" w:space="0" w:color="F2F2F2"/>
              <w:left w:val="nil"/>
              <w:bottom w:val="nil"/>
              <w:right w:val="single" w:sz="8" w:space="0" w:color="F2F2F2"/>
            </w:tcBorders>
            <w:shd w:val="clear" w:color="000000" w:fill="7297BD"/>
            <w:vAlign w:val="center"/>
            <w:hideMark/>
          </w:tcPr>
          <w:p w14:paraId="73984E4B" w14:textId="77777777" w:rsidR="00D10989" w:rsidRPr="007E2C75" w:rsidRDefault="00D10989" w:rsidP="002C60F0">
            <w:pPr>
              <w:tabs>
                <w:tab w:val="left" w:pos="3330"/>
              </w:tabs>
              <w:spacing w:after="0" w:line="240" w:lineRule="auto"/>
              <w:rPr>
                <w:rFonts w:ascii="Calibri" w:eastAsia="Times New Roman" w:hAnsi="Calibri" w:cs="Times New Roman"/>
                <w:b/>
                <w:bCs/>
                <w:color w:val="FFFFFF"/>
                <w:sz w:val="16"/>
                <w:szCs w:val="16"/>
              </w:rPr>
            </w:pPr>
            <w:proofErr w:type="spellStart"/>
            <w:r w:rsidRPr="007E2C75">
              <w:rPr>
                <w:rFonts w:ascii="Calibri" w:eastAsia="Times New Roman" w:hAnsi="Calibri" w:cs="Times New Roman"/>
                <w:b/>
                <w:bCs/>
                <w:color w:val="FFFFFF"/>
                <w:sz w:val="16"/>
                <w:szCs w:val="16"/>
              </w:rPr>
              <w:t>eCL</w:t>
            </w:r>
            <w:proofErr w:type="spellEnd"/>
            <w:r w:rsidRPr="007E2C75">
              <w:rPr>
                <w:rFonts w:ascii="Calibri" w:eastAsia="Times New Roman" w:hAnsi="Calibri" w:cs="Times New Roman"/>
                <w:b/>
                <w:bCs/>
                <w:color w:val="FFFFFF"/>
                <w:sz w:val="16"/>
                <w:szCs w:val="16"/>
              </w:rPr>
              <w:t xml:space="preserve"> Workflow</w:t>
            </w:r>
          </w:p>
        </w:tc>
        <w:tc>
          <w:tcPr>
            <w:tcW w:w="1170" w:type="dxa"/>
            <w:tcBorders>
              <w:top w:val="single" w:sz="8" w:space="0" w:color="F2F2F2"/>
              <w:left w:val="nil"/>
              <w:bottom w:val="nil"/>
              <w:right w:val="single" w:sz="8" w:space="0" w:color="F2F2F2"/>
            </w:tcBorders>
            <w:shd w:val="clear" w:color="000000" w:fill="7297BD"/>
            <w:vAlign w:val="center"/>
            <w:hideMark/>
          </w:tcPr>
          <w:p w14:paraId="35009014" w14:textId="77777777" w:rsidR="00D10989" w:rsidRPr="007E2C75" w:rsidRDefault="00D10989"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Entry</w:t>
            </w:r>
          </w:p>
        </w:tc>
        <w:tc>
          <w:tcPr>
            <w:tcW w:w="937" w:type="dxa"/>
            <w:tcBorders>
              <w:top w:val="single" w:sz="8" w:space="0" w:color="F2F2F2"/>
              <w:left w:val="nil"/>
              <w:bottom w:val="nil"/>
              <w:right w:val="single" w:sz="8" w:space="0" w:color="F2F2F2"/>
            </w:tcBorders>
            <w:shd w:val="clear" w:color="000000" w:fill="7297BD"/>
            <w:vAlign w:val="center"/>
            <w:hideMark/>
          </w:tcPr>
          <w:p w14:paraId="71A41A44" w14:textId="77777777" w:rsidR="00D10989" w:rsidRPr="007E2C75" w:rsidRDefault="00D10989"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Coaching Reason</w:t>
            </w:r>
          </w:p>
        </w:tc>
      </w:tr>
      <w:tr w:rsidR="00D10989" w:rsidRPr="007E2C75" w14:paraId="715DB29E" w14:textId="77777777" w:rsidTr="00D10989">
        <w:trPr>
          <w:trHeight w:val="690"/>
        </w:trPr>
        <w:tc>
          <w:tcPr>
            <w:tcW w:w="379" w:type="dxa"/>
            <w:tcBorders>
              <w:top w:val="single" w:sz="4" w:space="0" w:color="auto"/>
              <w:left w:val="single" w:sz="4" w:space="0" w:color="auto"/>
              <w:bottom w:val="single" w:sz="4" w:space="0" w:color="auto"/>
              <w:right w:val="single" w:sz="4" w:space="0" w:color="auto"/>
            </w:tcBorders>
            <w:shd w:val="clear" w:color="000000" w:fill="C5D9F1"/>
            <w:vAlign w:val="center"/>
            <w:hideMark/>
          </w:tcPr>
          <w:p w14:paraId="29C0DBB9"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w:t>
            </w:r>
          </w:p>
        </w:tc>
        <w:tc>
          <w:tcPr>
            <w:tcW w:w="3866" w:type="dxa"/>
            <w:tcBorders>
              <w:top w:val="single" w:sz="4" w:space="0" w:color="auto"/>
              <w:left w:val="nil"/>
              <w:bottom w:val="single" w:sz="4" w:space="0" w:color="auto"/>
              <w:right w:val="single" w:sz="4" w:space="0" w:color="auto"/>
            </w:tcBorders>
            <w:shd w:val="clear" w:color="000000" w:fill="C5D9F1"/>
            <w:noWrap/>
            <w:vAlign w:val="center"/>
            <w:hideMark/>
          </w:tcPr>
          <w:p w14:paraId="66BA18FA" w14:textId="77777777"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ACO Escalation</w:t>
            </w:r>
          </w:p>
        </w:tc>
        <w:tc>
          <w:tcPr>
            <w:tcW w:w="720" w:type="dxa"/>
            <w:tcBorders>
              <w:top w:val="single" w:sz="4" w:space="0" w:color="auto"/>
              <w:left w:val="nil"/>
              <w:bottom w:val="single" w:sz="4" w:space="0" w:color="auto"/>
              <w:right w:val="single" w:sz="4" w:space="0" w:color="auto"/>
            </w:tcBorders>
            <w:shd w:val="clear" w:color="000000" w:fill="C5D9F1"/>
            <w:vAlign w:val="center"/>
            <w:hideMark/>
          </w:tcPr>
          <w:p w14:paraId="6CC81786"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ACO</w:t>
            </w:r>
          </w:p>
        </w:tc>
        <w:tc>
          <w:tcPr>
            <w:tcW w:w="1440" w:type="dxa"/>
            <w:tcBorders>
              <w:top w:val="single" w:sz="4" w:space="0" w:color="auto"/>
              <w:left w:val="nil"/>
              <w:bottom w:val="single" w:sz="4" w:space="0" w:color="auto"/>
              <w:right w:val="single" w:sz="4" w:space="0" w:color="auto"/>
            </w:tcBorders>
            <w:shd w:val="clear" w:color="000000" w:fill="C5D9F1"/>
            <w:vAlign w:val="center"/>
            <w:hideMark/>
          </w:tcPr>
          <w:p w14:paraId="47D58BAF" w14:textId="77777777" w:rsidR="00D10989" w:rsidRDefault="00D10989" w:rsidP="00D10989">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 xml:space="preserve">Direct Coach </w:t>
            </w:r>
          </w:p>
          <w:p w14:paraId="533B5D4D" w14:textId="665C8CF1" w:rsidR="00D10989" w:rsidRPr="007E2C75" w:rsidRDefault="00D10989" w:rsidP="00D10989">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1170" w:type="dxa"/>
            <w:tcBorders>
              <w:top w:val="single" w:sz="4" w:space="0" w:color="auto"/>
              <w:left w:val="nil"/>
              <w:bottom w:val="single" w:sz="4" w:space="0" w:color="auto"/>
              <w:right w:val="single" w:sz="4" w:space="0" w:color="auto"/>
            </w:tcBorders>
            <w:shd w:val="clear" w:color="000000" w:fill="C5D9F1"/>
            <w:vAlign w:val="center"/>
            <w:hideMark/>
          </w:tcPr>
          <w:p w14:paraId="674893B6" w14:textId="77777777" w:rsidR="00D10989" w:rsidRDefault="00D10989" w:rsidP="002C60F0">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POC</w:t>
            </w:r>
          </w:p>
          <w:p w14:paraId="277722EC" w14:textId="66578D53"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937" w:type="dxa"/>
            <w:tcBorders>
              <w:top w:val="single" w:sz="4" w:space="0" w:color="auto"/>
              <w:left w:val="nil"/>
              <w:bottom w:val="single" w:sz="4" w:space="0" w:color="auto"/>
              <w:right w:val="single" w:sz="4" w:space="0" w:color="auto"/>
            </w:tcBorders>
            <w:shd w:val="clear" w:color="000000" w:fill="C5D9F1"/>
            <w:vAlign w:val="center"/>
            <w:hideMark/>
          </w:tcPr>
          <w:p w14:paraId="20838A4F" w14:textId="73B874CD"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41143757"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29A40E6"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2</w:t>
            </w:r>
          </w:p>
        </w:tc>
        <w:tc>
          <w:tcPr>
            <w:tcW w:w="3866" w:type="dxa"/>
            <w:tcBorders>
              <w:top w:val="nil"/>
              <w:left w:val="nil"/>
              <w:bottom w:val="single" w:sz="4" w:space="0" w:color="auto"/>
              <w:right w:val="single" w:sz="4" w:space="0" w:color="auto"/>
            </w:tcBorders>
            <w:shd w:val="clear" w:color="000000" w:fill="C5D9F1"/>
            <w:noWrap/>
            <w:vAlign w:val="center"/>
            <w:hideMark/>
          </w:tcPr>
          <w:p w14:paraId="62B887CD" w14:textId="77777777"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ACW</w:t>
            </w:r>
          </w:p>
        </w:tc>
        <w:tc>
          <w:tcPr>
            <w:tcW w:w="720" w:type="dxa"/>
            <w:tcBorders>
              <w:top w:val="nil"/>
              <w:left w:val="nil"/>
              <w:bottom w:val="single" w:sz="4" w:space="0" w:color="auto"/>
              <w:right w:val="single" w:sz="4" w:space="0" w:color="auto"/>
            </w:tcBorders>
            <w:shd w:val="clear" w:color="000000" w:fill="C5D9F1"/>
            <w:vAlign w:val="center"/>
            <w:hideMark/>
          </w:tcPr>
          <w:p w14:paraId="6C3C542B"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ACW</w:t>
            </w:r>
          </w:p>
        </w:tc>
        <w:tc>
          <w:tcPr>
            <w:tcW w:w="1440" w:type="dxa"/>
            <w:tcBorders>
              <w:top w:val="nil"/>
              <w:left w:val="nil"/>
              <w:bottom w:val="single" w:sz="4" w:space="0" w:color="auto"/>
              <w:right w:val="single" w:sz="4" w:space="0" w:color="auto"/>
            </w:tcBorders>
            <w:shd w:val="clear" w:color="000000" w:fill="C5D9F1"/>
            <w:vAlign w:val="center"/>
            <w:hideMark/>
          </w:tcPr>
          <w:p w14:paraId="2032909F" w14:textId="77777777" w:rsidR="00D10989" w:rsidRDefault="00D10989" w:rsidP="00357032">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 xml:space="preserve">Direct Coach </w:t>
            </w:r>
          </w:p>
          <w:p w14:paraId="6175E09E" w14:textId="4EE2F9EE"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hideMark/>
          </w:tcPr>
          <w:p w14:paraId="77B41824" w14:textId="77777777" w:rsidR="00D10989" w:rsidRDefault="00D10989" w:rsidP="00357032">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POC</w:t>
            </w:r>
          </w:p>
          <w:p w14:paraId="0236F5ED" w14:textId="530F25AC"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1185477D" w14:textId="186A3EE6"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3F41F858"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F9BE689"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3</w:t>
            </w:r>
          </w:p>
        </w:tc>
        <w:tc>
          <w:tcPr>
            <w:tcW w:w="3866" w:type="dxa"/>
            <w:tcBorders>
              <w:top w:val="nil"/>
              <w:left w:val="nil"/>
              <w:bottom w:val="single" w:sz="4" w:space="0" w:color="auto"/>
              <w:right w:val="single" w:sz="4" w:space="0" w:color="auto"/>
            </w:tcBorders>
            <w:shd w:val="clear" w:color="000000" w:fill="C5D9F1"/>
            <w:noWrap/>
            <w:vAlign w:val="center"/>
            <w:hideMark/>
          </w:tcPr>
          <w:p w14:paraId="5AE7FF1E" w14:textId="77777777"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AHT</w:t>
            </w:r>
          </w:p>
        </w:tc>
        <w:tc>
          <w:tcPr>
            <w:tcW w:w="720" w:type="dxa"/>
            <w:tcBorders>
              <w:top w:val="nil"/>
              <w:left w:val="nil"/>
              <w:bottom w:val="single" w:sz="4" w:space="0" w:color="auto"/>
              <w:right w:val="single" w:sz="4" w:space="0" w:color="auto"/>
            </w:tcBorders>
            <w:shd w:val="clear" w:color="000000" w:fill="C5D9F1"/>
            <w:vAlign w:val="center"/>
            <w:hideMark/>
          </w:tcPr>
          <w:p w14:paraId="6E2979B9"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AHT</w:t>
            </w:r>
          </w:p>
        </w:tc>
        <w:tc>
          <w:tcPr>
            <w:tcW w:w="1440" w:type="dxa"/>
            <w:tcBorders>
              <w:top w:val="nil"/>
              <w:left w:val="nil"/>
              <w:bottom w:val="single" w:sz="4" w:space="0" w:color="auto"/>
              <w:right w:val="single" w:sz="4" w:space="0" w:color="auto"/>
            </w:tcBorders>
            <w:shd w:val="clear" w:color="000000" w:fill="C5D9F1"/>
            <w:vAlign w:val="center"/>
            <w:hideMark/>
          </w:tcPr>
          <w:p w14:paraId="47F9B88F" w14:textId="77777777" w:rsidR="00D10989" w:rsidRDefault="00D10989" w:rsidP="00357032">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 xml:space="preserve">Direct Coach </w:t>
            </w:r>
          </w:p>
          <w:p w14:paraId="482FA39F" w14:textId="522A13B9"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hideMark/>
          </w:tcPr>
          <w:p w14:paraId="41CD0C14" w14:textId="77777777" w:rsidR="00D10989" w:rsidRDefault="00D10989" w:rsidP="00357032">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POC</w:t>
            </w:r>
          </w:p>
          <w:p w14:paraId="66A4D683" w14:textId="725539E6"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5CC651EE" w14:textId="44962BFC"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imes New Roman"/>
                <w:color w:val="000000"/>
                <w:sz w:val="16"/>
                <w:szCs w:val="16"/>
              </w:rPr>
              <w:t>OMR / Exceptions</w:t>
            </w:r>
          </w:p>
        </w:tc>
      </w:tr>
      <w:tr w:rsidR="00D10989" w:rsidRPr="007E2C75" w14:paraId="0300BEB8"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0E11C7C"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4</w:t>
            </w:r>
          </w:p>
        </w:tc>
        <w:tc>
          <w:tcPr>
            <w:tcW w:w="3866" w:type="dxa"/>
            <w:tcBorders>
              <w:top w:val="nil"/>
              <w:left w:val="nil"/>
              <w:bottom w:val="single" w:sz="4" w:space="0" w:color="auto"/>
              <w:right w:val="single" w:sz="4" w:space="0" w:color="auto"/>
            </w:tcBorders>
            <w:shd w:val="clear" w:color="000000" w:fill="C5D9F1"/>
            <w:noWrap/>
            <w:vAlign w:val="center"/>
            <w:hideMark/>
          </w:tcPr>
          <w:p w14:paraId="370EBD0E" w14:textId="77777777"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Cancelled Calls</w:t>
            </w:r>
          </w:p>
        </w:tc>
        <w:tc>
          <w:tcPr>
            <w:tcW w:w="720" w:type="dxa"/>
            <w:tcBorders>
              <w:top w:val="nil"/>
              <w:left w:val="nil"/>
              <w:bottom w:val="single" w:sz="4" w:space="0" w:color="auto"/>
              <w:right w:val="single" w:sz="4" w:space="0" w:color="auto"/>
            </w:tcBorders>
            <w:shd w:val="clear" w:color="000000" w:fill="C5D9F1"/>
            <w:vAlign w:val="center"/>
            <w:hideMark/>
          </w:tcPr>
          <w:p w14:paraId="446F5E3F"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CAN</w:t>
            </w:r>
          </w:p>
        </w:tc>
        <w:tc>
          <w:tcPr>
            <w:tcW w:w="1440" w:type="dxa"/>
            <w:tcBorders>
              <w:top w:val="nil"/>
              <w:left w:val="nil"/>
              <w:bottom w:val="single" w:sz="4" w:space="0" w:color="auto"/>
              <w:right w:val="single" w:sz="4" w:space="0" w:color="auto"/>
            </w:tcBorders>
            <w:shd w:val="clear" w:color="000000" w:fill="C5D9F1"/>
            <w:vAlign w:val="center"/>
            <w:hideMark/>
          </w:tcPr>
          <w:p w14:paraId="7EC6C073" w14:textId="77777777" w:rsidR="00D10989" w:rsidRDefault="00D10989" w:rsidP="00357032">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 xml:space="preserve">Direct Coach </w:t>
            </w:r>
          </w:p>
          <w:p w14:paraId="7F7F767E" w14:textId="29D1E846"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hideMark/>
          </w:tcPr>
          <w:p w14:paraId="4FA9EAB4" w14:textId="77777777" w:rsidR="00D10989" w:rsidRDefault="00D10989" w:rsidP="00357032">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POC</w:t>
            </w:r>
          </w:p>
          <w:p w14:paraId="57F1B748" w14:textId="449DDA53"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6F113A91" w14:textId="43EEC589"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50FB5AB1"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4EA15DDA"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5</w:t>
            </w:r>
          </w:p>
        </w:tc>
        <w:tc>
          <w:tcPr>
            <w:tcW w:w="3866" w:type="dxa"/>
            <w:tcBorders>
              <w:top w:val="nil"/>
              <w:left w:val="nil"/>
              <w:bottom w:val="single" w:sz="4" w:space="0" w:color="auto"/>
              <w:right w:val="single" w:sz="4" w:space="0" w:color="auto"/>
            </w:tcBorders>
            <w:shd w:val="clear" w:color="000000" w:fill="C5D9F1"/>
            <w:noWrap/>
            <w:vAlign w:val="center"/>
            <w:hideMark/>
          </w:tcPr>
          <w:p w14:paraId="1F9A5934" w14:textId="77777777"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Default Qualifiers</w:t>
            </w:r>
          </w:p>
        </w:tc>
        <w:tc>
          <w:tcPr>
            <w:tcW w:w="720" w:type="dxa"/>
            <w:tcBorders>
              <w:top w:val="nil"/>
              <w:left w:val="nil"/>
              <w:bottom w:val="single" w:sz="4" w:space="0" w:color="auto"/>
              <w:right w:val="single" w:sz="4" w:space="0" w:color="auto"/>
            </w:tcBorders>
            <w:shd w:val="clear" w:color="000000" w:fill="C5D9F1"/>
            <w:vAlign w:val="center"/>
            <w:hideMark/>
          </w:tcPr>
          <w:p w14:paraId="29BD90F3"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DFQ</w:t>
            </w:r>
          </w:p>
        </w:tc>
        <w:tc>
          <w:tcPr>
            <w:tcW w:w="1440" w:type="dxa"/>
            <w:tcBorders>
              <w:top w:val="nil"/>
              <w:left w:val="nil"/>
              <w:bottom w:val="single" w:sz="4" w:space="0" w:color="auto"/>
              <w:right w:val="single" w:sz="4" w:space="0" w:color="auto"/>
            </w:tcBorders>
            <w:shd w:val="clear" w:color="000000" w:fill="C5D9F1"/>
            <w:vAlign w:val="center"/>
            <w:hideMark/>
          </w:tcPr>
          <w:p w14:paraId="1CF325B7" w14:textId="77777777" w:rsidR="00D10989" w:rsidRDefault="00D10989" w:rsidP="00357032">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 xml:space="preserve">Direct Coach </w:t>
            </w:r>
          </w:p>
          <w:p w14:paraId="686E747F" w14:textId="36FAA663"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hideMark/>
          </w:tcPr>
          <w:p w14:paraId="200A8AF8" w14:textId="77777777" w:rsidR="00D10989" w:rsidRDefault="00D10989" w:rsidP="00357032">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POC</w:t>
            </w:r>
          </w:p>
          <w:p w14:paraId="70780B25" w14:textId="4F821260"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48507092" w14:textId="69981A36"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572DEF99"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55D32758"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6</w:t>
            </w:r>
          </w:p>
        </w:tc>
        <w:tc>
          <w:tcPr>
            <w:tcW w:w="3866" w:type="dxa"/>
            <w:tcBorders>
              <w:top w:val="nil"/>
              <w:left w:val="nil"/>
              <w:bottom w:val="single" w:sz="4" w:space="0" w:color="auto"/>
              <w:right w:val="single" w:sz="4" w:space="0" w:color="auto"/>
            </w:tcBorders>
            <w:shd w:val="clear" w:color="000000" w:fill="C5D9F1"/>
            <w:noWrap/>
            <w:vAlign w:val="center"/>
            <w:hideMark/>
          </w:tcPr>
          <w:p w14:paraId="20993C27" w14:textId="77777777"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ARC Escalation</w:t>
            </w:r>
          </w:p>
        </w:tc>
        <w:tc>
          <w:tcPr>
            <w:tcW w:w="720" w:type="dxa"/>
            <w:tcBorders>
              <w:top w:val="nil"/>
              <w:left w:val="nil"/>
              <w:bottom w:val="single" w:sz="4" w:space="0" w:color="auto"/>
              <w:right w:val="single" w:sz="4" w:space="0" w:color="auto"/>
            </w:tcBorders>
            <w:shd w:val="clear" w:color="000000" w:fill="C5D9F1"/>
            <w:vAlign w:val="center"/>
            <w:hideMark/>
          </w:tcPr>
          <w:p w14:paraId="32815FB0"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IAE</w:t>
            </w:r>
          </w:p>
        </w:tc>
        <w:tc>
          <w:tcPr>
            <w:tcW w:w="1440" w:type="dxa"/>
            <w:tcBorders>
              <w:top w:val="nil"/>
              <w:left w:val="nil"/>
              <w:bottom w:val="single" w:sz="4" w:space="0" w:color="auto"/>
              <w:right w:val="single" w:sz="4" w:space="0" w:color="auto"/>
            </w:tcBorders>
            <w:shd w:val="clear" w:color="000000" w:fill="C5D9F1"/>
            <w:vAlign w:val="center"/>
            <w:hideMark/>
          </w:tcPr>
          <w:p w14:paraId="2840AF84" w14:textId="1229D0EF" w:rsidR="00D10989" w:rsidRPr="007E2C75" w:rsidRDefault="00584F5E"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Supervisor</w:t>
            </w:r>
            <w:r w:rsidR="00D10989">
              <w:rPr>
                <w:rFonts w:ascii="Calibri" w:eastAsia="Times New Roman" w:hAnsi="Calibri" w:cstheme="minorHAnsi"/>
                <w:color w:val="000000"/>
                <w:sz w:val="16"/>
                <w:szCs w:val="16"/>
              </w:rPr>
              <w:t xml:space="preserve"> Review</w:t>
            </w:r>
          </w:p>
        </w:tc>
        <w:tc>
          <w:tcPr>
            <w:tcW w:w="1170" w:type="dxa"/>
            <w:tcBorders>
              <w:top w:val="nil"/>
              <w:left w:val="nil"/>
              <w:bottom w:val="single" w:sz="4" w:space="0" w:color="auto"/>
              <w:right w:val="single" w:sz="4" w:space="0" w:color="auto"/>
            </w:tcBorders>
            <w:shd w:val="clear" w:color="000000" w:fill="C5D9F1"/>
            <w:vAlign w:val="center"/>
            <w:hideMark/>
          </w:tcPr>
          <w:p w14:paraId="549A26DB" w14:textId="6A94F842"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38D17979" w14:textId="2AC477D6"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6A38F7F4"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184D95DA"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7</w:t>
            </w:r>
          </w:p>
        </w:tc>
        <w:tc>
          <w:tcPr>
            <w:tcW w:w="3866" w:type="dxa"/>
            <w:tcBorders>
              <w:top w:val="nil"/>
              <w:left w:val="nil"/>
              <w:bottom w:val="single" w:sz="4" w:space="0" w:color="auto"/>
              <w:right w:val="single" w:sz="4" w:space="0" w:color="auto"/>
            </w:tcBorders>
            <w:shd w:val="clear" w:color="000000" w:fill="C5D9F1"/>
            <w:noWrap/>
            <w:vAlign w:val="center"/>
            <w:hideMark/>
          </w:tcPr>
          <w:p w14:paraId="737A9ACB" w14:textId="77777777"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DME Escalation</w:t>
            </w:r>
          </w:p>
        </w:tc>
        <w:tc>
          <w:tcPr>
            <w:tcW w:w="720" w:type="dxa"/>
            <w:tcBorders>
              <w:top w:val="nil"/>
              <w:left w:val="nil"/>
              <w:bottom w:val="single" w:sz="4" w:space="0" w:color="auto"/>
              <w:right w:val="single" w:sz="4" w:space="0" w:color="auto"/>
            </w:tcBorders>
            <w:shd w:val="clear" w:color="000000" w:fill="C5D9F1"/>
            <w:vAlign w:val="center"/>
            <w:hideMark/>
          </w:tcPr>
          <w:p w14:paraId="7E2A8356"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IDE</w:t>
            </w:r>
          </w:p>
        </w:tc>
        <w:tc>
          <w:tcPr>
            <w:tcW w:w="1440" w:type="dxa"/>
            <w:tcBorders>
              <w:top w:val="nil"/>
              <w:left w:val="nil"/>
              <w:bottom w:val="single" w:sz="4" w:space="0" w:color="auto"/>
              <w:right w:val="single" w:sz="4" w:space="0" w:color="auto"/>
            </w:tcBorders>
            <w:shd w:val="clear" w:color="000000" w:fill="C5D9F1"/>
            <w:vAlign w:val="center"/>
            <w:hideMark/>
          </w:tcPr>
          <w:p w14:paraId="3FFD835C" w14:textId="52287A93"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hideMark/>
          </w:tcPr>
          <w:p w14:paraId="7BA549B1" w14:textId="12F46388"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0F091360" w14:textId="5F25137A"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71CF6894"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68D40AE"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8</w:t>
            </w:r>
          </w:p>
        </w:tc>
        <w:tc>
          <w:tcPr>
            <w:tcW w:w="3866" w:type="dxa"/>
            <w:tcBorders>
              <w:top w:val="nil"/>
              <w:left w:val="nil"/>
              <w:bottom w:val="single" w:sz="4" w:space="0" w:color="auto"/>
              <w:right w:val="single" w:sz="4" w:space="0" w:color="auto"/>
            </w:tcBorders>
            <w:shd w:val="clear" w:color="000000" w:fill="C5D9F1"/>
            <w:noWrap/>
            <w:vAlign w:val="center"/>
            <w:hideMark/>
          </w:tcPr>
          <w:p w14:paraId="13F7226A" w14:textId="77777777"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EE/MM Escalation</w:t>
            </w:r>
          </w:p>
        </w:tc>
        <w:tc>
          <w:tcPr>
            <w:tcW w:w="720" w:type="dxa"/>
            <w:tcBorders>
              <w:top w:val="nil"/>
              <w:left w:val="nil"/>
              <w:bottom w:val="single" w:sz="4" w:space="0" w:color="auto"/>
              <w:right w:val="single" w:sz="4" w:space="0" w:color="auto"/>
            </w:tcBorders>
            <w:shd w:val="clear" w:color="000000" w:fill="C5D9F1"/>
            <w:vAlign w:val="center"/>
            <w:hideMark/>
          </w:tcPr>
          <w:p w14:paraId="31CDC89C"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IEE</w:t>
            </w:r>
          </w:p>
        </w:tc>
        <w:tc>
          <w:tcPr>
            <w:tcW w:w="1440" w:type="dxa"/>
            <w:tcBorders>
              <w:top w:val="nil"/>
              <w:left w:val="nil"/>
              <w:bottom w:val="single" w:sz="4" w:space="0" w:color="auto"/>
              <w:right w:val="single" w:sz="4" w:space="0" w:color="auto"/>
            </w:tcBorders>
            <w:shd w:val="clear" w:color="000000" w:fill="C5D9F1"/>
            <w:vAlign w:val="center"/>
            <w:hideMark/>
          </w:tcPr>
          <w:p w14:paraId="3E95C810" w14:textId="22AF5E35"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hideMark/>
          </w:tcPr>
          <w:p w14:paraId="1328DAEB" w14:textId="5A7B7E0F"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21631954" w14:textId="00A49518"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61EF7261"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CEBF764"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9</w:t>
            </w:r>
          </w:p>
        </w:tc>
        <w:tc>
          <w:tcPr>
            <w:tcW w:w="3866" w:type="dxa"/>
            <w:tcBorders>
              <w:top w:val="nil"/>
              <w:left w:val="nil"/>
              <w:bottom w:val="single" w:sz="4" w:space="0" w:color="auto"/>
              <w:right w:val="single" w:sz="4" w:space="0" w:color="auto"/>
            </w:tcBorders>
            <w:shd w:val="clear" w:color="000000" w:fill="C5D9F1"/>
            <w:noWrap/>
            <w:vAlign w:val="center"/>
            <w:hideMark/>
          </w:tcPr>
          <w:p w14:paraId="437E9A4F" w14:textId="77777777"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NGD Feedback</w:t>
            </w:r>
          </w:p>
        </w:tc>
        <w:tc>
          <w:tcPr>
            <w:tcW w:w="720" w:type="dxa"/>
            <w:tcBorders>
              <w:top w:val="nil"/>
              <w:left w:val="nil"/>
              <w:bottom w:val="single" w:sz="4" w:space="0" w:color="auto"/>
              <w:right w:val="single" w:sz="4" w:space="0" w:color="auto"/>
            </w:tcBorders>
            <w:shd w:val="clear" w:color="000000" w:fill="C5D9F1"/>
            <w:vAlign w:val="center"/>
            <w:hideMark/>
          </w:tcPr>
          <w:p w14:paraId="7904BD4B"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INF</w:t>
            </w:r>
          </w:p>
        </w:tc>
        <w:tc>
          <w:tcPr>
            <w:tcW w:w="1440" w:type="dxa"/>
            <w:tcBorders>
              <w:top w:val="nil"/>
              <w:left w:val="nil"/>
              <w:bottom w:val="single" w:sz="4" w:space="0" w:color="auto"/>
              <w:right w:val="single" w:sz="4" w:space="0" w:color="auto"/>
            </w:tcBorders>
            <w:shd w:val="clear" w:color="000000" w:fill="C5D9F1"/>
            <w:vAlign w:val="center"/>
            <w:hideMark/>
          </w:tcPr>
          <w:p w14:paraId="45DEE241" w14:textId="2B9C6485"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hideMark/>
          </w:tcPr>
          <w:p w14:paraId="129AA2C5" w14:textId="1EE04F08"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51631A29" w14:textId="2A604373"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1A19EA16"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A03EB20"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10</w:t>
            </w:r>
          </w:p>
        </w:tc>
        <w:tc>
          <w:tcPr>
            <w:tcW w:w="3866" w:type="dxa"/>
            <w:tcBorders>
              <w:top w:val="nil"/>
              <w:left w:val="nil"/>
              <w:bottom w:val="single" w:sz="4" w:space="0" w:color="auto"/>
              <w:right w:val="single" w:sz="4" w:space="0" w:color="auto"/>
            </w:tcBorders>
            <w:shd w:val="clear" w:color="000000" w:fill="C5D9F1"/>
            <w:noWrap/>
            <w:vAlign w:val="center"/>
            <w:hideMark/>
          </w:tcPr>
          <w:p w14:paraId="435FF614" w14:textId="77777777"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ISG Consults</w:t>
            </w:r>
          </w:p>
        </w:tc>
        <w:tc>
          <w:tcPr>
            <w:tcW w:w="720" w:type="dxa"/>
            <w:tcBorders>
              <w:top w:val="nil"/>
              <w:left w:val="nil"/>
              <w:bottom w:val="single" w:sz="4" w:space="0" w:color="auto"/>
              <w:right w:val="single" w:sz="4" w:space="0" w:color="auto"/>
            </w:tcBorders>
            <w:shd w:val="clear" w:color="000000" w:fill="C5D9F1"/>
            <w:vAlign w:val="center"/>
            <w:hideMark/>
          </w:tcPr>
          <w:p w14:paraId="127D7E4E"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ISG</w:t>
            </w:r>
          </w:p>
        </w:tc>
        <w:tc>
          <w:tcPr>
            <w:tcW w:w="1440" w:type="dxa"/>
            <w:tcBorders>
              <w:top w:val="nil"/>
              <w:left w:val="nil"/>
              <w:bottom w:val="single" w:sz="4" w:space="0" w:color="auto"/>
              <w:right w:val="single" w:sz="4" w:space="0" w:color="auto"/>
            </w:tcBorders>
            <w:shd w:val="clear" w:color="000000" w:fill="C5D9F1"/>
            <w:vAlign w:val="center"/>
            <w:hideMark/>
          </w:tcPr>
          <w:p w14:paraId="736322FE" w14:textId="180F5DE9"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hideMark/>
          </w:tcPr>
          <w:p w14:paraId="3D424E01" w14:textId="2D53ED5F"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33B74D36" w14:textId="77B885CC"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6A067304"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F35FCD2"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lastRenderedPageBreak/>
              <w:t>11</w:t>
            </w:r>
          </w:p>
        </w:tc>
        <w:tc>
          <w:tcPr>
            <w:tcW w:w="3866" w:type="dxa"/>
            <w:tcBorders>
              <w:top w:val="nil"/>
              <w:left w:val="nil"/>
              <w:bottom w:val="single" w:sz="4" w:space="0" w:color="auto"/>
              <w:right w:val="single" w:sz="4" w:space="0" w:color="auto"/>
            </w:tcBorders>
            <w:shd w:val="clear" w:color="000000" w:fill="C5D9F1"/>
            <w:noWrap/>
            <w:vAlign w:val="center"/>
            <w:hideMark/>
          </w:tcPr>
          <w:p w14:paraId="0530F24A" w14:textId="7FB40FB3"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Short Calls </w:t>
            </w:r>
            <w:r>
              <w:rPr>
                <w:rFonts w:ascii="Calibri" w:eastAsia="Times New Roman" w:hAnsi="Calibri" w:cs="Times New Roman"/>
                <w:color w:val="000000"/>
              </w:rPr>
              <w:t>–</w:t>
            </w:r>
            <w:r w:rsidRPr="007E2C75">
              <w:rPr>
                <w:rFonts w:ascii="Calibri" w:eastAsia="Times New Roman" w:hAnsi="Calibri" w:cs="Times New Roman"/>
                <w:color w:val="000000"/>
              </w:rPr>
              <w:t xml:space="preserve"> Inbound</w:t>
            </w:r>
          </w:p>
        </w:tc>
        <w:tc>
          <w:tcPr>
            <w:tcW w:w="720" w:type="dxa"/>
            <w:tcBorders>
              <w:top w:val="nil"/>
              <w:left w:val="nil"/>
              <w:bottom w:val="single" w:sz="4" w:space="0" w:color="auto"/>
              <w:right w:val="single" w:sz="4" w:space="0" w:color="auto"/>
            </w:tcBorders>
            <w:shd w:val="clear" w:color="000000" w:fill="C5D9F1"/>
            <w:vAlign w:val="center"/>
            <w:hideMark/>
          </w:tcPr>
          <w:p w14:paraId="3CCD965F"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ISQ</w:t>
            </w:r>
          </w:p>
        </w:tc>
        <w:tc>
          <w:tcPr>
            <w:tcW w:w="1440" w:type="dxa"/>
            <w:tcBorders>
              <w:top w:val="nil"/>
              <w:left w:val="nil"/>
              <w:bottom w:val="single" w:sz="4" w:space="0" w:color="auto"/>
              <w:right w:val="single" w:sz="4" w:space="0" w:color="auto"/>
            </w:tcBorders>
            <w:shd w:val="clear" w:color="000000" w:fill="C5D9F1"/>
            <w:vAlign w:val="center"/>
            <w:hideMark/>
          </w:tcPr>
          <w:p w14:paraId="2D96EB52" w14:textId="77777777" w:rsidR="00D10989" w:rsidRDefault="00D10989" w:rsidP="00357032">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 xml:space="preserve">Direct Coach </w:t>
            </w:r>
          </w:p>
          <w:p w14:paraId="360EA0CA" w14:textId="11CE67A8"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hideMark/>
          </w:tcPr>
          <w:p w14:paraId="4F8411A5" w14:textId="77777777" w:rsidR="00D10989" w:rsidRDefault="00D10989" w:rsidP="00357032">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POC</w:t>
            </w:r>
          </w:p>
          <w:p w14:paraId="6A3B3CE6" w14:textId="18A5C7C0"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7D9C2362" w14:textId="616CDF40"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35938D07"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1477496E"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12</w:t>
            </w:r>
          </w:p>
        </w:tc>
        <w:tc>
          <w:tcPr>
            <w:tcW w:w="3866" w:type="dxa"/>
            <w:tcBorders>
              <w:top w:val="nil"/>
              <w:left w:val="nil"/>
              <w:bottom w:val="single" w:sz="4" w:space="0" w:color="auto"/>
              <w:right w:val="single" w:sz="4" w:space="0" w:color="auto"/>
            </w:tcBorders>
            <w:shd w:val="clear" w:color="000000" w:fill="C5D9F1"/>
            <w:noWrap/>
            <w:vAlign w:val="center"/>
            <w:hideMark/>
          </w:tcPr>
          <w:p w14:paraId="3F48C6CB" w14:textId="77777777"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Low CSAT</w:t>
            </w:r>
          </w:p>
        </w:tc>
        <w:tc>
          <w:tcPr>
            <w:tcW w:w="720" w:type="dxa"/>
            <w:tcBorders>
              <w:top w:val="nil"/>
              <w:left w:val="nil"/>
              <w:bottom w:val="single" w:sz="4" w:space="0" w:color="auto"/>
              <w:right w:val="single" w:sz="4" w:space="0" w:color="auto"/>
            </w:tcBorders>
            <w:shd w:val="clear" w:color="000000" w:fill="C5D9F1"/>
            <w:vAlign w:val="center"/>
            <w:hideMark/>
          </w:tcPr>
          <w:p w14:paraId="0C144007"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LCS</w:t>
            </w:r>
          </w:p>
        </w:tc>
        <w:tc>
          <w:tcPr>
            <w:tcW w:w="1440" w:type="dxa"/>
            <w:tcBorders>
              <w:top w:val="nil"/>
              <w:left w:val="nil"/>
              <w:bottom w:val="single" w:sz="4" w:space="0" w:color="auto"/>
              <w:right w:val="single" w:sz="4" w:space="0" w:color="auto"/>
            </w:tcBorders>
            <w:shd w:val="clear" w:color="000000" w:fill="C5D9F1"/>
            <w:vAlign w:val="center"/>
            <w:hideMark/>
          </w:tcPr>
          <w:p w14:paraId="7FE90376" w14:textId="2F1AC08D" w:rsidR="00D10989" w:rsidRPr="007E2C75" w:rsidRDefault="00D10989" w:rsidP="00A14904">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hideMark/>
          </w:tcPr>
          <w:p w14:paraId="2936CB8A" w14:textId="7AA1468E"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362B48C5" w14:textId="7739987D"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6871FFAA"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89608C0"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13</w:t>
            </w:r>
          </w:p>
        </w:tc>
        <w:tc>
          <w:tcPr>
            <w:tcW w:w="3866" w:type="dxa"/>
            <w:tcBorders>
              <w:top w:val="nil"/>
              <w:left w:val="nil"/>
              <w:bottom w:val="single" w:sz="4" w:space="0" w:color="auto"/>
              <w:right w:val="single" w:sz="4" w:space="0" w:color="auto"/>
            </w:tcBorders>
            <w:shd w:val="clear" w:color="000000" w:fill="C5D9F1"/>
            <w:noWrap/>
            <w:vAlign w:val="center"/>
            <w:hideMark/>
          </w:tcPr>
          <w:p w14:paraId="2EDAAB55" w14:textId="77777777"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Scripts Logged</w:t>
            </w:r>
          </w:p>
        </w:tc>
        <w:tc>
          <w:tcPr>
            <w:tcW w:w="720" w:type="dxa"/>
            <w:tcBorders>
              <w:top w:val="nil"/>
              <w:left w:val="nil"/>
              <w:bottom w:val="single" w:sz="4" w:space="0" w:color="auto"/>
              <w:right w:val="single" w:sz="4" w:space="0" w:color="auto"/>
            </w:tcBorders>
            <w:shd w:val="clear" w:color="000000" w:fill="C5D9F1"/>
            <w:vAlign w:val="center"/>
            <w:hideMark/>
          </w:tcPr>
          <w:p w14:paraId="0B5FCB48"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SLG</w:t>
            </w:r>
          </w:p>
        </w:tc>
        <w:tc>
          <w:tcPr>
            <w:tcW w:w="1440" w:type="dxa"/>
            <w:tcBorders>
              <w:top w:val="nil"/>
              <w:left w:val="nil"/>
              <w:bottom w:val="single" w:sz="4" w:space="0" w:color="auto"/>
              <w:right w:val="single" w:sz="4" w:space="0" w:color="auto"/>
            </w:tcBorders>
            <w:shd w:val="clear" w:color="000000" w:fill="C5D9F1"/>
            <w:vAlign w:val="center"/>
            <w:hideMark/>
          </w:tcPr>
          <w:p w14:paraId="75064A44" w14:textId="694AF454"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hideMark/>
          </w:tcPr>
          <w:p w14:paraId="0D5C0CFD" w14:textId="4A263F83"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1F6B0A2C" w14:textId="3AE329C0"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3868B3AE"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86A1A1C"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14</w:t>
            </w:r>
          </w:p>
        </w:tc>
        <w:tc>
          <w:tcPr>
            <w:tcW w:w="3866" w:type="dxa"/>
            <w:tcBorders>
              <w:top w:val="nil"/>
              <w:left w:val="nil"/>
              <w:bottom w:val="single" w:sz="4" w:space="0" w:color="auto"/>
              <w:right w:val="single" w:sz="4" w:space="0" w:color="auto"/>
            </w:tcBorders>
            <w:shd w:val="clear" w:color="000000" w:fill="C5D9F1"/>
            <w:noWrap/>
            <w:vAlign w:val="center"/>
            <w:hideMark/>
          </w:tcPr>
          <w:p w14:paraId="19789FF5" w14:textId="77777777"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NGD Inappropriate Transfer</w:t>
            </w:r>
          </w:p>
        </w:tc>
        <w:tc>
          <w:tcPr>
            <w:tcW w:w="720" w:type="dxa"/>
            <w:tcBorders>
              <w:top w:val="nil"/>
              <w:left w:val="nil"/>
              <w:bottom w:val="single" w:sz="4" w:space="0" w:color="auto"/>
              <w:right w:val="single" w:sz="4" w:space="0" w:color="auto"/>
            </w:tcBorders>
            <w:shd w:val="clear" w:color="000000" w:fill="C5D9F1"/>
            <w:vAlign w:val="center"/>
            <w:hideMark/>
          </w:tcPr>
          <w:p w14:paraId="004E14B4"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NIT</w:t>
            </w:r>
          </w:p>
        </w:tc>
        <w:tc>
          <w:tcPr>
            <w:tcW w:w="1440" w:type="dxa"/>
            <w:tcBorders>
              <w:top w:val="nil"/>
              <w:left w:val="nil"/>
              <w:bottom w:val="single" w:sz="4" w:space="0" w:color="auto"/>
              <w:right w:val="single" w:sz="4" w:space="0" w:color="auto"/>
            </w:tcBorders>
            <w:shd w:val="clear" w:color="000000" w:fill="C5D9F1"/>
            <w:vAlign w:val="center"/>
            <w:hideMark/>
          </w:tcPr>
          <w:p w14:paraId="4E7CF583"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hideMark/>
          </w:tcPr>
          <w:p w14:paraId="2AE37E4E"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747144C8" w14:textId="4B2CB580"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1F3ACA63"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3C1D9D4"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15</w:t>
            </w:r>
          </w:p>
        </w:tc>
        <w:tc>
          <w:tcPr>
            <w:tcW w:w="3866" w:type="dxa"/>
            <w:tcBorders>
              <w:top w:val="nil"/>
              <w:left w:val="nil"/>
              <w:bottom w:val="single" w:sz="4" w:space="0" w:color="auto"/>
              <w:right w:val="single" w:sz="4" w:space="0" w:color="auto"/>
            </w:tcBorders>
            <w:shd w:val="clear" w:color="000000" w:fill="C5D9F1"/>
            <w:noWrap/>
            <w:vAlign w:val="center"/>
            <w:hideMark/>
          </w:tcPr>
          <w:p w14:paraId="5ECE55A8" w14:textId="77777777"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Open Calls</w:t>
            </w:r>
          </w:p>
        </w:tc>
        <w:tc>
          <w:tcPr>
            <w:tcW w:w="720" w:type="dxa"/>
            <w:tcBorders>
              <w:top w:val="nil"/>
              <w:left w:val="nil"/>
              <w:bottom w:val="single" w:sz="4" w:space="0" w:color="auto"/>
              <w:right w:val="single" w:sz="4" w:space="0" w:color="auto"/>
            </w:tcBorders>
            <w:shd w:val="clear" w:color="000000" w:fill="C5D9F1"/>
            <w:vAlign w:val="center"/>
            <w:hideMark/>
          </w:tcPr>
          <w:p w14:paraId="500280E3"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OPN</w:t>
            </w:r>
          </w:p>
        </w:tc>
        <w:tc>
          <w:tcPr>
            <w:tcW w:w="1440" w:type="dxa"/>
            <w:tcBorders>
              <w:top w:val="nil"/>
              <w:left w:val="nil"/>
              <w:bottom w:val="single" w:sz="4" w:space="0" w:color="auto"/>
              <w:right w:val="single" w:sz="4" w:space="0" w:color="auto"/>
            </w:tcBorders>
            <w:shd w:val="clear" w:color="000000" w:fill="C5D9F1"/>
            <w:vAlign w:val="center"/>
            <w:hideMark/>
          </w:tcPr>
          <w:p w14:paraId="0B2B0F03" w14:textId="77777777" w:rsidR="00D10989" w:rsidRDefault="00D10989" w:rsidP="00357032">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 xml:space="preserve">Direct Coach </w:t>
            </w:r>
          </w:p>
          <w:p w14:paraId="0B17552B" w14:textId="0DEBA3AF"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hideMark/>
          </w:tcPr>
          <w:p w14:paraId="438103F6" w14:textId="77777777" w:rsidR="00D10989" w:rsidRDefault="00D10989" w:rsidP="00357032">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POC</w:t>
            </w:r>
          </w:p>
          <w:p w14:paraId="192AF7CA" w14:textId="4781CECE"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2070B775" w14:textId="30DD20A4"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449B1DEB"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D730B5D"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16</w:t>
            </w:r>
          </w:p>
        </w:tc>
        <w:tc>
          <w:tcPr>
            <w:tcW w:w="3866" w:type="dxa"/>
            <w:tcBorders>
              <w:top w:val="nil"/>
              <w:left w:val="nil"/>
              <w:bottom w:val="single" w:sz="4" w:space="0" w:color="auto"/>
              <w:right w:val="single" w:sz="4" w:space="0" w:color="auto"/>
            </w:tcBorders>
            <w:shd w:val="clear" w:color="000000" w:fill="C5D9F1"/>
            <w:noWrap/>
            <w:vAlign w:val="center"/>
            <w:hideMark/>
          </w:tcPr>
          <w:p w14:paraId="3187A8A2" w14:textId="4826A206"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Short Calls </w:t>
            </w:r>
            <w:r>
              <w:rPr>
                <w:rFonts w:ascii="Calibri" w:eastAsia="Times New Roman" w:hAnsi="Calibri" w:cs="Times New Roman"/>
                <w:color w:val="000000"/>
              </w:rPr>
              <w:t>–</w:t>
            </w:r>
            <w:r w:rsidRPr="007E2C75">
              <w:rPr>
                <w:rFonts w:ascii="Calibri" w:eastAsia="Times New Roman" w:hAnsi="Calibri" w:cs="Times New Roman"/>
                <w:color w:val="000000"/>
              </w:rPr>
              <w:t xml:space="preserve"> Outbound</w:t>
            </w:r>
          </w:p>
        </w:tc>
        <w:tc>
          <w:tcPr>
            <w:tcW w:w="720" w:type="dxa"/>
            <w:tcBorders>
              <w:top w:val="nil"/>
              <w:left w:val="nil"/>
              <w:bottom w:val="single" w:sz="4" w:space="0" w:color="auto"/>
              <w:right w:val="single" w:sz="4" w:space="0" w:color="auto"/>
            </w:tcBorders>
            <w:shd w:val="clear" w:color="000000" w:fill="C5D9F1"/>
            <w:vAlign w:val="center"/>
            <w:hideMark/>
          </w:tcPr>
          <w:p w14:paraId="587C932F"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OSC</w:t>
            </w:r>
          </w:p>
        </w:tc>
        <w:tc>
          <w:tcPr>
            <w:tcW w:w="1440" w:type="dxa"/>
            <w:tcBorders>
              <w:top w:val="nil"/>
              <w:left w:val="nil"/>
              <w:bottom w:val="single" w:sz="4" w:space="0" w:color="auto"/>
              <w:right w:val="single" w:sz="4" w:space="0" w:color="auto"/>
            </w:tcBorders>
            <w:shd w:val="clear" w:color="000000" w:fill="C5D9F1"/>
            <w:vAlign w:val="center"/>
            <w:hideMark/>
          </w:tcPr>
          <w:p w14:paraId="553A3CA8" w14:textId="77777777" w:rsidR="00D10989" w:rsidRDefault="00D10989" w:rsidP="00357032">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 xml:space="preserve">Direct Coach </w:t>
            </w:r>
          </w:p>
          <w:p w14:paraId="3E276025" w14:textId="3635DA24"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hideMark/>
          </w:tcPr>
          <w:p w14:paraId="1AD4E05C" w14:textId="77777777" w:rsidR="00D10989" w:rsidRDefault="00D10989" w:rsidP="00357032">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POC</w:t>
            </w:r>
          </w:p>
          <w:p w14:paraId="07A03EC4" w14:textId="73AFF59F"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29949815" w14:textId="514F694F"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676FCDE8"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0DD7945E"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17</w:t>
            </w:r>
          </w:p>
        </w:tc>
        <w:tc>
          <w:tcPr>
            <w:tcW w:w="3866" w:type="dxa"/>
            <w:tcBorders>
              <w:top w:val="nil"/>
              <w:left w:val="nil"/>
              <w:bottom w:val="single" w:sz="4" w:space="0" w:color="auto"/>
              <w:right w:val="single" w:sz="4" w:space="0" w:color="auto"/>
            </w:tcBorders>
            <w:shd w:val="clear" w:color="000000" w:fill="C5D9F1"/>
            <w:noWrap/>
            <w:vAlign w:val="center"/>
            <w:hideMark/>
          </w:tcPr>
          <w:p w14:paraId="2263A561" w14:textId="77777777"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Returned MAC Escalation</w:t>
            </w:r>
          </w:p>
        </w:tc>
        <w:tc>
          <w:tcPr>
            <w:tcW w:w="720" w:type="dxa"/>
            <w:tcBorders>
              <w:top w:val="nil"/>
              <w:left w:val="nil"/>
              <w:bottom w:val="single" w:sz="4" w:space="0" w:color="auto"/>
              <w:right w:val="single" w:sz="4" w:space="0" w:color="auto"/>
            </w:tcBorders>
            <w:shd w:val="clear" w:color="000000" w:fill="C5D9F1"/>
            <w:vAlign w:val="center"/>
            <w:hideMark/>
          </w:tcPr>
          <w:p w14:paraId="2D1EFED7"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RME</w:t>
            </w:r>
          </w:p>
        </w:tc>
        <w:tc>
          <w:tcPr>
            <w:tcW w:w="1440" w:type="dxa"/>
            <w:tcBorders>
              <w:top w:val="nil"/>
              <w:left w:val="nil"/>
              <w:bottom w:val="single" w:sz="4" w:space="0" w:color="auto"/>
              <w:right w:val="single" w:sz="4" w:space="0" w:color="auto"/>
            </w:tcBorders>
            <w:shd w:val="clear" w:color="000000" w:fill="C5D9F1"/>
            <w:vAlign w:val="center"/>
            <w:hideMark/>
          </w:tcPr>
          <w:p w14:paraId="19235001" w14:textId="43F483D9" w:rsidR="00D10989" w:rsidRPr="007E2C75" w:rsidRDefault="00D5180F"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w:t>
            </w:r>
            <w:r w:rsidR="00C358F8">
              <w:rPr>
                <w:rFonts w:ascii="Calibri" w:eastAsia="Times New Roman" w:hAnsi="Calibri" w:cstheme="minorHAnsi"/>
                <w:color w:val="000000"/>
                <w:sz w:val="16"/>
                <w:szCs w:val="16"/>
              </w:rPr>
              <w:t xml:space="preserve"> </w:t>
            </w:r>
            <w:r w:rsidR="00D10989" w:rsidRPr="007E2C75">
              <w:rPr>
                <w:rFonts w:ascii="Calibri" w:eastAsia="Times New Roman" w:hAnsi="Calibri" w:cstheme="minorHAnsi"/>
                <w:color w:val="000000"/>
                <w:sz w:val="16"/>
                <w:szCs w:val="16"/>
              </w:rPr>
              <w:t>Review</w:t>
            </w:r>
          </w:p>
        </w:tc>
        <w:tc>
          <w:tcPr>
            <w:tcW w:w="1170" w:type="dxa"/>
            <w:tcBorders>
              <w:top w:val="nil"/>
              <w:left w:val="nil"/>
              <w:bottom w:val="single" w:sz="4" w:space="0" w:color="auto"/>
              <w:right w:val="single" w:sz="4" w:space="0" w:color="auto"/>
            </w:tcBorders>
            <w:shd w:val="clear" w:color="000000" w:fill="C5D9F1"/>
            <w:vAlign w:val="center"/>
            <w:hideMark/>
          </w:tcPr>
          <w:p w14:paraId="7AC0FE4B" w14:textId="2358FF22"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58E86B78" w14:textId="0D4CB743"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3413D397"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473B2C06"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18</w:t>
            </w:r>
          </w:p>
        </w:tc>
        <w:tc>
          <w:tcPr>
            <w:tcW w:w="3866" w:type="dxa"/>
            <w:tcBorders>
              <w:top w:val="nil"/>
              <w:left w:val="nil"/>
              <w:bottom w:val="single" w:sz="4" w:space="0" w:color="auto"/>
              <w:right w:val="single" w:sz="4" w:space="0" w:color="auto"/>
            </w:tcBorders>
            <w:shd w:val="clear" w:color="000000" w:fill="C5D9F1"/>
            <w:noWrap/>
            <w:vAlign w:val="center"/>
            <w:hideMark/>
          </w:tcPr>
          <w:p w14:paraId="4414CDDA" w14:textId="2AA1DBC1"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w:t>
            </w:r>
            <w:r>
              <w:rPr>
                <w:rFonts w:ascii="Calibri" w:eastAsia="Times New Roman" w:hAnsi="Calibri" w:cs="Times New Roman"/>
                <w:color w:val="000000"/>
              </w:rPr>
              <w:t>CCO</w:t>
            </w:r>
            <w:r w:rsidRPr="007E2C75">
              <w:rPr>
                <w:rFonts w:ascii="Calibri" w:eastAsia="Times New Roman" w:hAnsi="Calibri" w:cs="Times New Roman"/>
                <w:color w:val="000000"/>
              </w:rPr>
              <w:t xml:space="preserve"> Security and Privacy Incident Coaching</w:t>
            </w:r>
          </w:p>
        </w:tc>
        <w:tc>
          <w:tcPr>
            <w:tcW w:w="720" w:type="dxa"/>
            <w:tcBorders>
              <w:top w:val="nil"/>
              <w:left w:val="nil"/>
              <w:bottom w:val="single" w:sz="4" w:space="0" w:color="auto"/>
              <w:right w:val="single" w:sz="4" w:space="0" w:color="auto"/>
            </w:tcBorders>
            <w:shd w:val="clear" w:color="000000" w:fill="C5D9F1"/>
            <w:vAlign w:val="center"/>
            <w:hideMark/>
          </w:tcPr>
          <w:p w14:paraId="7F1D4FC6"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SPI</w:t>
            </w:r>
          </w:p>
        </w:tc>
        <w:tc>
          <w:tcPr>
            <w:tcW w:w="1440" w:type="dxa"/>
            <w:tcBorders>
              <w:top w:val="nil"/>
              <w:left w:val="nil"/>
              <w:bottom w:val="single" w:sz="4" w:space="0" w:color="auto"/>
              <w:right w:val="single" w:sz="4" w:space="0" w:color="auto"/>
            </w:tcBorders>
            <w:shd w:val="clear" w:color="000000" w:fill="C5D9F1"/>
            <w:vAlign w:val="center"/>
            <w:hideMark/>
          </w:tcPr>
          <w:p w14:paraId="126E5C1F" w14:textId="77777777" w:rsidR="00D10989" w:rsidRDefault="00D10989" w:rsidP="00357032">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 xml:space="preserve">Direct Coach </w:t>
            </w:r>
          </w:p>
          <w:p w14:paraId="228A6009" w14:textId="2ED0C543"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hideMark/>
          </w:tcPr>
          <w:p w14:paraId="36EE7381" w14:textId="77777777" w:rsidR="00D10989" w:rsidRDefault="00D10989" w:rsidP="00357032">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POC</w:t>
            </w:r>
          </w:p>
          <w:p w14:paraId="3192EB8C" w14:textId="74D1ECB5"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6C632F20" w14:textId="614D8DF3"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78FAC220"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F883592" w14:textId="77777777" w:rsidR="00D10989" w:rsidRPr="00816EC0" w:rsidRDefault="00D10989" w:rsidP="00DE6804">
            <w:pPr>
              <w:tabs>
                <w:tab w:val="left" w:pos="3330"/>
              </w:tabs>
              <w:spacing w:after="0" w:line="240" w:lineRule="auto"/>
              <w:jc w:val="right"/>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19</w:t>
            </w:r>
          </w:p>
        </w:tc>
        <w:tc>
          <w:tcPr>
            <w:tcW w:w="3866" w:type="dxa"/>
            <w:tcBorders>
              <w:top w:val="nil"/>
              <w:left w:val="nil"/>
              <w:bottom w:val="single" w:sz="4" w:space="0" w:color="auto"/>
              <w:right w:val="single" w:sz="4" w:space="0" w:color="auto"/>
            </w:tcBorders>
            <w:shd w:val="clear" w:color="000000" w:fill="C5D9F1"/>
            <w:noWrap/>
            <w:vAlign w:val="center"/>
            <w:hideMark/>
          </w:tcPr>
          <w:p w14:paraId="577C0BFD" w14:textId="77777777" w:rsidR="00D10989" w:rsidRPr="007E2C75" w:rsidRDefault="00D10989" w:rsidP="00DE6804">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Transfers</w:t>
            </w:r>
          </w:p>
        </w:tc>
        <w:tc>
          <w:tcPr>
            <w:tcW w:w="720" w:type="dxa"/>
            <w:tcBorders>
              <w:top w:val="nil"/>
              <w:left w:val="nil"/>
              <w:bottom w:val="single" w:sz="4" w:space="0" w:color="auto"/>
              <w:right w:val="single" w:sz="4" w:space="0" w:color="auto"/>
            </w:tcBorders>
            <w:shd w:val="clear" w:color="000000" w:fill="C5D9F1"/>
            <w:vAlign w:val="center"/>
            <w:hideMark/>
          </w:tcPr>
          <w:p w14:paraId="7E2A1BC4" w14:textId="77777777" w:rsidR="00D10989" w:rsidRPr="00816EC0" w:rsidRDefault="00D10989"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TRN</w:t>
            </w:r>
          </w:p>
        </w:tc>
        <w:tc>
          <w:tcPr>
            <w:tcW w:w="1440" w:type="dxa"/>
            <w:tcBorders>
              <w:top w:val="nil"/>
              <w:left w:val="nil"/>
              <w:bottom w:val="single" w:sz="4" w:space="0" w:color="auto"/>
              <w:right w:val="single" w:sz="4" w:space="0" w:color="auto"/>
            </w:tcBorders>
            <w:shd w:val="clear" w:color="000000" w:fill="C5D9F1"/>
            <w:vAlign w:val="center"/>
            <w:hideMark/>
          </w:tcPr>
          <w:p w14:paraId="30781E5F" w14:textId="77777777" w:rsidR="00D10989" w:rsidRPr="00816EC0" w:rsidRDefault="00D10989"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hideMark/>
          </w:tcPr>
          <w:p w14:paraId="0B31F935" w14:textId="77777777" w:rsidR="00D10989" w:rsidRPr="00816EC0" w:rsidRDefault="00D10989"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17321FCD" w14:textId="77777777" w:rsidR="00D10989" w:rsidRPr="00816EC0" w:rsidRDefault="00D10989" w:rsidP="00DE6804">
            <w:pPr>
              <w:tabs>
                <w:tab w:val="left" w:pos="3330"/>
              </w:tabs>
              <w:spacing w:after="0" w:line="240" w:lineRule="auto"/>
              <w:rPr>
                <w:rFonts w:ascii="Calibri" w:eastAsia="Times New Roman" w:hAnsi="Calibri" w:cstheme="minorHAnsi"/>
                <w:color w:val="000000"/>
                <w:sz w:val="16"/>
                <w:szCs w:val="16"/>
              </w:rPr>
            </w:pPr>
            <w:r w:rsidRPr="00CB7FEC">
              <w:rPr>
                <w:rFonts w:ascii="Calibri" w:eastAsia="Times New Roman" w:hAnsi="Calibri" w:cstheme="minorHAnsi"/>
                <w:color w:val="000000"/>
                <w:sz w:val="16"/>
                <w:szCs w:val="16"/>
              </w:rPr>
              <w:t>OMR / Exceptions</w:t>
            </w:r>
          </w:p>
        </w:tc>
      </w:tr>
      <w:tr w:rsidR="00584F5E" w:rsidRPr="007E2C75" w14:paraId="395396A6"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tcPr>
          <w:p w14:paraId="532443A4" w14:textId="006A43A8" w:rsidR="00584F5E" w:rsidRPr="007E2C75" w:rsidRDefault="00584F5E" w:rsidP="00DE6804">
            <w:pPr>
              <w:tabs>
                <w:tab w:val="left" w:pos="3330"/>
              </w:tabs>
              <w:spacing w:after="0" w:line="240" w:lineRule="auto"/>
              <w:jc w:val="right"/>
              <w:rPr>
                <w:rFonts w:ascii="Calibri" w:eastAsia="Times New Roman" w:hAnsi="Calibri" w:cstheme="minorHAnsi"/>
                <w:color w:val="000000"/>
                <w:sz w:val="16"/>
                <w:szCs w:val="16"/>
              </w:rPr>
            </w:pPr>
            <w:r>
              <w:rPr>
                <w:rFonts w:ascii="Calibri" w:eastAsia="Times New Roman" w:hAnsi="Calibri" w:cstheme="minorHAnsi"/>
                <w:color w:val="000000"/>
                <w:sz w:val="16"/>
                <w:szCs w:val="16"/>
              </w:rPr>
              <w:t>20</w:t>
            </w:r>
          </w:p>
        </w:tc>
        <w:tc>
          <w:tcPr>
            <w:tcW w:w="3866" w:type="dxa"/>
            <w:tcBorders>
              <w:top w:val="nil"/>
              <w:left w:val="nil"/>
              <w:bottom w:val="single" w:sz="4" w:space="0" w:color="auto"/>
              <w:right w:val="single" w:sz="4" w:space="0" w:color="auto"/>
            </w:tcBorders>
            <w:shd w:val="clear" w:color="000000" w:fill="C5D9F1"/>
            <w:noWrap/>
            <w:vAlign w:val="center"/>
          </w:tcPr>
          <w:p w14:paraId="3143D7FA" w14:textId="07B23E67" w:rsidR="00584F5E" w:rsidRPr="007E2C75" w:rsidRDefault="00584F5E" w:rsidP="00DE6804">
            <w:pPr>
              <w:tabs>
                <w:tab w:val="left" w:pos="3330"/>
              </w:tabs>
              <w:spacing w:after="0" w:line="240" w:lineRule="auto"/>
              <w:rPr>
                <w:rFonts w:ascii="Calibri" w:eastAsia="Times New Roman" w:hAnsi="Calibri" w:cs="Times New Roman"/>
                <w:color w:val="000000"/>
              </w:rPr>
            </w:pPr>
            <w:r>
              <w:rPr>
                <w:rFonts w:ascii="Calibri" w:eastAsia="Times New Roman" w:hAnsi="Calibri" w:cs="Times New Roman"/>
                <w:color w:val="000000"/>
              </w:rPr>
              <w:t>OMR: FFM T2 Transfers</w:t>
            </w:r>
          </w:p>
        </w:tc>
        <w:tc>
          <w:tcPr>
            <w:tcW w:w="720" w:type="dxa"/>
            <w:tcBorders>
              <w:top w:val="nil"/>
              <w:left w:val="nil"/>
              <w:bottom w:val="single" w:sz="4" w:space="0" w:color="auto"/>
              <w:right w:val="single" w:sz="4" w:space="0" w:color="auto"/>
            </w:tcBorders>
            <w:shd w:val="clear" w:color="000000" w:fill="C5D9F1"/>
            <w:vAlign w:val="center"/>
          </w:tcPr>
          <w:p w14:paraId="12C14CCB" w14:textId="5C10BC00" w:rsidR="00584F5E" w:rsidRPr="007E2C75" w:rsidRDefault="00584F5E" w:rsidP="00DE6804">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TR2</w:t>
            </w:r>
          </w:p>
        </w:tc>
        <w:tc>
          <w:tcPr>
            <w:tcW w:w="1440" w:type="dxa"/>
            <w:tcBorders>
              <w:top w:val="nil"/>
              <w:left w:val="nil"/>
              <w:bottom w:val="single" w:sz="4" w:space="0" w:color="auto"/>
              <w:right w:val="single" w:sz="4" w:space="0" w:color="auto"/>
            </w:tcBorders>
            <w:shd w:val="clear" w:color="000000" w:fill="C5D9F1"/>
            <w:vAlign w:val="center"/>
          </w:tcPr>
          <w:p w14:paraId="109E27D2" w14:textId="77777777" w:rsidR="00584F5E" w:rsidRDefault="00584F5E" w:rsidP="00DE6804">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Direct Coach</w:t>
            </w:r>
          </w:p>
          <w:p w14:paraId="1CABB95A" w14:textId="73F9478F" w:rsidR="00584F5E" w:rsidRPr="007E2C75" w:rsidRDefault="00584F5E" w:rsidP="00DE6804">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tcPr>
          <w:p w14:paraId="20354B25" w14:textId="77777777" w:rsidR="00584F5E" w:rsidRDefault="00584F5E" w:rsidP="00DE6804">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POC</w:t>
            </w:r>
          </w:p>
          <w:p w14:paraId="02F26E9E" w14:textId="427415E8" w:rsidR="00584F5E" w:rsidRPr="007E2C75" w:rsidRDefault="00584F5E" w:rsidP="00DE6804">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tcPr>
          <w:p w14:paraId="18ADF77B" w14:textId="77777777" w:rsidR="00584F5E" w:rsidRDefault="00584F5E" w:rsidP="00DE6804">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OMR/</w:t>
            </w:r>
          </w:p>
          <w:p w14:paraId="298A4A5D" w14:textId="64FBDB36" w:rsidR="00584F5E" w:rsidRPr="00CB7FEC" w:rsidRDefault="00584F5E" w:rsidP="00DE6804">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Exceptions</w:t>
            </w:r>
          </w:p>
        </w:tc>
      </w:tr>
      <w:tr w:rsidR="00584F5E" w:rsidRPr="007E2C75" w14:paraId="6B836E17" w14:textId="77777777" w:rsidTr="00584F5E">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tcPr>
          <w:p w14:paraId="41A44934" w14:textId="588C83F5" w:rsidR="00584F5E" w:rsidRPr="00584F5E" w:rsidRDefault="00584F5E" w:rsidP="00584F5E">
            <w:pPr>
              <w:tabs>
                <w:tab w:val="left" w:pos="3330"/>
              </w:tabs>
              <w:spacing w:after="0" w:line="240" w:lineRule="auto"/>
              <w:jc w:val="right"/>
              <w:rPr>
                <w:rFonts w:ascii="Calibri" w:eastAsia="Times New Roman" w:hAnsi="Calibri" w:cstheme="minorHAnsi"/>
                <w:color w:val="000000"/>
                <w:sz w:val="16"/>
                <w:szCs w:val="16"/>
              </w:rPr>
            </w:pPr>
            <w:r>
              <w:rPr>
                <w:rFonts w:ascii="Calibri" w:eastAsia="Times New Roman" w:hAnsi="Calibri" w:cstheme="minorHAnsi"/>
                <w:color w:val="000000"/>
                <w:sz w:val="16"/>
                <w:szCs w:val="16"/>
              </w:rPr>
              <w:t>21</w:t>
            </w:r>
          </w:p>
        </w:tc>
        <w:tc>
          <w:tcPr>
            <w:tcW w:w="3866" w:type="dxa"/>
            <w:tcBorders>
              <w:top w:val="nil"/>
              <w:left w:val="nil"/>
              <w:bottom w:val="single" w:sz="4" w:space="0" w:color="auto"/>
              <w:right w:val="single" w:sz="4" w:space="0" w:color="auto"/>
            </w:tcBorders>
            <w:shd w:val="clear" w:color="000000" w:fill="C5D9F1"/>
            <w:noWrap/>
            <w:vAlign w:val="center"/>
          </w:tcPr>
          <w:p w14:paraId="56992828" w14:textId="472E4DB8" w:rsidR="00584F5E" w:rsidRPr="007E2C75" w:rsidRDefault="00584F5E" w:rsidP="00357032">
            <w:pPr>
              <w:tabs>
                <w:tab w:val="left" w:pos="3330"/>
              </w:tabs>
              <w:spacing w:after="0" w:line="240" w:lineRule="auto"/>
              <w:rPr>
                <w:rFonts w:ascii="Calibri" w:eastAsia="Times New Roman" w:hAnsi="Calibri" w:cs="Times New Roman"/>
                <w:color w:val="000000"/>
              </w:rPr>
            </w:pPr>
            <w:r w:rsidRPr="00584F5E">
              <w:rPr>
                <w:rFonts w:ascii="Calibri" w:eastAsia="Times New Roman" w:hAnsi="Calibri" w:cs="Times New Roman"/>
                <w:color w:val="000000"/>
              </w:rPr>
              <w:t>Exception Reporting Inappropriate Transfers</w:t>
            </w:r>
          </w:p>
        </w:tc>
        <w:tc>
          <w:tcPr>
            <w:tcW w:w="720" w:type="dxa"/>
            <w:tcBorders>
              <w:top w:val="nil"/>
              <w:left w:val="nil"/>
              <w:bottom w:val="single" w:sz="4" w:space="0" w:color="auto"/>
              <w:right w:val="single" w:sz="4" w:space="0" w:color="auto"/>
            </w:tcBorders>
            <w:shd w:val="clear" w:color="000000" w:fill="C5D9F1"/>
            <w:vAlign w:val="center"/>
          </w:tcPr>
          <w:p w14:paraId="4CA65F52" w14:textId="1555AE81" w:rsidR="00584F5E" w:rsidRPr="00584F5E" w:rsidRDefault="00584F5E" w:rsidP="00357032">
            <w:pPr>
              <w:tabs>
                <w:tab w:val="left" w:pos="3330"/>
              </w:tabs>
              <w:spacing w:after="0" w:line="240" w:lineRule="auto"/>
              <w:rPr>
                <w:rFonts w:ascii="Calibri" w:eastAsia="Times New Roman" w:hAnsi="Calibri" w:cstheme="minorHAnsi"/>
                <w:color w:val="000000"/>
                <w:sz w:val="16"/>
                <w:szCs w:val="16"/>
              </w:rPr>
            </w:pPr>
          </w:p>
        </w:tc>
        <w:tc>
          <w:tcPr>
            <w:tcW w:w="1440" w:type="dxa"/>
            <w:tcBorders>
              <w:top w:val="nil"/>
              <w:left w:val="nil"/>
              <w:bottom w:val="single" w:sz="4" w:space="0" w:color="auto"/>
              <w:right w:val="single" w:sz="4" w:space="0" w:color="auto"/>
            </w:tcBorders>
            <w:shd w:val="clear" w:color="000000" w:fill="C5D9F1"/>
            <w:vAlign w:val="center"/>
          </w:tcPr>
          <w:p w14:paraId="25A3AFFF" w14:textId="0B9136CE" w:rsidR="00584F5E" w:rsidRPr="00584F5E" w:rsidRDefault="00584F5E" w:rsidP="00357032">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Direct Coach</w:t>
            </w:r>
          </w:p>
        </w:tc>
        <w:tc>
          <w:tcPr>
            <w:tcW w:w="1170" w:type="dxa"/>
            <w:tcBorders>
              <w:top w:val="nil"/>
              <w:left w:val="nil"/>
              <w:bottom w:val="single" w:sz="4" w:space="0" w:color="auto"/>
              <w:right w:val="single" w:sz="4" w:space="0" w:color="auto"/>
            </w:tcBorders>
            <w:shd w:val="clear" w:color="000000" w:fill="C5D9F1"/>
            <w:vAlign w:val="center"/>
          </w:tcPr>
          <w:p w14:paraId="13A38FFF" w14:textId="0720CBBA" w:rsidR="00584F5E" w:rsidRPr="00584F5E" w:rsidRDefault="00584F5E" w:rsidP="00357032">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POC</w:t>
            </w:r>
          </w:p>
        </w:tc>
        <w:tc>
          <w:tcPr>
            <w:tcW w:w="937" w:type="dxa"/>
            <w:tcBorders>
              <w:top w:val="nil"/>
              <w:left w:val="nil"/>
              <w:bottom w:val="single" w:sz="4" w:space="0" w:color="auto"/>
              <w:right w:val="single" w:sz="4" w:space="0" w:color="auto"/>
            </w:tcBorders>
            <w:shd w:val="clear" w:color="000000" w:fill="C5D9F1"/>
            <w:vAlign w:val="center"/>
          </w:tcPr>
          <w:p w14:paraId="04D7F29F" w14:textId="77777777" w:rsidR="00584F5E" w:rsidRPr="00584F5E" w:rsidRDefault="00584F5E" w:rsidP="00357032">
            <w:pPr>
              <w:tabs>
                <w:tab w:val="left" w:pos="3330"/>
              </w:tabs>
              <w:spacing w:after="0" w:line="240" w:lineRule="auto"/>
              <w:rPr>
                <w:rFonts w:ascii="Calibri" w:eastAsia="Times New Roman" w:hAnsi="Calibri" w:cstheme="minorHAnsi"/>
                <w:color w:val="000000"/>
                <w:sz w:val="16"/>
                <w:szCs w:val="16"/>
              </w:rPr>
            </w:pPr>
            <w:r w:rsidRPr="00CB7FEC">
              <w:rPr>
                <w:rFonts w:ascii="Calibri" w:eastAsia="Times New Roman" w:hAnsi="Calibri" w:cstheme="minorHAnsi"/>
                <w:color w:val="000000"/>
                <w:sz w:val="16"/>
                <w:szCs w:val="16"/>
              </w:rPr>
              <w:t>OMR / Exceptions</w:t>
            </w:r>
          </w:p>
        </w:tc>
      </w:tr>
      <w:tr w:rsidR="00584F5E" w:rsidRPr="007E2C75" w14:paraId="389017B5" w14:textId="77777777" w:rsidTr="00584F5E">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tcPr>
          <w:p w14:paraId="2C234844" w14:textId="7DE40488" w:rsidR="00584F5E" w:rsidRPr="00584F5E" w:rsidRDefault="00584F5E" w:rsidP="00357032">
            <w:pPr>
              <w:tabs>
                <w:tab w:val="left" w:pos="3330"/>
              </w:tabs>
              <w:spacing w:after="0" w:line="240" w:lineRule="auto"/>
              <w:jc w:val="right"/>
              <w:rPr>
                <w:rFonts w:ascii="Calibri" w:eastAsia="Times New Roman" w:hAnsi="Calibri" w:cstheme="minorHAnsi"/>
                <w:color w:val="000000"/>
                <w:sz w:val="16"/>
                <w:szCs w:val="16"/>
              </w:rPr>
            </w:pPr>
            <w:r>
              <w:rPr>
                <w:rFonts w:ascii="Calibri" w:eastAsia="Times New Roman" w:hAnsi="Calibri" w:cstheme="minorHAnsi"/>
                <w:color w:val="000000"/>
                <w:sz w:val="16"/>
                <w:szCs w:val="16"/>
              </w:rPr>
              <w:t>22</w:t>
            </w:r>
          </w:p>
        </w:tc>
        <w:tc>
          <w:tcPr>
            <w:tcW w:w="3866" w:type="dxa"/>
            <w:tcBorders>
              <w:top w:val="nil"/>
              <w:left w:val="nil"/>
              <w:bottom w:val="single" w:sz="4" w:space="0" w:color="auto"/>
              <w:right w:val="single" w:sz="4" w:space="0" w:color="auto"/>
            </w:tcBorders>
            <w:shd w:val="clear" w:color="000000" w:fill="C5D9F1"/>
            <w:noWrap/>
            <w:vAlign w:val="center"/>
          </w:tcPr>
          <w:p w14:paraId="60981F5C" w14:textId="3F3842B6" w:rsidR="00584F5E" w:rsidRPr="007E2C75" w:rsidRDefault="00584F5E" w:rsidP="00357032">
            <w:pPr>
              <w:tabs>
                <w:tab w:val="left" w:pos="3330"/>
              </w:tabs>
              <w:spacing w:after="0" w:line="240" w:lineRule="auto"/>
              <w:rPr>
                <w:rFonts w:ascii="Calibri" w:eastAsia="Times New Roman" w:hAnsi="Calibri" w:cs="Times New Roman"/>
                <w:color w:val="000000"/>
              </w:rPr>
            </w:pPr>
            <w:r w:rsidRPr="00584F5E">
              <w:rPr>
                <w:rFonts w:ascii="Calibri" w:eastAsia="Times New Roman" w:hAnsi="Calibri" w:cs="Times New Roman"/>
                <w:color w:val="000000"/>
              </w:rPr>
              <w:t>Exception Reporting PDP Complaints</w:t>
            </w:r>
          </w:p>
        </w:tc>
        <w:tc>
          <w:tcPr>
            <w:tcW w:w="720" w:type="dxa"/>
            <w:tcBorders>
              <w:top w:val="nil"/>
              <w:left w:val="nil"/>
              <w:bottom w:val="single" w:sz="4" w:space="0" w:color="auto"/>
              <w:right w:val="single" w:sz="4" w:space="0" w:color="auto"/>
            </w:tcBorders>
            <w:shd w:val="clear" w:color="000000" w:fill="C5D9F1"/>
            <w:vAlign w:val="center"/>
          </w:tcPr>
          <w:p w14:paraId="46F7F146" w14:textId="33F33C1B" w:rsidR="00584F5E" w:rsidRPr="00584F5E" w:rsidRDefault="00584F5E" w:rsidP="00357032">
            <w:pPr>
              <w:tabs>
                <w:tab w:val="left" w:pos="3330"/>
              </w:tabs>
              <w:spacing w:after="0" w:line="240" w:lineRule="auto"/>
              <w:rPr>
                <w:rFonts w:ascii="Calibri" w:eastAsia="Times New Roman" w:hAnsi="Calibri" w:cstheme="minorHAnsi"/>
                <w:color w:val="000000"/>
                <w:sz w:val="16"/>
                <w:szCs w:val="16"/>
              </w:rPr>
            </w:pPr>
          </w:p>
        </w:tc>
        <w:tc>
          <w:tcPr>
            <w:tcW w:w="1440" w:type="dxa"/>
            <w:tcBorders>
              <w:top w:val="nil"/>
              <w:left w:val="nil"/>
              <w:bottom w:val="single" w:sz="4" w:space="0" w:color="auto"/>
              <w:right w:val="single" w:sz="4" w:space="0" w:color="auto"/>
            </w:tcBorders>
            <w:shd w:val="clear" w:color="000000" w:fill="C5D9F1"/>
            <w:vAlign w:val="center"/>
          </w:tcPr>
          <w:p w14:paraId="00E39C69" w14:textId="786FC30B" w:rsidR="00584F5E" w:rsidRPr="00584F5E" w:rsidRDefault="00584F5E" w:rsidP="00357032">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Direct Coach</w:t>
            </w:r>
          </w:p>
        </w:tc>
        <w:tc>
          <w:tcPr>
            <w:tcW w:w="1170" w:type="dxa"/>
            <w:tcBorders>
              <w:top w:val="nil"/>
              <w:left w:val="nil"/>
              <w:bottom w:val="single" w:sz="4" w:space="0" w:color="auto"/>
              <w:right w:val="single" w:sz="4" w:space="0" w:color="auto"/>
            </w:tcBorders>
            <w:shd w:val="clear" w:color="000000" w:fill="C5D9F1"/>
            <w:vAlign w:val="center"/>
          </w:tcPr>
          <w:p w14:paraId="4E97EBA4" w14:textId="288044C8" w:rsidR="00584F5E" w:rsidRPr="00584F5E" w:rsidRDefault="00584F5E" w:rsidP="00357032">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POC</w:t>
            </w:r>
          </w:p>
        </w:tc>
        <w:tc>
          <w:tcPr>
            <w:tcW w:w="937" w:type="dxa"/>
            <w:tcBorders>
              <w:top w:val="nil"/>
              <w:left w:val="nil"/>
              <w:bottom w:val="single" w:sz="4" w:space="0" w:color="auto"/>
              <w:right w:val="single" w:sz="4" w:space="0" w:color="auto"/>
            </w:tcBorders>
            <w:shd w:val="clear" w:color="000000" w:fill="C5D9F1"/>
            <w:vAlign w:val="center"/>
          </w:tcPr>
          <w:p w14:paraId="3537CBBE" w14:textId="77777777" w:rsidR="00584F5E" w:rsidRPr="00584F5E" w:rsidRDefault="00584F5E" w:rsidP="00357032">
            <w:pPr>
              <w:tabs>
                <w:tab w:val="left" w:pos="3330"/>
              </w:tabs>
              <w:spacing w:after="0" w:line="240" w:lineRule="auto"/>
              <w:rPr>
                <w:rFonts w:ascii="Calibri" w:eastAsia="Times New Roman" w:hAnsi="Calibri" w:cstheme="minorHAnsi"/>
                <w:color w:val="000000"/>
                <w:sz w:val="16"/>
                <w:szCs w:val="16"/>
              </w:rPr>
            </w:pPr>
            <w:r w:rsidRPr="00CB7FEC">
              <w:rPr>
                <w:rFonts w:ascii="Calibri" w:eastAsia="Times New Roman" w:hAnsi="Calibri" w:cstheme="minorHAnsi"/>
                <w:color w:val="000000"/>
                <w:sz w:val="16"/>
                <w:szCs w:val="16"/>
              </w:rPr>
              <w:t>OMR / Exceptions</w:t>
            </w:r>
          </w:p>
        </w:tc>
      </w:tr>
      <w:tr w:rsidR="00C358F8" w:rsidRPr="007E2C75" w14:paraId="43547904" w14:textId="77777777" w:rsidTr="00C358F8">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tcPr>
          <w:p w14:paraId="4D75B01A" w14:textId="62EED044" w:rsidR="00C358F8" w:rsidRPr="007E2C75" w:rsidRDefault="00C358F8" w:rsidP="00C358F8">
            <w:pPr>
              <w:tabs>
                <w:tab w:val="left" w:pos="3330"/>
              </w:tabs>
              <w:spacing w:after="0" w:line="240" w:lineRule="auto"/>
              <w:jc w:val="right"/>
              <w:rPr>
                <w:rFonts w:ascii="Calibri" w:eastAsia="Times New Roman" w:hAnsi="Calibri" w:cstheme="minorHAnsi"/>
                <w:color w:val="000000"/>
                <w:sz w:val="16"/>
                <w:szCs w:val="16"/>
              </w:rPr>
            </w:pPr>
            <w:r>
              <w:rPr>
                <w:rFonts w:ascii="Calibri" w:eastAsia="Times New Roman" w:hAnsi="Calibri" w:cstheme="minorHAnsi"/>
                <w:color w:val="000000"/>
                <w:sz w:val="16"/>
                <w:szCs w:val="16"/>
              </w:rPr>
              <w:t>23</w:t>
            </w:r>
          </w:p>
        </w:tc>
        <w:tc>
          <w:tcPr>
            <w:tcW w:w="3866" w:type="dxa"/>
            <w:tcBorders>
              <w:top w:val="nil"/>
              <w:left w:val="nil"/>
              <w:bottom w:val="single" w:sz="4" w:space="0" w:color="auto"/>
              <w:right w:val="single" w:sz="4" w:space="0" w:color="auto"/>
            </w:tcBorders>
            <w:shd w:val="clear" w:color="000000" w:fill="C5D9F1"/>
            <w:noWrap/>
            <w:vAlign w:val="center"/>
          </w:tcPr>
          <w:p w14:paraId="36F1BD26" w14:textId="23D9B763" w:rsidR="00C358F8" w:rsidRPr="007E2C75" w:rsidRDefault="00C358F8" w:rsidP="00C358F8">
            <w:pPr>
              <w:tabs>
                <w:tab w:val="left" w:pos="3330"/>
              </w:tabs>
              <w:spacing w:after="0" w:line="240" w:lineRule="auto"/>
              <w:rPr>
                <w:rFonts w:ascii="Calibri" w:eastAsia="Times New Roman" w:hAnsi="Calibri" w:cs="Times New Roman"/>
                <w:color w:val="000000"/>
              </w:rPr>
            </w:pPr>
            <w:r>
              <w:rPr>
                <w:rFonts w:ascii="Calibri" w:eastAsia="Times New Roman" w:hAnsi="Calibri" w:cs="Times New Roman"/>
                <w:color w:val="000000"/>
              </w:rPr>
              <w:t>OMR: Inappropriate ARC Transfers</w:t>
            </w:r>
          </w:p>
        </w:tc>
        <w:tc>
          <w:tcPr>
            <w:tcW w:w="720" w:type="dxa"/>
            <w:tcBorders>
              <w:top w:val="nil"/>
              <w:left w:val="nil"/>
              <w:bottom w:val="single" w:sz="4" w:space="0" w:color="auto"/>
              <w:right w:val="single" w:sz="4" w:space="0" w:color="auto"/>
            </w:tcBorders>
            <w:shd w:val="clear" w:color="000000" w:fill="C5D9F1"/>
            <w:vAlign w:val="center"/>
          </w:tcPr>
          <w:p w14:paraId="72F21D43" w14:textId="75DC3095" w:rsidR="00C358F8" w:rsidRPr="007E2C75" w:rsidRDefault="00C358F8" w:rsidP="00904695">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IAT</w:t>
            </w:r>
          </w:p>
        </w:tc>
        <w:tc>
          <w:tcPr>
            <w:tcW w:w="1440" w:type="dxa"/>
            <w:tcBorders>
              <w:top w:val="nil"/>
              <w:left w:val="nil"/>
              <w:bottom w:val="single" w:sz="4" w:space="0" w:color="auto"/>
              <w:right w:val="single" w:sz="4" w:space="0" w:color="auto"/>
            </w:tcBorders>
            <w:shd w:val="clear" w:color="000000" w:fill="C5D9F1"/>
            <w:vAlign w:val="center"/>
          </w:tcPr>
          <w:p w14:paraId="0127A5B1" w14:textId="0993F63C" w:rsidR="00C358F8" w:rsidRPr="007E2C75" w:rsidRDefault="00C358F8" w:rsidP="00904695">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Supervisor Review</w:t>
            </w:r>
          </w:p>
        </w:tc>
        <w:tc>
          <w:tcPr>
            <w:tcW w:w="1170" w:type="dxa"/>
            <w:tcBorders>
              <w:top w:val="nil"/>
              <w:left w:val="nil"/>
              <w:bottom w:val="single" w:sz="4" w:space="0" w:color="auto"/>
              <w:right w:val="single" w:sz="4" w:space="0" w:color="auto"/>
            </w:tcBorders>
            <w:shd w:val="clear" w:color="000000" w:fill="C5D9F1"/>
            <w:vAlign w:val="center"/>
          </w:tcPr>
          <w:p w14:paraId="12E60510" w14:textId="77777777" w:rsidR="00C358F8" w:rsidRPr="007E2C75" w:rsidRDefault="00C358F8" w:rsidP="00904695">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tcPr>
          <w:p w14:paraId="1D5CFED2" w14:textId="77777777" w:rsidR="00C358F8" w:rsidRDefault="00C358F8" w:rsidP="00904695">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OMR/</w:t>
            </w:r>
          </w:p>
          <w:p w14:paraId="13A8871F" w14:textId="77777777" w:rsidR="00C358F8" w:rsidRPr="00CB7FEC" w:rsidRDefault="00C358F8" w:rsidP="00904695">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Exceptions</w:t>
            </w:r>
          </w:p>
        </w:tc>
      </w:tr>
      <w:tr w:rsidR="00584F5E" w:rsidRPr="007E2C75" w14:paraId="258B878A" w14:textId="77777777" w:rsidTr="00584F5E">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tcPr>
          <w:p w14:paraId="0AEA52E0" w14:textId="3E72361E" w:rsidR="00584F5E" w:rsidRPr="00816EC0" w:rsidRDefault="00C358F8" w:rsidP="00357032">
            <w:pPr>
              <w:tabs>
                <w:tab w:val="left" w:pos="3330"/>
              </w:tabs>
              <w:spacing w:after="0" w:line="240" w:lineRule="auto"/>
              <w:jc w:val="right"/>
              <w:rPr>
                <w:rFonts w:ascii="Calibri" w:eastAsia="Times New Roman" w:hAnsi="Calibri" w:cstheme="minorHAnsi"/>
                <w:color w:val="000000"/>
                <w:sz w:val="16"/>
                <w:szCs w:val="16"/>
              </w:rPr>
            </w:pPr>
            <w:r>
              <w:rPr>
                <w:rFonts w:ascii="Calibri" w:eastAsia="Times New Roman" w:hAnsi="Calibri" w:cstheme="minorHAnsi"/>
                <w:color w:val="000000"/>
                <w:sz w:val="16"/>
                <w:szCs w:val="16"/>
              </w:rPr>
              <w:t>24</w:t>
            </w:r>
          </w:p>
        </w:tc>
        <w:tc>
          <w:tcPr>
            <w:tcW w:w="3866" w:type="dxa"/>
            <w:tcBorders>
              <w:top w:val="nil"/>
              <w:left w:val="nil"/>
              <w:bottom w:val="single" w:sz="4" w:space="0" w:color="auto"/>
              <w:right w:val="single" w:sz="4" w:space="0" w:color="auto"/>
            </w:tcBorders>
            <w:shd w:val="clear" w:color="000000" w:fill="C5D9F1"/>
            <w:noWrap/>
            <w:vAlign w:val="center"/>
          </w:tcPr>
          <w:p w14:paraId="5A79FFDD" w14:textId="32FAA814" w:rsidR="00584F5E" w:rsidRPr="007E2C75" w:rsidRDefault="00584F5E" w:rsidP="00357032">
            <w:pPr>
              <w:tabs>
                <w:tab w:val="left" w:pos="3330"/>
              </w:tabs>
              <w:spacing w:after="0" w:line="240" w:lineRule="auto"/>
              <w:rPr>
                <w:rFonts w:ascii="Calibri" w:eastAsia="Times New Roman" w:hAnsi="Calibri" w:cs="Times New Roman"/>
                <w:color w:val="000000"/>
              </w:rPr>
            </w:pPr>
            <w:r w:rsidRPr="00584F5E">
              <w:rPr>
                <w:rFonts w:ascii="Calibri" w:eastAsia="Times New Roman" w:hAnsi="Calibri" w:cs="Times New Roman"/>
                <w:color w:val="000000"/>
              </w:rPr>
              <w:t>Other: Specify reason under coaching details.</w:t>
            </w:r>
          </w:p>
        </w:tc>
        <w:tc>
          <w:tcPr>
            <w:tcW w:w="720" w:type="dxa"/>
            <w:tcBorders>
              <w:top w:val="nil"/>
              <w:left w:val="nil"/>
              <w:bottom w:val="single" w:sz="4" w:space="0" w:color="auto"/>
              <w:right w:val="single" w:sz="4" w:space="0" w:color="auto"/>
            </w:tcBorders>
            <w:shd w:val="clear" w:color="000000" w:fill="C5D9F1"/>
            <w:vAlign w:val="center"/>
          </w:tcPr>
          <w:p w14:paraId="1559ACBC" w14:textId="550ECD9F" w:rsidR="00584F5E" w:rsidRPr="00816EC0" w:rsidRDefault="00584F5E" w:rsidP="00357032">
            <w:pPr>
              <w:tabs>
                <w:tab w:val="left" w:pos="3330"/>
              </w:tabs>
              <w:spacing w:after="0" w:line="240" w:lineRule="auto"/>
              <w:rPr>
                <w:rFonts w:ascii="Calibri" w:eastAsia="Times New Roman" w:hAnsi="Calibri" w:cstheme="minorHAnsi"/>
                <w:color w:val="000000"/>
                <w:sz w:val="16"/>
                <w:szCs w:val="16"/>
              </w:rPr>
            </w:pPr>
          </w:p>
        </w:tc>
        <w:tc>
          <w:tcPr>
            <w:tcW w:w="1440" w:type="dxa"/>
            <w:tcBorders>
              <w:top w:val="nil"/>
              <w:left w:val="nil"/>
              <w:bottom w:val="single" w:sz="4" w:space="0" w:color="auto"/>
              <w:right w:val="single" w:sz="4" w:space="0" w:color="auto"/>
            </w:tcBorders>
            <w:shd w:val="clear" w:color="000000" w:fill="C5D9F1"/>
            <w:vAlign w:val="center"/>
          </w:tcPr>
          <w:p w14:paraId="2C446DE8" w14:textId="6D784F06" w:rsidR="00584F5E" w:rsidRPr="00816EC0" w:rsidRDefault="00584F5E" w:rsidP="00357032">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Direct Coach</w:t>
            </w:r>
          </w:p>
        </w:tc>
        <w:tc>
          <w:tcPr>
            <w:tcW w:w="1170" w:type="dxa"/>
            <w:tcBorders>
              <w:top w:val="nil"/>
              <w:left w:val="nil"/>
              <w:bottom w:val="single" w:sz="4" w:space="0" w:color="auto"/>
              <w:right w:val="single" w:sz="4" w:space="0" w:color="auto"/>
            </w:tcBorders>
            <w:shd w:val="clear" w:color="000000" w:fill="C5D9F1"/>
            <w:vAlign w:val="center"/>
          </w:tcPr>
          <w:p w14:paraId="58392D4E" w14:textId="330CF944" w:rsidR="00584F5E" w:rsidRPr="00816EC0" w:rsidRDefault="00584F5E" w:rsidP="00357032">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POC</w:t>
            </w:r>
          </w:p>
        </w:tc>
        <w:tc>
          <w:tcPr>
            <w:tcW w:w="937" w:type="dxa"/>
            <w:tcBorders>
              <w:top w:val="nil"/>
              <w:left w:val="nil"/>
              <w:bottom w:val="single" w:sz="4" w:space="0" w:color="auto"/>
              <w:right w:val="single" w:sz="4" w:space="0" w:color="auto"/>
            </w:tcBorders>
            <w:shd w:val="clear" w:color="000000" w:fill="C5D9F1"/>
            <w:vAlign w:val="center"/>
          </w:tcPr>
          <w:p w14:paraId="248BE2E1" w14:textId="77777777" w:rsidR="00584F5E" w:rsidRPr="00816EC0" w:rsidRDefault="00584F5E" w:rsidP="00357032">
            <w:pPr>
              <w:tabs>
                <w:tab w:val="left" w:pos="3330"/>
              </w:tabs>
              <w:spacing w:after="0" w:line="240" w:lineRule="auto"/>
              <w:rPr>
                <w:rFonts w:ascii="Calibri" w:eastAsia="Times New Roman" w:hAnsi="Calibri" w:cstheme="minorHAnsi"/>
                <w:color w:val="000000"/>
                <w:sz w:val="16"/>
                <w:szCs w:val="16"/>
              </w:rPr>
            </w:pPr>
            <w:r w:rsidRPr="00CB7FEC">
              <w:rPr>
                <w:rFonts w:ascii="Calibri" w:eastAsia="Times New Roman" w:hAnsi="Calibri" w:cstheme="minorHAnsi"/>
                <w:color w:val="000000"/>
                <w:sz w:val="16"/>
                <w:szCs w:val="16"/>
              </w:rPr>
              <w:t>OMR / Exceptions</w:t>
            </w:r>
          </w:p>
        </w:tc>
      </w:tr>
    </w:tbl>
    <w:p w14:paraId="273CCCDC" w14:textId="77777777" w:rsidR="00584F5E" w:rsidRDefault="00584F5E" w:rsidP="00365FF3">
      <w:pPr>
        <w:spacing w:after="0"/>
        <w:jc w:val="both"/>
        <w:rPr>
          <w:b/>
          <w:color w:val="365F91" w:themeColor="accent1" w:themeShade="BF"/>
          <w:sz w:val="20"/>
          <w:szCs w:val="20"/>
        </w:rPr>
      </w:pPr>
    </w:p>
    <w:p w14:paraId="628BD3E9" w14:textId="77777777" w:rsidR="00584F5E" w:rsidRDefault="00584F5E" w:rsidP="00365FF3">
      <w:pPr>
        <w:spacing w:after="0"/>
        <w:jc w:val="both"/>
        <w:rPr>
          <w:b/>
          <w:color w:val="365F91" w:themeColor="accent1" w:themeShade="BF"/>
          <w:sz w:val="20"/>
          <w:szCs w:val="20"/>
        </w:rPr>
      </w:pPr>
    </w:p>
    <w:p w14:paraId="294D7021" w14:textId="77777777" w:rsidR="00584F5E" w:rsidRDefault="00584F5E" w:rsidP="00365FF3">
      <w:pPr>
        <w:spacing w:after="0"/>
        <w:jc w:val="both"/>
        <w:rPr>
          <w:b/>
          <w:color w:val="365F91" w:themeColor="accent1" w:themeShade="BF"/>
          <w:sz w:val="20"/>
          <w:szCs w:val="20"/>
        </w:rPr>
      </w:pPr>
    </w:p>
    <w:p w14:paraId="251AC302" w14:textId="7777777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Database</w:t>
      </w:r>
    </w:p>
    <w:p w14:paraId="0EB7E751" w14:textId="7D2591D3" w:rsidR="006278E8" w:rsidRDefault="006278E8" w:rsidP="006278E8">
      <w:pPr>
        <w:spacing w:after="120"/>
        <w:rPr>
          <w:sz w:val="20"/>
        </w:rPr>
      </w:pPr>
      <w:r>
        <w:rPr>
          <w:sz w:val="20"/>
        </w:rPr>
        <w:t xml:space="preserve">Four fields </w:t>
      </w:r>
      <w:r w:rsidR="004B3BDE">
        <w:rPr>
          <w:sz w:val="20"/>
        </w:rPr>
        <w:t>were</w:t>
      </w:r>
      <w:r>
        <w:rPr>
          <w:sz w:val="20"/>
        </w:rPr>
        <w:t xml:space="preserve"> created which facilitate the workflow and data analysis of the outlier research and coaching process. </w:t>
      </w:r>
      <w:r w:rsidR="00452BFB">
        <w:rPr>
          <w:sz w:val="20"/>
        </w:rPr>
        <w:t xml:space="preserve"> A rejected table was created to capture records that have LAN IDs (</w:t>
      </w:r>
      <w:proofErr w:type="spellStart"/>
      <w:r w:rsidR="00452BFB">
        <w:rPr>
          <w:sz w:val="20"/>
        </w:rPr>
        <w:t>strCSR</w:t>
      </w:r>
      <w:proofErr w:type="spellEnd"/>
      <w:r w:rsidR="00452BFB">
        <w:rPr>
          <w:sz w:val="20"/>
        </w:rPr>
        <w:t>) that are not found in the hierarchy table.</w:t>
      </w:r>
      <w:r w:rsidR="00163099">
        <w:rPr>
          <w:sz w:val="20"/>
        </w:rPr>
        <w:t xml:space="preserve">  </w:t>
      </w:r>
      <w:r>
        <w:rPr>
          <w:sz w:val="20"/>
        </w:rPr>
        <w:t>The table below describes the fields</w:t>
      </w:r>
      <w:r w:rsidR="004B3BDE">
        <w:rPr>
          <w:sz w:val="20"/>
        </w:rPr>
        <w:t>:</w:t>
      </w:r>
    </w:p>
    <w:p w14:paraId="4031BBC2" w14:textId="52C33F16"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 xml:space="preserve">New </w:t>
      </w:r>
      <w:proofErr w:type="spellStart"/>
      <w:proofErr w:type="gramStart"/>
      <w:r w:rsidRPr="00365FF3">
        <w:rPr>
          <w:b/>
          <w:color w:val="365F91" w:themeColor="accent1" w:themeShade="BF"/>
          <w:sz w:val="20"/>
          <w:szCs w:val="20"/>
        </w:rPr>
        <w:t>eCL</w:t>
      </w:r>
      <w:proofErr w:type="spellEnd"/>
      <w:proofErr w:type="gramEnd"/>
      <w:r w:rsidRPr="00365FF3">
        <w:rPr>
          <w:b/>
          <w:color w:val="365F91" w:themeColor="accent1" w:themeShade="BF"/>
          <w:sz w:val="20"/>
          <w:szCs w:val="20"/>
        </w:rPr>
        <w:t xml:space="preserve"> Data Fields</w:t>
      </w:r>
    </w:p>
    <w:tbl>
      <w:tblPr>
        <w:tblStyle w:val="TableGrid"/>
        <w:tblW w:w="4886"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7"/>
        <w:gridCol w:w="1800"/>
        <w:gridCol w:w="4887"/>
        <w:gridCol w:w="1248"/>
        <w:gridCol w:w="1095"/>
      </w:tblGrid>
      <w:tr w:rsidR="006278E8" w:rsidRPr="002D7D35" w14:paraId="42981B24" w14:textId="77777777" w:rsidTr="00F22AEA">
        <w:trPr>
          <w:trHeight w:val="288"/>
        </w:trPr>
        <w:tc>
          <w:tcPr>
            <w:tcW w:w="27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4EFCD732"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w:t>
            </w:r>
          </w:p>
        </w:tc>
        <w:tc>
          <w:tcPr>
            <w:tcW w:w="183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4D86B36"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Field Name</w:t>
            </w:r>
          </w:p>
        </w:tc>
        <w:tc>
          <w:tcPr>
            <w:tcW w:w="590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0D95CC7D"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Description</w:t>
            </w:r>
          </w:p>
        </w:tc>
        <w:tc>
          <w:tcPr>
            <w:tcW w:w="1417"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6D29108" w14:textId="77777777" w:rsidR="006278E8" w:rsidRPr="004503F6" w:rsidRDefault="006278E8" w:rsidP="00F22AEA">
            <w:pPr>
              <w:rPr>
                <w:rFonts w:cstheme="minorHAnsi"/>
                <w:b/>
                <w:color w:val="FFFFFF" w:themeColor="background1"/>
                <w:sz w:val="16"/>
                <w:szCs w:val="16"/>
              </w:rPr>
            </w:pPr>
            <w:r>
              <w:rPr>
                <w:rFonts w:cstheme="minorHAnsi"/>
                <w:b/>
                <w:color w:val="FFFFFF" w:themeColor="background1"/>
                <w:sz w:val="16"/>
                <w:szCs w:val="16"/>
              </w:rPr>
              <w:t>Data Type</w:t>
            </w:r>
          </w:p>
        </w:tc>
        <w:tc>
          <w:tcPr>
            <w:tcW w:w="126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712AD89"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 xml:space="preserve">Field </w:t>
            </w:r>
            <w:r>
              <w:rPr>
                <w:rFonts w:cstheme="minorHAnsi"/>
                <w:b/>
                <w:color w:val="FFFFFF" w:themeColor="background1"/>
                <w:sz w:val="16"/>
                <w:szCs w:val="16"/>
              </w:rPr>
              <w:t>Options</w:t>
            </w:r>
          </w:p>
        </w:tc>
      </w:tr>
      <w:tr w:rsidR="006278E8" w:rsidRPr="002D7D35" w14:paraId="3150409C" w14:textId="77777777" w:rsidTr="00F22AEA">
        <w:tc>
          <w:tcPr>
            <w:tcW w:w="270" w:type="dxa"/>
            <w:tcBorders>
              <w:top w:val="single" w:sz="4" w:space="0" w:color="7297BD"/>
              <w:bottom w:val="single" w:sz="4" w:space="0" w:color="7297BD"/>
            </w:tcBorders>
            <w:shd w:val="clear" w:color="auto" w:fill="F2F2F2" w:themeFill="background1" w:themeFillShade="F2"/>
          </w:tcPr>
          <w:p w14:paraId="6055FAA9" w14:textId="77777777" w:rsidR="006278E8" w:rsidRPr="002D7D35" w:rsidRDefault="006278E8" w:rsidP="00F22AEA">
            <w:pPr>
              <w:spacing w:before="60" w:after="60"/>
              <w:rPr>
                <w:rFonts w:cstheme="minorHAnsi"/>
                <w:sz w:val="16"/>
                <w:szCs w:val="16"/>
              </w:rPr>
            </w:pPr>
            <w:r w:rsidRPr="002D7D35">
              <w:rPr>
                <w:rFonts w:cstheme="minorHAnsi"/>
                <w:sz w:val="16"/>
                <w:szCs w:val="16"/>
              </w:rPr>
              <w:lastRenderedPageBreak/>
              <w:t>1</w:t>
            </w:r>
          </w:p>
        </w:tc>
        <w:tc>
          <w:tcPr>
            <w:tcW w:w="1836" w:type="dxa"/>
            <w:tcBorders>
              <w:top w:val="single" w:sz="4" w:space="0" w:color="7297BD"/>
              <w:bottom w:val="single" w:sz="4" w:space="0" w:color="7297BD"/>
            </w:tcBorders>
            <w:shd w:val="clear" w:color="auto" w:fill="F2F2F2" w:themeFill="background1" w:themeFillShade="F2"/>
          </w:tcPr>
          <w:p w14:paraId="5D7E0347" w14:textId="77777777" w:rsidR="006278E8" w:rsidRPr="002D7D35" w:rsidRDefault="006278E8" w:rsidP="00F22AEA">
            <w:pPr>
              <w:spacing w:before="60" w:after="60"/>
              <w:rPr>
                <w:rFonts w:cstheme="minorHAnsi"/>
                <w:sz w:val="16"/>
                <w:szCs w:val="16"/>
              </w:rPr>
            </w:pPr>
            <w:proofErr w:type="spellStart"/>
            <w:r w:rsidRPr="00554DB8">
              <w:rPr>
                <w:rFonts w:cstheme="minorHAnsi"/>
                <w:sz w:val="16"/>
                <w:szCs w:val="16"/>
              </w:rPr>
              <w:t>strReportCode</w:t>
            </w:r>
            <w:proofErr w:type="spellEnd"/>
          </w:p>
        </w:tc>
        <w:tc>
          <w:tcPr>
            <w:tcW w:w="5904" w:type="dxa"/>
            <w:tcBorders>
              <w:top w:val="single" w:sz="4" w:space="0" w:color="7297BD"/>
              <w:bottom w:val="single" w:sz="4" w:space="0" w:color="7297BD"/>
            </w:tcBorders>
            <w:shd w:val="clear" w:color="auto" w:fill="F2F2F2" w:themeFill="background1" w:themeFillShade="F2"/>
          </w:tcPr>
          <w:p w14:paraId="4650AB7C" w14:textId="77777777" w:rsidR="006278E8" w:rsidRPr="006F23B9" w:rsidRDefault="006278E8" w:rsidP="006278E8">
            <w:pPr>
              <w:pStyle w:val="ListParagraph"/>
              <w:numPr>
                <w:ilvl w:val="0"/>
                <w:numId w:val="5"/>
              </w:numPr>
              <w:spacing w:before="60" w:after="60"/>
              <w:ind w:left="288" w:hanging="144"/>
              <w:rPr>
                <w:rFonts w:cstheme="minorHAnsi"/>
                <w:sz w:val="16"/>
                <w:szCs w:val="16"/>
              </w:rPr>
            </w:pPr>
            <w:r w:rsidRPr="006F23B9">
              <w:rPr>
                <w:rFonts w:cstheme="minorHAnsi"/>
                <w:sz w:val="16"/>
                <w:szCs w:val="16"/>
              </w:rPr>
              <w:t xml:space="preserve">Outlier report code that corresponds to the specific report entered into the </w:t>
            </w:r>
            <w:proofErr w:type="spellStart"/>
            <w:proofErr w:type="gramStart"/>
            <w:r w:rsidRPr="006F23B9">
              <w:rPr>
                <w:rFonts w:cstheme="minorHAnsi"/>
                <w:sz w:val="16"/>
                <w:szCs w:val="16"/>
              </w:rPr>
              <w:t>eCL</w:t>
            </w:r>
            <w:proofErr w:type="spellEnd"/>
            <w:proofErr w:type="gramEnd"/>
            <w:r>
              <w:rPr>
                <w:rFonts w:cstheme="minorHAnsi"/>
                <w:sz w:val="16"/>
                <w:szCs w:val="16"/>
              </w:rPr>
              <w:t xml:space="preserve"> (provided on the outlier report feed).</w:t>
            </w:r>
          </w:p>
        </w:tc>
        <w:tc>
          <w:tcPr>
            <w:tcW w:w="1417" w:type="dxa"/>
            <w:tcBorders>
              <w:top w:val="single" w:sz="4" w:space="0" w:color="7297BD"/>
              <w:bottom w:val="single" w:sz="4" w:space="0" w:color="7297BD"/>
            </w:tcBorders>
            <w:shd w:val="clear" w:color="auto" w:fill="F2F2F2" w:themeFill="background1" w:themeFillShade="F2"/>
          </w:tcPr>
          <w:p w14:paraId="1FCF9515" w14:textId="77777777" w:rsidR="006278E8" w:rsidRPr="003F1466" w:rsidRDefault="006278E8" w:rsidP="00F22AEA">
            <w:pPr>
              <w:spacing w:before="60" w:after="60"/>
              <w:rPr>
                <w:rFonts w:cstheme="minorHAnsi"/>
                <w:sz w:val="16"/>
                <w:szCs w:val="16"/>
              </w:rPr>
            </w:pPr>
            <w:r w:rsidRPr="003F1466">
              <w:rPr>
                <w:rFonts w:cstheme="minorHAnsi"/>
                <w:sz w:val="16"/>
                <w:szCs w:val="16"/>
              </w:rPr>
              <w:t>Text (string)</w:t>
            </w:r>
          </w:p>
        </w:tc>
        <w:tc>
          <w:tcPr>
            <w:tcW w:w="1268" w:type="dxa"/>
            <w:tcBorders>
              <w:top w:val="single" w:sz="4" w:space="0" w:color="7297BD"/>
              <w:bottom w:val="single" w:sz="4" w:space="0" w:color="7297BD"/>
            </w:tcBorders>
            <w:shd w:val="clear" w:color="auto" w:fill="F2F2F2" w:themeFill="background1" w:themeFillShade="F2"/>
          </w:tcPr>
          <w:p w14:paraId="799702B8" w14:textId="77777777" w:rsidR="006278E8" w:rsidRPr="006F23B9" w:rsidRDefault="006278E8" w:rsidP="00F22AEA">
            <w:pPr>
              <w:spacing w:before="60" w:after="60"/>
              <w:rPr>
                <w:rFonts w:cstheme="minorHAnsi"/>
                <w:sz w:val="16"/>
                <w:szCs w:val="16"/>
              </w:rPr>
            </w:pPr>
            <w:r>
              <w:rPr>
                <w:rFonts w:cstheme="minorHAnsi"/>
                <w:sz w:val="16"/>
                <w:szCs w:val="16"/>
              </w:rPr>
              <w:t>N/A</w:t>
            </w:r>
          </w:p>
        </w:tc>
      </w:tr>
      <w:tr w:rsidR="006278E8" w:rsidRPr="002D7D35" w14:paraId="4B71F7AF" w14:textId="77777777" w:rsidTr="00F22AEA">
        <w:tc>
          <w:tcPr>
            <w:tcW w:w="270" w:type="dxa"/>
            <w:tcBorders>
              <w:top w:val="single" w:sz="4" w:space="0" w:color="7297BD"/>
              <w:bottom w:val="single" w:sz="4" w:space="0" w:color="7297BD"/>
              <w:right w:val="single" w:sz="4" w:space="0" w:color="7297BD"/>
            </w:tcBorders>
            <w:shd w:val="clear" w:color="auto" w:fill="DBE5F1" w:themeFill="accent1" w:themeFillTint="33"/>
          </w:tcPr>
          <w:p w14:paraId="6ECB6C92"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8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D111D52" w14:textId="77777777" w:rsidR="006278E8" w:rsidRDefault="006278E8" w:rsidP="00F22AEA">
            <w:pPr>
              <w:spacing w:before="60" w:after="60"/>
              <w:rPr>
                <w:rFonts w:cstheme="minorHAnsi"/>
                <w:sz w:val="16"/>
                <w:szCs w:val="16"/>
              </w:rPr>
            </w:pPr>
            <w:proofErr w:type="spellStart"/>
            <w:r w:rsidRPr="00554DB8">
              <w:rPr>
                <w:rFonts w:cstheme="minorHAnsi"/>
                <w:sz w:val="16"/>
                <w:szCs w:val="16"/>
              </w:rPr>
              <w:t>isCoachingRequired</w:t>
            </w:r>
            <w:proofErr w:type="spellEnd"/>
          </w:p>
        </w:tc>
        <w:tc>
          <w:tcPr>
            <w:tcW w:w="590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649E8510" w14:textId="77777777" w:rsidR="006278E8" w:rsidRPr="00F350F7" w:rsidRDefault="006278E8" w:rsidP="006278E8">
            <w:pPr>
              <w:pStyle w:val="ListParagraph"/>
              <w:numPr>
                <w:ilvl w:val="0"/>
                <w:numId w:val="5"/>
              </w:numPr>
              <w:spacing w:before="60" w:after="60"/>
              <w:ind w:left="288" w:hanging="144"/>
              <w:rPr>
                <w:rFonts w:cstheme="minorHAnsi"/>
                <w:sz w:val="16"/>
                <w:szCs w:val="16"/>
              </w:rPr>
            </w:pPr>
            <w:r w:rsidRPr="00F350F7">
              <w:rPr>
                <w:rFonts w:cstheme="minorHAnsi"/>
                <w:sz w:val="16"/>
                <w:szCs w:val="16"/>
              </w:rPr>
              <w:t>When research is required on an outlier item the call center manager must research the item and determine if it needs to be coached or if it is not coachable</w:t>
            </w:r>
            <w:r>
              <w:rPr>
                <w:rFonts w:cstheme="minorHAnsi"/>
                <w:sz w:val="16"/>
                <w:szCs w:val="16"/>
              </w:rPr>
              <w:t>.</w:t>
            </w:r>
          </w:p>
        </w:tc>
        <w:tc>
          <w:tcPr>
            <w:tcW w:w="1417"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3063B272" w14:textId="063BC3CF" w:rsidR="006278E8" w:rsidRPr="003F1466" w:rsidRDefault="006278E8" w:rsidP="00F22AEA">
            <w:pPr>
              <w:spacing w:before="60" w:after="60"/>
              <w:rPr>
                <w:rFonts w:cstheme="minorHAnsi"/>
                <w:sz w:val="16"/>
                <w:szCs w:val="16"/>
              </w:rPr>
            </w:pPr>
            <w:r w:rsidRPr="003F1466">
              <w:rPr>
                <w:rFonts w:cstheme="minorHAnsi"/>
                <w:sz w:val="16"/>
                <w:szCs w:val="16"/>
              </w:rPr>
              <w:t>True/False (</w:t>
            </w:r>
            <w:r w:rsidR="00A75045">
              <w:rPr>
                <w:rFonts w:cstheme="minorHAnsi"/>
                <w:sz w:val="16"/>
                <w:szCs w:val="16"/>
              </w:rPr>
              <w:pgNum/>
            </w:r>
            <w:proofErr w:type="spellStart"/>
            <w:r w:rsidR="00A75045">
              <w:rPr>
                <w:rFonts w:cstheme="minorHAnsi"/>
                <w:sz w:val="16"/>
                <w:szCs w:val="16"/>
              </w:rPr>
              <w:t>oolean</w:t>
            </w:r>
            <w:proofErr w:type="spellEnd"/>
            <w:r w:rsidRPr="003F1466">
              <w:rPr>
                <w:rFonts w:cstheme="minorHAnsi"/>
                <w:sz w:val="16"/>
                <w:szCs w:val="16"/>
              </w:rPr>
              <w:t>)</w:t>
            </w:r>
          </w:p>
        </w:tc>
        <w:tc>
          <w:tcPr>
            <w:tcW w:w="1268"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7BC18E03" w14:textId="77777777" w:rsidR="006278E8" w:rsidRPr="006F23B9" w:rsidRDefault="006278E8" w:rsidP="00F22AEA">
            <w:pPr>
              <w:spacing w:before="60" w:after="60"/>
              <w:rPr>
                <w:rFonts w:cstheme="minorHAnsi"/>
                <w:sz w:val="16"/>
                <w:szCs w:val="16"/>
              </w:rPr>
            </w:pPr>
            <w:r>
              <w:rPr>
                <w:rFonts w:cstheme="minorHAnsi"/>
                <w:sz w:val="16"/>
                <w:szCs w:val="16"/>
              </w:rPr>
              <w:t>N/A</w:t>
            </w:r>
          </w:p>
        </w:tc>
      </w:tr>
      <w:tr w:rsidR="006278E8" w:rsidRPr="002D7D35" w14:paraId="3BB3E62A" w14:textId="77777777" w:rsidTr="00F22AEA">
        <w:tc>
          <w:tcPr>
            <w:tcW w:w="270" w:type="dxa"/>
            <w:tcBorders>
              <w:top w:val="single" w:sz="4" w:space="0" w:color="7297BD"/>
              <w:bottom w:val="single" w:sz="4" w:space="0" w:color="7297BD"/>
              <w:right w:val="single" w:sz="4" w:space="0" w:color="7297BD"/>
            </w:tcBorders>
            <w:shd w:val="clear" w:color="auto" w:fill="F2F2F2" w:themeFill="background1" w:themeFillShade="F2"/>
          </w:tcPr>
          <w:p w14:paraId="6E37D24F" w14:textId="77777777" w:rsidR="006278E8" w:rsidRPr="002D7D35" w:rsidRDefault="006278E8" w:rsidP="00F22AEA">
            <w:pPr>
              <w:spacing w:before="60" w:after="60"/>
              <w:rPr>
                <w:rFonts w:cstheme="minorHAnsi"/>
                <w:sz w:val="16"/>
                <w:szCs w:val="16"/>
              </w:rPr>
            </w:pPr>
            <w:r>
              <w:rPr>
                <w:rFonts w:cstheme="minorHAnsi"/>
                <w:sz w:val="16"/>
                <w:szCs w:val="16"/>
              </w:rPr>
              <w:t>3</w:t>
            </w:r>
          </w:p>
        </w:tc>
        <w:tc>
          <w:tcPr>
            <w:tcW w:w="183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6E8C0374" w14:textId="77777777" w:rsidR="006278E8" w:rsidRDefault="006278E8" w:rsidP="00F22AEA">
            <w:pPr>
              <w:spacing w:before="60" w:after="60"/>
              <w:rPr>
                <w:rFonts w:cstheme="minorHAnsi"/>
                <w:sz w:val="16"/>
                <w:szCs w:val="16"/>
              </w:rPr>
            </w:pPr>
            <w:proofErr w:type="spellStart"/>
            <w:r w:rsidRPr="00554DB8">
              <w:rPr>
                <w:rFonts w:cstheme="minorHAnsi"/>
                <w:sz w:val="16"/>
                <w:szCs w:val="16"/>
              </w:rPr>
              <w:t>strReasonNotCoachable</w:t>
            </w:r>
            <w:proofErr w:type="spellEnd"/>
          </w:p>
        </w:tc>
        <w:tc>
          <w:tcPr>
            <w:tcW w:w="590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0C6D626B" w14:textId="77777777" w:rsidR="006278E8" w:rsidRPr="00B0727B" w:rsidRDefault="006278E8" w:rsidP="006278E8">
            <w:pPr>
              <w:pStyle w:val="ListParagraph"/>
              <w:numPr>
                <w:ilvl w:val="0"/>
                <w:numId w:val="5"/>
              </w:numPr>
              <w:spacing w:before="60" w:after="60"/>
              <w:ind w:left="288" w:hanging="144"/>
              <w:rPr>
                <w:rFonts w:cstheme="minorHAnsi"/>
                <w:sz w:val="16"/>
                <w:szCs w:val="16"/>
              </w:rPr>
            </w:pPr>
            <w:r w:rsidRPr="00B0727B">
              <w:rPr>
                <w:rFonts w:cstheme="minorHAnsi"/>
                <w:sz w:val="16"/>
                <w:szCs w:val="16"/>
              </w:rPr>
              <w:t>Short reason for why item was not coachable</w:t>
            </w:r>
          </w:p>
        </w:tc>
        <w:tc>
          <w:tcPr>
            <w:tcW w:w="1417"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B655E4A" w14:textId="77777777" w:rsidR="006278E8" w:rsidRPr="003F1466" w:rsidRDefault="006278E8" w:rsidP="00F22AEA">
            <w:pPr>
              <w:spacing w:before="60" w:after="60"/>
              <w:rPr>
                <w:rFonts w:cstheme="minorHAnsi"/>
                <w:sz w:val="16"/>
                <w:szCs w:val="16"/>
              </w:rPr>
            </w:pPr>
            <w:r w:rsidRPr="003F1466">
              <w:rPr>
                <w:rFonts w:cstheme="minorHAnsi"/>
                <w:sz w:val="16"/>
                <w:szCs w:val="16"/>
              </w:rPr>
              <w:t>Text (string)</w:t>
            </w:r>
          </w:p>
        </w:tc>
        <w:tc>
          <w:tcPr>
            <w:tcW w:w="1268"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ADF184B" w14:textId="77777777" w:rsidR="006278E8" w:rsidRPr="00554DB8" w:rsidRDefault="006278E8" w:rsidP="00F22AEA">
            <w:pPr>
              <w:spacing w:before="60" w:after="60"/>
              <w:rPr>
                <w:rFonts w:cstheme="minorHAnsi"/>
                <w:sz w:val="16"/>
                <w:szCs w:val="16"/>
                <w:highlight w:val="yellow"/>
              </w:rPr>
            </w:pPr>
            <w:r>
              <w:rPr>
                <w:rFonts w:cstheme="minorHAnsi"/>
                <w:sz w:val="16"/>
                <w:szCs w:val="16"/>
              </w:rPr>
              <w:t>Other</w:t>
            </w:r>
          </w:p>
        </w:tc>
      </w:tr>
      <w:tr w:rsidR="006278E8" w:rsidRPr="002D7D35" w14:paraId="4F55A12B" w14:textId="77777777" w:rsidTr="00F22AEA">
        <w:tc>
          <w:tcPr>
            <w:tcW w:w="270" w:type="dxa"/>
            <w:tcBorders>
              <w:top w:val="single" w:sz="4" w:space="0" w:color="7297BD"/>
              <w:right w:val="single" w:sz="4" w:space="0" w:color="7297BD"/>
            </w:tcBorders>
            <w:shd w:val="clear" w:color="auto" w:fill="DBE5F1" w:themeFill="accent1" w:themeFillTint="33"/>
          </w:tcPr>
          <w:p w14:paraId="7F91A8D4" w14:textId="77777777" w:rsidR="006278E8" w:rsidRPr="002D7D35" w:rsidRDefault="006278E8" w:rsidP="00F22AEA">
            <w:pPr>
              <w:spacing w:before="60" w:after="60"/>
              <w:rPr>
                <w:rFonts w:cstheme="minorHAnsi"/>
                <w:sz w:val="16"/>
                <w:szCs w:val="16"/>
              </w:rPr>
            </w:pPr>
            <w:r>
              <w:rPr>
                <w:rFonts w:cstheme="minorHAnsi"/>
                <w:sz w:val="16"/>
                <w:szCs w:val="16"/>
              </w:rPr>
              <w:t>4</w:t>
            </w:r>
          </w:p>
        </w:tc>
        <w:tc>
          <w:tcPr>
            <w:tcW w:w="18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1206C97A" w14:textId="77777777" w:rsidR="006278E8" w:rsidRDefault="006278E8" w:rsidP="00F22AEA">
            <w:pPr>
              <w:spacing w:before="60" w:after="60"/>
              <w:rPr>
                <w:rFonts w:cstheme="minorHAnsi"/>
                <w:sz w:val="16"/>
                <w:szCs w:val="16"/>
              </w:rPr>
            </w:pPr>
            <w:proofErr w:type="spellStart"/>
            <w:r w:rsidRPr="006F23B9">
              <w:rPr>
                <w:rFonts w:cstheme="minorHAnsi"/>
                <w:sz w:val="16"/>
                <w:szCs w:val="16"/>
              </w:rPr>
              <w:t>txtReasonNotCoachable</w:t>
            </w:r>
            <w:proofErr w:type="spellEnd"/>
          </w:p>
        </w:tc>
        <w:tc>
          <w:tcPr>
            <w:tcW w:w="590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96BF58F" w14:textId="77777777" w:rsidR="006278E8" w:rsidRPr="00B0727B" w:rsidRDefault="006278E8" w:rsidP="006278E8">
            <w:pPr>
              <w:pStyle w:val="ListParagraph"/>
              <w:numPr>
                <w:ilvl w:val="0"/>
                <w:numId w:val="5"/>
              </w:numPr>
              <w:spacing w:before="60" w:after="60"/>
              <w:ind w:left="288" w:hanging="144"/>
              <w:rPr>
                <w:rFonts w:cstheme="minorHAnsi"/>
                <w:sz w:val="16"/>
                <w:szCs w:val="16"/>
              </w:rPr>
            </w:pPr>
            <w:r w:rsidRPr="00B0727B">
              <w:rPr>
                <w:rFonts w:cstheme="minorHAnsi"/>
                <w:sz w:val="16"/>
                <w:szCs w:val="16"/>
              </w:rPr>
              <w:t>Long reason/explanation</w:t>
            </w:r>
            <w:r>
              <w:rPr>
                <w:rFonts w:cstheme="minorHAnsi"/>
                <w:sz w:val="16"/>
                <w:szCs w:val="16"/>
              </w:rPr>
              <w:t>/justification as to</w:t>
            </w:r>
            <w:r w:rsidRPr="00B0727B">
              <w:rPr>
                <w:rFonts w:cstheme="minorHAnsi"/>
                <w:sz w:val="16"/>
                <w:szCs w:val="16"/>
              </w:rPr>
              <w:t xml:space="preserve"> why </w:t>
            </w:r>
            <w:r>
              <w:rPr>
                <w:rFonts w:cstheme="minorHAnsi"/>
                <w:sz w:val="16"/>
                <w:szCs w:val="16"/>
              </w:rPr>
              <w:t xml:space="preserve">the </w:t>
            </w:r>
            <w:r w:rsidRPr="00B0727B">
              <w:rPr>
                <w:rFonts w:cstheme="minorHAnsi"/>
                <w:sz w:val="16"/>
                <w:szCs w:val="16"/>
              </w:rPr>
              <w:t>item is not coachable</w:t>
            </w:r>
            <w:r>
              <w:rPr>
                <w:rFonts w:cstheme="minorHAnsi"/>
                <w:sz w:val="16"/>
                <w:szCs w:val="16"/>
              </w:rPr>
              <w:t>.</w:t>
            </w:r>
          </w:p>
        </w:tc>
        <w:tc>
          <w:tcPr>
            <w:tcW w:w="1417"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DB8372E" w14:textId="77777777" w:rsidR="006278E8" w:rsidRPr="003F1466" w:rsidRDefault="006278E8" w:rsidP="00F22AEA">
            <w:pPr>
              <w:spacing w:before="60" w:after="60"/>
              <w:rPr>
                <w:rFonts w:cstheme="minorHAnsi"/>
                <w:sz w:val="16"/>
                <w:szCs w:val="16"/>
              </w:rPr>
            </w:pPr>
            <w:r w:rsidRPr="003F1466">
              <w:rPr>
                <w:rFonts w:cstheme="minorHAnsi"/>
                <w:sz w:val="16"/>
                <w:szCs w:val="16"/>
              </w:rPr>
              <w:t>Rich Text (XHTML)</w:t>
            </w:r>
          </w:p>
        </w:tc>
        <w:tc>
          <w:tcPr>
            <w:tcW w:w="1268"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F29BD73" w14:textId="77777777" w:rsidR="006278E8" w:rsidRPr="00F350F7" w:rsidRDefault="006278E8" w:rsidP="00F22AEA">
            <w:pPr>
              <w:spacing w:before="60" w:after="60"/>
              <w:rPr>
                <w:rFonts w:cstheme="minorHAnsi"/>
                <w:sz w:val="16"/>
                <w:szCs w:val="16"/>
              </w:rPr>
            </w:pPr>
            <w:r>
              <w:rPr>
                <w:rFonts w:cstheme="minorHAnsi"/>
                <w:sz w:val="16"/>
                <w:szCs w:val="16"/>
              </w:rPr>
              <w:t>N/A</w:t>
            </w:r>
          </w:p>
        </w:tc>
      </w:tr>
    </w:tbl>
    <w:p w14:paraId="2314D7E6" w14:textId="77777777" w:rsidR="006278E8" w:rsidRDefault="006278E8" w:rsidP="006278E8">
      <w:pPr>
        <w:spacing w:after="0"/>
        <w:rPr>
          <w:b/>
          <w:sz w:val="20"/>
        </w:rPr>
      </w:pPr>
    </w:p>
    <w:p w14:paraId="53D844FF" w14:textId="7777777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Front-end Form</w:t>
      </w:r>
    </w:p>
    <w:p w14:paraId="2ADBDFC0" w14:textId="489E523D" w:rsidR="006278E8" w:rsidRDefault="006278E8" w:rsidP="006278E8">
      <w:pPr>
        <w:spacing w:after="120"/>
        <w:rPr>
          <w:sz w:val="20"/>
        </w:rPr>
      </w:pPr>
      <w:r>
        <w:rPr>
          <w:sz w:val="20"/>
        </w:rPr>
        <w:t xml:space="preserve">The table below describes the changes </w:t>
      </w:r>
      <w:r w:rsidR="004B3BDE">
        <w:rPr>
          <w:sz w:val="20"/>
        </w:rPr>
        <w:t>made to the front end form.</w:t>
      </w:r>
    </w:p>
    <w:p w14:paraId="50239EEB" w14:textId="27580B3B" w:rsidR="006278E8" w:rsidRPr="00365FF3" w:rsidRDefault="006278E8" w:rsidP="006278E8">
      <w:pPr>
        <w:pStyle w:val="Caption"/>
        <w:keepNext/>
        <w:spacing w:after="120"/>
        <w:rPr>
          <w:bCs w:val="0"/>
          <w:color w:val="365F91" w:themeColor="accent1" w:themeShade="BF"/>
          <w:sz w:val="20"/>
          <w:szCs w:val="20"/>
        </w:rPr>
      </w:pPr>
      <w:proofErr w:type="spellStart"/>
      <w:proofErr w:type="gramStart"/>
      <w:r w:rsidRPr="00365FF3">
        <w:rPr>
          <w:bCs w:val="0"/>
          <w:color w:val="365F91" w:themeColor="accent1" w:themeShade="BF"/>
          <w:sz w:val="20"/>
          <w:szCs w:val="20"/>
        </w:rPr>
        <w:t>eCL</w:t>
      </w:r>
      <w:proofErr w:type="spellEnd"/>
      <w:proofErr w:type="gramEnd"/>
      <w:r w:rsidRPr="00365FF3">
        <w:rPr>
          <w:bCs w:val="0"/>
          <w:color w:val="365F91" w:themeColor="accent1" w:themeShade="BF"/>
          <w:sz w:val="20"/>
          <w:szCs w:val="20"/>
        </w:rPr>
        <w:t xml:space="preserve"> Outlier Research and Coaching Process Front-end Form Changes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Layout w:type="fixed"/>
        <w:tblCellMar>
          <w:top w:w="14" w:type="dxa"/>
          <w:left w:w="43" w:type="dxa"/>
          <w:bottom w:w="14" w:type="dxa"/>
          <w:right w:w="43" w:type="dxa"/>
        </w:tblCellMar>
        <w:tblLook w:val="04A0" w:firstRow="1" w:lastRow="0" w:firstColumn="1" w:lastColumn="0" w:noHBand="0" w:noVBand="1"/>
      </w:tblPr>
      <w:tblGrid>
        <w:gridCol w:w="403"/>
        <w:gridCol w:w="1170"/>
        <w:gridCol w:w="1620"/>
        <w:gridCol w:w="1620"/>
        <w:gridCol w:w="1934"/>
        <w:gridCol w:w="946"/>
        <w:gridCol w:w="1753"/>
      </w:tblGrid>
      <w:tr w:rsidR="006278E8" w:rsidRPr="002D7D35" w14:paraId="017B28C2" w14:textId="77777777" w:rsidTr="00EC77B3">
        <w:trPr>
          <w:trHeight w:val="288"/>
        </w:trPr>
        <w:tc>
          <w:tcPr>
            <w:tcW w:w="403"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tcMar>
              <w:left w:w="43" w:type="dxa"/>
              <w:right w:w="43" w:type="dxa"/>
            </w:tcMar>
            <w:vAlign w:val="bottom"/>
          </w:tcPr>
          <w:p w14:paraId="019472DE"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w:t>
            </w:r>
          </w:p>
        </w:tc>
        <w:tc>
          <w:tcPr>
            <w:tcW w:w="117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7076BCA"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Form Page</w:t>
            </w:r>
          </w:p>
        </w:tc>
        <w:tc>
          <w:tcPr>
            <w:tcW w:w="162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2BF069E"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Field</w:t>
            </w:r>
          </w:p>
        </w:tc>
        <w:tc>
          <w:tcPr>
            <w:tcW w:w="162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656D9F5B"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Conditional Format</w:t>
            </w:r>
          </w:p>
        </w:tc>
        <w:tc>
          <w:tcPr>
            <w:tcW w:w="193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9875C99"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Display Text</w:t>
            </w:r>
          </w:p>
        </w:tc>
        <w:tc>
          <w:tcPr>
            <w:tcW w:w="94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18F81AB3"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Control</w:t>
            </w:r>
          </w:p>
        </w:tc>
        <w:tc>
          <w:tcPr>
            <w:tcW w:w="1753"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0124F297"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Option (Value)</w:t>
            </w:r>
          </w:p>
        </w:tc>
      </w:tr>
      <w:tr w:rsidR="006278E8" w:rsidRPr="002D7D35" w14:paraId="55E31B0B" w14:textId="77777777" w:rsidTr="00A31450">
        <w:tc>
          <w:tcPr>
            <w:tcW w:w="403" w:type="dxa"/>
            <w:tcBorders>
              <w:top w:val="single" w:sz="4" w:space="0" w:color="7297BD"/>
              <w:bottom w:val="single" w:sz="4" w:space="0" w:color="7297BD"/>
            </w:tcBorders>
            <w:shd w:val="clear" w:color="auto" w:fill="F2F2F2" w:themeFill="background1" w:themeFillShade="F2"/>
            <w:tcMar>
              <w:left w:w="43" w:type="dxa"/>
              <w:right w:w="43" w:type="dxa"/>
            </w:tcMar>
          </w:tcPr>
          <w:p w14:paraId="6CD739CC" w14:textId="77777777" w:rsidR="006278E8" w:rsidRPr="002D7D35" w:rsidRDefault="006278E8" w:rsidP="00F22AEA">
            <w:pPr>
              <w:spacing w:before="60" w:after="60"/>
              <w:rPr>
                <w:rFonts w:cstheme="minorHAnsi"/>
                <w:sz w:val="16"/>
                <w:szCs w:val="16"/>
              </w:rPr>
            </w:pPr>
            <w:r>
              <w:rPr>
                <w:rFonts w:cstheme="minorHAnsi"/>
                <w:sz w:val="16"/>
                <w:szCs w:val="16"/>
              </w:rPr>
              <w:t>1</w:t>
            </w:r>
          </w:p>
        </w:tc>
        <w:tc>
          <w:tcPr>
            <w:tcW w:w="1170" w:type="dxa"/>
            <w:tcBorders>
              <w:top w:val="single" w:sz="4" w:space="0" w:color="7297BD"/>
              <w:bottom w:val="single" w:sz="4" w:space="0" w:color="7297BD"/>
            </w:tcBorders>
            <w:shd w:val="clear" w:color="auto" w:fill="F2F2F2" w:themeFill="background1" w:themeFillShade="F2"/>
            <w:tcMar>
              <w:left w:w="43" w:type="dxa"/>
              <w:right w:w="43" w:type="dxa"/>
            </w:tcMar>
          </w:tcPr>
          <w:p w14:paraId="17D1299A" w14:textId="4ED38DA8" w:rsidR="006278E8" w:rsidRDefault="006278E8" w:rsidP="00F22AEA">
            <w:pPr>
              <w:spacing w:before="60" w:after="60"/>
              <w:rPr>
                <w:rFonts w:cstheme="minorHAnsi"/>
                <w:sz w:val="16"/>
                <w:szCs w:val="16"/>
              </w:rPr>
            </w:pPr>
            <w:r>
              <w:rPr>
                <w:rFonts w:cstheme="minorHAnsi"/>
                <w:sz w:val="16"/>
                <w:szCs w:val="16"/>
              </w:rPr>
              <w:t>Entry</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4E35C60C" w14:textId="77777777" w:rsidR="006278E8" w:rsidRPr="0069339D" w:rsidRDefault="006278E8" w:rsidP="00F22AEA">
            <w:pPr>
              <w:spacing w:before="60" w:after="60"/>
              <w:rPr>
                <w:rFonts w:cstheme="minorHAnsi"/>
                <w:sz w:val="16"/>
                <w:szCs w:val="16"/>
              </w:rPr>
            </w:pPr>
            <w:proofErr w:type="spellStart"/>
            <w:r w:rsidRPr="003F1466">
              <w:rPr>
                <w:rFonts w:cstheme="minorHAnsi"/>
                <w:sz w:val="16"/>
                <w:szCs w:val="16"/>
              </w:rPr>
              <w:t>strSource</w:t>
            </w:r>
            <w:proofErr w:type="spellEnd"/>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7FFB90AC" w14:textId="7E1C3F0F" w:rsidR="006278E8" w:rsidRPr="00F350F7"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 xml:space="preserve">If </w:t>
            </w:r>
            <w:proofErr w:type="spellStart"/>
            <w:r>
              <w:rPr>
                <w:rFonts w:cstheme="minorHAnsi"/>
                <w:sz w:val="16"/>
                <w:szCs w:val="16"/>
              </w:rPr>
              <w:t>strFormType</w:t>
            </w:r>
            <w:proofErr w:type="spellEnd"/>
            <w:r>
              <w:rPr>
                <w:rFonts w:cstheme="minorHAnsi"/>
                <w:sz w:val="16"/>
                <w:szCs w:val="16"/>
              </w:rPr>
              <w:t xml:space="preserve"> = </w:t>
            </w:r>
            <w:r w:rsidR="002901A0">
              <w:rPr>
                <w:rFonts w:cstheme="minorHAnsi"/>
                <w:sz w:val="16"/>
                <w:szCs w:val="16"/>
              </w:rPr>
              <w:t xml:space="preserve">‘Direct’ or </w:t>
            </w:r>
            <w:r>
              <w:rPr>
                <w:rFonts w:cstheme="minorHAnsi"/>
                <w:sz w:val="16"/>
                <w:szCs w:val="16"/>
              </w:rPr>
              <w:t>‘Indirect’</w:t>
            </w:r>
          </w:p>
        </w:tc>
        <w:tc>
          <w:tcPr>
            <w:tcW w:w="1934" w:type="dxa"/>
            <w:tcBorders>
              <w:top w:val="single" w:sz="4" w:space="0" w:color="7297BD"/>
              <w:bottom w:val="single" w:sz="4" w:space="0" w:color="7297BD"/>
            </w:tcBorders>
            <w:shd w:val="clear" w:color="auto" w:fill="F2F2F2" w:themeFill="background1" w:themeFillShade="F2"/>
            <w:tcMar>
              <w:left w:w="43" w:type="dxa"/>
              <w:right w:w="43" w:type="dxa"/>
            </w:tcMar>
          </w:tcPr>
          <w:p w14:paraId="70EA2046" w14:textId="77777777" w:rsidR="006278E8" w:rsidRDefault="006278E8" w:rsidP="00F22AEA">
            <w:pPr>
              <w:spacing w:before="60" w:after="60"/>
              <w:rPr>
                <w:rFonts w:cstheme="minorHAnsi"/>
                <w:sz w:val="16"/>
                <w:szCs w:val="16"/>
              </w:rPr>
            </w:pPr>
            <w:r>
              <w:rPr>
                <w:rFonts w:cstheme="minorHAnsi"/>
                <w:sz w:val="16"/>
                <w:szCs w:val="16"/>
              </w:rPr>
              <w:t>N/A</w:t>
            </w:r>
          </w:p>
        </w:tc>
        <w:tc>
          <w:tcPr>
            <w:tcW w:w="946" w:type="dxa"/>
            <w:tcBorders>
              <w:top w:val="single" w:sz="4" w:space="0" w:color="7297BD"/>
              <w:bottom w:val="single" w:sz="4" w:space="0" w:color="7297BD"/>
            </w:tcBorders>
            <w:shd w:val="clear" w:color="auto" w:fill="F2F2F2" w:themeFill="background1" w:themeFillShade="F2"/>
            <w:tcMar>
              <w:left w:w="43" w:type="dxa"/>
              <w:right w:w="43" w:type="dxa"/>
            </w:tcMar>
          </w:tcPr>
          <w:p w14:paraId="60E51F21" w14:textId="77777777" w:rsidR="006278E8" w:rsidRDefault="006278E8" w:rsidP="00F22AEA">
            <w:pPr>
              <w:spacing w:before="60" w:after="60"/>
              <w:rPr>
                <w:rFonts w:cstheme="minorHAnsi"/>
                <w:sz w:val="16"/>
                <w:szCs w:val="16"/>
              </w:rPr>
            </w:pPr>
            <w:r>
              <w:rPr>
                <w:rFonts w:cstheme="minorHAnsi"/>
                <w:sz w:val="16"/>
                <w:szCs w:val="16"/>
              </w:rPr>
              <w:t>Dropdown Menu</w:t>
            </w:r>
          </w:p>
        </w:tc>
        <w:tc>
          <w:tcPr>
            <w:tcW w:w="1753" w:type="dxa"/>
            <w:tcBorders>
              <w:top w:val="single" w:sz="4" w:space="0" w:color="7297BD"/>
              <w:bottom w:val="single" w:sz="4" w:space="0" w:color="7297BD"/>
            </w:tcBorders>
            <w:shd w:val="clear" w:color="auto" w:fill="F2F2F2" w:themeFill="background1" w:themeFillShade="F2"/>
            <w:tcMar>
              <w:left w:w="43" w:type="dxa"/>
              <w:right w:w="43" w:type="dxa"/>
            </w:tcMar>
          </w:tcPr>
          <w:p w14:paraId="50E81F03" w14:textId="13CD1939" w:rsidR="006278E8" w:rsidRDefault="006278E8" w:rsidP="00F22AEA">
            <w:pPr>
              <w:spacing w:before="60" w:after="60"/>
              <w:ind w:right="90"/>
              <w:rPr>
                <w:rFonts w:cstheme="minorHAnsi"/>
                <w:sz w:val="16"/>
                <w:szCs w:val="16"/>
              </w:rPr>
            </w:pPr>
            <w:r>
              <w:rPr>
                <w:rFonts w:cstheme="minorHAnsi"/>
                <w:sz w:val="16"/>
                <w:szCs w:val="16"/>
              </w:rPr>
              <w:t>Choices:</w:t>
            </w:r>
          </w:p>
          <w:p w14:paraId="07E25BC9" w14:textId="4A984673" w:rsidR="00584F5E" w:rsidRPr="00584F5E" w:rsidRDefault="00584F5E" w:rsidP="00584F5E">
            <w:pPr>
              <w:pStyle w:val="ListParagraph"/>
              <w:numPr>
                <w:ilvl w:val="0"/>
                <w:numId w:val="9"/>
              </w:numPr>
              <w:spacing w:before="60" w:after="60"/>
              <w:ind w:right="90"/>
              <w:rPr>
                <w:rFonts w:cstheme="minorHAnsi"/>
                <w:sz w:val="16"/>
                <w:szCs w:val="16"/>
              </w:rPr>
            </w:pPr>
            <w:r w:rsidRPr="00584F5E">
              <w:rPr>
                <w:rFonts w:cstheme="minorHAnsi"/>
                <w:sz w:val="16"/>
                <w:szCs w:val="16"/>
              </w:rPr>
              <w:t>OMR: Cancelled Calls</w:t>
            </w:r>
          </w:p>
          <w:p w14:paraId="11E7E253" w14:textId="77777777" w:rsidR="00584F5E" w:rsidRPr="00584F5E" w:rsidRDefault="00584F5E" w:rsidP="00584F5E">
            <w:pPr>
              <w:pStyle w:val="ListParagraph"/>
              <w:numPr>
                <w:ilvl w:val="0"/>
                <w:numId w:val="9"/>
              </w:numPr>
              <w:spacing w:before="60" w:after="60"/>
              <w:ind w:right="90"/>
              <w:rPr>
                <w:rFonts w:cstheme="minorHAnsi"/>
                <w:sz w:val="16"/>
                <w:szCs w:val="16"/>
              </w:rPr>
            </w:pPr>
            <w:r w:rsidRPr="00584F5E">
              <w:rPr>
                <w:rFonts w:cstheme="minorHAnsi"/>
                <w:sz w:val="16"/>
                <w:szCs w:val="16"/>
              </w:rPr>
              <w:t>OMR: Default Qualifiers</w:t>
            </w:r>
          </w:p>
          <w:p w14:paraId="07E23564" w14:textId="77777777" w:rsidR="00584F5E" w:rsidRPr="00584F5E" w:rsidRDefault="00584F5E" w:rsidP="00584F5E">
            <w:pPr>
              <w:pStyle w:val="ListParagraph"/>
              <w:numPr>
                <w:ilvl w:val="0"/>
                <w:numId w:val="9"/>
              </w:numPr>
              <w:spacing w:before="60" w:after="60"/>
              <w:ind w:right="90"/>
              <w:rPr>
                <w:rFonts w:cstheme="minorHAnsi"/>
                <w:sz w:val="16"/>
                <w:szCs w:val="16"/>
              </w:rPr>
            </w:pPr>
            <w:r w:rsidRPr="00584F5E">
              <w:rPr>
                <w:rFonts w:cstheme="minorHAnsi"/>
                <w:sz w:val="16"/>
                <w:szCs w:val="16"/>
              </w:rPr>
              <w:t>OMR: Open Calls</w:t>
            </w:r>
          </w:p>
          <w:p w14:paraId="0C26E964" w14:textId="77777777" w:rsidR="00584F5E" w:rsidRPr="00584F5E" w:rsidRDefault="00584F5E" w:rsidP="00584F5E">
            <w:pPr>
              <w:pStyle w:val="ListParagraph"/>
              <w:numPr>
                <w:ilvl w:val="0"/>
                <w:numId w:val="9"/>
              </w:numPr>
              <w:spacing w:before="60" w:after="60"/>
              <w:ind w:right="90"/>
              <w:rPr>
                <w:rFonts w:cstheme="minorHAnsi"/>
                <w:sz w:val="16"/>
                <w:szCs w:val="16"/>
              </w:rPr>
            </w:pPr>
            <w:r w:rsidRPr="00584F5E">
              <w:rPr>
                <w:rFonts w:cstheme="minorHAnsi"/>
                <w:sz w:val="16"/>
                <w:szCs w:val="16"/>
              </w:rPr>
              <w:t>OMR: Short Calls Inbound</w:t>
            </w:r>
          </w:p>
          <w:p w14:paraId="4BD44D50" w14:textId="77777777" w:rsidR="00584F5E" w:rsidRPr="00584F5E" w:rsidRDefault="00584F5E" w:rsidP="00584F5E">
            <w:pPr>
              <w:pStyle w:val="ListParagraph"/>
              <w:numPr>
                <w:ilvl w:val="0"/>
                <w:numId w:val="9"/>
              </w:numPr>
              <w:spacing w:before="60" w:after="60"/>
              <w:ind w:right="90"/>
              <w:rPr>
                <w:rFonts w:cstheme="minorHAnsi"/>
                <w:sz w:val="16"/>
                <w:szCs w:val="16"/>
              </w:rPr>
            </w:pPr>
            <w:r w:rsidRPr="00584F5E">
              <w:rPr>
                <w:rFonts w:cstheme="minorHAnsi"/>
                <w:sz w:val="16"/>
                <w:szCs w:val="16"/>
              </w:rPr>
              <w:t>OMR: Short Calls Outbound</w:t>
            </w:r>
          </w:p>
          <w:p w14:paraId="2AA6C171" w14:textId="77777777" w:rsidR="00584F5E" w:rsidRPr="00584F5E" w:rsidRDefault="00584F5E" w:rsidP="00584F5E">
            <w:pPr>
              <w:pStyle w:val="ListParagraph"/>
              <w:numPr>
                <w:ilvl w:val="0"/>
                <w:numId w:val="9"/>
              </w:numPr>
              <w:spacing w:before="60" w:after="60"/>
              <w:ind w:right="90"/>
              <w:rPr>
                <w:rFonts w:cstheme="minorHAnsi"/>
                <w:sz w:val="16"/>
                <w:szCs w:val="16"/>
              </w:rPr>
            </w:pPr>
            <w:r w:rsidRPr="00584F5E">
              <w:rPr>
                <w:rFonts w:cstheme="minorHAnsi"/>
                <w:sz w:val="16"/>
                <w:szCs w:val="16"/>
              </w:rPr>
              <w:t>OMR: ACW</w:t>
            </w:r>
          </w:p>
          <w:p w14:paraId="5A57DB8C" w14:textId="77777777" w:rsidR="00584F5E" w:rsidRPr="00584F5E" w:rsidRDefault="00584F5E" w:rsidP="00584F5E">
            <w:pPr>
              <w:pStyle w:val="ListParagraph"/>
              <w:numPr>
                <w:ilvl w:val="0"/>
                <w:numId w:val="9"/>
              </w:numPr>
              <w:spacing w:before="60" w:after="60"/>
              <w:ind w:right="90"/>
              <w:rPr>
                <w:rFonts w:cstheme="minorHAnsi"/>
                <w:sz w:val="16"/>
                <w:szCs w:val="16"/>
              </w:rPr>
            </w:pPr>
            <w:r w:rsidRPr="00584F5E">
              <w:rPr>
                <w:rFonts w:cstheme="minorHAnsi"/>
                <w:sz w:val="16"/>
                <w:szCs w:val="16"/>
              </w:rPr>
              <w:t>OMR: AHT</w:t>
            </w:r>
          </w:p>
          <w:p w14:paraId="778E7F58" w14:textId="77777777" w:rsidR="00584F5E" w:rsidRPr="00584F5E" w:rsidRDefault="00584F5E" w:rsidP="00584F5E">
            <w:pPr>
              <w:pStyle w:val="ListParagraph"/>
              <w:numPr>
                <w:ilvl w:val="0"/>
                <w:numId w:val="9"/>
              </w:numPr>
              <w:spacing w:before="60" w:after="60"/>
              <w:ind w:right="90"/>
              <w:rPr>
                <w:rFonts w:cstheme="minorHAnsi"/>
                <w:sz w:val="16"/>
                <w:szCs w:val="16"/>
              </w:rPr>
            </w:pPr>
            <w:r w:rsidRPr="00584F5E">
              <w:rPr>
                <w:rFonts w:cstheme="minorHAnsi"/>
                <w:sz w:val="16"/>
                <w:szCs w:val="16"/>
              </w:rPr>
              <w:t>OMR: CCO Security and Privacy Incident Coaching</w:t>
            </w:r>
          </w:p>
          <w:p w14:paraId="30B84BFB" w14:textId="77777777" w:rsidR="00584F5E" w:rsidRPr="00584F5E" w:rsidRDefault="00584F5E" w:rsidP="00584F5E">
            <w:pPr>
              <w:pStyle w:val="ListParagraph"/>
              <w:numPr>
                <w:ilvl w:val="0"/>
                <w:numId w:val="9"/>
              </w:numPr>
              <w:spacing w:before="60" w:after="60"/>
              <w:ind w:right="90"/>
              <w:rPr>
                <w:rFonts w:cstheme="minorHAnsi"/>
                <w:sz w:val="16"/>
                <w:szCs w:val="16"/>
              </w:rPr>
            </w:pPr>
            <w:r w:rsidRPr="00584F5E">
              <w:rPr>
                <w:rFonts w:cstheme="minorHAnsi"/>
                <w:sz w:val="16"/>
                <w:szCs w:val="16"/>
              </w:rPr>
              <w:t>OMR: Inappropriate ACO Escalation</w:t>
            </w:r>
          </w:p>
          <w:p w14:paraId="29479D26" w14:textId="77777777" w:rsidR="00584F5E" w:rsidRPr="00584F5E" w:rsidRDefault="00584F5E" w:rsidP="00584F5E">
            <w:pPr>
              <w:pStyle w:val="ListParagraph"/>
              <w:numPr>
                <w:ilvl w:val="0"/>
                <w:numId w:val="9"/>
              </w:numPr>
              <w:spacing w:before="60" w:after="60"/>
              <w:ind w:right="90"/>
              <w:rPr>
                <w:rFonts w:cstheme="minorHAnsi"/>
                <w:sz w:val="16"/>
                <w:szCs w:val="16"/>
              </w:rPr>
            </w:pPr>
            <w:r w:rsidRPr="00584F5E">
              <w:rPr>
                <w:rFonts w:cstheme="minorHAnsi"/>
                <w:sz w:val="16"/>
                <w:szCs w:val="16"/>
              </w:rPr>
              <w:t>Exception Reporting Inappropriate Transfers</w:t>
            </w:r>
          </w:p>
          <w:p w14:paraId="3B6480CA" w14:textId="77777777" w:rsidR="00584F5E" w:rsidRPr="00584F5E" w:rsidRDefault="00584F5E" w:rsidP="00584F5E">
            <w:pPr>
              <w:pStyle w:val="ListParagraph"/>
              <w:numPr>
                <w:ilvl w:val="0"/>
                <w:numId w:val="9"/>
              </w:numPr>
              <w:spacing w:before="60" w:after="60"/>
              <w:ind w:right="90"/>
              <w:rPr>
                <w:rFonts w:cstheme="minorHAnsi"/>
                <w:sz w:val="16"/>
                <w:szCs w:val="16"/>
              </w:rPr>
            </w:pPr>
            <w:r w:rsidRPr="00584F5E">
              <w:rPr>
                <w:rFonts w:cstheme="minorHAnsi"/>
                <w:sz w:val="16"/>
                <w:szCs w:val="16"/>
              </w:rPr>
              <w:t>Exception Reporting PDP Complaints</w:t>
            </w:r>
          </w:p>
          <w:p w14:paraId="19AD91E3" w14:textId="77777777" w:rsidR="00584F5E" w:rsidRPr="00584F5E" w:rsidRDefault="00584F5E" w:rsidP="00584F5E">
            <w:pPr>
              <w:pStyle w:val="ListParagraph"/>
              <w:numPr>
                <w:ilvl w:val="0"/>
                <w:numId w:val="9"/>
              </w:numPr>
              <w:spacing w:before="60" w:after="60"/>
              <w:ind w:right="90"/>
              <w:rPr>
                <w:rFonts w:cstheme="minorHAnsi"/>
                <w:sz w:val="16"/>
                <w:szCs w:val="16"/>
              </w:rPr>
            </w:pPr>
            <w:r w:rsidRPr="00584F5E">
              <w:rPr>
                <w:rFonts w:cstheme="minorHAnsi"/>
                <w:sz w:val="16"/>
                <w:szCs w:val="16"/>
              </w:rPr>
              <w:t>Other: Specify reason under coaching details.</w:t>
            </w:r>
          </w:p>
          <w:p w14:paraId="72C049FB" w14:textId="32C27666" w:rsidR="006278E8" w:rsidRPr="0090387E" w:rsidRDefault="00584F5E" w:rsidP="00584F5E">
            <w:pPr>
              <w:pStyle w:val="ListParagraph"/>
              <w:numPr>
                <w:ilvl w:val="0"/>
                <w:numId w:val="9"/>
              </w:numPr>
              <w:spacing w:before="60" w:after="60"/>
              <w:ind w:right="90"/>
              <w:rPr>
                <w:rFonts w:cstheme="minorHAnsi"/>
                <w:sz w:val="16"/>
                <w:szCs w:val="16"/>
              </w:rPr>
            </w:pPr>
            <w:r w:rsidRPr="00584F5E">
              <w:rPr>
                <w:rFonts w:cstheme="minorHAnsi"/>
                <w:sz w:val="16"/>
                <w:szCs w:val="16"/>
              </w:rPr>
              <w:t>OMR: FFM T2 Transfers</w:t>
            </w:r>
          </w:p>
        </w:tc>
      </w:tr>
      <w:tr w:rsidR="006278E8" w:rsidRPr="002D7D35" w14:paraId="5578FA30" w14:textId="77777777" w:rsidTr="00A31450">
        <w:tc>
          <w:tcPr>
            <w:tcW w:w="9446" w:type="dxa"/>
            <w:gridSpan w:val="7"/>
            <w:tcBorders>
              <w:top w:val="single" w:sz="4" w:space="0" w:color="7297BD"/>
              <w:bottom w:val="single" w:sz="4" w:space="0" w:color="7297BD"/>
            </w:tcBorders>
            <w:shd w:val="clear" w:color="auto" w:fill="7297BD"/>
            <w:tcMar>
              <w:left w:w="43" w:type="dxa"/>
              <w:right w:w="43" w:type="dxa"/>
            </w:tcMar>
          </w:tcPr>
          <w:p w14:paraId="04914E64" w14:textId="021585BE" w:rsidR="006278E8" w:rsidRPr="00A31450" w:rsidRDefault="006278E8" w:rsidP="00A31450">
            <w:pPr>
              <w:spacing w:before="60" w:after="60"/>
              <w:ind w:right="90"/>
              <w:rPr>
                <w:rFonts w:cstheme="minorHAnsi"/>
                <w:color w:val="FFFFFF" w:themeColor="background1"/>
                <w:sz w:val="16"/>
                <w:szCs w:val="16"/>
              </w:rPr>
            </w:pPr>
            <w:r w:rsidRPr="00A31450">
              <w:rPr>
                <w:rFonts w:cstheme="minorHAnsi"/>
                <w:color w:val="FFFFFF" w:themeColor="background1"/>
                <w:sz w:val="16"/>
                <w:szCs w:val="16"/>
              </w:rPr>
              <w:t xml:space="preserve">Conditions for </w:t>
            </w:r>
            <w:r w:rsidR="002901A0">
              <w:rPr>
                <w:rFonts w:cstheme="minorHAnsi"/>
                <w:color w:val="FFFFFF" w:themeColor="background1"/>
                <w:sz w:val="16"/>
                <w:szCs w:val="16"/>
              </w:rPr>
              <w:t xml:space="preserve">Manager </w:t>
            </w:r>
            <w:r w:rsidRPr="00A31450">
              <w:rPr>
                <w:rFonts w:cstheme="minorHAnsi"/>
                <w:color w:val="FFFFFF" w:themeColor="background1"/>
                <w:sz w:val="16"/>
                <w:szCs w:val="16"/>
              </w:rPr>
              <w:t>Review pages</w:t>
            </w:r>
          </w:p>
        </w:tc>
      </w:tr>
      <w:tr w:rsidR="006278E8" w:rsidRPr="00986B8C" w14:paraId="55F98219" w14:textId="77777777" w:rsidTr="003D607D">
        <w:tc>
          <w:tcPr>
            <w:tcW w:w="403"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1D22F58E" w14:textId="77777777" w:rsidR="006278E8" w:rsidRPr="009D3AFF" w:rsidRDefault="006278E8" w:rsidP="00F22AEA">
            <w:pPr>
              <w:spacing w:before="60" w:after="60"/>
              <w:rPr>
                <w:rFonts w:cstheme="minorHAnsi"/>
                <w:sz w:val="16"/>
                <w:szCs w:val="16"/>
              </w:rPr>
            </w:pPr>
            <w:r w:rsidRPr="009D3AFF">
              <w:rPr>
                <w:rFonts w:cstheme="minorHAnsi"/>
                <w:sz w:val="16"/>
                <w:szCs w:val="16"/>
              </w:rPr>
              <w:t>1</w:t>
            </w:r>
          </w:p>
        </w:tc>
        <w:tc>
          <w:tcPr>
            <w:tcW w:w="1170"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61331490" w14:textId="77777777" w:rsidR="006278E8" w:rsidRPr="009D3AFF" w:rsidRDefault="006278E8" w:rsidP="00F22AEA">
            <w:pPr>
              <w:spacing w:before="60" w:after="60"/>
              <w:rPr>
                <w:rFonts w:cstheme="minorHAnsi"/>
                <w:sz w:val="16"/>
                <w:szCs w:val="16"/>
              </w:rPr>
            </w:pPr>
            <w:r w:rsidRPr="009D3AFF">
              <w:rPr>
                <w:rFonts w:cstheme="minorHAnsi"/>
                <w:sz w:val="16"/>
                <w:szCs w:val="16"/>
              </w:rPr>
              <w:t>Manager Review</w:t>
            </w:r>
          </w:p>
        </w:tc>
        <w:tc>
          <w:tcPr>
            <w:tcW w:w="1620"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7FA8B931" w14:textId="77777777" w:rsidR="006278E8" w:rsidRPr="009D3AFF" w:rsidRDefault="006278E8" w:rsidP="00F22AEA">
            <w:pPr>
              <w:spacing w:before="60" w:after="60"/>
              <w:rPr>
                <w:rFonts w:cstheme="minorHAnsi"/>
                <w:sz w:val="16"/>
                <w:szCs w:val="16"/>
              </w:rPr>
            </w:pPr>
            <w:proofErr w:type="spellStart"/>
            <w:r w:rsidRPr="009D3AFF">
              <w:rPr>
                <w:rFonts w:cstheme="minorHAnsi"/>
                <w:sz w:val="16"/>
                <w:szCs w:val="16"/>
              </w:rPr>
              <w:t>isCoachingRequired</w:t>
            </w:r>
            <w:proofErr w:type="spellEnd"/>
          </w:p>
        </w:tc>
        <w:tc>
          <w:tcPr>
            <w:tcW w:w="1620"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12D87FEE" w14:textId="100B1569" w:rsidR="00A31450" w:rsidRPr="007C0278" w:rsidRDefault="00A31450" w:rsidP="00A31450">
            <w:pPr>
              <w:pStyle w:val="ListParagraph"/>
              <w:numPr>
                <w:ilvl w:val="0"/>
                <w:numId w:val="4"/>
              </w:numPr>
              <w:spacing w:before="60" w:after="60"/>
              <w:ind w:left="288" w:hanging="144"/>
              <w:rPr>
                <w:rFonts w:cstheme="minorHAnsi"/>
                <w:sz w:val="16"/>
                <w:szCs w:val="16"/>
              </w:rPr>
            </w:pPr>
            <w:r w:rsidRPr="007C0278">
              <w:rPr>
                <w:rFonts w:cstheme="minorHAnsi"/>
                <w:sz w:val="16"/>
                <w:szCs w:val="16"/>
              </w:rPr>
              <w:t>Show if [</w:t>
            </w:r>
            <w:proofErr w:type="spellStart"/>
            <w:r w:rsidRPr="007C0278">
              <w:rPr>
                <w:rFonts w:cstheme="minorHAnsi"/>
                <w:sz w:val="16"/>
                <w:szCs w:val="16"/>
              </w:rPr>
              <w:t>str</w:t>
            </w:r>
            <w:r>
              <w:rPr>
                <w:rFonts w:cstheme="minorHAnsi"/>
                <w:sz w:val="16"/>
                <w:szCs w:val="16"/>
              </w:rPr>
              <w:t>ReportCode</w:t>
            </w:r>
            <w:proofErr w:type="spellEnd"/>
            <w:r w:rsidRPr="007C0278">
              <w:rPr>
                <w:rFonts w:cstheme="minorHAnsi"/>
                <w:sz w:val="16"/>
                <w:szCs w:val="16"/>
              </w:rPr>
              <w:t xml:space="preserve">] </w:t>
            </w:r>
            <w:r w:rsidR="003D607D">
              <w:rPr>
                <w:rFonts w:cstheme="minorHAnsi"/>
                <w:sz w:val="16"/>
                <w:szCs w:val="16"/>
              </w:rPr>
              <w:t xml:space="preserve">is </w:t>
            </w:r>
            <w:r>
              <w:rPr>
                <w:rFonts w:cstheme="minorHAnsi"/>
                <w:sz w:val="16"/>
                <w:szCs w:val="16"/>
              </w:rPr>
              <w:t xml:space="preserve">not </w:t>
            </w:r>
            <w:r w:rsidR="002901A0">
              <w:rPr>
                <w:rFonts w:cstheme="minorHAnsi"/>
                <w:sz w:val="16"/>
                <w:szCs w:val="16"/>
              </w:rPr>
              <w:t xml:space="preserve">like </w:t>
            </w:r>
            <w:r w:rsidRPr="007C0278">
              <w:rPr>
                <w:rFonts w:cstheme="minorHAnsi"/>
                <w:sz w:val="16"/>
                <w:szCs w:val="16"/>
              </w:rPr>
              <w:t>‘</w:t>
            </w:r>
            <w:r>
              <w:rPr>
                <w:rFonts w:cstheme="minorHAnsi"/>
                <w:sz w:val="16"/>
                <w:szCs w:val="16"/>
              </w:rPr>
              <w:t>LCS</w:t>
            </w:r>
            <w:r w:rsidRPr="007C0278">
              <w:rPr>
                <w:rFonts w:cstheme="minorHAnsi"/>
                <w:sz w:val="16"/>
                <w:szCs w:val="16"/>
              </w:rPr>
              <w:t>’</w:t>
            </w:r>
            <w:r w:rsidR="002901A0">
              <w:rPr>
                <w:rFonts w:cstheme="minorHAnsi"/>
                <w:sz w:val="16"/>
                <w:szCs w:val="16"/>
              </w:rPr>
              <w:t>, ‘IAE’</w:t>
            </w:r>
            <w:r w:rsidR="00C358F8">
              <w:rPr>
                <w:rFonts w:cstheme="minorHAnsi"/>
                <w:sz w:val="16"/>
                <w:szCs w:val="16"/>
              </w:rPr>
              <w:t xml:space="preserve">, </w:t>
            </w:r>
            <w:r w:rsidR="005A56EF">
              <w:rPr>
                <w:rFonts w:cstheme="minorHAnsi"/>
                <w:sz w:val="16"/>
                <w:szCs w:val="16"/>
              </w:rPr>
              <w:t>‘</w:t>
            </w:r>
            <w:r w:rsidR="00C358F8">
              <w:rPr>
                <w:rFonts w:cstheme="minorHAnsi"/>
                <w:sz w:val="16"/>
                <w:szCs w:val="16"/>
              </w:rPr>
              <w:t>IAT</w:t>
            </w:r>
            <w:r w:rsidR="005A56EF">
              <w:rPr>
                <w:rFonts w:cstheme="minorHAnsi"/>
                <w:sz w:val="16"/>
                <w:szCs w:val="16"/>
              </w:rPr>
              <w:t>’</w:t>
            </w:r>
          </w:p>
          <w:p w14:paraId="06D587B0" w14:textId="77777777" w:rsidR="006278E8" w:rsidRPr="007C0278" w:rsidRDefault="006278E8" w:rsidP="006278E8">
            <w:pPr>
              <w:pStyle w:val="ListParagraph"/>
              <w:numPr>
                <w:ilvl w:val="0"/>
                <w:numId w:val="4"/>
              </w:numPr>
              <w:spacing w:before="60" w:after="60"/>
              <w:ind w:left="288" w:hanging="144"/>
              <w:rPr>
                <w:rFonts w:cstheme="minorHAnsi"/>
                <w:sz w:val="16"/>
                <w:szCs w:val="16"/>
              </w:rPr>
            </w:pPr>
            <w:r w:rsidRPr="007C0278">
              <w:rPr>
                <w:rFonts w:cstheme="minorHAnsi"/>
                <w:sz w:val="16"/>
                <w:szCs w:val="16"/>
              </w:rPr>
              <w:t>Show if [</w:t>
            </w:r>
            <w:proofErr w:type="spellStart"/>
            <w:r w:rsidRPr="007C0278">
              <w:rPr>
                <w:rFonts w:cstheme="minorHAnsi"/>
                <w:sz w:val="16"/>
                <w:szCs w:val="16"/>
              </w:rPr>
              <w:t>strCoachReason</w:t>
            </w:r>
            <w:proofErr w:type="spellEnd"/>
            <w:r w:rsidRPr="007C0278">
              <w:rPr>
                <w:rFonts w:cstheme="minorHAnsi"/>
                <w:sz w:val="16"/>
                <w:szCs w:val="16"/>
              </w:rPr>
              <w:t xml:space="preserve">_ </w:t>
            </w:r>
            <w:proofErr w:type="spellStart"/>
            <w:r w:rsidRPr="007C0278">
              <w:rPr>
                <w:rFonts w:cstheme="minorHAnsi"/>
                <w:sz w:val="16"/>
                <w:szCs w:val="16"/>
              </w:rPr>
              <w:t>Current_Coaching_Initiatives</w:t>
            </w:r>
            <w:proofErr w:type="spellEnd"/>
            <w:r w:rsidRPr="007C0278">
              <w:rPr>
                <w:rFonts w:cstheme="minorHAnsi"/>
                <w:sz w:val="16"/>
                <w:szCs w:val="16"/>
              </w:rPr>
              <w:t>] = ‘Research Required’</w:t>
            </w:r>
          </w:p>
          <w:p w14:paraId="516AE3F1" w14:textId="77777777" w:rsidR="006278E8" w:rsidRDefault="006278E8" w:rsidP="006278E8">
            <w:pPr>
              <w:pStyle w:val="ListParagraph"/>
              <w:numPr>
                <w:ilvl w:val="0"/>
                <w:numId w:val="4"/>
              </w:numPr>
              <w:spacing w:before="60" w:after="60"/>
              <w:ind w:left="288" w:hanging="144"/>
              <w:rPr>
                <w:rFonts w:cstheme="minorHAnsi"/>
                <w:sz w:val="16"/>
                <w:szCs w:val="16"/>
              </w:rPr>
            </w:pPr>
            <w:r w:rsidRPr="007C0278">
              <w:rPr>
                <w:rFonts w:cstheme="minorHAnsi"/>
                <w:sz w:val="16"/>
                <w:szCs w:val="16"/>
              </w:rPr>
              <w:lastRenderedPageBreak/>
              <w:t>Show only on form view: Manager Review</w:t>
            </w:r>
          </w:p>
          <w:p w14:paraId="48C31A38" w14:textId="77777777" w:rsidR="006352D3" w:rsidRPr="007C0278" w:rsidRDefault="006352D3" w:rsidP="006352D3">
            <w:pPr>
              <w:pStyle w:val="ListParagraph"/>
              <w:spacing w:before="60" w:after="60"/>
              <w:ind w:left="288"/>
              <w:rPr>
                <w:rFonts w:cstheme="minorHAnsi"/>
                <w:sz w:val="16"/>
                <w:szCs w:val="16"/>
              </w:rPr>
            </w:pPr>
          </w:p>
        </w:tc>
        <w:tc>
          <w:tcPr>
            <w:tcW w:w="1934"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282A863A" w14:textId="64AE8B69" w:rsidR="006278E8" w:rsidRDefault="00306D3F" w:rsidP="00F22AEA">
            <w:pPr>
              <w:spacing w:before="60" w:after="60"/>
              <w:rPr>
                <w:rStyle w:val="f2027"/>
                <w:rFonts w:cs="Arial"/>
                <w:color w:val="333333"/>
                <w:sz w:val="16"/>
                <w:szCs w:val="16"/>
              </w:rPr>
            </w:pPr>
            <w:r>
              <w:rPr>
                <w:rFonts w:cstheme="minorHAnsi"/>
                <w:sz w:val="16"/>
                <w:szCs w:val="16"/>
              </w:rPr>
              <w:lastRenderedPageBreak/>
              <w:t>‘</w:t>
            </w:r>
            <w:r w:rsidR="00F92A75" w:rsidRPr="00F92A75">
              <w:rPr>
                <w:rStyle w:val="f2027"/>
                <w:rFonts w:cs="Arial"/>
                <w:color w:val="333333"/>
                <w:sz w:val="16"/>
                <w:szCs w:val="16"/>
              </w:rPr>
              <w:t xml:space="preserve">You are receiving this </w:t>
            </w:r>
            <w:proofErr w:type="spellStart"/>
            <w:r w:rsidR="00F92A75" w:rsidRPr="00F92A75">
              <w:rPr>
                <w:rStyle w:val="f2027"/>
                <w:rFonts w:cs="Arial"/>
                <w:color w:val="333333"/>
                <w:sz w:val="16"/>
                <w:szCs w:val="16"/>
              </w:rPr>
              <w:t>eCL</w:t>
            </w:r>
            <w:proofErr w:type="spellEnd"/>
            <w:r w:rsidR="00F92A75" w:rsidRPr="00F92A75">
              <w:rPr>
                <w:rStyle w:val="f2027"/>
                <w:rFonts w:cs="Arial"/>
                <w:color w:val="333333"/>
                <w:sz w:val="16"/>
                <w:szCs w:val="16"/>
              </w:rPr>
              <w:t xml:space="preserve"> record because a</w:t>
            </w:r>
            <w:r w:rsidR="008D6F0A">
              <w:rPr>
                <w:rStyle w:val="f2027"/>
                <w:rFonts w:cs="Arial"/>
                <w:color w:val="333333"/>
                <w:sz w:val="16"/>
                <w:szCs w:val="16"/>
              </w:rPr>
              <w:t xml:space="preserve">n Employee </w:t>
            </w:r>
            <w:r w:rsidR="00F92A75" w:rsidRPr="00F92A75">
              <w:rPr>
                <w:rStyle w:val="f2027"/>
                <w:rFonts w:cs="Arial"/>
                <w:color w:val="333333"/>
                <w:sz w:val="16"/>
                <w:szCs w:val="16"/>
              </w:rPr>
              <w:t xml:space="preserve">on your team was identified in an Outlier Management Report (OMR). Please research this item in accordance with the </w:t>
            </w:r>
            <w:r w:rsidR="00B2615F">
              <w:rPr>
                <w:rStyle w:val="f2027"/>
                <w:rFonts w:cs="Arial"/>
                <w:color w:val="333333"/>
                <w:sz w:val="16"/>
                <w:szCs w:val="16"/>
              </w:rPr>
              <w:t xml:space="preserve">latest </w:t>
            </w:r>
            <w:r w:rsidR="00F92A75" w:rsidRPr="00F92A75">
              <w:rPr>
                <w:rStyle w:val="f2027"/>
                <w:rFonts w:cs="Arial"/>
                <w:b/>
                <w:color w:val="333333"/>
                <w:sz w:val="16"/>
                <w:szCs w:val="16"/>
                <w:u w:val="single"/>
              </w:rPr>
              <w:t xml:space="preserve">Contact Center Operations 46.0 Outlier Management Report </w:t>
            </w:r>
            <w:r w:rsidR="00F92A75" w:rsidRPr="00F92A75">
              <w:rPr>
                <w:rStyle w:val="f2027"/>
                <w:rFonts w:cs="Arial"/>
                <w:b/>
                <w:color w:val="333333"/>
                <w:sz w:val="16"/>
                <w:szCs w:val="16"/>
                <w:u w:val="single"/>
              </w:rPr>
              <w:lastRenderedPageBreak/>
              <w:t>(OMR): Outlier Research Process SOP</w:t>
            </w:r>
            <w:r w:rsidR="00F92A75" w:rsidRPr="00F92A75">
              <w:rPr>
                <w:rStyle w:val="f2027"/>
                <w:rFonts w:cs="Arial"/>
                <w:color w:val="333333"/>
                <w:sz w:val="16"/>
                <w:szCs w:val="16"/>
              </w:rPr>
              <w:t xml:space="preserve"> and provide the details in the record below.</w:t>
            </w:r>
            <w:r>
              <w:rPr>
                <w:rStyle w:val="f2027"/>
                <w:rFonts w:cs="Arial"/>
                <w:color w:val="333333"/>
                <w:sz w:val="16"/>
                <w:szCs w:val="16"/>
              </w:rPr>
              <w:t>’</w:t>
            </w:r>
          </w:p>
          <w:p w14:paraId="23BBDCA1" w14:textId="77777777" w:rsidR="00F92A75" w:rsidRPr="007C0278" w:rsidRDefault="00F92A75" w:rsidP="00F22AEA">
            <w:pPr>
              <w:spacing w:before="60" w:after="60"/>
              <w:rPr>
                <w:rFonts w:cstheme="minorHAnsi"/>
                <w:sz w:val="16"/>
                <w:szCs w:val="16"/>
              </w:rPr>
            </w:pPr>
          </w:p>
          <w:p w14:paraId="026C1865" w14:textId="5AE6005C" w:rsidR="000A46CA" w:rsidRPr="00EC77B3" w:rsidRDefault="006278E8" w:rsidP="00F22AEA">
            <w:pPr>
              <w:spacing w:before="60" w:after="60"/>
              <w:rPr>
                <w:rFonts w:cstheme="minorHAnsi"/>
                <w:sz w:val="16"/>
                <w:szCs w:val="16"/>
              </w:rPr>
            </w:pPr>
            <w:r w:rsidRPr="007C0278">
              <w:rPr>
                <w:rFonts w:cstheme="minorHAnsi"/>
                <w:sz w:val="16"/>
                <w:szCs w:val="16"/>
              </w:rPr>
              <w:t>Based off of your research does this record require coaching?</w:t>
            </w:r>
            <w:r w:rsidRPr="00043451">
              <w:rPr>
                <w:rFonts w:cstheme="minorHAnsi"/>
                <w:sz w:val="16"/>
                <w:szCs w:val="16"/>
              </w:rPr>
              <w:t>’</w:t>
            </w:r>
          </w:p>
        </w:tc>
        <w:tc>
          <w:tcPr>
            <w:tcW w:w="946"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07F08C73" w14:textId="77777777" w:rsidR="006278E8" w:rsidRPr="009D3AFF" w:rsidRDefault="006278E8" w:rsidP="00F22AEA">
            <w:pPr>
              <w:spacing w:before="60" w:after="60"/>
              <w:rPr>
                <w:rFonts w:cstheme="minorHAnsi"/>
                <w:sz w:val="16"/>
                <w:szCs w:val="16"/>
              </w:rPr>
            </w:pPr>
            <w:r w:rsidRPr="009D3AFF">
              <w:rPr>
                <w:rFonts w:cstheme="minorHAnsi"/>
                <w:sz w:val="16"/>
                <w:szCs w:val="16"/>
              </w:rPr>
              <w:lastRenderedPageBreak/>
              <w:t>Radio Button</w:t>
            </w:r>
          </w:p>
        </w:tc>
        <w:tc>
          <w:tcPr>
            <w:tcW w:w="1753"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3248BC45"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Yes(True)</w:t>
            </w:r>
          </w:p>
          <w:p w14:paraId="2EFF22FF" w14:textId="77777777" w:rsidR="006278E8"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No (False)</w:t>
            </w:r>
          </w:p>
          <w:p w14:paraId="275540CE" w14:textId="77777777" w:rsidR="006352D3" w:rsidRDefault="006352D3" w:rsidP="006352D3">
            <w:pPr>
              <w:pStyle w:val="ListParagraph"/>
              <w:spacing w:before="60" w:after="60"/>
              <w:ind w:left="294" w:right="90"/>
              <w:rPr>
                <w:rFonts w:cstheme="minorHAnsi"/>
                <w:sz w:val="16"/>
                <w:szCs w:val="16"/>
              </w:rPr>
            </w:pPr>
          </w:p>
          <w:p w14:paraId="65491A0C" w14:textId="77777777" w:rsidR="006352D3" w:rsidRDefault="006352D3" w:rsidP="006352D3">
            <w:pPr>
              <w:pStyle w:val="ListParagraph"/>
              <w:spacing w:before="60" w:after="60"/>
              <w:ind w:left="294" w:right="90"/>
              <w:rPr>
                <w:rFonts w:cstheme="minorHAnsi"/>
                <w:sz w:val="16"/>
                <w:szCs w:val="16"/>
              </w:rPr>
            </w:pPr>
            <w:r>
              <w:rPr>
                <w:rFonts w:cstheme="minorHAnsi"/>
                <w:sz w:val="16"/>
                <w:szCs w:val="16"/>
              </w:rPr>
              <w:t xml:space="preserve">Note: the hyperlink points to </w:t>
            </w:r>
          </w:p>
          <w:p w14:paraId="57A6FF51" w14:textId="6D6F6BE6" w:rsidR="006352D3" w:rsidRDefault="0097604E" w:rsidP="006352D3">
            <w:pPr>
              <w:pStyle w:val="ListParagraph"/>
              <w:spacing w:before="60" w:after="60"/>
              <w:ind w:left="294" w:right="90"/>
              <w:rPr>
                <w:rFonts w:cstheme="minorHAnsi"/>
                <w:sz w:val="16"/>
                <w:szCs w:val="16"/>
              </w:rPr>
            </w:pPr>
            <w:hyperlink r:id="rId29" w:history="1">
              <w:r w:rsidR="00B2615F" w:rsidRPr="0054784F">
                <w:rPr>
                  <w:rStyle w:val="Hyperlink"/>
                  <w:rFonts w:cstheme="minorHAnsi"/>
                  <w:sz w:val="16"/>
                  <w:szCs w:val="16"/>
                </w:rPr>
                <w:t>https://cco.gdit.com/Resources/SOP/Contact Center Operations/Forms/AllItems.aspx</w:t>
              </w:r>
            </w:hyperlink>
          </w:p>
          <w:p w14:paraId="2B6B7F25" w14:textId="5486EFB6" w:rsidR="00B2615F" w:rsidRPr="009D3AFF" w:rsidRDefault="00B2615F" w:rsidP="006352D3">
            <w:pPr>
              <w:pStyle w:val="ListParagraph"/>
              <w:spacing w:before="60" w:after="60"/>
              <w:ind w:left="294" w:right="90"/>
              <w:rPr>
                <w:rFonts w:cstheme="minorHAnsi"/>
                <w:sz w:val="16"/>
                <w:szCs w:val="16"/>
              </w:rPr>
            </w:pPr>
          </w:p>
        </w:tc>
      </w:tr>
      <w:tr w:rsidR="00A31450" w:rsidRPr="00986B8C" w14:paraId="36EC03E5" w14:textId="77777777" w:rsidTr="002901A0">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403" w:type="dxa"/>
            <w:tcBorders>
              <w:bottom w:val="single" w:sz="4" w:space="0" w:color="000000" w:themeColor="text1"/>
            </w:tcBorders>
            <w:shd w:val="clear" w:color="auto" w:fill="F2F2F2"/>
          </w:tcPr>
          <w:p w14:paraId="1298477C" w14:textId="175E4A80" w:rsidR="00A31450" w:rsidRPr="009D3AFF" w:rsidRDefault="00A31450" w:rsidP="00A31450">
            <w:pPr>
              <w:spacing w:before="60" w:after="60"/>
              <w:rPr>
                <w:rFonts w:cstheme="minorHAnsi"/>
                <w:sz w:val="16"/>
                <w:szCs w:val="16"/>
              </w:rPr>
            </w:pPr>
          </w:p>
        </w:tc>
        <w:tc>
          <w:tcPr>
            <w:tcW w:w="1170" w:type="dxa"/>
            <w:tcBorders>
              <w:bottom w:val="single" w:sz="4" w:space="0" w:color="000000" w:themeColor="text1"/>
            </w:tcBorders>
            <w:shd w:val="clear" w:color="auto" w:fill="F2F2F2"/>
          </w:tcPr>
          <w:p w14:paraId="76FB1B03" w14:textId="175CCFF8" w:rsidR="00A31450" w:rsidRPr="009D3AFF" w:rsidRDefault="00A31450" w:rsidP="00A31450">
            <w:pPr>
              <w:spacing w:before="60" w:after="60"/>
              <w:rPr>
                <w:rFonts w:cstheme="minorHAnsi"/>
                <w:sz w:val="16"/>
                <w:szCs w:val="16"/>
              </w:rPr>
            </w:pPr>
          </w:p>
        </w:tc>
        <w:tc>
          <w:tcPr>
            <w:tcW w:w="1620" w:type="dxa"/>
            <w:tcBorders>
              <w:bottom w:val="single" w:sz="4" w:space="0" w:color="000000" w:themeColor="text1"/>
            </w:tcBorders>
            <w:shd w:val="clear" w:color="auto" w:fill="F2F2F2"/>
          </w:tcPr>
          <w:p w14:paraId="1A48406C" w14:textId="77777777" w:rsidR="00A31450" w:rsidRPr="009D3AFF" w:rsidRDefault="00A31450" w:rsidP="00A31450">
            <w:pPr>
              <w:spacing w:before="60" w:after="60"/>
              <w:rPr>
                <w:rFonts w:cstheme="minorHAnsi"/>
                <w:sz w:val="16"/>
                <w:szCs w:val="16"/>
              </w:rPr>
            </w:pPr>
            <w:proofErr w:type="spellStart"/>
            <w:r w:rsidRPr="009D3AFF">
              <w:rPr>
                <w:rFonts w:cstheme="minorHAnsi"/>
                <w:sz w:val="16"/>
                <w:szCs w:val="16"/>
              </w:rPr>
              <w:t>isCoachingRequired</w:t>
            </w:r>
            <w:proofErr w:type="spellEnd"/>
          </w:p>
        </w:tc>
        <w:tc>
          <w:tcPr>
            <w:tcW w:w="1620" w:type="dxa"/>
            <w:tcBorders>
              <w:bottom w:val="single" w:sz="4" w:space="0" w:color="000000" w:themeColor="text1"/>
            </w:tcBorders>
            <w:shd w:val="clear" w:color="auto" w:fill="F2F2F2"/>
          </w:tcPr>
          <w:p w14:paraId="77246127" w14:textId="1A4707B4" w:rsidR="003D607D" w:rsidRPr="007C0278" w:rsidRDefault="003D607D" w:rsidP="003D607D">
            <w:pPr>
              <w:pStyle w:val="ListParagraph"/>
              <w:numPr>
                <w:ilvl w:val="0"/>
                <w:numId w:val="4"/>
              </w:numPr>
              <w:spacing w:before="60" w:after="60"/>
              <w:ind w:left="288" w:hanging="144"/>
              <w:rPr>
                <w:rFonts w:cstheme="minorHAnsi"/>
                <w:sz w:val="16"/>
                <w:szCs w:val="16"/>
              </w:rPr>
            </w:pPr>
            <w:r w:rsidRPr="007C0278">
              <w:rPr>
                <w:rFonts w:cstheme="minorHAnsi"/>
                <w:sz w:val="16"/>
                <w:szCs w:val="16"/>
              </w:rPr>
              <w:t>Show if [</w:t>
            </w:r>
            <w:proofErr w:type="spellStart"/>
            <w:r w:rsidRPr="007C0278">
              <w:rPr>
                <w:rFonts w:cstheme="minorHAnsi"/>
                <w:sz w:val="16"/>
                <w:szCs w:val="16"/>
              </w:rPr>
              <w:t>str</w:t>
            </w:r>
            <w:r>
              <w:rPr>
                <w:rFonts w:cstheme="minorHAnsi"/>
                <w:sz w:val="16"/>
                <w:szCs w:val="16"/>
              </w:rPr>
              <w:t>ReportCode</w:t>
            </w:r>
            <w:proofErr w:type="spellEnd"/>
            <w:r w:rsidRPr="007C0278">
              <w:rPr>
                <w:rFonts w:cstheme="minorHAnsi"/>
                <w:sz w:val="16"/>
                <w:szCs w:val="16"/>
              </w:rPr>
              <w:t xml:space="preserve">] </w:t>
            </w:r>
            <w:r>
              <w:rPr>
                <w:rFonts w:cstheme="minorHAnsi"/>
                <w:sz w:val="16"/>
                <w:szCs w:val="16"/>
              </w:rPr>
              <w:t xml:space="preserve">is like </w:t>
            </w:r>
            <w:r w:rsidRPr="007C0278">
              <w:rPr>
                <w:rFonts w:cstheme="minorHAnsi"/>
                <w:sz w:val="16"/>
                <w:szCs w:val="16"/>
              </w:rPr>
              <w:t>‘</w:t>
            </w:r>
            <w:r>
              <w:rPr>
                <w:rFonts w:cstheme="minorHAnsi"/>
                <w:sz w:val="16"/>
                <w:szCs w:val="16"/>
              </w:rPr>
              <w:t>LCS</w:t>
            </w:r>
            <w:r w:rsidRPr="007C0278">
              <w:rPr>
                <w:rFonts w:cstheme="minorHAnsi"/>
                <w:sz w:val="16"/>
                <w:szCs w:val="16"/>
              </w:rPr>
              <w:t>’</w:t>
            </w:r>
          </w:p>
          <w:p w14:paraId="60DC2C4D" w14:textId="28E21E2C" w:rsidR="00A31450" w:rsidRPr="007C0278" w:rsidRDefault="003D607D" w:rsidP="00A31450">
            <w:pPr>
              <w:pStyle w:val="ListParagraph"/>
              <w:numPr>
                <w:ilvl w:val="0"/>
                <w:numId w:val="4"/>
              </w:numPr>
              <w:spacing w:before="60" w:after="60"/>
              <w:ind w:left="288" w:hanging="144"/>
              <w:rPr>
                <w:rFonts w:cstheme="minorHAnsi"/>
                <w:sz w:val="16"/>
                <w:szCs w:val="16"/>
              </w:rPr>
            </w:pPr>
            <w:r>
              <w:rPr>
                <w:rFonts w:cstheme="minorHAnsi"/>
                <w:sz w:val="16"/>
                <w:szCs w:val="16"/>
              </w:rPr>
              <w:t>Show if [</w:t>
            </w:r>
            <w:proofErr w:type="spellStart"/>
            <w:r>
              <w:rPr>
                <w:rFonts w:cstheme="minorHAnsi"/>
                <w:sz w:val="16"/>
                <w:szCs w:val="16"/>
              </w:rPr>
              <w:t>strCoachReason_C</w:t>
            </w:r>
            <w:r w:rsidR="00A31450" w:rsidRPr="007C0278">
              <w:rPr>
                <w:rFonts w:cstheme="minorHAnsi"/>
                <w:sz w:val="16"/>
                <w:szCs w:val="16"/>
              </w:rPr>
              <w:t>urrent_Coaching_Initiatives</w:t>
            </w:r>
            <w:proofErr w:type="spellEnd"/>
            <w:r w:rsidR="00A31450" w:rsidRPr="007C0278">
              <w:rPr>
                <w:rFonts w:cstheme="minorHAnsi"/>
                <w:sz w:val="16"/>
                <w:szCs w:val="16"/>
              </w:rPr>
              <w:t>] = ‘Research Required’</w:t>
            </w:r>
          </w:p>
          <w:p w14:paraId="799C613B" w14:textId="77777777" w:rsidR="00A31450" w:rsidRDefault="00A31450" w:rsidP="00A31450">
            <w:pPr>
              <w:pStyle w:val="ListParagraph"/>
              <w:numPr>
                <w:ilvl w:val="0"/>
                <w:numId w:val="4"/>
              </w:numPr>
              <w:spacing w:before="60" w:after="60"/>
              <w:ind w:left="288" w:hanging="144"/>
              <w:rPr>
                <w:rFonts w:cstheme="minorHAnsi"/>
                <w:sz w:val="16"/>
                <w:szCs w:val="16"/>
              </w:rPr>
            </w:pPr>
            <w:r w:rsidRPr="007C0278">
              <w:rPr>
                <w:rFonts w:cstheme="minorHAnsi"/>
                <w:sz w:val="16"/>
                <w:szCs w:val="16"/>
              </w:rPr>
              <w:t>Show only on form view: Manager Review</w:t>
            </w:r>
          </w:p>
          <w:p w14:paraId="7F4B1DC6" w14:textId="77777777" w:rsidR="00A31450" w:rsidRPr="007C0278" w:rsidRDefault="00A31450" w:rsidP="00A31450">
            <w:pPr>
              <w:pStyle w:val="ListParagraph"/>
              <w:spacing w:before="60" w:after="60"/>
              <w:ind w:left="288"/>
              <w:rPr>
                <w:rFonts w:cstheme="minorHAnsi"/>
                <w:sz w:val="16"/>
                <w:szCs w:val="16"/>
              </w:rPr>
            </w:pPr>
          </w:p>
        </w:tc>
        <w:tc>
          <w:tcPr>
            <w:tcW w:w="1934" w:type="dxa"/>
            <w:tcBorders>
              <w:bottom w:val="single" w:sz="4" w:space="0" w:color="000000" w:themeColor="text1"/>
            </w:tcBorders>
            <w:shd w:val="clear" w:color="auto" w:fill="F2F2F2"/>
          </w:tcPr>
          <w:p w14:paraId="7FC2332E" w14:textId="0592A811" w:rsidR="00A31450" w:rsidRDefault="00A31450" w:rsidP="00A31450">
            <w:pPr>
              <w:spacing w:before="60" w:after="60"/>
              <w:rPr>
                <w:rStyle w:val="f2027"/>
                <w:rFonts w:cs="Arial"/>
                <w:color w:val="333333"/>
                <w:sz w:val="16"/>
                <w:szCs w:val="16"/>
              </w:rPr>
            </w:pPr>
            <w:r w:rsidRPr="00043451">
              <w:rPr>
                <w:rFonts w:cstheme="minorHAnsi"/>
                <w:sz w:val="16"/>
                <w:szCs w:val="16"/>
              </w:rPr>
              <w:t>‘</w:t>
            </w:r>
            <w:r w:rsidR="003D607D" w:rsidRPr="003D607D">
              <w:rPr>
                <w:rStyle w:val="f2027"/>
                <w:rFonts w:cs="Arial"/>
                <w:color w:val="333333"/>
                <w:sz w:val="16"/>
                <w:szCs w:val="16"/>
              </w:rPr>
              <w:t xml:space="preserve">You are receiving this </w:t>
            </w:r>
            <w:proofErr w:type="spellStart"/>
            <w:r w:rsidR="003D607D" w:rsidRPr="003D607D">
              <w:rPr>
                <w:rStyle w:val="f2027"/>
                <w:rFonts w:cs="Arial"/>
                <w:color w:val="333333"/>
                <w:sz w:val="16"/>
                <w:szCs w:val="16"/>
              </w:rPr>
              <w:t>eCL</w:t>
            </w:r>
            <w:proofErr w:type="spellEnd"/>
            <w:r w:rsidR="003D607D" w:rsidRPr="003D607D">
              <w:rPr>
                <w:rStyle w:val="f2027"/>
                <w:rFonts w:cs="Arial"/>
                <w:color w:val="333333"/>
                <w:sz w:val="16"/>
                <w:szCs w:val="16"/>
              </w:rPr>
              <w:t xml:space="preserve"> because you have been assigned to listen to and provide feedback on a call that was identified as having low customer satisfaction.  Please review the call from a </w:t>
            </w:r>
            <w:proofErr w:type="spellStart"/>
            <w:r w:rsidR="003D607D" w:rsidRPr="003D607D">
              <w:rPr>
                <w:rStyle w:val="f2027"/>
                <w:rFonts w:cs="Arial"/>
                <w:color w:val="333333"/>
                <w:sz w:val="16"/>
                <w:szCs w:val="16"/>
              </w:rPr>
              <w:t>PPoM</w:t>
            </w:r>
            <w:proofErr w:type="spellEnd"/>
            <w:r w:rsidR="003D607D" w:rsidRPr="003D607D">
              <w:rPr>
                <w:rStyle w:val="f2027"/>
                <w:rFonts w:cs="Arial"/>
                <w:color w:val="333333"/>
                <w:sz w:val="16"/>
                <w:szCs w:val="16"/>
              </w:rPr>
              <w:t xml:space="preserve"> perspective and provide details on the specific opportunities</w:t>
            </w:r>
            <w:r w:rsidR="00942C3C">
              <w:rPr>
                <w:rStyle w:val="f2027"/>
                <w:rFonts w:cs="Arial"/>
                <w:color w:val="333333"/>
                <w:sz w:val="16"/>
                <w:szCs w:val="16"/>
              </w:rPr>
              <w:t xml:space="preserve"> </w:t>
            </w:r>
            <w:r w:rsidR="003D607D" w:rsidRPr="003D607D">
              <w:rPr>
                <w:rStyle w:val="f2027"/>
                <w:rFonts w:cs="Arial"/>
                <w:color w:val="333333"/>
                <w:sz w:val="16"/>
                <w:szCs w:val="16"/>
              </w:rPr>
              <w:t>requiring coaching in the record below.</w:t>
            </w:r>
            <w:r w:rsidR="00306D3F">
              <w:rPr>
                <w:rStyle w:val="f2027"/>
                <w:rFonts w:cs="Arial"/>
                <w:color w:val="333333"/>
                <w:sz w:val="16"/>
                <w:szCs w:val="16"/>
              </w:rPr>
              <w:t>’</w:t>
            </w:r>
          </w:p>
          <w:p w14:paraId="58326E76" w14:textId="77777777" w:rsidR="00A31450" w:rsidRPr="007C0278" w:rsidRDefault="00A31450" w:rsidP="00A31450">
            <w:pPr>
              <w:spacing w:before="60" w:after="60"/>
              <w:rPr>
                <w:rFonts w:cstheme="minorHAnsi"/>
                <w:sz w:val="16"/>
                <w:szCs w:val="16"/>
              </w:rPr>
            </w:pPr>
          </w:p>
          <w:p w14:paraId="21C47D5C" w14:textId="77777777" w:rsidR="00A31450" w:rsidRPr="00EC77B3" w:rsidRDefault="00A31450" w:rsidP="00A31450">
            <w:pPr>
              <w:spacing w:before="60" w:after="60"/>
              <w:rPr>
                <w:rFonts w:cstheme="minorHAnsi"/>
                <w:sz w:val="16"/>
                <w:szCs w:val="16"/>
              </w:rPr>
            </w:pPr>
            <w:r w:rsidRPr="007C0278">
              <w:rPr>
                <w:rFonts w:cstheme="minorHAnsi"/>
                <w:sz w:val="16"/>
                <w:szCs w:val="16"/>
              </w:rPr>
              <w:t>Based off of your research does this record require coaching?</w:t>
            </w:r>
            <w:r w:rsidRPr="00043451">
              <w:rPr>
                <w:rFonts w:cstheme="minorHAnsi"/>
                <w:sz w:val="16"/>
                <w:szCs w:val="16"/>
              </w:rPr>
              <w:t>’</w:t>
            </w:r>
          </w:p>
        </w:tc>
        <w:tc>
          <w:tcPr>
            <w:tcW w:w="946" w:type="dxa"/>
            <w:tcBorders>
              <w:bottom w:val="single" w:sz="4" w:space="0" w:color="000000" w:themeColor="text1"/>
            </w:tcBorders>
            <w:shd w:val="clear" w:color="auto" w:fill="F2F2F2"/>
          </w:tcPr>
          <w:p w14:paraId="0A09F9C2" w14:textId="77777777" w:rsidR="00A31450" w:rsidRPr="009D3AFF" w:rsidRDefault="00A31450" w:rsidP="00A31450">
            <w:pPr>
              <w:spacing w:before="60" w:after="60"/>
              <w:rPr>
                <w:rFonts w:cstheme="minorHAnsi"/>
                <w:sz w:val="16"/>
                <w:szCs w:val="16"/>
              </w:rPr>
            </w:pPr>
            <w:r w:rsidRPr="009D3AFF">
              <w:rPr>
                <w:rFonts w:cstheme="minorHAnsi"/>
                <w:sz w:val="16"/>
                <w:szCs w:val="16"/>
              </w:rPr>
              <w:t>Radio Button</w:t>
            </w:r>
          </w:p>
        </w:tc>
        <w:tc>
          <w:tcPr>
            <w:tcW w:w="1753" w:type="dxa"/>
            <w:tcBorders>
              <w:bottom w:val="single" w:sz="4" w:space="0" w:color="000000" w:themeColor="text1"/>
            </w:tcBorders>
            <w:shd w:val="clear" w:color="auto" w:fill="F2F2F2"/>
          </w:tcPr>
          <w:p w14:paraId="3BBF37F5" w14:textId="77777777" w:rsidR="00A31450" w:rsidRPr="009D3AFF" w:rsidRDefault="00A31450" w:rsidP="00A31450">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Yes(True)</w:t>
            </w:r>
          </w:p>
          <w:p w14:paraId="31D2797D" w14:textId="77777777" w:rsidR="00A31450" w:rsidRDefault="00A31450" w:rsidP="00A31450">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No (False)</w:t>
            </w:r>
          </w:p>
          <w:p w14:paraId="728B6ED3" w14:textId="77777777" w:rsidR="00A31450" w:rsidRDefault="00A31450" w:rsidP="00A31450">
            <w:pPr>
              <w:pStyle w:val="ListParagraph"/>
              <w:spacing w:before="60" w:after="60"/>
              <w:ind w:left="294" w:right="90"/>
              <w:rPr>
                <w:rFonts w:cstheme="minorHAnsi"/>
                <w:sz w:val="16"/>
                <w:szCs w:val="16"/>
              </w:rPr>
            </w:pPr>
          </w:p>
          <w:p w14:paraId="528E44A3" w14:textId="77777777" w:rsidR="00A31450" w:rsidRPr="003D607D" w:rsidRDefault="00A31450" w:rsidP="003D607D">
            <w:pPr>
              <w:spacing w:before="60" w:after="60"/>
              <w:ind w:right="90"/>
              <w:rPr>
                <w:rFonts w:cstheme="minorHAnsi"/>
                <w:sz w:val="16"/>
                <w:szCs w:val="16"/>
              </w:rPr>
            </w:pPr>
          </w:p>
        </w:tc>
      </w:tr>
      <w:tr w:rsidR="006278E8" w:rsidRPr="00986B8C" w14:paraId="717C0A7B" w14:textId="77777777" w:rsidTr="002901A0">
        <w:tc>
          <w:tcPr>
            <w:tcW w:w="403" w:type="dxa"/>
            <w:tcBorders>
              <w:top w:val="single" w:sz="4" w:space="0" w:color="000000" w:themeColor="text1"/>
              <w:bottom w:val="single" w:sz="4" w:space="0" w:color="7297BD"/>
              <w:right w:val="single" w:sz="4" w:space="0" w:color="7297BD"/>
            </w:tcBorders>
            <w:shd w:val="clear" w:color="auto" w:fill="DBE5F1" w:themeFill="accent1" w:themeFillTint="33"/>
            <w:tcMar>
              <w:left w:w="43" w:type="dxa"/>
              <w:right w:w="43" w:type="dxa"/>
            </w:tcMar>
          </w:tcPr>
          <w:p w14:paraId="6000DE7F" w14:textId="77777777" w:rsidR="006278E8" w:rsidRPr="009D3AFF" w:rsidRDefault="006278E8" w:rsidP="00F22AEA">
            <w:pPr>
              <w:spacing w:before="60" w:after="60"/>
              <w:rPr>
                <w:rFonts w:cstheme="minorHAnsi"/>
                <w:sz w:val="16"/>
                <w:szCs w:val="16"/>
              </w:rPr>
            </w:pPr>
            <w:r w:rsidRPr="009D3AFF">
              <w:rPr>
                <w:rFonts w:cstheme="minorHAnsi"/>
                <w:sz w:val="16"/>
                <w:szCs w:val="16"/>
              </w:rPr>
              <w:t>2</w:t>
            </w:r>
          </w:p>
        </w:tc>
        <w:tc>
          <w:tcPr>
            <w:tcW w:w="1170" w:type="dxa"/>
            <w:tcBorders>
              <w:top w:val="single" w:sz="4" w:space="0" w:color="000000" w:themeColor="text1"/>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C649577" w14:textId="77777777" w:rsidR="006278E8" w:rsidRPr="009D3AFF" w:rsidRDefault="006278E8" w:rsidP="00F22AEA">
            <w:pPr>
              <w:spacing w:before="60" w:after="60"/>
              <w:rPr>
                <w:rFonts w:cstheme="minorHAnsi"/>
                <w:sz w:val="16"/>
                <w:szCs w:val="16"/>
              </w:rPr>
            </w:pPr>
            <w:r w:rsidRPr="009D3AFF">
              <w:rPr>
                <w:rFonts w:cstheme="minorHAnsi"/>
                <w:sz w:val="16"/>
                <w:szCs w:val="16"/>
              </w:rPr>
              <w:t>Manager Review</w:t>
            </w:r>
          </w:p>
        </w:tc>
        <w:tc>
          <w:tcPr>
            <w:tcW w:w="1620" w:type="dxa"/>
            <w:tcBorders>
              <w:top w:val="single" w:sz="4" w:space="0" w:color="000000" w:themeColor="text1"/>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59C6BC36" w14:textId="77777777" w:rsidR="006278E8" w:rsidRPr="009D3AFF" w:rsidRDefault="006278E8" w:rsidP="00F22AEA">
            <w:pPr>
              <w:spacing w:before="60" w:after="60"/>
              <w:rPr>
                <w:rFonts w:cstheme="minorHAnsi"/>
                <w:sz w:val="16"/>
                <w:szCs w:val="16"/>
              </w:rPr>
            </w:pPr>
            <w:proofErr w:type="spellStart"/>
            <w:r w:rsidRPr="009D3AFF">
              <w:rPr>
                <w:rFonts w:cstheme="minorHAnsi"/>
                <w:sz w:val="16"/>
                <w:szCs w:val="16"/>
              </w:rPr>
              <w:t>strReasonNotCoachable</w:t>
            </w:r>
            <w:proofErr w:type="spellEnd"/>
          </w:p>
        </w:tc>
        <w:tc>
          <w:tcPr>
            <w:tcW w:w="1620" w:type="dxa"/>
            <w:tcBorders>
              <w:top w:val="single" w:sz="4" w:space="0" w:color="000000" w:themeColor="text1"/>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82F567C" w14:textId="77777777" w:rsidR="006278E8" w:rsidRPr="009D3AFF" w:rsidRDefault="006278E8" w:rsidP="006278E8">
            <w:pPr>
              <w:pStyle w:val="ListParagraph"/>
              <w:numPr>
                <w:ilvl w:val="0"/>
                <w:numId w:val="4"/>
              </w:numPr>
              <w:spacing w:before="60" w:after="60" w:line="276" w:lineRule="auto"/>
              <w:ind w:left="288" w:hanging="144"/>
              <w:rPr>
                <w:rFonts w:cstheme="minorHAnsi"/>
                <w:sz w:val="16"/>
                <w:szCs w:val="16"/>
              </w:rPr>
            </w:pPr>
            <w:r w:rsidRPr="009D3AFF">
              <w:rPr>
                <w:rFonts w:cstheme="minorHAnsi"/>
                <w:sz w:val="16"/>
                <w:szCs w:val="16"/>
              </w:rPr>
              <w:t>Show if [</w:t>
            </w:r>
            <w:proofErr w:type="spellStart"/>
            <w:r w:rsidRPr="009D3AFF">
              <w:rPr>
                <w:rFonts w:cstheme="minorHAnsi"/>
                <w:sz w:val="16"/>
                <w:szCs w:val="16"/>
              </w:rPr>
              <w:t>isCoachingRequired</w:t>
            </w:r>
            <w:proofErr w:type="spellEnd"/>
            <w:r w:rsidRPr="009D3AFF">
              <w:rPr>
                <w:rFonts w:cstheme="minorHAnsi"/>
                <w:sz w:val="16"/>
                <w:szCs w:val="16"/>
              </w:rPr>
              <w:t>] = False</w:t>
            </w:r>
          </w:p>
          <w:p w14:paraId="0B1597FC"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Show only on form view: Manager Review</w:t>
            </w:r>
          </w:p>
          <w:p w14:paraId="56745638"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 xml:space="preserve">Dropdown menu </w:t>
            </w:r>
          </w:p>
          <w:p w14:paraId="481C7A9C"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Default value = Other</w:t>
            </w:r>
          </w:p>
        </w:tc>
        <w:tc>
          <w:tcPr>
            <w:tcW w:w="1934" w:type="dxa"/>
            <w:tcBorders>
              <w:top w:val="single" w:sz="4" w:space="0" w:color="000000" w:themeColor="text1"/>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7988B77" w14:textId="77777777" w:rsidR="006278E8" w:rsidRPr="00986B8C" w:rsidRDefault="006278E8" w:rsidP="00F22AEA">
            <w:pPr>
              <w:spacing w:before="60" w:after="60"/>
              <w:rPr>
                <w:rFonts w:cstheme="minorHAnsi"/>
                <w:sz w:val="16"/>
                <w:szCs w:val="16"/>
                <w:highlight w:val="yellow"/>
              </w:rPr>
            </w:pPr>
            <w:r w:rsidRPr="009D3AFF">
              <w:rPr>
                <w:rFonts w:cstheme="minorHAnsi"/>
                <w:sz w:val="16"/>
                <w:szCs w:val="16"/>
              </w:rPr>
              <w:t>‘What was the main reason this item was not coachable?’</w:t>
            </w:r>
          </w:p>
        </w:tc>
        <w:tc>
          <w:tcPr>
            <w:tcW w:w="946" w:type="dxa"/>
            <w:tcBorders>
              <w:top w:val="single" w:sz="4" w:space="0" w:color="000000" w:themeColor="text1"/>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22B1114" w14:textId="77777777" w:rsidR="006278E8" w:rsidRPr="009D3AFF" w:rsidRDefault="006278E8" w:rsidP="00F22AEA">
            <w:pPr>
              <w:spacing w:before="60" w:after="60"/>
              <w:rPr>
                <w:rFonts w:cstheme="minorHAnsi"/>
                <w:sz w:val="16"/>
                <w:szCs w:val="16"/>
              </w:rPr>
            </w:pPr>
            <w:r w:rsidRPr="009D3AFF">
              <w:rPr>
                <w:rFonts w:cstheme="minorHAnsi"/>
                <w:sz w:val="16"/>
                <w:szCs w:val="16"/>
              </w:rPr>
              <w:t>Dropdown Menu</w:t>
            </w:r>
          </w:p>
        </w:tc>
        <w:tc>
          <w:tcPr>
            <w:tcW w:w="1753" w:type="dxa"/>
            <w:tcBorders>
              <w:top w:val="single" w:sz="4" w:space="0" w:color="000000" w:themeColor="text1"/>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93ACC4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Other (Other)</w:t>
            </w:r>
          </w:p>
          <w:p w14:paraId="6FBAEF52" w14:textId="77777777" w:rsidR="006278E8" w:rsidRPr="009D3AFF" w:rsidRDefault="006278E8" w:rsidP="00F22AEA">
            <w:pPr>
              <w:spacing w:before="60" w:after="60"/>
              <w:ind w:left="114" w:right="90"/>
              <w:rPr>
                <w:rFonts w:cstheme="minorHAnsi"/>
                <w:sz w:val="16"/>
                <w:szCs w:val="16"/>
              </w:rPr>
            </w:pPr>
          </w:p>
        </w:tc>
      </w:tr>
      <w:tr w:rsidR="006278E8" w:rsidRPr="00986B8C" w14:paraId="749D1A15" w14:textId="77777777" w:rsidTr="002901A0">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3EAB0DE4" w14:textId="77777777" w:rsidR="006278E8" w:rsidRPr="00FA31D6" w:rsidRDefault="006278E8" w:rsidP="00F22AEA">
            <w:pPr>
              <w:spacing w:before="60" w:after="60"/>
              <w:rPr>
                <w:rFonts w:cstheme="minorHAnsi"/>
                <w:sz w:val="16"/>
                <w:szCs w:val="16"/>
              </w:rPr>
            </w:pPr>
            <w:r w:rsidRPr="00FA31D6">
              <w:rPr>
                <w:rFonts w:cstheme="minorHAnsi"/>
                <w:sz w:val="16"/>
                <w:szCs w:val="16"/>
              </w:rPr>
              <w:t>3</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340AB63" w14:textId="77777777" w:rsidR="006278E8" w:rsidRPr="00FA31D6" w:rsidRDefault="006278E8"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22FBBA5A" w14:textId="77777777" w:rsidR="006278E8" w:rsidRPr="00FA31D6" w:rsidRDefault="006278E8" w:rsidP="00F22AEA">
            <w:pPr>
              <w:spacing w:before="60" w:after="60"/>
              <w:rPr>
                <w:rFonts w:cstheme="minorHAnsi"/>
                <w:sz w:val="16"/>
                <w:szCs w:val="16"/>
              </w:rPr>
            </w:pPr>
            <w:proofErr w:type="spellStart"/>
            <w:r w:rsidRPr="00FA31D6">
              <w:rPr>
                <w:rFonts w:cstheme="minorHAnsi"/>
                <w:sz w:val="16"/>
                <w:szCs w:val="16"/>
              </w:rPr>
              <w:t>txtReasonNotCoachable</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2E28C9D1" w14:textId="77777777" w:rsidR="006278E8" w:rsidRPr="00FA31D6" w:rsidRDefault="006278E8"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w:t>
            </w:r>
            <w:proofErr w:type="spellStart"/>
            <w:r w:rsidRPr="00FA31D6">
              <w:rPr>
                <w:rFonts w:cstheme="minorHAnsi"/>
                <w:sz w:val="16"/>
                <w:szCs w:val="16"/>
              </w:rPr>
              <w:t>isCoachingRequired</w:t>
            </w:r>
            <w:proofErr w:type="spellEnd"/>
            <w:r w:rsidRPr="00FA31D6">
              <w:rPr>
                <w:rFonts w:cstheme="minorHAnsi"/>
                <w:sz w:val="16"/>
                <w:szCs w:val="16"/>
              </w:rPr>
              <w:t>] = False</w:t>
            </w:r>
          </w:p>
          <w:p w14:paraId="6DD31676" w14:textId="77777777" w:rsidR="006278E8" w:rsidRPr="00FA31D6" w:rsidRDefault="006278E8"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Show only on form view: Manager Review</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611AE44" w14:textId="77777777" w:rsidR="006278E8" w:rsidRPr="00FA31D6" w:rsidRDefault="006278E8" w:rsidP="00F22AEA">
            <w:pPr>
              <w:spacing w:before="60" w:after="60"/>
              <w:rPr>
                <w:rFonts w:cstheme="minorHAnsi"/>
                <w:sz w:val="16"/>
                <w:szCs w:val="16"/>
              </w:rPr>
            </w:pPr>
            <w:r w:rsidRPr="00FA31D6">
              <w:rPr>
                <w:rFonts w:cstheme="minorHAnsi"/>
                <w:sz w:val="16"/>
                <w:szCs w:val="16"/>
              </w:rPr>
              <w:t>‘Please provide reason / explanation / justification as to why the item was not coachable:’</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F575B37" w14:textId="77777777" w:rsidR="006278E8" w:rsidRPr="00FA31D6" w:rsidRDefault="006278E8"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5533820" w14:textId="77777777" w:rsidR="006278E8" w:rsidRPr="00FA31D6" w:rsidRDefault="006278E8" w:rsidP="00F22AEA">
            <w:pPr>
              <w:spacing w:before="60" w:after="60"/>
              <w:rPr>
                <w:rFonts w:cstheme="minorHAnsi"/>
                <w:sz w:val="16"/>
                <w:szCs w:val="16"/>
              </w:rPr>
            </w:pPr>
            <w:r w:rsidRPr="00FA31D6">
              <w:rPr>
                <w:rFonts w:cstheme="minorHAnsi"/>
                <w:sz w:val="16"/>
                <w:szCs w:val="16"/>
              </w:rPr>
              <w:t>N/A</w:t>
            </w:r>
          </w:p>
        </w:tc>
      </w:tr>
      <w:tr w:rsidR="00CB7DCA" w:rsidRPr="00986B8C" w14:paraId="236D05D1" w14:textId="77777777" w:rsidTr="002901A0">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7E48FAE1" w14:textId="5BC75F98" w:rsidR="00CB7DCA" w:rsidRPr="00FA31D6" w:rsidRDefault="00CB7DCA" w:rsidP="00F22AEA">
            <w:pPr>
              <w:spacing w:before="60" w:after="60"/>
              <w:rPr>
                <w:rFonts w:cstheme="minorHAnsi"/>
                <w:sz w:val="16"/>
                <w:szCs w:val="16"/>
              </w:rPr>
            </w:pPr>
            <w:r>
              <w:rPr>
                <w:rFonts w:cstheme="minorHAnsi"/>
                <w:sz w:val="16"/>
                <w:szCs w:val="16"/>
              </w:rPr>
              <w:t>4</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50CD849F" w14:textId="4EF2C08A" w:rsidR="00CB7DCA" w:rsidRPr="00FA31D6" w:rsidRDefault="00CB7DCA" w:rsidP="00F22AEA">
            <w:pPr>
              <w:spacing w:before="60" w:after="60"/>
              <w:rPr>
                <w:rFonts w:cstheme="minorHAnsi"/>
                <w:sz w:val="16"/>
                <w:szCs w:val="16"/>
              </w:rPr>
            </w:pPr>
            <w:r>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77659D67" w14:textId="26D692E0" w:rsidR="00CB7DCA" w:rsidRPr="004314E8" w:rsidRDefault="00CB7DCA" w:rsidP="00F22AEA">
            <w:pPr>
              <w:spacing w:before="60" w:after="60"/>
              <w:rPr>
                <w:rFonts w:cstheme="minorHAnsi"/>
                <w:sz w:val="16"/>
                <w:szCs w:val="16"/>
              </w:rPr>
            </w:pPr>
            <w:proofErr w:type="spellStart"/>
            <w:r w:rsidRPr="004314E8">
              <w:rPr>
                <w:rFonts w:cs="Calibri"/>
                <w:color w:val="000000" w:themeColor="text1"/>
                <w:sz w:val="16"/>
                <w:szCs w:val="16"/>
              </w:rPr>
              <w:t>txtDescription</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05469DD" w14:textId="08940473" w:rsidR="00CB7DCA" w:rsidRPr="004314E8" w:rsidRDefault="00CB7DCA" w:rsidP="006278E8">
            <w:pPr>
              <w:pStyle w:val="ListParagraph"/>
              <w:numPr>
                <w:ilvl w:val="0"/>
                <w:numId w:val="4"/>
              </w:numPr>
              <w:spacing w:before="60" w:after="60"/>
              <w:ind w:left="288" w:hanging="144"/>
              <w:rPr>
                <w:rFonts w:cstheme="minorHAnsi"/>
                <w:sz w:val="16"/>
                <w:szCs w:val="16"/>
              </w:rPr>
            </w:pPr>
            <w:r w:rsidRPr="004314E8">
              <w:rPr>
                <w:color w:val="000000" w:themeColor="text1"/>
                <w:sz w:val="16"/>
                <w:szCs w:val="16"/>
              </w:rPr>
              <w:t>Details for the reason for the coaching</w:t>
            </w:r>
            <w:r w:rsidR="004314E8">
              <w:rPr>
                <w:color w:val="000000" w:themeColor="text1"/>
                <w:sz w:val="16"/>
                <w:szCs w:val="16"/>
              </w:rPr>
              <w:t xml:space="preserve"> (displayed under Coaching Reasons)</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16DF6EA" w14:textId="78B9BA66" w:rsidR="00CB7DCA" w:rsidRPr="004314E8" w:rsidRDefault="00CB7DCA" w:rsidP="00CB7DCA">
            <w:pPr>
              <w:spacing w:before="60" w:after="60"/>
              <w:rPr>
                <w:rFonts w:cstheme="minorHAnsi"/>
                <w:sz w:val="16"/>
                <w:szCs w:val="16"/>
              </w:rPr>
            </w:pPr>
            <w:r w:rsidRPr="004314E8">
              <w:rPr>
                <w:color w:val="000000" w:themeColor="text1"/>
                <w:sz w:val="16"/>
                <w:szCs w:val="16"/>
              </w:rPr>
              <w:t>“Details of the behavior being coached”</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2A62841" w14:textId="24A8EAA7" w:rsidR="00CB7DCA" w:rsidRPr="00FA31D6" w:rsidRDefault="004314E8" w:rsidP="00F22AEA">
            <w:pPr>
              <w:spacing w:before="60" w:after="60"/>
              <w:rPr>
                <w:rFonts w:cstheme="minorHAnsi"/>
                <w:sz w:val="16"/>
                <w:szCs w:val="16"/>
              </w:rPr>
            </w:pPr>
            <w:r>
              <w:rPr>
                <w:rFonts w:cstheme="minorHAnsi"/>
                <w:sz w:val="16"/>
                <w:szCs w:val="16"/>
              </w:rPr>
              <w:t xml:space="preserve">Static </w:t>
            </w:r>
            <w:proofErr w:type="spellStart"/>
            <w:r w:rsidR="00CB7DCA">
              <w:rPr>
                <w:rFonts w:cstheme="minorHAnsi"/>
                <w:sz w:val="16"/>
                <w:szCs w:val="16"/>
              </w:rPr>
              <w:t>TextBox</w:t>
            </w:r>
            <w:proofErr w:type="spellEnd"/>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7B6316C2" w14:textId="672188F3"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986B8C" w14:paraId="539CDD63" w14:textId="77777777" w:rsidTr="002901A0">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9FE9E80" w14:textId="52E0A690" w:rsidR="00CB7DCA" w:rsidRPr="00FA31D6" w:rsidRDefault="00CB7DCA" w:rsidP="00F22AEA">
            <w:pPr>
              <w:spacing w:before="60" w:after="60"/>
              <w:rPr>
                <w:rFonts w:cstheme="minorHAnsi"/>
                <w:sz w:val="16"/>
                <w:szCs w:val="16"/>
              </w:rPr>
            </w:pPr>
            <w:r>
              <w:rPr>
                <w:rFonts w:cstheme="minorHAnsi"/>
                <w:sz w:val="16"/>
                <w:szCs w:val="16"/>
              </w:rPr>
              <w:t>5</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8136C8A" w14:textId="77777777" w:rsidR="00CB7DCA" w:rsidRPr="00FA31D6" w:rsidRDefault="00CB7DCA"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2C37D462" w14:textId="77777777" w:rsidR="00CB7DCA" w:rsidRPr="00FA31D6" w:rsidRDefault="00CB7DCA" w:rsidP="00F22AEA">
            <w:pPr>
              <w:spacing w:before="60" w:after="60"/>
              <w:rPr>
                <w:rFonts w:cstheme="minorHAnsi"/>
                <w:sz w:val="16"/>
                <w:szCs w:val="16"/>
              </w:rPr>
            </w:pPr>
            <w:proofErr w:type="spellStart"/>
            <w:r w:rsidRPr="00FA31D6">
              <w:rPr>
                <w:rFonts w:cstheme="minorHAnsi"/>
                <w:sz w:val="16"/>
                <w:szCs w:val="16"/>
              </w:rPr>
              <w:t>txtMgrNotes</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4DB7CCE"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w:t>
            </w:r>
            <w:proofErr w:type="spellStart"/>
            <w:r w:rsidRPr="00FA31D6">
              <w:rPr>
                <w:rFonts w:cstheme="minorHAnsi"/>
                <w:sz w:val="16"/>
                <w:szCs w:val="16"/>
              </w:rPr>
              <w:t>isCoachingRequired</w:t>
            </w:r>
            <w:proofErr w:type="spellEnd"/>
            <w:r w:rsidRPr="00FA31D6">
              <w:rPr>
                <w:rFonts w:cstheme="minorHAnsi"/>
                <w:sz w:val="16"/>
                <w:szCs w:val="16"/>
              </w:rPr>
              <w:t>] = True</w:t>
            </w:r>
          </w:p>
          <w:p w14:paraId="234FD66F" w14:textId="77777777" w:rsidR="00CB7DCA" w:rsidRPr="00FA31D6" w:rsidRDefault="00CB7DCA"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 xml:space="preserve">Show only on form view: Manager Review </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8E233DE" w14:textId="77777777" w:rsidR="00CB7DCA" w:rsidRPr="00FA31D6" w:rsidRDefault="00CB7DCA" w:rsidP="00F22AEA">
            <w:pPr>
              <w:spacing w:before="60" w:after="60"/>
              <w:rPr>
                <w:rFonts w:cstheme="minorHAnsi"/>
                <w:sz w:val="16"/>
                <w:szCs w:val="16"/>
              </w:rPr>
            </w:pPr>
            <w:r w:rsidRPr="00FA31D6">
              <w:rPr>
                <w:rFonts w:cstheme="minorHAnsi"/>
                <w:sz w:val="16"/>
                <w:szCs w:val="16"/>
              </w:rPr>
              <w:t>‘Please provide reason / explanation / justification as to why the item is coachable for the Supervisor’</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28ECB9CB" w14:textId="77777777" w:rsidR="00CB7DCA" w:rsidRPr="00FA31D6" w:rsidRDefault="00CB7DCA"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1CA07B0A"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5D160A65" w14:textId="77777777" w:rsidTr="002901A0">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3E605FE" w14:textId="55701637" w:rsidR="00CB7DCA" w:rsidRPr="00FA31D6" w:rsidRDefault="00CB7DCA" w:rsidP="00F22AEA">
            <w:pPr>
              <w:spacing w:before="60" w:after="60"/>
              <w:rPr>
                <w:rFonts w:cstheme="minorHAnsi"/>
                <w:sz w:val="16"/>
                <w:szCs w:val="16"/>
              </w:rPr>
            </w:pPr>
            <w:r>
              <w:rPr>
                <w:rFonts w:cstheme="minorHAnsi"/>
                <w:sz w:val="16"/>
                <w:szCs w:val="16"/>
              </w:rPr>
              <w:t>6</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6A80B1BF" w14:textId="77777777" w:rsidR="00CB7DCA" w:rsidRPr="00FA31D6" w:rsidRDefault="00CB7DCA"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662FC95F" w14:textId="77777777" w:rsidR="00CB7DCA" w:rsidRPr="00FA31D6" w:rsidRDefault="00CB7DCA" w:rsidP="00F22AEA">
            <w:pPr>
              <w:spacing w:before="60" w:after="60"/>
              <w:rPr>
                <w:rFonts w:cstheme="minorHAnsi"/>
                <w:sz w:val="16"/>
                <w:szCs w:val="16"/>
              </w:rPr>
            </w:pPr>
            <w:proofErr w:type="spellStart"/>
            <w:r w:rsidRPr="00FA31D6">
              <w:rPr>
                <w:rFonts w:cstheme="minorHAnsi"/>
                <w:sz w:val="16"/>
                <w:szCs w:val="16"/>
              </w:rPr>
              <w:t>MgrReviewManualDate</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524D2B4F"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only on form view: Manager Review</w:t>
            </w:r>
          </w:p>
          <w:p w14:paraId="758361D1"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 xml:space="preserve">Do not allow </w:t>
            </w:r>
            <w:r w:rsidRPr="00FA31D6">
              <w:rPr>
                <w:rFonts w:cstheme="minorHAnsi"/>
                <w:sz w:val="16"/>
                <w:szCs w:val="16"/>
              </w:rPr>
              <w:lastRenderedPageBreak/>
              <w:t>future dates</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C4C9340" w14:textId="77777777" w:rsidR="00CB7DCA" w:rsidRPr="00FA31D6" w:rsidRDefault="00CB7DCA" w:rsidP="00F22AEA">
            <w:pPr>
              <w:spacing w:before="60" w:after="60"/>
              <w:rPr>
                <w:rFonts w:cstheme="minorHAnsi"/>
                <w:sz w:val="16"/>
                <w:szCs w:val="16"/>
              </w:rPr>
            </w:pPr>
            <w:r w:rsidRPr="00FA31D6">
              <w:rPr>
                <w:rFonts w:cstheme="minorHAnsi"/>
                <w:sz w:val="16"/>
                <w:szCs w:val="16"/>
              </w:rPr>
              <w:lastRenderedPageBreak/>
              <w:t>‘Date:’</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0B9CF8C" w14:textId="77777777" w:rsidR="00CB7DCA" w:rsidRPr="00FA31D6" w:rsidRDefault="00CB7DCA" w:rsidP="00F22AEA">
            <w:pPr>
              <w:spacing w:before="60" w:after="60"/>
              <w:rPr>
                <w:rFonts w:cstheme="minorHAnsi"/>
                <w:sz w:val="16"/>
                <w:szCs w:val="16"/>
              </w:rPr>
            </w:pPr>
            <w:r w:rsidRPr="00FA31D6">
              <w:rPr>
                <w:rFonts w:cstheme="minorHAnsi"/>
                <w:sz w:val="16"/>
                <w:szCs w:val="16"/>
              </w:rPr>
              <w:t>Date Picker</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635C0AC5"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0AC09342" w14:textId="77777777" w:rsidTr="002901A0">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3199B4EF" w14:textId="48758E69" w:rsidR="00CB7DCA" w:rsidRPr="00FA31D6" w:rsidRDefault="00CB7DCA" w:rsidP="00F22AEA">
            <w:pPr>
              <w:spacing w:before="60" w:after="60"/>
              <w:rPr>
                <w:rFonts w:cstheme="minorHAnsi"/>
                <w:sz w:val="16"/>
                <w:szCs w:val="16"/>
              </w:rPr>
            </w:pPr>
            <w:r>
              <w:rPr>
                <w:rFonts w:cstheme="minorHAnsi"/>
                <w:sz w:val="16"/>
                <w:szCs w:val="16"/>
              </w:rPr>
              <w:lastRenderedPageBreak/>
              <w:t>7</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0BF1268" w14:textId="77777777" w:rsidR="00CB7DCA" w:rsidRPr="00FA31D6" w:rsidRDefault="00CB7DCA" w:rsidP="00F22AEA">
            <w:pPr>
              <w:spacing w:before="60" w:after="60"/>
              <w:rPr>
                <w:rFonts w:cstheme="minorHAnsi"/>
                <w:sz w:val="16"/>
                <w:szCs w:val="16"/>
              </w:rPr>
            </w:pPr>
            <w:r w:rsidRPr="00FA31D6">
              <w:rPr>
                <w:rFonts w:cstheme="minorHAnsi"/>
                <w:sz w:val="16"/>
                <w:szCs w:val="16"/>
              </w:rPr>
              <w:t>Supervisor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D321AF6" w14:textId="77777777" w:rsidR="00CB7DCA" w:rsidRPr="00FA31D6" w:rsidRDefault="00CB7DCA" w:rsidP="00F22AEA">
            <w:pPr>
              <w:spacing w:before="60" w:after="60"/>
              <w:rPr>
                <w:rFonts w:cstheme="minorHAnsi"/>
                <w:sz w:val="16"/>
                <w:szCs w:val="16"/>
              </w:rPr>
            </w:pPr>
            <w:proofErr w:type="spellStart"/>
            <w:r w:rsidRPr="00FA31D6">
              <w:rPr>
                <w:rFonts w:cstheme="minorHAnsi"/>
                <w:sz w:val="16"/>
                <w:szCs w:val="16"/>
              </w:rPr>
              <w:t>txtMgrNotes</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364140E2"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w:t>
            </w:r>
            <w:proofErr w:type="spellStart"/>
            <w:r w:rsidRPr="00FA31D6">
              <w:rPr>
                <w:rFonts w:cstheme="minorHAnsi"/>
                <w:sz w:val="16"/>
                <w:szCs w:val="16"/>
              </w:rPr>
              <w:t>isCoachingRequired</w:t>
            </w:r>
            <w:proofErr w:type="spellEnd"/>
            <w:r w:rsidRPr="00FA31D6">
              <w:rPr>
                <w:rFonts w:cstheme="minorHAnsi"/>
                <w:sz w:val="16"/>
                <w:szCs w:val="16"/>
              </w:rPr>
              <w:t>] = True</w:t>
            </w:r>
          </w:p>
          <w:p w14:paraId="0062FF23"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only on form view: Supervisor Review</w:t>
            </w:r>
          </w:p>
          <w:p w14:paraId="70E29DCE" w14:textId="77777777" w:rsidR="00CB7DCA" w:rsidRPr="00FA31D6" w:rsidRDefault="00CB7DCA"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Read-only</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0CCDB9A" w14:textId="77777777" w:rsidR="00CB7DCA" w:rsidRPr="00FA31D6" w:rsidRDefault="00CB7DCA" w:rsidP="00F22AEA">
            <w:pPr>
              <w:spacing w:before="60" w:after="60"/>
              <w:rPr>
                <w:rFonts w:cstheme="minorHAnsi"/>
                <w:sz w:val="16"/>
                <w:szCs w:val="16"/>
              </w:rPr>
            </w:pPr>
            <w:r w:rsidRPr="00FA31D6">
              <w:rPr>
                <w:rFonts w:cstheme="minorHAnsi"/>
                <w:sz w:val="16"/>
                <w:szCs w:val="16"/>
              </w:rPr>
              <w:t>‘Notes from Manager’</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0E117D16" w14:textId="77777777" w:rsidR="00CB7DCA" w:rsidRPr="00FA31D6" w:rsidRDefault="00CB7DCA"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FF87C2C"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09B07CAD"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8DDF457" w14:textId="20ECDF7F" w:rsidR="00CB7DCA" w:rsidRPr="00FA31D6" w:rsidRDefault="00CB7DCA" w:rsidP="00F22AEA">
            <w:pPr>
              <w:spacing w:before="60" w:after="60"/>
              <w:rPr>
                <w:rFonts w:cstheme="minorHAnsi"/>
                <w:sz w:val="16"/>
                <w:szCs w:val="16"/>
              </w:rPr>
            </w:pPr>
            <w:r>
              <w:rPr>
                <w:rFonts w:cstheme="minorHAnsi"/>
                <w:sz w:val="16"/>
                <w:szCs w:val="16"/>
              </w:rPr>
              <w:t>8</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5F36B46" w14:textId="77777777" w:rsidR="00CB7DCA" w:rsidRPr="00FA31D6" w:rsidRDefault="00CB7DCA" w:rsidP="00F22AEA">
            <w:pPr>
              <w:spacing w:before="60" w:after="60"/>
              <w:rPr>
                <w:rFonts w:cstheme="minorHAnsi"/>
                <w:sz w:val="16"/>
                <w:szCs w:val="16"/>
              </w:rPr>
            </w:pPr>
            <w:r>
              <w:rPr>
                <w:rFonts w:cstheme="minorHAnsi"/>
                <w:sz w:val="16"/>
                <w:szCs w:val="16"/>
              </w:rPr>
              <w:t>Supervisor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66722B7" w14:textId="77777777" w:rsidR="00CB7DCA" w:rsidRPr="00FA31D6" w:rsidRDefault="00CB7DCA" w:rsidP="00F22AEA">
            <w:pPr>
              <w:spacing w:before="60" w:after="60"/>
              <w:rPr>
                <w:rFonts w:cstheme="minorHAnsi"/>
                <w:sz w:val="16"/>
                <w:szCs w:val="16"/>
              </w:rPr>
            </w:pPr>
            <w:proofErr w:type="spellStart"/>
            <w:r>
              <w:rPr>
                <w:rFonts w:cstheme="minorHAnsi"/>
                <w:sz w:val="16"/>
                <w:szCs w:val="16"/>
              </w:rPr>
              <w:t>CoachingDate</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DAB887E"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 xml:space="preserve">Show only on form view: </w:t>
            </w:r>
            <w:r>
              <w:rPr>
                <w:rFonts w:cstheme="minorHAnsi"/>
                <w:sz w:val="16"/>
                <w:szCs w:val="16"/>
              </w:rPr>
              <w:t>Supervisor</w:t>
            </w:r>
          </w:p>
          <w:p w14:paraId="28A02497" w14:textId="77777777" w:rsidR="00CB7DCA" w:rsidRPr="00FA31D6" w:rsidRDefault="00CB7DCA" w:rsidP="00F22AEA">
            <w:pPr>
              <w:pStyle w:val="ListParagraph"/>
              <w:spacing w:before="60" w:after="60"/>
              <w:ind w:left="288"/>
              <w:rPr>
                <w:rFonts w:cstheme="minorHAnsi"/>
                <w:sz w:val="16"/>
                <w:szCs w:val="16"/>
              </w:rPr>
            </w:pPr>
            <w:r w:rsidRPr="00FA31D6">
              <w:rPr>
                <w:rFonts w:cstheme="minorHAnsi"/>
                <w:sz w:val="16"/>
                <w:szCs w:val="16"/>
              </w:rPr>
              <w:t>Do not allow future dates</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2A86E07" w14:textId="77777777" w:rsidR="00CB7DCA" w:rsidRPr="00FA31D6" w:rsidRDefault="00CB7DCA" w:rsidP="00F22AEA">
            <w:pPr>
              <w:spacing w:before="60" w:after="60"/>
              <w:rPr>
                <w:rFonts w:cstheme="minorHAnsi"/>
                <w:sz w:val="16"/>
                <w:szCs w:val="16"/>
              </w:rPr>
            </w:pPr>
            <w:r>
              <w:rPr>
                <w:rFonts w:cstheme="minorHAnsi"/>
                <w:sz w:val="16"/>
                <w:szCs w:val="16"/>
              </w:rPr>
              <w:t>‘Coaching Date’</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291CCB9" w14:textId="77777777" w:rsidR="00CB7DCA" w:rsidRPr="00FA31D6" w:rsidRDefault="00CB7DCA" w:rsidP="00F22AEA">
            <w:pPr>
              <w:spacing w:before="60" w:after="60"/>
              <w:rPr>
                <w:rFonts w:cstheme="minorHAnsi"/>
                <w:sz w:val="16"/>
                <w:szCs w:val="16"/>
              </w:rPr>
            </w:pPr>
            <w:r w:rsidRPr="00FA31D6">
              <w:rPr>
                <w:rFonts w:cstheme="minorHAnsi"/>
                <w:sz w:val="16"/>
                <w:szCs w:val="16"/>
              </w:rPr>
              <w:t>Date Picker</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E67A84E" w14:textId="77777777" w:rsidR="00CB7DCA" w:rsidRPr="00FA31D6" w:rsidRDefault="00CB7DCA" w:rsidP="00F22AEA">
            <w:pPr>
              <w:spacing w:before="60" w:after="60"/>
              <w:rPr>
                <w:rFonts w:cstheme="minorHAnsi"/>
                <w:sz w:val="16"/>
                <w:szCs w:val="16"/>
              </w:rPr>
            </w:pPr>
            <w:r>
              <w:rPr>
                <w:rFonts w:cstheme="minorHAnsi"/>
                <w:sz w:val="16"/>
                <w:szCs w:val="16"/>
              </w:rPr>
              <w:t>N/A</w:t>
            </w:r>
          </w:p>
        </w:tc>
      </w:tr>
      <w:tr w:rsidR="002901A0" w:rsidRPr="002D7D35" w14:paraId="473B7E22" w14:textId="77777777" w:rsidTr="00357032">
        <w:tc>
          <w:tcPr>
            <w:tcW w:w="9446" w:type="dxa"/>
            <w:gridSpan w:val="7"/>
            <w:tcBorders>
              <w:top w:val="single" w:sz="4" w:space="0" w:color="7297BD"/>
              <w:bottom w:val="single" w:sz="4" w:space="0" w:color="7297BD"/>
            </w:tcBorders>
            <w:shd w:val="clear" w:color="auto" w:fill="7297BD"/>
            <w:tcMar>
              <w:left w:w="43" w:type="dxa"/>
              <w:right w:w="43" w:type="dxa"/>
            </w:tcMar>
          </w:tcPr>
          <w:p w14:paraId="07FE70D6" w14:textId="0EB888AB" w:rsidR="002901A0" w:rsidRPr="00A31450" w:rsidRDefault="002901A0" w:rsidP="00357032">
            <w:pPr>
              <w:spacing w:before="60" w:after="60"/>
              <w:ind w:right="90"/>
              <w:rPr>
                <w:rFonts w:cstheme="minorHAnsi"/>
                <w:color w:val="FFFFFF" w:themeColor="background1"/>
                <w:sz w:val="16"/>
                <w:szCs w:val="16"/>
              </w:rPr>
            </w:pPr>
            <w:r w:rsidRPr="00A31450">
              <w:rPr>
                <w:rFonts w:cstheme="minorHAnsi"/>
                <w:color w:val="FFFFFF" w:themeColor="background1"/>
                <w:sz w:val="16"/>
                <w:szCs w:val="16"/>
              </w:rPr>
              <w:t xml:space="preserve">Conditions for </w:t>
            </w:r>
            <w:r>
              <w:rPr>
                <w:rFonts w:cstheme="minorHAnsi"/>
                <w:color w:val="FFFFFF" w:themeColor="background1"/>
                <w:sz w:val="16"/>
                <w:szCs w:val="16"/>
              </w:rPr>
              <w:t xml:space="preserve">Supervisor </w:t>
            </w:r>
            <w:r w:rsidRPr="00A31450">
              <w:rPr>
                <w:rFonts w:cstheme="minorHAnsi"/>
                <w:color w:val="FFFFFF" w:themeColor="background1"/>
                <w:sz w:val="16"/>
                <w:szCs w:val="16"/>
              </w:rPr>
              <w:t>Review pages</w:t>
            </w:r>
          </w:p>
        </w:tc>
      </w:tr>
      <w:tr w:rsidR="002901A0" w:rsidRPr="00986B8C" w14:paraId="39F5B9D0" w14:textId="77777777" w:rsidTr="007702C7">
        <w:tc>
          <w:tcPr>
            <w:tcW w:w="403"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5062C7A0" w14:textId="6AD24F15" w:rsidR="002901A0" w:rsidRPr="009D3AFF" w:rsidRDefault="002901A0" w:rsidP="00357032">
            <w:pPr>
              <w:spacing w:before="60" w:after="60"/>
              <w:rPr>
                <w:rFonts w:cstheme="minorHAnsi"/>
                <w:sz w:val="16"/>
                <w:szCs w:val="16"/>
              </w:rPr>
            </w:pPr>
            <w:r>
              <w:rPr>
                <w:rFonts w:cstheme="minorHAnsi"/>
                <w:sz w:val="16"/>
                <w:szCs w:val="16"/>
              </w:rPr>
              <w:t>1</w:t>
            </w:r>
          </w:p>
        </w:tc>
        <w:tc>
          <w:tcPr>
            <w:tcW w:w="1170"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789126D4" w14:textId="75B46F14" w:rsidR="002901A0" w:rsidRPr="009D3AFF" w:rsidRDefault="002901A0" w:rsidP="00357032">
            <w:pPr>
              <w:spacing w:before="60" w:after="60"/>
              <w:rPr>
                <w:rFonts w:cstheme="minorHAnsi"/>
                <w:sz w:val="16"/>
                <w:szCs w:val="16"/>
              </w:rPr>
            </w:pPr>
            <w:r>
              <w:rPr>
                <w:rFonts w:cstheme="minorHAnsi"/>
                <w:sz w:val="16"/>
                <w:szCs w:val="16"/>
              </w:rPr>
              <w:t>Supervisor</w:t>
            </w:r>
            <w:r w:rsidRPr="009D3AFF">
              <w:rPr>
                <w:rFonts w:cstheme="minorHAnsi"/>
                <w:sz w:val="16"/>
                <w:szCs w:val="16"/>
              </w:rPr>
              <w:t xml:space="preserve"> Review</w:t>
            </w:r>
          </w:p>
        </w:tc>
        <w:tc>
          <w:tcPr>
            <w:tcW w:w="1620"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738B8DD2" w14:textId="77777777" w:rsidR="002901A0" w:rsidRPr="009D3AFF" w:rsidRDefault="002901A0" w:rsidP="00357032">
            <w:pPr>
              <w:spacing w:before="60" w:after="60"/>
              <w:rPr>
                <w:rFonts w:cstheme="minorHAnsi"/>
                <w:sz w:val="16"/>
                <w:szCs w:val="16"/>
              </w:rPr>
            </w:pPr>
            <w:proofErr w:type="spellStart"/>
            <w:r w:rsidRPr="009D3AFF">
              <w:rPr>
                <w:rFonts w:cstheme="minorHAnsi"/>
                <w:sz w:val="16"/>
                <w:szCs w:val="16"/>
              </w:rPr>
              <w:t>isCoachingRequired</w:t>
            </w:r>
            <w:proofErr w:type="spellEnd"/>
          </w:p>
        </w:tc>
        <w:tc>
          <w:tcPr>
            <w:tcW w:w="1620"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4BCCA667" w14:textId="19E10C6E" w:rsidR="002901A0" w:rsidRPr="007C0278" w:rsidRDefault="002901A0" w:rsidP="00357032">
            <w:pPr>
              <w:pStyle w:val="ListParagraph"/>
              <w:numPr>
                <w:ilvl w:val="0"/>
                <w:numId w:val="4"/>
              </w:numPr>
              <w:spacing w:before="60" w:after="60"/>
              <w:ind w:left="288" w:hanging="144"/>
              <w:rPr>
                <w:rFonts w:cstheme="minorHAnsi"/>
                <w:sz w:val="16"/>
                <w:szCs w:val="16"/>
              </w:rPr>
            </w:pPr>
            <w:r w:rsidRPr="007C0278">
              <w:rPr>
                <w:rFonts w:cstheme="minorHAnsi"/>
                <w:sz w:val="16"/>
                <w:szCs w:val="16"/>
              </w:rPr>
              <w:t>Show if [</w:t>
            </w:r>
            <w:proofErr w:type="spellStart"/>
            <w:r w:rsidRPr="007C0278">
              <w:rPr>
                <w:rFonts w:cstheme="minorHAnsi"/>
                <w:sz w:val="16"/>
                <w:szCs w:val="16"/>
              </w:rPr>
              <w:t>str</w:t>
            </w:r>
            <w:r>
              <w:rPr>
                <w:rFonts w:cstheme="minorHAnsi"/>
                <w:sz w:val="16"/>
                <w:szCs w:val="16"/>
              </w:rPr>
              <w:t>ReportCode</w:t>
            </w:r>
            <w:proofErr w:type="spellEnd"/>
            <w:r w:rsidRPr="007C0278">
              <w:rPr>
                <w:rFonts w:cstheme="minorHAnsi"/>
                <w:sz w:val="16"/>
                <w:szCs w:val="16"/>
              </w:rPr>
              <w:t xml:space="preserve">] </w:t>
            </w:r>
            <w:r>
              <w:rPr>
                <w:rFonts w:cstheme="minorHAnsi"/>
                <w:sz w:val="16"/>
                <w:szCs w:val="16"/>
              </w:rPr>
              <w:t>is like</w:t>
            </w:r>
            <w:r w:rsidRPr="007C0278">
              <w:rPr>
                <w:rFonts w:cstheme="minorHAnsi"/>
                <w:sz w:val="16"/>
                <w:szCs w:val="16"/>
              </w:rPr>
              <w:t xml:space="preserve"> ‘</w:t>
            </w:r>
            <w:r>
              <w:rPr>
                <w:rFonts w:cstheme="minorHAnsi"/>
                <w:sz w:val="16"/>
                <w:szCs w:val="16"/>
              </w:rPr>
              <w:t>IAE’</w:t>
            </w:r>
            <w:r w:rsidR="00C358F8">
              <w:rPr>
                <w:rFonts w:cstheme="minorHAnsi"/>
                <w:sz w:val="16"/>
                <w:szCs w:val="16"/>
              </w:rPr>
              <w:t xml:space="preserve">, </w:t>
            </w:r>
            <w:r w:rsidR="00D5180F">
              <w:rPr>
                <w:rFonts w:cstheme="minorHAnsi"/>
                <w:sz w:val="16"/>
                <w:szCs w:val="16"/>
              </w:rPr>
              <w:t>‘IAT’</w:t>
            </w:r>
          </w:p>
          <w:p w14:paraId="051893AA" w14:textId="77777777" w:rsidR="002901A0" w:rsidRPr="007C0278" w:rsidRDefault="002901A0" w:rsidP="00357032">
            <w:pPr>
              <w:pStyle w:val="ListParagraph"/>
              <w:numPr>
                <w:ilvl w:val="0"/>
                <w:numId w:val="4"/>
              </w:numPr>
              <w:spacing w:before="60" w:after="60"/>
              <w:ind w:left="288" w:hanging="144"/>
              <w:rPr>
                <w:rFonts w:cstheme="minorHAnsi"/>
                <w:sz w:val="16"/>
                <w:szCs w:val="16"/>
              </w:rPr>
            </w:pPr>
            <w:r w:rsidRPr="007C0278">
              <w:rPr>
                <w:rFonts w:cstheme="minorHAnsi"/>
                <w:sz w:val="16"/>
                <w:szCs w:val="16"/>
              </w:rPr>
              <w:t>Show if [</w:t>
            </w:r>
            <w:proofErr w:type="spellStart"/>
            <w:r w:rsidRPr="007C0278">
              <w:rPr>
                <w:rFonts w:cstheme="minorHAnsi"/>
                <w:sz w:val="16"/>
                <w:szCs w:val="16"/>
              </w:rPr>
              <w:t>strCoachReason</w:t>
            </w:r>
            <w:proofErr w:type="spellEnd"/>
            <w:r w:rsidRPr="007C0278">
              <w:rPr>
                <w:rFonts w:cstheme="minorHAnsi"/>
                <w:sz w:val="16"/>
                <w:szCs w:val="16"/>
              </w:rPr>
              <w:t xml:space="preserve">_ </w:t>
            </w:r>
            <w:proofErr w:type="spellStart"/>
            <w:r w:rsidRPr="007C0278">
              <w:rPr>
                <w:rFonts w:cstheme="minorHAnsi"/>
                <w:sz w:val="16"/>
                <w:szCs w:val="16"/>
              </w:rPr>
              <w:t>Current_Coaching_Initiatives</w:t>
            </w:r>
            <w:proofErr w:type="spellEnd"/>
            <w:r w:rsidRPr="007C0278">
              <w:rPr>
                <w:rFonts w:cstheme="minorHAnsi"/>
                <w:sz w:val="16"/>
                <w:szCs w:val="16"/>
              </w:rPr>
              <w:t>] = ‘Research Required’</w:t>
            </w:r>
          </w:p>
          <w:p w14:paraId="1AE596DC" w14:textId="0C3EB17A" w:rsidR="002901A0" w:rsidRDefault="002901A0" w:rsidP="00357032">
            <w:pPr>
              <w:pStyle w:val="ListParagraph"/>
              <w:numPr>
                <w:ilvl w:val="0"/>
                <w:numId w:val="4"/>
              </w:numPr>
              <w:spacing w:before="60" w:after="60"/>
              <w:ind w:left="288" w:hanging="144"/>
              <w:rPr>
                <w:rFonts w:cstheme="minorHAnsi"/>
                <w:sz w:val="16"/>
                <w:szCs w:val="16"/>
              </w:rPr>
            </w:pPr>
            <w:r w:rsidRPr="007C0278">
              <w:rPr>
                <w:rFonts w:cstheme="minorHAnsi"/>
                <w:sz w:val="16"/>
                <w:szCs w:val="16"/>
              </w:rPr>
              <w:t xml:space="preserve">Show only on form view: </w:t>
            </w:r>
            <w:r>
              <w:rPr>
                <w:rFonts w:cstheme="minorHAnsi"/>
                <w:sz w:val="16"/>
                <w:szCs w:val="16"/>
              </w:rPr>
              <w:t>Supervisor</w:t>
            </w:r>
            <w:r w:rsidRPr="007C0278">
              <w:rPr>
                <w:rFonts w:cstheme="minorHAnsi"/>
                <w:sz w:val="16"/>
                <w:szCs w:val="16"/>
              </w:rPr>
              <w:t xml:space="preserve"> Review</w:t>
            </w:r>
          </w:p>
          <w:p w14:paraId="74D92EF0" w14:textId="77777777" w:rsidR="002901A0" w:rsidRPr="007C0278" w:rsidRDefault="002901A0" w:rsidP="00357032">
            <w:pPr>
              <w:pStyle w:val="ListParagraph"/>
              <w:spacing w:before="60" w:after="60"/>
              <w:ind w:left="288"/>
              <w:rPr>
                <w:rFonts w:cstheme="minorHAnsi"/>
                <w:sz w:val="16"/>
                <w:szCs w:val="16"/>
              </w:rPr>
            </w:pPr>
          </w:p>
        </w:tc>
        <w:tc>
          <w:tcPr>
            <w:tcW w:w="1934"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07A7F8EC" w14:textId="77777777" w:rsidR="007702C7" w:rsidRDefault="007702C7" w:rsidP="007702C7">
            <w:pPr>
              <w:spacing w:before="60" w:after="60"/>
              <w:rPr>
                <w:rStyle w:val="f2027"/>
                <w:rFonts w:cs="Arial"/>
                <w:color w:val="333333"/>
                <w:sz w:val="16"/>
                <w:szCs w:val="16"/>
              </w:rPr>
            </w:pPr>
            <w:r>
              <w:rPr>
                <w:rFonts w:cstheme="minorHAnsi"/>
                <w:sz w:val="16"/>
                <w:szCs w:val="16"/>
              </w:rPr>
              <w:t>“</w:t>
            </w:r>
            <w:r w:rsidRPr="00F92A75">
              <w:rPr>
                <w:rStyle w:val="f2027"/>
                <w:rFonts w:cs="Arial"/>
                <w:color w:val="333333"/>
                <w:sz w:val="16"/>
                <w:szCs w:val="16"/>
              </w:rPr>
              <w:t xml:space="preserve">You are receiving this </w:t>
            </w:r>
            <w:proofErr w:type="spellStart"/>
            <w:r w:rsidRPr="00F92A75">
              <w:rPr>
                <w:rStyle w:val="f2027"/>
                <w:rFonts w:cs="Arial"/>
                <w:color w:val="333333"/>
                <w:sz w:val="16"/>
                <w:szCs w:val="16"/>
              </w:rPr>
              <w:t>eCL</w:t>
            </w:r>
            <w:proofErr w:type="spellEnd"/>
            <w:r w:rsidRPr="00F92A75">
              <w:rPr>
                <w:rStyle w:val="f2027"/>
                <w:rFonts w:cs="Arial"/>
                <w:color w:val="333333"/>
                <w:sz w:val="16"/>
                <w:szCs w:val="16"/>
              </w:rPr>
              <w:t xml:space="preserve"> record because a</w:t>
            </w:r>
            <w:r>
              <w:rPr>
                <w:rStyle w:val="f2027"/>
                <w:rFonts w:cs="Arial"/>
                <w:color w:val="333333"/>
                <w:sz w:val="16"/>
                <w:szCs w:val="16"/>
              </w:rPr>
              <w:t xml:space="preserve">n Employee </w:t>
            </w:r>
            <w:r w:rsidRPr="00F92A75">
              <w:rPr>
                <w:rStyle w:val="f2027"/>
                <w:rFonts w:cs="Arial"/>
                <w:color w:val="333333"/>
                <w:sz w:val="16"/>
                <w:szCs w:val="16"/>
              </w:rPr>
              <w:t xml:space="preserve">on your team was identified in an Outlier Management Report (OMR). Please research this item in accordance with the </w:t>
            </w:r>
            <w:r>
              <w:rPr>
                <w:rStyle w:val="f2027"/>
                <w:rFonts w:cs="Arial"/>
                <w:color w:val="333333"/>
                <w:sz w:val="16"/>
                <w:szCs w:val="16"/>
              </w:rPr>
              <w:t xml:space="preserve">latest </w:t>
            </w:r>
            <w:r w:rsidRPr="00F92A75">
              <w:rPr>
                <w:rStyle w:val="f2027"/>
                <w:rFonts w:cs="Arial"/>
                <w:b/>
                <w:color w:val="333333"/>
                <w:sz w:val="16"/>
                <w:szCs w:val="16"/>
                <w:u w:val="single"/>
              </w:rPr>
              <w:t>Contact Center Operations 46.0 Outlier Management Report (OMR): Outlier Research Process SOP</w:t>
            </w:r>
            <w:r w:rsidRPr="00F92A75">
              <w:rPr>
                <w:rStyle w:val="f2027"/>
                <w:rFonts w:cs="Arial"/>
                <w:color w:val="333333"/>
                <w:sz w:val="16"/>
                <w:szCs w:val="16"/>
              </w:rPr>
              <w:t xml:space="preserve"> and provide the details in the record below.</w:t>
            </w:r>
            <w:r>
              <w:rPr>
                <w:rStyle w:val="f2027"/>
                <w:rFonts w:cs="Arial"/>
                <w:color w:val="333333"/>
                <w:sz w:val="16"/>
                <w:szCs w:val="16"/>
              </w:rPr>
              <w:t>”</w:t>
            </w:r>
          </w:p>
          <w:p w14:paraId="21E3E999" w14:textId="77777777" w:rsidR="002901A0" w:rsidRPr="00EC77B3" w:rsidRDefault="002901A0" w:rsidP="00357032">
            <w:pPr>
              <w:spacing w:before="60" w:after="60"/>
              <w:rPr>
                <w:rFonts w:cstheme="minorHAnsi"/>
                <w:sz w:val="16"/>
                <w:szCs w:val="16"/>
              </w:rPr>
            </w:pPr>
            <w:r w:rsidRPr="007C0278">
              <w:rPr>
                <w:rFonts w:cstheme="minorHAnsi"/>
                <w:sz w:val="16"/>
                <w:szCs w:val="16"/>
              </w:rPr>
              <w:t>Based off of your research does this record require coaching?</w:t>
            </w:r>
            <w:r w:rsidRPr="00043451">
              <w:rPr>
                <w:rFonts w:cstheme="minorHAnsi"/>
                <w:sz w:val="16"/>
                <w:szCs w:val="16"/>
              </w:rPr>
              <w:t>’</w:t>
            </w:r>
          </w:p>
        </w:tc>
        <w:tc>
          <w:tcPr>
            <w:tcW w:w="946"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3F856647" w14:textId="77777777" w:rsidR="002901A0" w:rsidRPr="009D3AFF" w:rsidRDefault="002901A0" w:rsidP="00357032">
            <w:pPr>
              <w:spacing w:before="60" w:after="60"/>
              <w:rPr>
                <w:rFonts w:cstheme="minorHAnsi"/>
                <w:sz w:val="16"/>
                <w:szCs w:val="16"/>
              </w:rPr>
            </w:pPr>
            <w:r w:rsidRPr="009D3AFF">
              <w:rPr>
                <w:rFonts w:cstheme="minorHAnsi"/>
                <w:sz w:val="16"/>
                <w:szCs w:val="16"/>
              </w:rPr>
              <w:t>Radio Button</w:t>
            </w:r>
          </w:p>
        </w:tc>
        <w:tc>
          <w:tcPr>
            <w:tcW w:w="1753"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7BB18782" w14:textId="77777777" w:rsidR="002901A0" w:rsidRPr="009D3AFF" w:rsidRDefault="002901A0" w:rsidP="00357032">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Yes(True)</w:t>
            </w:r>
          </w:p>
          <w:p w14:paraId="64A87EA2" w14:textId="77777777" w:rsidR="002901A0" w:rsidRDefault="002901A0" w:rsidP="00357032">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No (False)</w:t>
            </w:r>
          </w:p>
          <w:p w14:paraId="026DA08E" w14:textId="5C2B3B02" w:rsidR="002901A0" w:rsidRDefault="002901A0" w:rsidP="00357032">
            <w:pPr>
              <w:pStyle w:val="ListParagraph"/>
              <w:spacing w:before="60" w:after="60"/>
              <w:ind w:left="294" w:right="90"/>
              <w:rPr>
                <w:rFonts w:cstheme="minorHAnsi"/>
                <w:sz w:val="16"/>
                <w:szCs w:val="16"/>
              </w:rPr>
            </w:pPr>
          </w:p>
          <w:p w14:paraId="4C74BF3F" w14:textId="77777777" w:rsidR="007702C7" w:rsidRDefault="007702C7" w:rsidP="007702C7">
            <w:pPr>
              <w:pStyle w:val="ListParagraph"/>
              <w:spacing w:before="60" w:after="60"/>
              <w:ind w:left="294" w:right="90"/>
              <w:rPr>
                <w:rFonts w:cstheme="minorHAnsi"/>
                <w:sz w:val="16"/>
                <w:szCs w:val="16"/>
              </w:rPr>
            </w:pPr>
            <w:r>
              <w:rPr>
                <w:rFonts w:cstheme="minorHAnsi"/>
                <w:sz w:val="16"/>
                <w:szCs w:val="16"/>
              </w:rPr>
              <w:t xml:space="preserve">Note: the hyperlink points to </w:t>
            </w:r>
          </w:p>
          <w:p w14:paraId="35D9BCF0" w14:textId="77777777" w:rsidR="007702C7" w:rsidRDefault="0097604E" w:rsidP="007702C7">
            <w:pPr>
              <w:pStyle w:val="ListParagraph"/>
              <w:spacing w:before="60" w:after="60"/>
              <w:ind w:left="294" w:right="90"/>
              <w:rPr>
                <w:rFonts w:cstheme="minorHAnsi"/>
                <w:sz w:val="16"/>
                <w:szCs w:val="16"/>
              </w:rPr>
            </w:pPr>
            <w:hyperlink r:id="rId30" w:history="1">
              <w:r w:rsidR="007702C7" w:rsidRPr="0054784F">
                <w:rPr>
                  <w:rStyle w:val="Hyperlink"/>
                  <w:rFonts w:cstheme="minorHAnsi"/>
                  <w:sz w:val="16"/>
                  <w:szCs w:val="16"/>
                </w:rPr>
                <w:t>https://cco.gdit.com/Resources/SOP/Contact Center Operations/Forms/AllItems.aspx</w:t>
              </w:r>
            </w:hyperlink>
          </w:p>
          <w:p w14:paraId="42B52268" w14:textId="77777777" w:rsidR="002901A0" w:rsidRPr="009D3AFF" w:rsidRDefault="002901A0" w:rsidP="00357032">
            <w:pPr>
              <w:pStyle w:val="ListParagraph"/>
              <w:spacing w:before="60" w:after="60"/>
              <w:ind w:left="294" w:right="90"/>
              <w:rPr>
                <w:rFonts w:cstheme="minorHAnsi"/>
                <w:sz w:val="16"/>
                <w:szCs w:val="16"/>
              </w:rPr>
            </w:pPr>
          </w:p>
        </w:tc>
      </w:tr>
      <w:tr w:rsidR="007702C7" w:rsidRPr="00986B8C" w14:paraId="63F13A04" w14:textId="77777777" w:rsidTr="007702C7">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403" w:type="dxa"/>
            <w:tcBorders>
              <w:bottom w:val="single" w:sz="4" w:space="0" w:color="000000" w:themeColor="text1"/>
            </w:tcBorders>
            <w:shd w:val="clear" w:color="auto" w:fill="DBE5F1" w:themeFill="accent1" w:themeFillTint="33"/>
          </w:tcPr>
          <w:p w14:paraId="2EA49063" w14:textId="77777777" w:rsidR="007702C7" w:rsidRPr="009D3AFF" w:rsidRDefault="007702C7" w:rsidP="00904695">
            <w:pPr>
              <w:spacing w:before="60" w:after="60"/>
              <w:rPr>
                <w:rFonts w:cstheme="minorHAnsi"/>
                <w:sz w:val="16"/>
                <w:szCs w:val="16"/>
              </w:rPr>
            </w:pPr>
            <w:r w:rsidRPr="009D3AFF">
              <w:rPr>
                <w:rFonts w:cstheme="minorHAnsi"/>
                <w:sz w:val="16"/>
                <w:szCs w:val="16"/>
              </w:rPr>
              <w:t>2</w:t>
            </w:r>
          </w:p>
        </w:tc>
        <w:tc>
          <w:tcPr>
            <w:tcW w:w="1170" w:type="dxa"/>
            <w:tcBorders>
              <w:bottom w:val="single" w:sz="4" w:space="0" w:color="000000" w:themeColor="text1"/>
            </w:tcBorders>
            <w:shd w:val="clear" w:color="auto" w:fill="DBE5F1" w:themeFill="accent1" w:themeFillTint="33"/>
          </w:tcPr>
          <w:p w14:paraId="7A43F336" w14:textId="40E3C0F0" w:rsidR="007702C7" w:rsidRPr="009D3AFF" w:rsidRDefault="007702C7" w:rsidP="00904695">
            <w:pPr>
              <w:spacing w:before="60" w:after="60"/>
              <w:rPr>
                <w:rFonts w:cstheme="minorHAnsi"/>
                <w:sz w:val="16"/>
                <w:szCs w:val="16"/>
              </w:rPr>
            </w:pPr>
            <w:r>
              <w:rPr>
                <w:rFonts w:cstheme="minorHAnsi"/>
                <w:sz w:val="16"/>
                <w:szCs w:val="16"/>
              </w:rPr>
              <w:t>Supervisor</w:t>
            </w:r>
            <w:r w:rsidRPr="009D3AFF">
              <w:rPr>
                <w:rFonts w:cstheme="minorHAnsi"/>
                <w:sz w:val="16"/>
                <w:szCs w:val="16"/>
              </w:rPr>
              <w:t xml:space="preserve"> Review</w:t>
            </w:r>
          </w:p>
        </w:tc>
        <w:tc>
          <w:tcPr>
            <w:tcW w:w="1620" w:type="dxa"/>
            <w:tcBorders>
              <w:bottom w:val="single" w:sz="4" w:space="0" w:color="000000" w:themeColor="text1"/>
            </w:tcBorders>
            <w:shd w:val="clear" w:color="auto" w:fill="DBE5F1" w:themeFill="accent1" w:themeFillTint="33"/>
          </w:tcPr>
          <w:p w14:paraId="1BD6693D" w14:textId="77777777" w:rsidR="007702C7" w:rsidRPr="009D3AFF" w:rsidRDefault="007702C7" w:rsidP="00904695">
            <w:pPr>
              <w:spacing w:before="60" w:after="60"/>
              <w:rPr>
                <w:rFonts w:cstheme="minorHAnsi"/>
                <w:sz w:val="16"/>
                <w:szCs w:val="16"/>
              </w:rPr>
            </w:pPr>
            <w:proofErr w:type="spellStart"/>
            <w:r w:rsidRPr="009D3AFF">
              <w:rPr>
                <w:rFonts w:cstheme="minorHAnsi"/>
                <w:sz w:val="16"/>
                <w:szCs w:val="16"/>
              </w:rPr>
              <w:t>strReasonNotCoachable</w:t>
            </w:r>
            <w:proofErr w:type="spellEnd"/>
          </w:p>
        </w:tc>
        <w:tc>
          <w:tcPr>
            <w:tcW w:w="1620" w:type="dxa"/>
            <w:tcBorders>
              <w:bottom w:val="single" w:sz="4" w:space="0" w:color="000000" w:themeColor="text1"/>
            </w:tcBorders>
            <w:shd w:val="clear" w:color="auto" w:fill="DBE5F1" w:themeFill="accent1" w:themeFillTint="33"/>
          </w:tcPr>
          <w:p w14:paraId="0B8FFE23" w14:textId="77777777" w:rsidR="007702C7" w:rsidRPr="009D3AFF" w:rsidRDefault="007702C7" w:rsidP="00904695">
            <w:pPr>
              <w:pStyle w:val="ListParagraph"/>
              <w:numPr>
                <w:ilvl w:val="0"/>
                <w:numId w:val="4"/>
              </w:numPr>
              <w:spacing w:before="60" w:after="60" w:line="276" w:lineRule="auto"/>
              <w:ind w:left="288" w:hanging="144"/>
              <w:rPr>
                <w:rFonts w:cstheme="minorHAnsi"/>
                <w:sz w:val="16"/>
                <w:szCs w:val="16"/>
              </w:rPr>
            </w:pPr>
            <w:r w:rsidRPr="009D3AFF">
              <w:rPr>
                <w:rFonts w:cstheme="minorHAnsi"/>
                <w:sz w:val="16"/>
                <w:szCs w:val="16"/>
              </w:rPr>
              <w:t>Show if [</w:t>
            </w:r>
            <w:proofErr w:type="spellStart"/>
            <w:r w:rsidRPr="009D3AFF">
              <w:rPr>
                <w:rFonts w:cstheme="minorHAnsi"/>
                <w:sz w:val="16"/>
                <w:szCs w:val="16"/>
              </w:rPr>
              <w:t>isCoachingRequired</w:t>
            </w:r>
            <w:proofErr w:type="spellEnd"/>
            <w:r w:rsidRPr="009D3AFF">
              <w:rPr>
                <w:rFonts w:cstheme="minorHAnsi"/>
                <w:sz w:val="16"/>
                <w:szCs w:val="16"/>
              </w:rPr>
              <w:t>] = False</w:t>
            </w:r>
          </w:p>
          <w:p w14:paraId="2E15484D" w14:textId="0CD73842" w:rsidR="007702C7" w:rsidRPr="009D3AFF" w:rsidRDefault="007702C7" w:rsidP="00904695">
            <w:pPr>
              <w:pStyle w:val="ListParagraph"/>
              <w:numPr>
                <w:ilvl w:val="0"/>
                <w:numId w:val="4"/>
              </w:numPr>
              <w:spacing w:before="60" w:after="60"/>
              <w:ind w:left="288" w:hanging="144"/>
              <w:rPr>
                <w:rFonts w:cstheme="minorHAnsi"/>
                <w:sz w:val="16"/>
                <w:szCs w:val="16"/>
              </w:rPr>
            </w:pPr>
            <w:r w:rsidRPr="009D3AFF">
              <w:rPr>
                <w:rFonts w:cstheme="minorHAnsi"/>
                <w:sz w:val="16"/>
                <w:szCs w:val="16"/>
              </w:rPr>
              <w:t xml:space="preserve">Show only on form view: </w:t>
            </w:r>
            <w:r w:rsidR="004A2255">
              <w:rPr>
                <w:rFonts w:cstheme="minorHAnsi"/>
                <w:sz w:val="16"/>
                <w:szCs w:val="16"/>
              </w:rPr>
              <w:t xml:space="preserve">Supervisor </w:t>
            </w:r>
            <w:r w:rsidRPr="009D3AFF">
              <w:rPr>
                <w:rFonts w:cstheme="minorHAnsi"/>
                <w:sz w:val="16"/>
                <w:szCs w:val="16"/>
              </w:rPr>
              <w:t>Review</w:t>
            </w:r>
          </w:p>
          <w:p w14:paraId="018385AC" w14:textId="77777777" w:rsidR="007702C7" w:rsidRPr="009D3AFF" w:rsidRDefault="007702C7" w:rsidP="00904695">
            <w:pPr>
              <w:pStyle w:val="ListParagraph"/>
              <w:numPr>
                <w:ilvl w:val="0"/>
                <w:numId w:val="4"/>
              </w:numPr>
              <w:spacing w:before="60" w:after="60"/>
              <w:ind w:left="288" w:hanging="144"/>
              <w:rPr>
                <w:rFonts w:cstheme="minorHAnsi"/>
                <w:sz w:val="16"/>
                <w:szCs w:val="16"/>
              </w:rPr>
            </w:pPr>
            <w:r w:rsidRPr="009D3AFF">
              <w:rPr>
                <w:rFonts w:cstheme="minorHAnsi"/>
                <w:sz w:val="16"/>
                <w:szCs w:val="16"/>
              </w:rPr>
              <w:t xml:space="preserve">Dropdown menu </w:t>
            </w:r>
          </w:p>
          <w:p w14:paraId="2DABC6D7" w14:textId="77777777" w:rsidR="007702C7" w:rsidRPr="009D3AFF" w:rsidRDefault="007702C7" w:rsidP="00904695">
            <w:pPr>
              <w:pStyle w:val="ListParagraph"/>
              <w:numPr>
                <w:ilvl w:val="0"/>
                <w:numId w:val="4"/>
              </w:numPr>
              <w:spacing w:before="60" w:after="60"/>
              <w:ind w:left="288" w:hanging="144"/>
              <w:rPr>
                <w:rFonts w:cstheme="minorHAnsi"/>
                <w:sz w:val="16"/>
                <w:szCs w:val="16"/>
              </w:rPr>
            </w:pPr>
            <w:r w:rsidRPr="009D3AFF">
              <w:rPr>
                <w:rFonts w:cstheme="minorHAnsi"/>
                <w:sz w:val="16"/>
                <w:szCs w:val="16"/>
              </w:rPr>
              <w:t>Default value = Other</w:t>
            </w:r>
          </w:p>
        </w:tc>
        <w:tc>
          <w:tcPr>
            <w:tcW w:w="1934" w:type="dxa"/>
            <w:tcBorders>
              <w:bottom w:val="single" w:sz="4" w:space="0" w:color="000000" w:themeColor="text1"/>
            </w:tcBorders>
            <w:shd w:val="clear" w:color="auto" w:fill="DBE5F1" w:themeFill="accent1" w:themeFillTint="33"/>
          </w:tcPr>
          <w:p w14:paraId="31F7F828" w14:textId="77777777" w:rsidR="007702C7" w:rsidRPr="00986B8C" w:rsidRDefault="007702C7" w:rsidP="00904695">
            <w:pPr>
              <w:spacing w:before="60" w:after="60"/>
              <w:rPr>
                <w:rFonts w:cstheme="minorHAnsi"/>
                <w:sz w:val="16"/>
                <w:szCs w:val="16"/>
                <w:highlight w:val="yellow"/>
              </w:rPr>
            </w:pPr>
            <w:r w:rsidRPr="009D3AFF">
              <w:rPr>
                <w:rFonts w:cstheme="minorHAnsi"/>
                <w:sz w:val="16"/>
                <w:szCs w:val="16"/>
              </w:rPr>
              <w:t>‘What was the main reason this item was not coachable?’</w:t>
            </w:r>
          </w:p>
        </w:tc>
        <w:tc>
          <w:tcPr>
            <w:tcW w:w="946" w:type="dxa"/>
            <w:tcBorders>
              <w:bottom w:val="single" w:sz="4" w:space="0" w:color="000000" w:themeColor="text1"/>
            </w:tcBorders>
            <w:shd w:val="clear" w:color="auto" w:fill="DBE5F1" w:themeFill="accent1" w:themeFillTint="33"/>
          </w:tcPr>
          <w:p w14:paraId="10F7D18A" w14:textId="77777777" w:rsidR="007702C7" w:rsidRPr="009D3AFF" w:rsidRDefault="007702C7" w:rsidP="00904695">
            <w:pPr>
              <w:spacing w:before="60" w:after="60"/>
              <w:rPr>
                <w:rFonts w:cstheme="minorHAnsi"/>
                <w:sz w:val="16"/>
                <w:szCs w:val="16"/>
              </w:rPr>
            </w:pPr>
            <w:r w:rsidRPr="009D3AFF">
              <w:rPr>
                <w:rFonts w:cstheme="minorHAnsi"/>
                <w:sz w:val="16"/>
                <w:szCs w:val="16"/>
              </w:rPr>
              <w:t>Dropdown Menu</w:t>
            </w:r>
          </w:p>
        </w:tc>
        <w:tc>
          <w:tcPr>
            <w:tcW w:w="1753" w:type="dxa"/>
            <w:tcBorders>
              <w:bottom w:val="single" w:sz="4" w:space="0" w:color="000000" w:themeColor="text1"/>
            </w:tcBorders>
            <w:shd w:val="clear" w:color="auto" w:fill="DBE5F1" w:themeFill="accent1" w:themeFillTint="33"/>
          </w:tcPr>
          <w:p w14:paraId="0E2E6368" w14:textId="77777777" w:rsidR="007702C7" w:rsidRPr="009D3AFF" w:rsidRDefault="007702C7" w:rsidP="00904695">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Other (Other)</w:t>
            </w:r>
          </w:p>
          <w:p w14:paraId="24A83475" w14:textId="77777777" w:rsidR="007702C7" w:rsidRPr="009D3AFF" w:rsidRDefault="007702C7" w:rsidP="00904695">
            <w:pPr>
              <w:spacing w:before="60" w:after="60"/>
              <w:ind w:left="114" w:right="90"/>
              <w:rPr>
                <w:rFonts w:cstheme="minorHAnsi"/>
                <w:sz w:val="16"/>
                <w:szCs w:val="16"/>
              </w:rPr>
            </w:pPr>
          </w:p>
        </w:tc>
      </w:tr>
      <w:tr w:rsidR="007702C7" w:rsidRPr="00986B8C" w14:paraId="6C3532FA" w14:textId="77777777" w:rsidTr="007702C7">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403" w:type="dxa"/>
            <w:tcBorders>
              <w:bottom w:val="single" w:sz="4" w:space="0" w:color="000000" w:themeColor="text1"/>
            </w:tcBorders>
            <w:shd w:val="clear" w:color="auto" w:fill="F2F2F2" w:themeFill="background1" w:themeFillShade="F2"/>
          </w:tcPr>
          <w:p w14:paraId="384B94EA" w14:textId="77777777" w:rsidR="007702C7" w:rsidRPr="00FA31D6" w:rsidRDefault="007702C7" w:rsidP="00904695">
            <w:pPr>
              <w:spacing w:before="60" w:after="60"/>
              <w:rPr>
                <w:rFonts w:cstheme="minorHAnsi"/>
                <w:sz w:val="16"/>
                <w:szCs w:val="16"/>
              </w:rPr>
            </w:pPr>
            <w:r w:rsidRPr="00FA31D6">
              <w:rPr>
                <w:rFonts w:cstheme="minorHAnsi"/>
                <w:sz w:val="16"/>
                <w:szCs w:val="16"/>
              </w:rPr>
              <w:t>3</w:t>
            </w:r>
          </w:p>
        </w:tc>
        <w:tc>
          <w:tcPr>
            <w:tcW w:w="1170" w:type="dxa"/>
            <w:tcBorders>
              <w:bottom w:val="single" w:sz="4" w:space="0" w:color="000000" w:themeColor="text1"/>
            </w:tcBorders>
            <w:shd w:val="clear" w:color="auto" w:fill="F2F2F2" w:themeFill="background1" w:themeFillShade="F2"/>
          </w:tcPr>
          <w:p w14:paraId="469CB4EA" w14:textId="10704197" w:rsidR="007702C7" w:rsidRPr="00FA31D6" w:rsidRDefault="007702C7" w:rsidP="00904695">
            <w:pPr>
              <w:spacing w:before="60" w:after="60"/>
              <w:rPr>
                <w:rFonts w:cstheme="minorHAnsi"/>
                <w:sz w:val="16"/>
                <w:szCs w:val="16"/>
              </w:rPr>
            </w:pPr>
            <w:r>
              <w:rPr>
                <w:rFonts w:cstheme="minorHAnsi"/>
                <w:sz w:val="16"/>
                <w:szCs w:val="16"/>
              </w:rPr>
              <w:t>Supervisor</w:t>
            </w:r>
            <w:r w:rsidRPr="009D3AFF">
              <w:rPr>
                <w:rFonts w:cstheme="minorHAnsi"/>
                <w:sz w:val="16"/>
                <w:szCs w:val="16"/>
              </w:rPr>
              <w:t xml:space="preserve"> </w:t>
            </w:r>
            <w:r w:rsidRPr="00FA31D6">
              <w:rPr>
                <w:rFonts w:cstheme="minorHAnsi"/>
                <w:sz w:val="16"/>
                <w:szCs w:val="16"/>
              </w:rPr>
              <w:t>Review</w:t>
            </w:r>
          </w:p>
        </w:tc>
        <w:tc>
          <w:tcPr>
            <w:tcW w:w="1620" w:type="dxa"/>
            <w:tcBorders>
              <w:bottom w:val="single" w:sz="4" w:space="0" w:color="000000" w:themeColor="text1"/>
            </w:tcBorders>
            <w:shd w:val="clear" w:color="auto" w:fill="F2F2F2" w:themeFill="background1" w:themeFillShade="F2"/>
          </w:tcPr>
          <w:p w14:paraId="04D56208" w14:textId="77777777" w:rsidR="007702C7" w:rsidRPr="00FA31D6" w:rsidRDefault="007702C7" w:rsidP="00904695">
            <w:pPr>
              <w:spacing w:before="60" w:after="60"/>
              <w:rPr>
                <w:rFonts w:cstheme="minorHAnsi"/>
                <w:sz w:val="16"/>
                <w:szCs w:val="16"/>
              </w:rPr>
            </w:pPr>
            <w:proofErr w:type="spellStart"/>
            <w:r w:rsidRPr="00FA31D6">
              <w:rPr>
                <w:rFonts w:cstheme="minorHAnsi"/>
                <w:sz w:val="16"/>
                <w:szCs w:val="16"/>
              </w:rPr>
              <w:t>txtReasonNotCoachable</w:t>
            </w:r>
            <w:proofErr w:type="spellEnd"/>
          </w:p>
        </w:tc>
        <w:tc>
          <w:tcPr>
            <w:tcW w:w="1620" w:type="dxa"/>
            <w:tcBorders>
              <w:bottom w:val="single" w:sz="4" w:space="0" w:color="000000" w:themeColor="text1"/>
            </w:tcBorders>
            <w:shd w:val="clear" w:color="auto" w:fill="F2F2F2" w:themeFill="background1" w:themeFillShade="F2"/>
          </w:tcPr>
          <w:p w14:paraId="091E8B66" w14:textId="77777777" w:rsidR="007702C7" w:rsidRPr="00FA31D6" w:rsidRDefault="007702C7" w:rsidP="00904695">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w:t>
            </w:r>
            <w:proofErr w:type="spellStart"/>
            <w:r w:rsidRPr="00FA31D6">
              <w:rPr>
                <w:rFonts w:cstheme="minorHAnsi"/>
                <w:sz w:val="16"/>
                <w:szCs w:val="16"/>
              </w:rPr>
              <w:t>isCoachingRequired</w:t>
            </w:r>
            <w:proofErr w:type="spellEnd"/>
            <w:r w:rsidRPr="00FA31D6">
              <w:rPr>
                <w:rFonts w:cstheme="minorHAnsi"/>
                <w:sz w:val="16"/>
                <w:szCs w:val="16"/>
              </w:rPr>
              <w:t>] = False</w:t>
            </w:r>
          </w:p>
          <w:p w14:paraId="73D68E42" w14:textId="09F5EBB5" w:rsidR="007702C7" w:rsidRPr="00FA31D6" w:rsidRDefault="007702C7" w:rsidP="004A2255">
            <w:pPr>
              <w:pStyle w:val="ListParagraph"/>
              <w:numPr>
                <w:ilvl w:val="0"/>
                <w:numId w:val="4"/>
              </w:numPr>
              <w:spacing w:before="60" w:after="60"/>
              <w:ind w:left="288" w:hanging="144"/>
              <w:rPr>
                <w:rFonts w:cstheme="minorHAnsi"/>
                <w:sz w:val="16"/>
                <w:szCs w:val="16"/>
              </w:rPr>
            </w:pPr>
            <w:r w:rsidRPr="00FA31D6">
              <w:rPr>
                <w:rFonts w:cstheme="minorHAnsi"/>
                <w:sz w:val="16"/>
                <w:szCs w:val="16"/>
              </w:rPr>
              <w:t xml:space="preserve">Show only on form view: </w:t>
            </w:r>
            <w:r w:rsidR="004A2255">
              <w:rPr>
                <w:rFonts w:cstheme="minorHAnsi"/>
                <w:sz w:val="16"/>
                <w:szCs w:val="16"/>
              </w:rPr>
              <w:t xml:space="preserve">Supervisor </w:t>
            </w:r>
            <w:r w:rsidRPr="00FA31D6">
              <w:rPr>
                <w:rFonts w:cstheme="minorHAnsi"/>
                <w:sz w:val="16"/>
                <w:szCs w:val="16"/>
              </w:rPr>
              <w:t>Review</w:t>
            </w:r>
          </w:p>
        </w:tc>
        <w:tc>
          <w:tcPr>
            <w:tcW w:w="1934" w:type="dxa"/>
            <w:tcBorders>
              <w:bottom w:val="single" w:sz="4" w:space="0" w:color="000000" w:themeColor="text1"/>
            </w:tcBorders>
            <w:shd w:val="clear" w:color="auto" w:fill="F2F2F2" w:themeFill="background1" w:themeFillShade="F2"/>
          </w:tcPr>
          <w:p w14:paraId="091C81C0" w14:textId="77777777" w:rsidR="007702C7" w:rsidRPr="00FA31D6" w:rsidRDefault="007702C7" w:rsidP="00904695">
            <w:pPr>
              <w:spacing w:before="60" w:after="60"/>
              <w:rPr>
                <w:rFonts w:cstheme="minorHAnsi"/>
                <w:sz w:val="16"/>
                <w:szCs w:val="16"/>
              </w:rPr>
            </w:pPr>
            <w:r w:rsidRPr="00FA31D6">
              <w:rPr>
                <w:rFonts w:cstheme="minorHAnsi"/>
                <w:sz w:val="16"/>
                <w:szCs w:val="16"/>
              </w:rPr>
              <w:t>‘Please provide reason / explanation / justification as to why the item was not coachable:’</w:t>
            </w:r>
          </w:p>
        </w:tc>
        <w:tc>
          <w:tcPr>
            <w:tcW w:w="946" w:type="dxa"/>
            <w:tcBorders>
              <w:bottom w:val="single" w:sz="4" w:space="0" w:color="000000" w:themeColor="text1"/>
            </w:tcBorders>
            <w:shd w:val="clear" w:color="auto" w:fill="F2F2F2" w:themeFill="background1" w:themeFillShade="F2"/>
          </w:tcPr>
          <w:p w14:paraId="25AA5B53" w14:textId="77777777" w:rsidR="007702C7" w:rsidRPr="00FA31D6" w:rsidRDefault="007702C7" w:rsidP="00904695">
            <w:pPr>
              <w:spacing w:before="60" w:after="60"/>
              <w:rPr>
                <w:rFonts w:cstheme="minorHAnsi"/>
                <w:sz w:val="16"/>
                <w:szCs w:val="16"/>
              </w:rPr>
            </w:pPr>
            <w:r w:rsidRPr="00FA31D6">
              <w:rPr>
                <w:rFonts w:cstheme="minorHAnsi"/>
                <w:sz w:val="16"/>
                <w:szCs w:val="16"/>
              </w:rPr>
              <w:t>Text Box</w:t>
            </w:r>
          </w:p>
        </w:tc>
        <w:tc>
          <w:tcPr>
            <w:tcW w:w="1753" w:type="dxa"/>
            <w:tcBorders>
              <w:bottom w:val="single" w:sz="4" w:space="0" w:color="000000" w:themeColor="text1"/>
            </w:tcBorders>
            <w:shd w:val="clear" w:color="auto" w:fill="F2F2F2" w:themeFill="background1" w:themeFillShade="F2"/>
          </w:tcPr>
          <w:p w14:paraId="137E37F3" w14:textId="77777777" w:rsidR="007702C7" w:rsidRPr="00FA31D6" w:rsidRDefault="007702C7" w:rsidP="00904695">
            <w:pPr>
              <w:spacing w:before="60" w:after="60"/>
              <w:rPr>
                <w:rFonts w:cstheme="minorHAnsi"/>
                <w:sz w:val="16"/>
                <w:szCs w:val="16"/>
              </w:rPr>
            </w:pPr>
            <w:r w:rsidRPr="00FA31D6">
              <w:rPr>
                <w:rFonts w:cstheme="minorHAnsi"/>
                <w:sz w:val="16"/>
                <w:szCs w:val="16"/>
              </w:rPr>
              <w:t>N/A</w:t>
            </w:r>
          </w:p>
        </w:tc>
      </w:tr>
      <w:tr w:rsidR="007702C7" w:rsidRPr="00986B8C" w14:paraId="454B822B" w14:textId="77777777" w:rsidTr="007702C7">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403" w:type="dxa"/>
            <w:tcBorders>
              <w:bottom w:val="single" w:sz="4" w:space="0" w:color="000000" w:themeColor="text1"/>
            </w:tcBorders>
            <w:shd w:val="clear" w:color="auto" w:fill="DBE5F1" w:themeFill="accent1" w:themeFillTint="33"/>
          </w:tcPr>
          <w:p w14:paraId="7E785BA4" w14:textId="77777777" w:rsidR="007702C7" w:rsidRPr="00FA31D6" w:rsidRDefault="007702C7" w:rsidP="00904695">
            <w:pPr>
              <w:spacing w:before="60" w:after="60"/>
              <w:rPr>
                <w:rFonts w:cstheme="minorHAnsi"/>
                <w:sz w:val="16"/>
                <w:szCs w:val="16"/>
              </w:rPr>
            </w:pPr>
            <w:r>
              <w:rPr>
                <w:rFonts w:cstheme="minorHAnsi"/>
                <w:sz w:val="16"/>
                <w:szCs w:val="16"/>
              </w:rPr>
              <w:t>4</w:t>
            </w:r>
          </w:p>
        </w:tc>
        <w:tc>
          <w:tcPr>
            <w:tcW w:w="1170" w:type="dxa"/>
            <w:tcBorders>
              <w:bottom w:val="single" w:sz="4" w:space="0" w:color="000000" w:themeColor="text1"/>
            </w:tcBorders>
            <w:shd w:val="clear" w:color="auto" w:fill="DBE5F1" w:themeFill="accent1" w:themeFillTint="33"/>
          </w:tcPr>
          <w:p w14:paraId="6A6096F1" w14:textId="477D51A2" w:rsidR="007702C7" w:rsidRPr="00FA31D6" w:rsidRDefault="007702C7" w:rsidP="00904695">
            <w:pPr>
              <w:spacing w:before="60" w:after="60"/>
              <w:rPr>
                <w:rFonts w:cstheme="minorHAnsi"/>
                <w:sz w:val="16"/>
                <w:szCs w:val="16"/>
              </w:rPr>
            </w:pPr>
            <w:r>
              <w:rPr>
                <w:rFonts w:cstheme="minorHAnsi"/>
                <w:sz w:val="16"/>
                <w:szCs w:val="16"/>
              </w:rPr>
              <w:t>Supervisor</w:t>
            </w:r>
            <w:r w:rsidRPr="009D3AFF">
              <w:rPr>
                <w:rFonts w:cstheme="minorHAnsi"/>
                <w:sz w:val="16"/>
                <w:szCs w:val="16"/>
              </w:rPr>
              <w:t xml:space="preserve"> </w:t>
            </w:r>
            <w:r>
              <w:rPr>
                <w:rFonts w:cstheme="minorHAnsi"/>
                <w:sz w:val="16"/>
                <w:szCs w:val="16"/>
              </w:rPr>
              <w:t>Review</w:t>
            </w:r>
          </w:p>
        </w:tc>
        <w:tc>
          <w:tcPr>
            <w:tcW w:w="1620" w:type="dxa"/>
            <w:tcBorders>
              <w:bottom w:val="single" w:sz="4" w:space="0" w:color="000000" w:themeColor="text1"/>
            </w:tcBorders>
            <w:shd w:val="clear" w:color="auto" w:fill="DBE5F1" w:themeFill="accent1" w:themeFillTint="33"/>
          </w:tcPr>
          <w:p w14:paraId="168B78D7" w14:textId="77777777" w:rsidR="007702C7" w:rsidRPr="004314E8" w:rsidRDefault="007702C7" w:rsidP="00904695">
            <w:pPr>
              <w:spacing w:before="60" w:after="60"/>
              <w:rPr>
                <w:rFonts w:cstheme="minorHAnsi"/>
                <w:sz w:val="16"/>
                <w:szCs w:val="16"/>
              </w:rPr>
            </w:pPr>
            <w:proofErr w:type="spellStart"/>
            <w:r w:rsidRPr="004314E8">
              <w:rPr>
                <w:rFonts w:cs="Calibri"/>
                <w:color w:val="000000" w:themeColor="text1"/>
                <w:sz w:val="16"/>
                <w:szCs w:val="16"/>
              </w:rPr>
              <w:t>txtDescription</w:t>
            </w:r>
            <w:proofErr w:type="spellEnd"/>
          </w:p>
        </w:tc>
        <w:tc>
          <w:tcPr>
            <w:tcW w:w="1620" w:type="dxa"/>
            <w:tcBorders>
              <w:bottom w:val="single" w:sz="4" w:space="0" w:color="000000" w:themeColor="text1"/>
            </w:tcBorders>
            <w:shd w:val="clear" w:color="auto" w:fill="DBE5F1" w:themeFill="accent1" w:themeFillTint="33"/>
          </w:tcPr>
          <w:p w14:paraId="7FA7890C" w14:textId="77777777" w:rsidR="007702C7" w:rsidRPr="004314E8" w:rsidRDefault="007702C7" w:rsidP="00904695">
            <w:pPr>
              <w:pStyle w:val="ListParagraph"/>
              <w:numPr>
                <w:ilvl w:val="0"/>
                <w:numId w:val="4"/>
              </w:numPr>
              <w:spacing w:before="60" w:after="60"/>
              <w:ind w:left="288" w:hanging="144"/>
              <w:rPr>
                <w:rFonts w:cstheme="minorHAnsi"/>
                <w:sz w:val="16"/>
                <w:szCs w:val="16"/>
              </w:rPr>
            </w:pPr>
            <w:r w:rsidRPr="004314E8">
              <w:rPr>
                <w:color w:val="000000" w:themeColor="text1"/>
                <w:sz w:val="16"/>
                <w:szCs w:val="16"/>
              </w:rPr>
              <w:t>Details for the reason for the coaching</w:t>
            </w:r>
            <w:r>
              <w:rPr>
                <w:color w:val="000000" w:themeColor="text1"/>
                <w:sz w:val="16"/>
                <w:szCs w:val="16"/>
              </w:rPr>
              <w:t xml:space="preserve"> (displayed under Coaching Reasons)</w:t>
            </w:r>
          </w:p>
        </w:tc>
        <w:tc>
          <w:tcPr>
            <w:tcW w:w="1934" w:type="dxa"/>
            <w:tcBorders>
              <w:bottom w:val="single" w:sz="4" w:space="0" w:color="000000" w:themeColor="text1"/>
            </w:tcBorders>
            <w:shd w:val="clear" w:color="auto" w:fill="DBE5F1" w:themeFill="accent1" w:themeFillTint="33"/>
          </w:tcPr>
          <w:p w14:paraId="5941935C" w14:textId="77777777" w:rsidR="007702C7" w:rsidRPr="004314E8" w:rsidRDefault="007702C7" w:rsidP="00904695">
            <w:pPr>
              <w:spacing w:before="60" w:after="60"/>
              <w:rPr>
                <w:rFonts w:cstheme="minorHAnsi"/>
                <w:sz w:val="16"/>
                <w:szCs w:val="16"/>
              </w:rPr>
            </w:pPr>
            <w:r w:rsidRPr="004314E8">
              <w:rPr>
                <w:color w:val="000000" w:themeColor="text1"/>
                <w:sz w:val="16"/>
                <w:szCs w:val="16"/>
              </w:rPr>
              <w:t>“Details of the behavior being coached”</w:t>
            </w:r>
          </w:p>
        </w:tc>
        <w:tc>
          <w:tcPr>
            <w:tcW w:w="946" w:type="dxa"/>
            <w:tcBorders>
              <w:bottom w:val="single" w:sz="4" w:space="0" w:color="000000" w:themeColor="text1"/>
            </w:tcBorders>
            <w:shd w:val="clear" w:color="auto" w:fill="DBE5F1" w:themeFill="accent1" w:themeFillTint="33"/>
          </w:tcPr>
          <w:p w14:paraId="43BF0FF5" w14:textId="77777777" w:rsidR="007702C7" w:rsidRPr="00FA31D6" w:rsidRDefault="007702C7" w:rsidP="00904695">
            <w:pPr>
              <w:spacing w:before="60" w:after="60"/>
              <w:rPr>
                <w:rFonts w:cstheme="minorHAnsi"/>
                <w:sz w:val="16"/>
                <w:szCs w:val="16"/>
              </w:rPr>
            </w:pPr>
            <w:r>
              <w:rPr>
                <w:rFonts w:cstheme="minorHAnsi"/>
                <w:sz w:val="16"/>
                <w:szCs w:val="16"/>
              </w:rPr>
              <w:t xml:space="preserve">Static </w:t>
            </w:r>
            <w:proofErr w:type="spellStart"/>
            <w:r>
              <w:rPr>
                <w:rFonts w:cstheme="minorHAnsi"/>
                <w:sz w:val="16"/>
                <w:szCs w:val="16"/>
              </w:rPr>
              <w:t>TextBox</w:t>
            </w:r>
            <w:proofErr w:type="spellEnd"/>
          </w:p>
        </w:tc>
        <w:tc>
          <w:tcPr>
            <w:tcW w:w="1753" w:type="dxa"/>
            <w:tcBorders>
              <w:bottom w:val="single" w:sz="4" w:space="0" w:color="000000" w:themeColor="text1"/>
            </w:tcBorders>
            <w:shd w:val="clear" w:color="auto" w:fill="DBE5F1" w:themeFill="accent1" w:themeFillTint="33"/>
          </w:tcPr>
          <w:p w14:paraId="13D3F430" w14:textId="77777777" w:rsidR="007702C7" w:rsidRPr="00FA31D6" w:rsidRDefault="007702C7" w:rsidP="00904695">
            <w:pPr>
              <w:spacing w:before="60" w:after="60"/>
              <w:rPr>
                <w:rFonts w:cstheme="minorHAnsi"/>
                <w:sz w:val="16"/>
                <w:szCs w:val="16"/>
              </w:rPr>
            </w:pPr>
            <w:r w:rsidRPr="00FA31D6">
              <w:rPr>
                <w:rFonts w:cstheme="minorHAnsi"/>
                <w:sz w:val="16"/>
                <w:szCs w:val="16"/>
              </w:rPr>
              <w:t>N/A</w:t>
            </w:r>
          </w:p>
        </w:tc>
      </w:tr>
      <w:tr w:rsidR="007702C7" w:rsidRPr="00986B8C" w14:paraId="1F54A91A" w14:textId="77777777" w:rsidTr="007702C7">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403" w:type="dxa"/>
            <w:tcBorders>
              <w:bottom w:val="single" w:sz="4" w:space="0" w:color="000000" w:themeColor="text1"/>
            </w:tcBorders>
            <w:shd w:val="clear" w:color="auto" w:fill="F2F2F2" w:themeFill="background1" w:themeFillShade="F2"/>
          </w:tcPr>
          <w:p w14:paraId="7CCD9651" w14:textId="77777777" w:rsidR="007702C7" w:rsidRPr="00FA31D6" w:rsidRDefault="007702C7" w:rsidP="00904695">
            <w:pPr>
              <w:spacing w:before="60" w:after="60"/>
              <w:rPr>
                <w:rFonts w:cstheme="minorHAnsi"/>
                <w:sz w:val="16"/>
                <w:szCs w:val="16"/>
              </w:rPr>
            </w:pPr>
            <w:r>
              <w:rPr>
                <w:rFonts w:cstheme="minorHAnsi"/>
                <w:sz w:val="16"/>
                <w:szCs w:val="16"/>
              </w:rPr>
              <w:t>5</w:t>
            </w:r>
          </w:p>
        </w:tc>
        <w:tc>
          <w:tcPr>
            <w:tcW w:w="1170" w:type="dxa"/>
            <w:tcBorders>
              <w:bottom w:val="single" w:sz="4" w:space="0" w:color="000000" w:themeColor="text1"/>
            </w:tcBorders>
            <w:shd w:val="clear" w:color="auto" w:fill="F2F2F2" w:themeFill="background1" w:themeFillShade="F2"/>
          </w:tcPr>
          <w:p w14:paraId="760C9470" w14:textId="0F0E770E" w:rsidR="007702C7" w:rsidRPr="00FA31D6" w:rsidRDefault="007702C7" w:rsidP="00904695">
            <w:pPr>
              <w:spacing w:before="60" w:after="60"/>
              <w:rPr>
                <w:rFonts w:cstheme="minorHAnsi"/>
                <w:sz w:val="16"/>
                <w:szCs w:val="16"/>
              </w:rPr>
            </w:pPr>
            <w:r>
              <w:rPr>
                <w:rFonts w:cstheme="minorHAnsi"/>
                <w:sz w:val="16"/>
                <w:szCs w:val="16"/>
              </w:rPr>
              <w:t>Supervisor</w:t>
            </w:r>
            <w:r w:rsidRPr="009D3AFF">
              <w:rPr>
                <w:rFonts w:cstheme="minorHAnsi"/>
                <w:sz w:val="16"/>
                <w:szCs w:val="16"/>
              </w:rPr>
              <w:t xml:space="preserve"> </w:t>
            </w:r>
            <w:r w:rsidRPr="00FA31D6">
              <w:rPr>
                <w:rFonts w:cstheme="minorHAnsi"/>
                <w:sz w:val="16"/>
                <w:szCs w:val="16"/>
              </w:rPr>
              <w:t>Review</w:t>
            </w:r>
          </w:p>
        </w:tc>
        <w:tc>
          <w:tcPr>
            <w:tcW w:w="1620" w:type="dxa"/>
            <w:tcBorders>
              <w:bottom w:val="single" w:sz="4" w:space="0" w:color="000000" w:themeColor="text1"/>
            </w:tcBorders>
            <w:shd w:val="clear" w:color="auto" w:fill="F2F2F2" w:themeFill="background1" w:themeFillShade="F2"/>
          </w:tcPr>
          <w:p w14:paraId="5BA785FF" w14:textId="537C20C6" w:rsidR="007702C7" w:rsidRPr="00FA31D6" w:rsidRDefault="00306D3F" w:rsidP="00904695">
            <w:pPr>
              <w:spacing w:before="60" w:after="60"/>
              <w:rPr>
                <w:rFonts w:cstheme="minorHAnsi"/>
                <w:sz w:val="16"/>
                <w:szCs w:val="16"/>
              </w:rPr>
            </w:pPr>
            <w:proofErr w:type="spellStart"/>
            <w:r>
              <w:rPr>
                <w:rFonts w:cstheme="minorHAnsi"/>
                <w:sz w:val="16"/>
                <w:szCs w:val="16"/>
              </w:rPr>
              <w:t>Coaching</w:t>
            </w:r>
            <w:r w:rsidR="007702C7" w:rsidRPr="00FA31D6">
              <w:rPr>
                <w:rFonts w:cstheme="minorHAnsi"/>
                <w:sz w:val="16"/>
                <w:szCs w:val="16"/>
              </w:rPr>
              <w:t>Notes</w:t>
            </w:r>
            <w:proofErr w:type="spellEnd"/>
          </w:p>
        </w:tc>
        <w:tc>
          <w:tcPr>
            <w:tcW w:w="1620" w:type="dxa"/>
            <w:tcBorders>
              <w:bottom w:val="single" w:sz="4" w:space="0" w:color="000000" w:themeColor="text1"/>
            </w:tcBorders>
            <w:shd w:val="clear" w:color="auto" w:fill="F2F2F2" w:themeFill="background1" w:themeFillShade="F2"/>
          </w:tcPr>
          <w:p w14:paraId="44CC6479" w14:textId="77777777" w:rsidR="007702C7" w:rsidRPr="00FA31D6" w:rsidRDefault="007702C7" w:rsidP="00904695">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w:t>
            </w:r>
            <w:proofErr w:type="spellStart"/>
            <w:r w:rsidRPr="00FA31D6">
              <w:rPr>
                <w:rFonts w:cstheme="minorHAnsi"/>
                <w:sz w:val="16"/>
                <w:szCs w:val="16"/>
              </w:rPr>
              <w:t>isCoachingRequi</w:t>
            </w:r>
            <w:r w:rsidRPr="00FA31D6">
              <w:rPr>
                <w:rFonts w:cstheme="minorHAnsi"/>
                <w:sz w:val="16"/>
                <w:szCs w:val="16"/>
              </w:rPr>
              <w:lastRenderedPageBreak/>
              <w:t>red</w:t>
            </w:r>
            <w:proofErr w:type="spellEnd"/>
            <w:r w:rsidRPr="00FA31D6">
              <w:rPr>
                <w:rFonts w:cstheme="minorHAnsi"/>
                <w:sz w:val="16"/>
                <w:szCs w:val="16"/>
              </w:rPr>
              <w:t>] = True</w:t>
            </w:r>
          </w:p>
          <w:p w14:paraId="703751D1" w14:textId="2BEF0104" w:rsidR="007702C7" w:rsidRPr="00FA31D6" w:rsidRDefault="007702C7" w:rsidP="00CB6BAE">
            <w:pPr>
              <w:pStyle w:val="ListParagraph"/>
              <w:numPr>
                <w:ilvl w:val="0"/>
                <w:numId w:val="4"/>
              </w:numPr>
              <w:spacing w:before="60" w:after="60"/>
              <w:ind w:left="288" w:hanging="144"/>
              <w:rPr>
                <w:rFonts w:cstheme="minorHAnsi"/>
                <w:sz w:val="16"/>
                <w:szCs w:val="16"/>
              </w:rPr>
            </w:pPr>
            <w:r w:rsidRPr="00FA31D6">
              <w:rPr>
                <w:rFonts w:cstheme="minorHAnsi"/>
                <w:sz w:val="16"/>
                <w:szCs w:val="16"/>
              </w:rPr>
              <w:t xml:space="preserve">Show only on form view: </w:t>
            </w:r>
            <w:r w:rsidR="00CB6BAE">
              <w:rPr>
                <w:rFonts w:cstheme="minorHAnsi"/>
                <w:sz w:val="16"/>
                <w:szCs w:val="16"/>
              </w:rPr>
              <w:t xml:space="preserve">Supervisor </w:t>
            </w:r>
            <w:r w:rsidRPr="00FA31D6">
              <w:rPr>
                <w:rFonts w:cstheme="minorHAnsi"/>
                <w:sz w:val="16"/>
                <w:szCs w:val="16"/>
              </w:rPr>
              <w:t xml:space="preserve">Review </w:t>
            </w:r>
          </w:p>
        </w:tc>
        <w:tc>
          <w:tcPr>
            <w:tcW w:w="1934" w:type="dxa"/>
            <w:tcBorders>
              <w:bottom w:val="single" w:sz="4" w:space="0" w:color="000000" w:themeColor="text1"/>
            </w:tcBorders>
            <w:shd w:val="clear" w:color="auto" w:fill="F2F2F2" w:themeFill="background1" w:themeFillShade="F2"/>
          </w:tcPr>
          <w:p w14:paraId="154AB34B" w14:textId="470A37FD" w:rsidR="007702C7" w:rsidRPr="00FA31D6" w:rsidRDefault="007702C7" w:rsidP="00904695">
            <w:pPr>
              <w:spacing w:before="60" w:after="60"/>
              <w:rPr>
                <w:rFonts w:cstheme="minorHAnsi"/>
                <w:sz w:val="16"/>
                <w:szCs w:val="16"/>
              </w:rPr>
            </w:pPr>
            <w:r w:rsidRPr="00FA31D6">
              <w:rPr>
                <w:rFonts w:cstheme="minorHAnsi"/>
                <w:sz w:val="16"/>
                <w:szCs w:val="16"/>
              </w:rPr>
              <w:lastRenderedPageBreak/>
              <w:t>‘</w:t>
            </w:r>
            <w:r w:rsidR="00D503BE" w:rsidRPr="00D503BE">
              <w:rPr>
                <w:rFonts w:cstheme="minorHAnsi"/>
                <w:sz w:val="16"/>
                <w:szCs w:val="16"/>
              </w:rPr>
              <w:t xml:space="preserve">Provide the details from the coaching session </w:t>
            </w:r>
            <w:r w:rsidR="00D503BE" w:rsidRPr="00D503BE">
              <w:rPr>
                <w:rFonts w:cstheme="minorHAnsi"/>
                <w:sz w:val="16"/>
                <w:szCs w:val="16"/>
              </w:rPr>
              <w:lastRenderedPageBreak/>
              <w:t>including action plans developed:</w:t>
            </w:r>
            <w:r w:rsidRPr="00FA31D6">
              <w:rPr>
                <w:rFonts w:cstheme="minorHAnsi"/>
                <w:sz w:val="16"/>
                <w:szCs w:val="16"/>
              </w:rPr>
              <w:t>’</w:t>
            </w:r>
          </w:p>
        </w:tc>
        <w:tc>
          <w:tcPr>
            <w:tcW w:w="946" w:type="dxa"/>
            <w:tcBorders>
              <w:bottom w:val="single" w:sz="4" w:space="0" w:color="000000" w:themeColor="text1"/>
            </w:tcBorders>
            <w:shd w:val="clear" w:color="auto" w:fill="F2F2F2" w:themeFill="background1" w:themeFillShade="F2"/>
          </w:tcPr>
          <w:p w14:paraId="6DCCFB2B" w14:textId="77777777" w:rsidR="007702C7" w:rsidRPr="00FA31D6" w:rsidRDefault="007702C7" w:rsidP="00904695">
            <w:pPr>
              <w:spacing w:before="60" w:after="60"/>
              <w:rPr>
                <w:rFonts w:cstheme="minorHAnsi"/>
                <w:sz w:val="16"/>
                <w:szCs w:val="16"/>
              </w:rPr>
            </w:pPr>
            <w:r w:rsidRPr="00FA31D6">
              <w:rPr>
                <w:rFonts w:cstheme="minorHAnsi"/>
                <w:sz w:val="16"/>
                <w:szCs w:val="16"/>
              </w:rPr>
              <w:lastRenderedPageBreak/>
              <w:t>Text Box</w:t>
            </w:r>
          </w:p>
        </w:tc>
        <w:tc>
          <w:tcPr>
            <w:tcW w:w="1753" w:type="dxa"/>
            <w:tcBorders>
              <w:bottom w:val="single" w:sz="4" w:space="0" w:color="000000" w:themeColor="text1"/>
            </w:tcBorders>
            <w:shd w:val="clear" w:color="auto" w:fill="F2F2F2" w:themeFill="background1" w:themeFillShade="F2"/>
          </w:tcPr>
          <w:p w14:paraId="6BCC7FED" w14:textId="14223551" w:rsidR="007702C7" w:rsidRPr="00FA31D6" w:rsidRDefault="00CB6BAE" w:rsidP="00904695">
            <w:pPr>
              <w:spacing w:before="60" w:after="60"/>
              <w:rPr>
                <w:rFonts w:cstheme="minorHAnsi"/>
                <w:sz w:val="16"/>
                <w:szCs w:val="16"/>
              </w:rPr>
            </w:pPr>
            <w:r>
              <w:rPr>
                <w:rFonts w:cstheme="minorHAnsi"/>
                <w:sz w:val="16"/>
                <w:szCs w:val="16"/>
              </w:rPr>
              <w:t xml:space="preserve">Note: </w:t>
            </w:r>
            <w:proofErr w:type="spellStart"/>
            <w:r>
              <w:rPr>
                <w:rFonts w:cstheme="minorHAnsi"/>
                <w:sz w:val="16"/>
                <w:szCs w:val="16"/>
              </w:rPr>
              <w:t>CoachingNotes</w:t>
            </w:r>
            <w:proofErr w:type="spellEnd"/>
            <w:r>
              <w:rPr>
                <w:rFonts w:cstheme="minorHAnsi"/>
                <w:sz w:val="16"/>
                <w:szCs w:val="16"/>
              </w:rPr>
              <w:t xml:space="preserve"> should contain the </w:t>
            </w:r>
            <w:r>
              <w:rPr>
                <w:rFonts w:cstheme="minorHAnsi"/>
                <w:sz w:val="16"/>
                <w:szCs w:val="16"/>
              </w:rPr>
              <w:lastRenderedPageBreak/>
              <w:t>name of the supervisor, system date of review, manual date entered on review page followed by any text entered.</w:t>
            </w:r>
          </w:p>
        </w:tc>
      </w:tr>
      <w:tr w:rsidR="007702C7" w:rsidRPr="002D7D35" w14:paraId="01D0CE7C" w14:textId="77777777" w:rsidTr="007702C7">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403" w:type="dxa"/>
            <w:shd w:val="clear" w:color="auto" w:fill="DBE5F1" w:themeFill="accent1" w:themeFillTint="33"/>
          </w:tcPr>
          <w:p w14:paraId="0DE8039E" w14:textId="77777777" w:rsidR="007702C7" w:rsidRPr="00FA31D6" w:rsidRDefault="007702C7" w:rsidP="00904695">
            <w:pPr>
              <w:spacing w:before="60" w:after="60"/>
              <w:rPr>
                <w:rFonts w:cstheme="minorHAnsi"/>
                <w:sz w:val="16"/>
                <w:szCs w:val="16"/>
              </w:rPr>
            </w:pPr>
            <w:r>
              <w:rPr>
                <w:rFonts w:cstheme="minorHAnsi"/>
                <w:sz w:val="16"/>
                <w:szCs w:val="16"/>
              </w:rPr>
              <w:lastRenderedPageBreak/>
              <w:t>6</w:t>
            </w:r>
          </w:p>
        </w:tc>
        <w:tc>
          <w:tcPr>
            <w:tcW w:w="1170" w:type="dxa"/>
            <w:shd w:val="clear" w:color="auto" w:fill="DBE5F1" w:themeFill="accent1" w:themeFillTint="33"/>
          </w:tcPr>
          <w:p w14:paraId="18DF8E95" w14:textId="6B378E86" w:rsidR="007702C7" w:rsidRPr="00FA31D6" w:rsidRDefault="007702C7" w:rsidP="00904695">
            <w:pPr>
              <w:spacing w:before="60" w:after="60"/>
              <w:rPr>
                <w:rFonts w:cstheme="minorHAnsi"/>
                <w:sz w:val="16"/>
                <w:szCs w:val="16"/>
              </w:rPr>
            </w:pPr>
            <w:r>
              <w:rPr>
                <w:rFonts w:cstheme="minorHAnsi"/>
                <w:sz w:val="16"/>
                <w:szCs w:val="16"/>
              </w:rPr>
              <w:t>Supervisor</w:t>
            </w:r>
            <w:r w:rsidRPr="009D3AFF">
              <w:rPr>
                <w:rFonts w:cstheme="minorHAnsi"/>
                <w:sz w:val="16"/>
                <w:szCs w:val="16"/>
              </w:rPr>
              <w:t xml:space="preserve"> </w:t>
            </w:r>
            <w:r w:rsidRPr="00FA31D6">
              <w:rPr>
                <w:rFonts w:cstheme="minorHAnsi"/>
                <w:sz w:val="16"/>
                <w:szCs w:val="16"/>
              </w:rPr>
              <w:t>Review</w:t>
            </w:r>
          </w:p>
        </w:tc>
        <w:tc>
          <w:tcPr>
            <w:tcW w:w="1620" w:type="dxa"/>
            <w:shd w:val="clear" w:color="auto" w:fill="DBE5F1" w:themeFill="accent1" w:themeFillTint="33"/>
          </w:tcPr>
          <w:p w14:paraId="536D96DC" w14:textId="0F88ABDD" w:rsidR="007702C7" w:rsidRPr="00FA31D6" w:rsidRDefault="00CB6BAE" w:rsidP="00CB6BAE">
            <w:pPr>
              <w:spacing w:before="60" w:after="60"/>
              <w:rPr>
                <w:rFonts w:cstheme="minorHAnsi"/>
                <w:sz w:val="16"/>
                <w:szCs w:val="16"/>
              </w:rPr>
            </w:pPr>
            <w:proofErr w:type="spellStart"/>
            <w:r>
              <w:rPr>
                <w:rFonts w:cstheme="minorHAnsi"/>
                <w:sz w:val="16"/>
                <w:szCs w:val="16"/>
              </w:rPr>
              <w:t>Coaching</w:t>
            </w:r>
            <w:r w:rsidRPr="00FA31D6">
              <w:rPr>
                <w:rFonts w:cstheme="minorHAnsi"/>
                <w:sz w:val="16"/>
                <w:szCs w:val="16"/>
              </w:rPr>
              <w:t>Notes</w:t>
            </w:r>
            <w:proofErr w:type="spellEnd"/>
          </w:p>
        </w:tc>
        <w:tc>
          <w:tcPr>
            <w:tcW w:w="1620" w:type="dxa"/>
            <w:shd w:val="clear" w:color="auto" w:fill="DBE5F1" w:themeFill="accent1" w:themeFillTint="33"/>
          </w:tcPr>
          <w:p w14:paraId="2E41609F" w14:textId="28C13EF9" w:rsidR="007702C7" w:rsidRPr="00FA31D6" w:rsidRDefault="007702C7" w:rsidP="00904695">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 xml:space="preserve">Show only on form view: </w:t>
            </w:r>
            <w:r w:rsidR="00CB6BAE">
              <w:rPr>
                <w:rFonts w:cstheme="minorHAnsi"/>
                <w:sz w:val="16"/>
                <w:szCs w:val="16"/>
              </w:rPr>
              <w:t xml:space="preserve">Supervisor </w:t>
            </w:r>
            <w:r w:rsidRPr="00FA31D6">
              <w:rPr>
                <w:rFonts w:cstheme="minorHAnsi"/>
                <w:sz w:val="16"/>
                <w:szCs w:val="16"/>
              </w:rPr>
              <w:t>Review</w:t>
            </w:r>
          </w:p>
          <w:p w14:paraId="1D24806A" w14:textId="77777777" w:rsidR="007702C7" w:rsidRPr="00FA31D6" w:rsidRDefault="007702C7" w:rsidP="00904695">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Do not allow future dates</w:t>
            </w:r>
          </w:p>
        </w:tc>
        <w:tc>
          <w:tcPr>
            <w:tcW w:w="1934" w:type="dxa"/>
            <w:shd w:val="clear" w:color="auto" w:fill="DBE5F1" w:themeFill="accent1" w:themeFillTint="33"/>
          </w:tcPr>
          <w:p w14:paraId="1C5F3562" w14:textId="77777777" w:rsidR="007702C7" w:rsidRPr="00FA31D6" w:rsidRDefault="007702C7" w:rsidP="00904695">
            <w:pPr>
              <w:spacing w:before="60" w:after="60"/>
              <w:rPr>
                <w:rFonts w:cstheme="minorHAnsi"/>
                <w:sz w:val="16"/>
                <w:szCs w:val="16"/>
              </w:rPr>
            </w:pPr>
            <w:r w:rsidRPr="00FA31D6">
              <w:rPr>
                <w:rFonts w:cstheme="minorHAnsi"/>
                <w:sz w:val="16"/>
                <w:szCs w:val="16"/>
              </w:rPr>
              <w:t>‘Date:’</w:t>
            </w:r>
          </w:p>
        </w:tc>
        <w:tc>
          <w:tcPr>
            <w:tcW w:w="946" w:type="dxa"/>
            <w:shd w:val="clear" w:color="auto" w:fill="DBE5F1" w:themeFill="accent1" w:themeFillTint="33"/>
          </w:tcPr>
          <w:p w14:paraId="0B8FA009" w14:textId="77777777" w:rsidR="007702C7" w:rsidRPr="00FA31D6" w:rsidRDefault="007702C7" w:rsidP="00904695">
            <w:pPr>
              <w:spacing w:before="60" w:after="60"/>
              <w:rPr>
                <w:rFonts w:cstheme="minorHAnsi"/>
                <w:sz w:val="16"/>
                <w:szCs w:val="16"/>
              </w:rPr>
            </w:pPr>
            <w:r w:rsidRPr="00FA31D6">
              <w:rPr>
                <w:rFonts w:cstheme="minorHAnsi"/>
                <w:sz w:val="16"/>
                <w:szCs w:val="16"/>
              </w:rPr>
              <w:t>Date Picker</w:t>
            </w:r>
          </w:p>
        </w:tc>
        <w:tc>
          <w:tcPr>
            <w:tcW w:w="1753" w:type="dxa"/>
            <w:shd w:val="clear" w:color="auto" w:fill="DBE5F1" w:themeFill="accent1" w:themeFillTint="33"/>
          </w:tcPr>
          <w:p w14:paraId="1FFB2BEC" w14:textId="290714F5" w:rsidR="007702C7" w:rsidRPr="00FA31D6" w:rsidRDefault="00CB6BAE" w:rsidP="00904695">
            <w:pPr>
              <w:spacing w:before="60" w:after="60"/>
              <w:rPr>
                <w:rFonts w:cstheme="minorHAnsi"/>
                <w:sz w:val="16"/>
                <w:szCs w:val="16"/>
              </w:rPr>
            </w:pPr>
            <w:r>
              <w:rPr>
                <w:rFonts w:cstheme="minorHAnsi"/>
                <w:sz w:val="16"/>
                <w:szCs w:val="16"/>
              </w:rPr>
              <w:t xml:space="preserve">Note: </w:t>
            </w:r>
            <w:proofErr w:type="spellStart"/>
            <w:r>
              <w:rPr>
                <w:rFonts w:cstheme="minorHAnsi"/>
                <w:sz w:val="16"/>
                <w:szCs w:val="16"/>
              </w:rPr>
              <w:t>CoachingNotes</w:t>
            </w:r>
            <w:proofErr w:type="spellEnd"/>
            <w:r>
              <w:rPr>
                <w:rFonts w:cstheme="minorHAnsi"/>
                <w:sz w:val="16"/>
                <w:szCs w:val="16"/>
              </w:rPr>
              <w:t xml:space="preserve"> should contain the name of the supervisor, system date of review, manual date entered on review page followed by any text entered.</w:t>
            </w:r>
          </w:p>
        </w:tc>
      </w:tr>
    </w:tbl>
    <w:p w14:paraId="5FB80587" w14:textId="77777777" w:rsidR="009218EF" w:rsidRDefault="009218EF" w:rsidP="00975178">
      <w:pPr>
        <w:pStyle w:val="NormalWeb"/>
        <w:spacing w:before="0" w:beforeAutospacing="0" w:after="0" w:afterAutospacing="0"/>
        <w:rPr>
          <w:rFonts w:ascii="Calibri" w:hAnsi="Calibri"/>
          <w:sz w:val="22"/>
          <w:szCs w:val="22"/>
        </w:rPr>
      </w:pPr>
    </w:p>
    <w:p w14:paraId="73084330" w14:textId="77777777" w:rsidR="009218EF" w:rsidRDefault="009218EF" w:rsidP="00975178">
      <w:pPr>
        <w:pStyle w:val="NormalWeb"/>
        <w:spacing w:before="0" w:beforeAutospacing="0" w:after="0" w:afterAutospacing="0"/>
        <w:rPr>
          <w:rFonts w:ascii="Calibri" w:hAnsi="Calibri"/>
          <w:sz w:val="22"/>
          <w:szCs w:val="22"/>
        </w:rPr>
      </w:pPr>
    </w:p>
    <w:p w14:paraId="5995033C" w14:textId="6471C792" w:rsidR="009218EF" w:rsidRPr="00365FF3" w:rsidRDefault="009218EF" w:rsidP="00365FF3">
      <w:pPr>
        <w:pStyle w:val="Caption"/>
        <w:keepNext/>
        <w:spacing w:after="120"/>
        <w:rPr>
          <w:bCs w:val="0"/>
          <w:color w:val="365F91" w:themeColor="accent1" w:themeShade="BF"/>
          <w:sz w:val="20"/>
          <w:szCs w:val="20"/>
        </w:rPr>
      </w:pPr>
      <w:r w:rsidRPr="00365FF3">
        <w:rPr>
          <w:bCs w:val="0"/>
          <w:color w:val="365F91" w:themeColor="accent1" w:themeShade="BF"/>
          <w:sz w:val="20"/>
          <w:szCs w:val="20"/>
        </w:rPr>
        <w:t>Email Notification</w:t>
      </w:r>
    </w:p>
    <w:p w14:paraId="7CB15F21" w14:textId="1D3A30D3" w:rsidR="00FA55BF" w:rsidRDefault="00660C20" w:rsidP="00975178">
      <w:pPr>
        <w:pStyle w:val="NormalWeb"/>
        <w:spacing w:before="0" w:beforeAutospacing="0" w:after="0" w:afterAutospacing="0"/>
        <w:rPr>
          <w:rFonts w:ascii="Calibri" w:hAnsi="Calibri"/>
          <w:sz w:val="22"/>
          <w:szCs w:val="22"/>
        </w:rPr>
      </w:pPr>
      <w:r>
        <w:rPr>
          <w:rFonts w:ascii="Calibri" w:hAnsi="Calibri"/>
          <w:sz w:val="22"/>
          <w:szCs w:val="22"/>
        </w:rPr>
        <w:t xml:space="preserve">If the log is of </w:t>
      </w:r>
      <w:proofErr w:type="spellStart"/>
      <w:r>
        <w:rPr>
          <w:rFonts w:ascii="Calibri" w:hAnsi="Calibri"/>
          <w:sz w:val="22"/>
          <w:szCs w:val="22"/>
        </w:rPr>
        <w:t>strSource</w:t>
      </w:r>
      <w:proofErr w:type="spellEnd"/>
      <w:r>
        <w:rPr>
          <w:rFonts w:ascii="Calibri" w:hAnsi="Calibri"/>
          <w:sz w:val="22"/>
          <w:szCs w:val="22"/>
        </w:rPr>
        <w:t xml:space="preserve"> type OMR and if the </w:t>
      </w:r>
      <w:proofErr w:type="spellStart"/>
      <w:r>
        <w:rPr>
          <w:rFonts w:ascii="Calibri" w:hAnsi="Calibri"/>
          <w:sz w:val="22"/>
          <w:szCs w:val="22"/>
        </w:rPr>
        <w:t>EmailSent</w:t>
      </w:r>
      <w:proofErr w:type="spellEnd"/>
      <w:r>
        <w:rPr>
          <w:rFonts w:ascii="Calibri" w:hAnsi="Calibri"/>
          <w:sz w:val="22"/>
          <w:szCs w:val="22"/>
        </w:rPr>
        <w:t xml:space="preserve"> attribute in the </w:t>
      </w:r>
      <w:proofErr w:type="spellStart"/>
      <w:r>
        <w:rPr>
          <w:rFonts w:ascii="Calibri" w:hAnsi="Calibri"/>
          <w:sz w:val="22"/>
          <w:szCs w:val="22"/>
        </w:rPr>
        <w:t>Coaching_Log</w:t>
      </w:r>
      <w:proofErr w:type="spellEnd"/>
      <w:r>
        <w:rPr>
          <w:rFonts w:ascii="Calibri" w:hAnsi="Calibri"/>
          <w:sz w:val="22"/>
          <w:szCs w:val="22"/>
        </w:rPr>
        <w:t xml:space="preserve"> table is Null\False, one of the following emails will be sent depending on the </w:t>
      </w:r>
      <w:proofErr w:type="spellStart"/>
      <w:r>
        <w:rPr>
          <w:rFonts w:ascii="Calibri" w:hAnsi="Calibri"/>
          <w:sz w:val="22"/>
          <w:szCs w:val="22"/>
        </w:rPr>
        <w:t>strFormStatus</w:t>
      </w:r>
      <w:proofErr w:type="spellEnd"/>
      <w:r>
        <w:rPr>
          <w:rFonts w:ascii="Calibri" w:hAnsi="Calibri"/>
          <w:sz w:val="22"/>
          <w:szCs w:val="22"/>
        </w:rPr>
        <w:t xml:space="preserve"> (Pending Employee Review, Pending Supervisor Review, </w:t>
      </w:r>
      <w:proofErr w:type="gramStart"/>
      <w:r>
        <w:rPr>
          <w:rFonts w:ascii="Calibri" w:hAnsi="Calibri"/>
          <w:sz w:val="22"/>
          <w:szCs w:val="22"/>
        </w:rPr>
        <w:t>Pending</w:t>
      </w:r>
      <w:proofErr w:type="gramEnd"/>
      <w:r>
        <w:rPr>
          <w:rFonts w:ascii="Calibri" w:hAnsi="Calibri"/>
          <w:sz w:val="22"/>
          <w:szCs w:val="22"/>
        </w:rPr>
        <w:t xml:space="preserve"> Manager Review.</w:t>
      </w:r>
      <w:r w:rsidR="00163099">
        <w:rPr>
          <w:rFonts w:ascii="Calibri" w:hAnsi="Calibri"/>
          <w:sz w:val="22"/>
          <w:szCs w:val="22"/>
        </w:rPr>
        <w:t xml:space="preserve">  </w:t>
      </w:r>
      <w:r>
        <w:rPr>
          <w:rFonts w:ascii="Calibri" w:hAnsi="Calibri"/>
          <w:sz w:val="22"/>
          <w:szCs w:val="22"/>
        </w:rPr>
        <w:t xml:space="preserve">After the email is sent, the </w:t>
      </w:r>
      <w:proofErr w:type="spellStart"/>
      <w:r>
        <w:rPr>
          <w:rFonts w:ascii="Calibri" w:hAnsi="Calibri"/>
          <w:sz w:val="22"/>
          <w:szCs w:val="22"/>
        </w:rPr>
        <w:t>EmailSentAttribute</w:t>
      </w:r>
      <w:proofErr w:type="spellEnd"/>
      <w:r>
        <w:rPr>
          <w:rFonts w:ascii="Calibri" w:hAnsi="Calibri"/>
          <w:sz w:val="22"/>
          <w:szCs w:val="22"/>
        </w:rPr>
        <w:t xml:space="preserve"> is set to True.</w:t>
      </w:r>
    </w:p>
    <w:p w14:paraId="69D79D65" w14:textId="77777777" w:rsidR="00660C20" w:rsidRDefault="00660C20" w:rsidP="00975178">
      <w:pPr>
        <w:pStyle w:val="NormalWeb"/>
        <w:spacing w:before="0" w:beforeAutospacing="0" w:after="0" w:afterAutospacing="0"/>
        <w:rPr>
          <w:rFonts w:ascii="Calibri" w:hAnsi="Calibri"/>
          <w:sz w:val="22"/>
          <w:szCs w:val="22"/>
        </w:rPr>
      </w:pPr>
    </w:p>
    <w:p w14:paraId="15260E17" w14:textId="1B39AF93" w:rsidR="00975178" w:rsidRDefault="00975178" w:rsidP="00975178">
      <w:pPr>
        <w:pStyle w:val="NormalWeb"/>
        <w:spacing w:before="0" w:beforeAutospacing="0" w:after="0" w:afterAutospacing="0"/>
        <w:rPr>
          <w:rFonts w:ascii="Calibri" w:hAnsi="Calibri"/>
          <w:sz w:val="22"/>
          <w:szCs w:val="22"/>
        </w:rPr>
      </w:pPr>
      <w:r>
        <w:rPr>
          <w:rFonts w:ascii="Calibri" w:hAnsi="Calibri"/>
          <w:sz w:val="22"/>
          <w:szCs w:val="22"/>
        </w:rPr>
        <w:t>The email format</w:t>
      </w:r>
      <w:r w:rsidR="00F571C8">
        <w:rPr>
          <w:rFonts w:ascii="Calibri" w:hAnsi="Calibri"/>
          <w:sz w:val="22"/>
          <w:szCs w:val="22"/>
        </w:rPr>
        <w:t>s</w:t>
      </w:r>
      <w:r>
        <w:rPr>
          <w:rFonts w:ascii="Calibri" w:hAnsi="Calibri"/>
          <w:sz w:val="22"/>
          <w:szCs w:val="22"/>
        </w:rPr>
        <w:t xml:space="preserve"> for </w:t>
      </w:r>
      <w:r w:rsidR="00FA55BF">
        <w:rPr>
          <w:rFonts w:ascii="Calibri" w:hAnsi="Calibri"/>
          <w:sz w:val="22"/>
          <w:szCs w:val="22"/>
        </w:rPr>
        <w:t xml:space="preserve">Outlier </w:t>
      </w:r>
      <w:r>
        <w:rPr>
          <w:rFonts w:ascii="Calibri" w:hAnsi="Calibri"/>
          <w:sz w:val="22"/>
          <w:szCs w:val="22"/>
        </w:rPr>
        <w:t>Pending Review</w:t>
      </w:r>
      <w:r w:rsidR="00F571C8">
        <w:rPr>
          <w:rFonts w:ascii="Calibri" w:hAnsi="Calibri"/>
          <w:sz w:val="22"/>
          <w:szCs w:val="22"/>
        </w:rPr>
        <w:t xml:space="preserve"> are </w:t>
      </w:r>
      <w:r w:rsidR="00FA55BF">
        <w:rPr>
          <w:rFonts w:ascii="Calibri" w:hAnsi="Calibri"/>
          <w:sz w:val="22"/>
          <w:szCs w:val="22"/>
        </w:rPr>
        <w:t>listed below:</w:t>
      </w:r>
    </w:p>
    <w:p w14:paraId="3971D9A9" w14:textId="77777777" w:rsidR="009218EF" w:rsidRDefault="009218EF" w:rsidP="00975178">
      <w:pPr>
        <w:pStyle w:val="NormalWeb"/>
        <w:spacing w:before="0" w:beforeAutospacing="0" w:after="0" w:afterAutospacing="0"/>
        <w:rPr>
          <w:rFonts w:ascii="Calibri" w:hAnsi="Calibri"/>
          <w:sz w:val="22"/>
          <w:szCs w:val="22"/>
        </w:rPr>
      </w:pPr>
    </w:p>
    <w:p w14:paraId="73748BAD" w14:textId="28498BF3" w:rsidR="00E55B26" w:rsidRPr="00FA55BF" w:rsidRDefault="00E55B26" w:rsidP="00975178">
      <w:pPr>
        <w:pStyle w:val="NormalWeb"/>
        <w:spacing w:before="0" w:beforeAutospacing="0" w:after="0" w:afterAutospacing="0"/>
        <w:rPr>
          <w:rFonts w:ascii="Calibri" w:hAnsi="Calibri"/>
          <w:b/>
        </w:rPr>
      </w:pPr>
      <w:r w:rsidRPr="00FA55BF">
        <w:rPr>
          <w:rFonts w:ascii="Calibri" w:hAnsi="Calibri"/>
          <w:b/>
        </w:rPr>
        <w:t>Manager-</w:t>
      </w:r>
      <w:r w:rsidR="00A81D08">
        <w:rPr>
          <w:rFonts w:ascii="Calibri" w:hAnsi="Calibri"/>
          <w:b/>
        </w:rPr>
        <w:t>Pending Manager Review</w:t>
      </w:r>
    </w:p>
    <w:p w14:paraId="085054D2" w14:textId="77777777" w:rsidR="00975178" w:rsidRDefault="00975178" w:rsidP="00975178">
      <w:pPr>
        <w:pStyle w:val="NormalWeb"/>
        <w:rPr>
          <w:rFonts w:ascii="Tahoma" w:hAnsi="Tahoma" w:cs="Tahoma"/>
          <w:sz w:val="20"/>
          <w:szCs w:val="20"/>
        </w:rPr>
      </w:pPr>
      <w:r>
        <w:rPr>
          <w:rFonts w:ascii="Tahoma" w:hAnsi="Tahoma" w:cs="Tahoma"/>
          <w:sz w:val="20"/>
          <w:szCs w:val="20"/>
        </w:rPr>
        <w:t>** This is an automated email. Do not reply to this email. **</w:t>
      </w:r>
    </w:p>
    <w:p w14:paraId="0CD2BA2F" w14:textId="74AE2F8C" w:rsidR="00975178" w:rsidRDefault="00975178" w:rsidP="00975178">
      <w:pPr>
        <w:pStyle w:val="NormalWeb"/>
        <w:rPr>
          <w:rFonts w:ascii="Tahoma" w:hAnsi="Tahoma" w:cs="Tahoma"/>
          <w:sz w:val="20"/>
          <w:szCs w:val="20"/>
        </w:rPr>
      </w:pPr>
      <w:r>
        <w:rPr>
          <w:rFonts w:ascii="Tahoma" w:hAnsi="Tahoma" w:cs="Tahoma"/>
          <w:sz w:val="20"/>
          <w:szCs w:val="20"/>
        </w:rPr>
        <w:t xml:space="preserve">A new eCoaching Log has been entered and requires your action. Please click on the link below to review and verify that the </w:t>
      </w:r>
      <w:proofErr w:type="spellStart"/>
      <w:r>
        <w:rPr>
          <w:rFonts w:ascii="Tahoma" w:hAnsi="Tahoma" w:cs="Tahoma"/>
          <w:sz w:val="20"/>
          <w:szCs w:val="20"/>
        </w:rPr>
        <w:t>eCL</w:t>
      </w:r>
      <w:proofErr w:type="spellEnd"/>
      <w:r>
        <w:rPr>
          <w:rFonts w:ascii="Tahoma" w:hAnsi="Tahoma" w:cs="Tahoma"/>
          <w:sz w:val="20"/>
          <w:szCs w:val="20"/>
        </w:rPr>
        <w:t xml:space="preserve"> entered </w:t>
      </w:r>
      <w:r w:rsidR="00E55B26">
        <w:rPr>
          <w:rFonts w:ascii="Tahoma" w:hAnsi="Tahoma" w:cs="Tahoma"/>
          <w:sz w:val="20"/>
          <w:szCs w:val="20"/>
        </w:rPr>
        <w:t xml:space="preserve">on </w:t>
      </w:r>
      <w:r w:rsidR="00E55B26" w:rsidRPr="00E55B26">
        <w:rPr>
          <w:rFonts w:ascii="Calibri" w:hAnsi="Calibri"/>
          <w:sz w:val="22"/>
          <w:szCs w:val="22"/>
          <w:u w:val="single"/>
        </w:rPr>
        <w:t>&lt;strong&gt;</w:t>
      </w:r>
      <w:r w:rsidR="00A75045">
        <w:rPr>
          <w:rFonts w:ascii="Calibri" w:hAnsi="Calibri"/>
          <w:sz w:val="22"/>
          <w:szCs w:val="22"/>
          <w:u w:val="single"/>
        </w:rPr>
        <w:t>”</w:t>
      </w:r>
      <w:r w:rsidR="00E55B26" w:rsidRPr="00E55B26">
        <w:rPr>
          <w:rFonts w:ascii="Calibri" w:hAnsi="Calibri"/>
          <w:sz w:val="22"/>
          <w:szCs w:val="22"/>
          <w:u w:val="single"/>
        </w:rPr>
        <w:t xml:space="preserve"> &amp; </w:t>
      </w:r>
      <w:proofErr w:type="spellStart"/>
      <w:proofErr w:type="gramStart"/>
      <w:r w:rsidR="00E55B26" w:rsidRPr="00E55B26">
        <w:rPr>
          <w:rFonts w:ascii="Calibri" w:hAnsi="Calibri"/>
          <w:sz w:val="22"/>
          <w:szCs w:val="22"/>
          <w:u w:val="single"/>
        </w:rPr>
        <w:t>DateTime.Now</w:t>
      </w:r>
      <w:proofErr w:type="spellEnd"/>
      <w:r w:rsidR="00E55B26" w:rsidRPr="00E55B26">
        <w:rPr>
          <w:rFonts w:ascii="Calibri" w:hAnsi="Calibri"/>
          <w:sz w:val="22"/>
          <w:szCs w:val="22"/>
          <w:u w:val="single"/>
        </w:rPr>
        <w:t>(</w:t>
      </w:r>
      <w:proofErr w:type="gramEnd"/>
      <w:r w:rsidR="00E55B26" w:rsidRPr="00E55B26">
        <w:rPr>
          <w:rFonts w:ascii="Calibri" w:hAnsi="Calibri"/>
          <w:sz w:val="22"/>
          <w:szCs w:val="22"/>
          <w:u w:val="single"/>
        </w:rPr>
        <w:t>)</w:t>
      </w:r>
      <w:r w:rsidR="00E55B26">
        <w:rPr>
          <w:rFonts w:ascii="Calibri" w:hAnsi="Calibri"/>
          <w:sz w:val="22"/>
          <w:szCs w:val="22"/>
        </w:rPr>
        <w:t xml:space="preserve"> </w:t>
      </w:r>
      <w:r>
        <w:rPr>
          <w:rFonts w:ascii="Tahoma" w:hAnsi="Tahoma" w:cs="Tahoma"/>
          <w:sz w:val="20"/>
          <w:szCs w:val="20"/>
        </w:rPr>
        <w:t xml:space="preserve">for </w:t>
      </w:r>
      <w:proofErr w:type="spellStart"/>
      <w:r w:rsidR="00E55B26" w:rsidRPr="00E55B26">
        <w:rPr>
          <w:rFonts w:ascii="Calibri" w:hAnsi="Calibri"/>
          <w:sz w:val="22"/>
          <w:szCs w:val="22"/>
          <w:u w:val="single"/>
        </w:rPr>
        <w:t>ToString</w:t>
      </w:r>
      <w:proofErr w:type="spellEnd"/>
      <w:r w:rsidR="00E55B26" w:rsidRPr="00E55B26">
        <w:rPr>
          <w:rFonts w:ascii="Calibri" w:hAnsi="Calibri"/>
          <w:sz w:val="22"/>
          <w:szCs w:val="22"/>
          <w:u w:val="single"/>
        </w:rPr>
        <w:t xml:space="preserve"> &amp; </w:t>
      </w:r>
      <w:r w:rsidR="00A75045">
        <w:rPr>
          <w:rFonts w:ascii="Calibri" w:hAnsi="Calibri"/>
          <w:sz w:val="22"/>
          <w:szCs w:val="22"/>
          <w:u w:val="single"/>
        </w:rPr>
        <w:t>“</w:t>
      </w:r>
      <w:r w:rsidR="00E55B26" w:rsidRPr="00E55B26">
        <w:rPr>
          <w:rFonts w:ascii="Calibri" w:hAnsi="Calibri"/>
          <w:sz w:val="22"/>
          <w:szCs w:val="22"/>
          <w:u w:val="single"/>
        </w:rPr>
        <w:t>&lt;/strong&gt;</w:t>
      </w:r>
      <w:r w:rsidR="00E55B26">
        <w:rPr>
          <w:rFonts w:ascii="Calibri" w:hAnsi="Calibri"/>
          <w:sz w:val="22"/>
          <w:szCs w:val="22"/>
        </w:rPr>
        <w:t xml:space="preserve"> </w:t>
      </w:r>
      <w:r>
        <w:rPr>
          <w:rFonts w:ascii="Tahoma" w:hAnsi="Tahoma" w:cs="Tahoma"/>
          <w:sz w:val="20"/>
          <w:szCs w:val="20"/>
        </w:rPr>
        <w:t xml:space="preserve">is a valid Customer Service Escalation (CSE). Further directions are provided on the form. </w:t>
      </w:r>
      <w:r>
        <w:rPr>
          <w:rFonts w:ascii="Tahoma" w:hAnsi="Tahoma" w:cs="Tahoma"/>
          <w:sz w:val="20"/>
          <w:szCs w:val="20"/>
        </w:rPr>
        <w:br/>
      </w:r>
      <w:r>
        <w:rPr>
          <w:rFonts w:ascii="Tahoma" w:hAnsi="Tahoma" w:cs="Tahoma"/>
          <w:sz w:val="20"/>
          <w:szCs w:val="20"/>
        </w:rPr>
        <w:br/>
      </w:r>
      <w:r w:rsidR="005A260F"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0719EAC6" wp14:editId="30E29A01">
            <wp:extent cx="1762125" cy="381000"/>
            <wp:effectExtent l="0" t="0" r="0" b="0"/>
            <wp:docPr id="8" name="Picture 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we.vangent.local/sites/teams/CMS/CSR/eCoaching/SiteImages/BCC-eCL-LOGO-10142011-185x4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7349779C" w14:textId="77777777" w:rsidR="00674907" w:rsidRPr="00FA55BF" w:rsidRDefault="00674907" w:rsidP="00674907">
      <w:pPr>
        <w:pStyle w:val="NormalWeb"/>
        <w:rPr>
          <w:rFonts w:ascii="Tahoma" w:hAnsi="Tahoma" w:cs="Tahoma"/>
          <w:b/>
        </w:rPr>
      </w:pPr>
      <w:r w:rsidRPr="00FA55BF">
        <w:rPr>
          <w:rFonts w:asciiTheme="minorHAnsi" w:hAnsiTheme="minorHAnsi" w:cs="Tahoma"/>
          <w:b/>
        </w:rPr>
        <w:t>Supervisor</w:t>
      </w:r>
      <w:r>
        <w:rPr>
          <w:rFonts w:asciiTheme="minorHAnsi" w:hAnsiTheme="minorHAnsi" w:cs="Tahoma"/>
          <w:b/>
        </w:rPr>
        <w:t>-Pending Supervisor Review</w:t>
      </w:r>
    </w:p>
    <w:p w14:paraId="647E9475"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671235ED" w14:textId="5C6FD2E9" w:rsidR="00674907" w:rsidRDefault="00674907" w:rsidP="00674907">
      <w:pPr>
        <w:pStyle w:val="NormalWeb"/>
        <w:rPr>
          <w:rFonts w:ascii="Tahoma" w:hAnsi="Tahoma" w:cs="Tahoma"/>
          <w:sz w:val="20"/>
          <w:szCs w:val="20"/>
        </w:rPr>
      </w:pPr>
      <w:r>
        <w:rPr>
          <w:rFonts w:ascii="Tahoma" w:hAnsi="Tahoma" w:cs="Tahoma"/>
          <w:sz w:val="20"/>
          <w:szCs w:val="20"/>
        </w:rPr>
        <w:t xml:space="preserve">A new eCoaching Log has been entered on behalf of </w:t>
      </w:r>
      <w:proofErr w:type="spellStart"/>
      <w:r w:rsidRPr="00E55B26">
        <w:rPr>
          <w:rFonts w:ascii="Calibri" w:hAnsi="Calibri"/>
          <w:sz w:val="22"/>
          <w:szCs w:val="22"/>
          <w:u w:val="single"/>
        </w:rPr>
        <w:t>ToString</w:t>
      </w:r>
      <w:proofErr w:type="spellEnd"/>
      <w:r w:rsidRPr="00E55B26">
        <w:rPr>
          <w:rFonts w:ascii="Calibri" w:hAnsi="Calibri"/>
          <w:sz w:val="22"/>
          <w:szCs w:val="22"/>
          <w:u w:val="single"/>
        </w:rPr>
        <w:t xml:space="preserve">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spellStart"/>
      <w:proofErr w:type="gramStart"/>
      <w:r w:rsidRPr="00E55B26">
        <w:rPr>
          <w:rFonts w:ascii="Calibri" w:hAnsi="Calibri"/>
          <w:sz w:val="22"/>
          <w:szCs w:val="22"/>
          <w:u w:val="single"/>
        </w:rPr>
        <w:t>DateTime.Now</w:t>
      </w:r>
      <w:proofErr w:type="spellEnd"/>
      <w:r w:rsidRPr="00E55B26">
        <w:rPr>
          <w:rFonts w:ascii="Calibri" w:hAnsi="Calibri"/>
          <w:sz w:val="22"/>
          <w:szCs w:val="22"/>
          <w:u w:val="single"/>
        </w:rPr>
        <w:t>(</w:t>
      </w:r>
      <w:proofErr w:type="gram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that requires your action. Please click on the link below to review the eCoaching log.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lastRenderedPageBreak/>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71BE47E5" wp14:editId="2BD9211E">
            <wp:extent cx="1762125" cy="381000"/>
            <wp:effectExtent l="0" t="0" r="0" b="0"/>
            <wp:docPr id="10" name="Picture 10" descr="https://vadenmwbp11.vangent.local/coach/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vadenmwbp11.vangent.local/coach/images/BCC-eCL-LOGO-10142011-185x4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40ABB4BE" w14:textId="77777777" w:rsidR="00674907" w:rsidRPr="00FA55BF" w:rsidRDefault="00674907" w:rsidP="00674907">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Employee Review</w:t>
      </w:r>
    </w:p>
    <w:p w14:paraId="1641A93A"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7005E57E" w14:textId="77777777" w:rsidR="00674907" w:rsidRDefault="00674907" w:rsidP="00674907">
      <w:pPr>
        <w:pStyle w:val="NormalWeb"/>
        <w:rPr>
          <w:rFonts w:ascii="Tahoma" w:hAnsi="Tahoma" w:cs="Tahoma"/>
          <w:sz w:val="20"/>
          <w:szCs w:val="20"/>
        </w:rPr>
      </w:pPr>
      <w:r>
        <w:rPr>
          <w:rFonts w:ascii="Tahoma" w:hAnsi="Tahoma" w:cs="Tahoma"/>
          <w:sz w:val="20"/>
          <w:szCs w:val="20"/>
        </w:rPr>
        <w:t xml:space="preserve">A new eCoaching Log has been entered on your behalf. Please click on the link below to review and verify the coaching opportunity received on 6/28/2013. Opportunity.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43D8385E" wp14:editId="58F73807">
            <wp:extent cx="1762125" cy="381000"/>
            <wp:effectExtent l="0" t="0" r="0" b="0"/>
            <wp:docPr id="9" name="Picture 9"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0FBE1472" w14:textId="0E47D62B" w:rsidR="00660C20" w:rsidRPr="00660C20" w:rsidRDefault="00660C20" w:rsidP="00674907">
      <w:pPr>
        <w:pStyle w:val="NormalWeb"/>
        <w:spacing w:before="0" w:beforeAutospacing="0" w:after="0" w:afterAutospacing="0"/>
        <w:rPr>
          <w:rFonts w:ascii="Calibri" w:hAnsi="Calibri"/>
        </w:rPr>
      </w:pPr>
      <w:r>
        <w:rPr>
          <w:rFonts w:ascii="Calibri" w:hAnsi="Calibri"/>
        </w:rPr>
        <w:t xml:space="preserve">Note: </w:t>
      </w:r>
      <w:r w:rsidRPr="00660C20">
        <w:rPr>
          <w:rFonts w:ascii="Calibri" w:hAnsi="Calibri"/>
        </w:rPr>
        <w:t>Email should be sent to Employee and copy sent to Supervisor</w:t>
      </w:r>
    </w:p>
    <w:p w14:paraId="2D42014B" w14:textId="77777777" w:rsidR="00674907" w:rsidRDefault="00674907" w:rsidP="00674907">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Acknowledge</w:t>
      </w:r>
    </w:p>
    <w:p w14:paraId="58387116" w14:textId="77777777" w:rsidR="00674907" w:rsidRPr="00FA55BF" w:rsidRDefault="00674907" w:rsidP="00674907">
      <w:pPr>
        <w:pStyle w:val="NormalWeb"/>
        <w:spacing w:before="0" w:beforeAutospacing="0" w:after="0" w:afterAutospacing="0"/>
        <w:rPr>
          <w:rFonts w:ascii="Calibri" w:hAnsi="Calibri"/>
          <w:b/>
        </w:rPr>
      </w:pPr>
      <w:r>
        <w:rPr>
          <w:rFonts w:ascii="Calibri" w:hAnsi="Calibri"/>
          <w:b/>
        </w:rPr>
        <w:t>Supervisor-Pending Acknowledge</w:t>
      </w:r>
    </w:p>
    <w:p w14:paraId="085746D7"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17456486" w14:textId="77777777" w:rsidR="00674907" w:rsidRDefault="00674907" w:rsidP="00674907">
      <w:pPr>
        <w:pStyle w:val="NormalWeb"/>
        <w:spacing w:before="0" w:beforeAutospacing="0" w:after="0" w:afterAutospacing="0"/>
        <w:rPr>
          <w:rFonts w:ascii="Calibri" w:hAnsi="Calibri"/>
          <w:sz w:val="22"/>
          <w:szCs w:val="22"/>
        </w:rPr>
      </w:pPr>
      <w:r w:rsidRPr="00A81D08">
        <w:rPr>
          <w:rFonts w:ascii="Tahoma" w:hAnsi="Tahoma" w:cs="Tahoma"/>
          <w:sz w:val="20"/>
          <w:szCs w:val="20"/>
        </w:rPr>
        <w:t xml:space="preserve">A new eCoaching Log has been entered and requires your action. Please click on the link below to review and acknowledge the </w:t>
      </w:r>
      <w:proofErr w:type="spellStart"/>
      <w:proofErr w:type="gramStart"/>
      <w:r w:rsidRPr="00A81D08">
        <w:rPr>
          <w:rFonts w:ascii="Tahoma" w:hAnsi="Tahoma" w:cs="Tahoma"/>
          <w:sz w:val="20"/>
          <w:szCs w:val="20"/>
        </w:rPr>
        <w:t>eCL</w:t>
      </w:r>
      <w:proofErr w:type="spellEnd"/>
      <w:proofErr w:type="gramEnd"/>
      <w:r w:rsidRPr="00A81D08">
        <w:rPr>
          <w:rFonts w:ascii="Tahoma" w:hAnsi="Tahoma" w:cs="Tahoma"/>
          <w:sz w:val="20"/>
          <w:szCs w:val="20"/>
        </w:rPr>
        <w:t xml:space="preserve"> entered on &lt;strong&gt;" &amp; Date &amp; "&lt;/strong&gt;" &amp; "Please click on the link below to review the eCoaching log.</w:t>
      </w:r>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1F2D4221" wp14:editId="264EC0CF">
            <wp:extent cx="1762125" cy="381000"/>
            <wp:effectExtent l="0" t="0" r="0" b="0"/>
            <wp:docPr id="7" name="Picture 7"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5C2E27EB" w14:textId="77777777" w:rsidR="00674907" w:rsidRDefault="00674907" w:rsidP="00674907">
      <w:pPr>
        <w:pStyle w:val="NormalWeb"/>
        <w:spacing w:before="0" w:beforeAutospacing="0" w:after="0" w:afterAutospacing="0"/>
        <w:rPr>
          <w:rFonts w:ascii="Calibri" w:hAnsi="Calibri"/>
          <w:sz w:val="22"/>
          <w:szCs w:val="22"/>
        </w:rPr>
      </w:pPr>
    </w:p>
    <w:p w14:paraId="486E67A0" w14:textId="77777777" w:rsidR="00A81D08" w:rsidRDefault="00A81D08" w:rsidP="00FA55BF">
      <w:pPr>
        <w:pStyle w:val="NormalWeb"/>
        <w:spacing w:before="0" w:beforeAutospacing="0" w:after="0" w:afterAutospacing="0"/>
        <w:rPr>
          <w:rFonts w:ascii="Calibri" w:hAnsi="Calibri"/>
          <w:sz w:val="22"/>
          <w:szCs w:val="22"/>
        </w:rPr>
      </w:pPr>
    </w:p>
    <w:p w14:paraId="1D04D497" w14:textId="7813C8A2" w:rsidR="006278E8" w:rsidRPr="00E55B26" w:rsidRDefault="00975178" w:rsidP="00FA55BF">
      <w:pPr>
        <w:pStyle w:val="NormalWeb"/>
        <w:spacing w:before="0" w:beforeAutospacing="0" w:after="0" w:afterAutospacing="0"/>
        <w:rPr>
          <w:b/>
          <w:sz w:val="20"/>
        </w:rPr>
      </w:pPr>
      <w:r>
        <w:rPr>
          <w:rFonts w:ascii="Calibri" w:hAnsi="Calibri"/>
          <w:sz w:val="22"/>
          <w:szCs w:val="22"/>
        </w:rPr>
        <w:t xml:space="preserve"> </w:t>
      </w:r>
      <w:r w:rsidR="006278E8" w:rsidRPr="00E55B26">
        <w:rPr>
          <w:b/>
          <w:sz w:val="20"/>
        </w:rPr>
        <w:t xml:space="preserve">On Form Submit for Review update if </w:t>
      </w:r>
    </w:p>
    <w:tbl>
      <w:tblPr>
        <w:tblStyle w:val="TableGrid"/>
        <w:tblW w:w="4947"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43"/>
        <w:gridCol w:w="1319"/>
        <w:gridCol w:w="1549"/>
        <w:gridCol w:w="6292"/>
      </w:tblGrid>
      <w:tr w:rsidR="006278E8" w:rsidRPr="002D7D35" w14:paraId="4775312B" w14:textId="77777777" w:rsidTr="00F22AEA">
        <w:trPr>
          <w:trHeight w:val="288"/>
        </w:trPr>
        <w:tc>
          <w:tcPr>
            <w:tcW w:w="245"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5D5C5449" w14:textId="77777777" w:rsidR="006278E8" w:rsidRPr="00527E74" w:rsidRDefault="006278E8" w:rsidP="00F22AEA">
            <w:pPr>
              <w:rPr>
                <w:rFonts w:cstheme="minorHAnsi"/>
                <w:b/>
                <w:color w:val="FFFFFF" w:themeColor="background1"/>
                <w:sz w:val="18"/>
                <w:szCs w:val="16"/>
              </w:rPr>
            </w:pPr>
            <w:r w:rsidRPr="00527E74">
              <w:rPr>
                <w:rFonts w:cstheme="minorHAnsi"/>
                <w:b/>
                <w:color w:val="FFFFFF" w:themeColor="background1"/>
                <w:sz w:val="18"/>
                <w:szCs w:val="16"/>
              </w:rPr>
              <w:t>#</w:t>
            </w:r>
          </w:p>
        </w:tc>
        <w:tc>
          <w:tcPr>
            <w:tcW w:w="1445"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3A1A4D89"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Form Page</w:t>
            </w:r>
          </w:p>
        </w:tc>
        <w:tc>
          <w:tcPr>
            <w:tcW w:w="179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E1D5285"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Field</w:t>
            </w:r>
          </w:p>
        </w:tc>
        <w:tc>
          <w:tcPr>
            <w:tcW w:w="734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5F3724F"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Conditional Format</w:t>
            </w:r>
          </w:p>
        </w:tc>
      </w:tr>
      <w:tr w:rsidR="006278E8" w:rsidRPr="002D7D35" w14:paraId="68760627" w14:textId="77777777" w:rsidTr="00F22AEA">
        <w:tc>
          <w:tcPr>
            <w:tcW w:w="245" w:type="dxa"/>
            <w:tcBorders>
              <w:top w:val="single" w:sz="4" w:space="0" w:color="7297BD"/>
              <w:bottom w:val="single" w:sz="4" w:space="0" w:color="7297BD"/>
            </w:tcBorders>
            <w:shd w:val="clear" w:color="auto" w:fill="F2F2F2" w:themeFill="background1" w:themeFillShade="F2"/>
          </w:tcPr>
          <w:p w14:paraId="75EC0ABF"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445" w:type="dxa"/>
            <w:tcBorders>
              <w:top w:val="single" w:sz="4" w:space="0" w:color="7297BD"/>
              <w:bottom w:val="single" w:sz="4" w:space="0" w:color="7297BD"/>
            </w:tcBorders>
            <w:shd w:val="clear" w:color="auto" w:fill="F2F2F2" w:themeFill="background1" w:themeFillShade="F2"/>
          </w:tcPr>
          <w:p w14:paraId="7B653034" w14:textId="77777777" w:rsidR="006278E8" w:rsidRPr="002D7D35" w:rsidRDefault="006278E8" w:rsidP="00F22AEA">
            <w:pPr>
              <w:spacing w:before="60" w:after="60"/>
              <w:rPr>
                <w:rFonts w:cstheme="minorHAnsi"/>
                <w:sz w:val="16"/>
                <w:szCs w:val="16"/>
              </w:rPr>
            </w:pPr>
            <w:r>
              <w:rPr>
                <w:rFonts w:cstheme="minorHAnsi"/>
                <w:sz w:val="16"/>
                <w:szCs w:val="16"/>
              </w:rPr>
              <w:t>Manager Review</w:t>
            </w:r>
          </w:p>
        </w:tc>
        <w:tc>
          <w:tcPr>
            <w:tcW w:w="1794" w:type="dxa"/>
            <w:tcBorders>
              <w:top w:val="single" w:sz="4" w:space="0" w:color="7297BD"/>
              <w:bottom w:val="single" w:sz="4" w:space="0" w:color="7297BD"/>
            </w:tcBorders>
            <w:shd w:val="clear" w:color="auto" w:fill="F2F2F2" w:themeFill="background1" w:themeFillShade="F2"/>
          </w:tcPr>
          <w:p w14:paraId="73F72D9A"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bottom w:val="single" w:sz="4" w:space="0" w:color="7297BD"/>
            </w:tcBorders>
            <w:shd w:val="clear" w:color="auto" w:fill="F2F2F2" w:themeFill="background1" w:themeFillShade="F2"/>
          </w:tcPr>
          <w:p w14:paraId="6C9D70BE"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w:t>
            </w:r>
            <w:proofErr w:type="spellStart"/>
            <w:r w:rsidRPr="000F0C53">
              <w:rPr>
                <w:rFonts w:cstheme="minorHAnsi"/>
                <w:sz w:val="16"/>
                <w:szCs w:val="16"/>
              </w:rPr>
              <w:t>MgrReviewAutoDate</w:t>
            </w:r>
            <w:proofErr w:type="spellEnd"/>
            <w:r>
              <w:rPr>
                <w:rFonts w:cstheme="minorHAnsi"/>
                <w:sz w:val="16"/>
                <w:szCs w:val="16"/>
              </w:rPr>
              <w:t>] to current date and time</w:t>
            </w:r>
          </w:p>
          <w:p w14:paraId="6EFB1657" w14:textId="77777777" w:rsidR="006278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If [</w:t>
            </w:r>
            <w:proofErr w:type="spellStart"/>
            <w:r w:rsidRPr="00F350F7">
              <w:rPr>
                <w:rFonts w:cstheme="minorHAnsi"/>
                <w:sz w:val="16"/>
                <w:szCs w:val="16"/>
              </w:rPr>
              <w:t>isCoachingRequired</w:t>
            </w:r>
            <w:proofErr w:type="spellEnd"/>
            <w:r w:rsidRPr="00F350F7">
              <w:rPr>
                <w:rFonts w:cstheme="minorHAnsi"/>
                <w:sz w:val="16"/>
                <w:szCs w:val="16"/>
              </w:rPr>
              <w:t xml:space="preserve">] = True then set </w:t>
            </w:r>
            <w:r>
              <w:rPr>
                <w:rFonts w:cstheme="minorHAnsi"/>
                <w:sz w:val="16"/>
                <w:szCs w:val="16"/>
              </w:rPr>
              <w:t>[</w:t>
            </w:r>
            <w:proofErr w:type="spellStart"/>
            <w:r w:rsidRPr="0090387E">
              <w:rPr>
                <w:rFonts w:cstheme="minorHAnsi"/>
                <w:sz w:val="16"/>
                <w:szCs w:val="16"/>
              </w:rPr>
              <w:t>strCoachReason</w:t>
            </w:r>
            <w:proofErr w:type="spellEnd"/>
            <w:r w:rsidRPr="0090387E">
              <w:rPr>
                <w:rFonts w:cstheme="minorHAnsi"/>
                <w:sz w:val="16"/>
                <w:szCs w:val="16"/>
              </w:rPr>
              <w:t xml:space="preserve">_ </w:t>
            </w:r>
            <w:proofErr w:type="spellStart"/>
            <w:r w:rsidRPr="0090387E">
              <w:rPr>
                <w:rFonts w:cstheme="minorHAnsi"/>
                <w:sz w:val="16"/>
                <w:szCs w:val="16"/>
              </w:rPr>
              <w:t>Current_Coaching_Initiatives</w:t>
            </w:r>
            <w:proofErr w:type="spellEnd"/>
            <w:r w:rsidRPr="00F350F7">
              <w:rPr>
                <w:rFonts w:cstheme="minorHAnsi"/>
                <w:sz w:val="16"/>
                <w:szCs w:val="16"/>
              </w:rPr>
              <w:t>] to ‘Opportunity’</w:t>
            </w:r>
          </w:p>
          <w:p w14:paraId="31950869"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and set [</w:t>
            </w:r>
            <w:proofErr w:type="spellStart"/>
            <w:r>
              <w:rPr>
                <w:rFonts w:cstheme="minorHAnsi"/>
                <w:sz w:val="16"/>
                <w:szCs w:val="16"/>
              </w:rPr>
              <w:t>strFormStatus</w:t>
            </w:r>
            <w:proofErr w:type="spellEnd"/>
            <w:r>
              <w:rPr>
                <w:rFonts w:cstheme="minorHAnsi"/>
                <w:sz w:val="16"/>
                <w:szCs w:val="16"/>
              </w:rPr>
              <w:t>] to ‘Pending Supervisor Review</w:t>
            </w:r>
            <w:r w:rsidRPr="00F350F7">
              <w:rPr>
                <w:rFonts w:cstheme="minorHAnsi"/>
                <w:sz w:val="16"/>
                <w:szCs w:val="16"/>
              </w:rPr>
              <w:t>’</w:t>
            </w:r>
          </w:p>
          <w:p w14:paraId="3D7060E9" w14:textId="77777777" w:rsidR="006278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If [</w:t>
            </w:r>
            <w:proofErr w:type="spellStart"/>
            <w:r w:rsidRPr="00F350F7">
              <w:rPr>
                <w:rFonts w:cstheme="minorHAnsi"/>
                <w:sz w:val="16"/>
                <w:szCs w:val="16"/>
              </w:rPr>
              <w:t>isCoachingRequired</w:t>
            </w:r>
            <w:proofErr w:type="spellEnd"/>
            <w:r w:rsidRPr="00F350F7">
              <w:rPr>
                <w:rFonts w:cstheme="minorHAnsi"/>
                <w:sz w:val="16"/>
                <w:szCs w:val="16"/>
              </w:rPr>
              <w:t xml:space="preserve">] = </w:t>
            </w:r>
            <w:r>
              <w:rPr>
                <w:rFonts w:cstheme="minorHAnsi"/>
                <w:sz w:val="16"/>
                <w:szCs w:val="16"/>
              </w:rPr>
              <w:t>False then set [</w:t>
            </w:r>
            <w:proofErr w:type="spellStart"/>
            <w:r w:rsidRPr="0090387E">
              <w:rPr>
                <w:rFonts w:cstheme="minorHAnsi"/>
                <w:sz w:val="16"/>
                <w:szCs w:val="16"/>
              </w:rPr>
              <w:t>strCoachReason</w:t>
            </w:r>
            <w:proofErr w:type="spellEnd"/>
            <w:r w:rsidRPr="0090387E">
              <w:rPr>
                <w:rFonts w:cstheme="minorHAnsi"/>
                <w:sz w:val="16"/>
                <w:szCs w:val="16"/>
              </w:rPr>
              <w:t xml:space="preserve">_ </w:t>
            </w:r>
            <w:proofErr w:type="spellStart"/>
            <w:r w:rsidRPr="0090387E">
              <w:rPr>
                <w:rFonts w:cstheme="minorHAnsi"/>
                <w:sz w:val="16"/>
                <w:szCs w:val="16"/>
              </w:rPr>
              <w:t>Current_Coaching_Initiatives</w:t>
            </w:r>
            <w:proofErr w:type="spellEnd"/>
            <w:r>
              <w:rPr>
                <w:rFonts w:cstheme="minorHAnsi"/>
                <w:sz w:val="16"/>
                <w:szCs w:val="16"/>
              </w:rPr>
              <w:t>]</w:t>
            </w:r>
            <w:r w:rsidRPr="00F350F7">
              <w:rPr>
                <w:rFonts w:cstheme="minorHAnsi"/>
                <w:sz w:val="16"/>
                <w:szCs w:val="16"/>
              </w:rPr>
              <w:t xml:space="preserve"> to Not Coachable </w:t>
            </w:r>
          </w:p>
          <w:p w14:paraId="1B42B066" w14:textId="77777777" w:rsidR="006278E8" w:rsidRPr="001351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and set [</w:t>
            </w:r>
            <w:proofErr w:type="spellStart"/>
            <w:r w:rsidRPr="00F350F7">
              <w:rPr>
                <w:rFonts w:cstheme="minorHAnsi"/>
                <w:sz w:val="16"/>
                <w:szCs w:val="16"/>
              </w:rPr>
              <w:t>strFormStatus</w:t>
            </w:r>
            <w:proofErr w:type="spellEnd"/>
            <w:r w:rsidRPr="00F350F7">
              <w:rPr>
                <w:rFonts w:cstheme="minorHAnsi"/>
                <w:sz w:val="16"/>
                <w:szCs w:val="16"/>
              </w:rPr>
              <w:t>] to ‘Inactive’</w:t>
            </w:r>
          </w:p>
        </w:tc>
      </w:tr>
      <w:tr w:rsidR="006278E8" w:rsidRPr="002D7D35" w14:paraId="5FE65659" w14:textId="77777777" w:rsidTr="00F22AEA">
        <w:tc>
          <w:tcPr>
            <w:tcW w:w="245" w:type="dxa"/>
            <w:tcBorders>
              <w:top w:val="single" w:sz="4" w:space="0" w:color="7297BD"/>
              <w:bottom w:val="single" w:sz="4" w:space="0" w:color="7297BD"/>
              <w:right w:val="single" w:sz="4" w:space="0" w:color="7297BD"/>
            </w:tcBorders>
            <w:shd w:val="clear" w:color="auto" w:fill="DBE5F1" w:themeFill="accent1" w:themeFillTint="33"/>
          </w:tcPr>
          <w:p w14:paraId="12D702DA"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445"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5D952243" w14:textId="77777777" w:rsidR="006278E8" w:rsidRDefault="006278E8" w:rsidP="00F22AEA">
            <w:pPr>
              <w:spacing w:before="60" w:after="60"/>
              <w:rPr>
                <w:rFonts w:cstheme="minorHAnsi"/>
                <w:sz w:val="16"/>
                <w:szCs w:val="16"/>
              </w:rPr>
            </w:pPr>
            <w:r>
              <w:rPr>
                <w:rFonts w:cstheme="minorHAnsi"/>
                <w:sz w:val="16"/>
                <w:szCs w:val="16"/>
              </w:rPr>
              <w:t>Supervisor Review</w:t>
            </w:r>
          </w:p>
        </w:tc>
        <w:tc>
          <w:tcPr>
            <w:tcW w:w="179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3D503F9A"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4AA4D9ED" w14:textId="54054096"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w:t>
            </w:r>
            <w:r w:rsidRPr="00F350F7">
              <w:rPr>
                <w:rFonts w:cstheme="minorHAnsi"/>
                <w:sz w:val="16"/>
                <w:szCs w:val="16"/>
              </w:rPr>
              <w:t>et [</w:t>
            </w:r>
            <w:proofErr w:type="spellStart"/>
            <w:r w:rsidRPr="00F350F7">
              <w:rPr>
                <w:rFonts w:cstheme="minorHAnsi"/>
                <w:sz w:val="16"/>
                <w:szCs w:val="16"/>
              </w:rPr>
              <w:t>strFormStatus</w:t>
            </w:r>
            <w:proofErr w:type="spellEnd"/>
            <w:r w:rsidRPr="00F350F7">
              <w:rPr>
                <w:rFonts w:cstheme="minorHAnsi"/>
                <w:sz w:val="16"/>
                <w:szCs w:val="16"/>
              </w:rPr>
              <w:t>] to ‘</w:t>
            </w:r>
            <w:r>
              <w:rPr>
                <w:rFonts w:cstheme="minorHAnsi"/>
                <w:sz w:val="16"/>
                <w:szCs w:val="16"/>
              </w:rPr>
              <w:t xml:space="preserve">Pending </w:t>
            </w:r>
            <w:r w:rsidR="00247EA5">
              <w:rPr>
                <w:rFonts w:cstheme="minorHAnsi"/>
                <w:sz w:val="16"/>
                <w:szCs w:val="16"/>
              </w:rPr>
              <w:t xml:space="preserve">Employee </w:t>
            </w:r>
            <w:r>
              <w:rPr>
                <w:rFonts w:cstheme="minorHAnsi"/>
                <w:sz w:val="16"/>
                <w:szCs w:val="16"/>
              </w:rPr>
              <w:t>Review’</w:t>
            </w:r>
          </w:p>
          <w:p w14:paraId="314930EA" w14:textId="77777777" w:rsidR="006278E8" w:rsidRPr="0069339D"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w:t>
            </w:r>
            <w:proofErr w:type="spellStart"/>
            <w:r>
              <w:rPr>
                <w:rFonts w:cstheme="minorHAnsi"/>
                <w:sz w:val="16"/>
                <w:szCs w:val="16"/>
              </w:rPr>
              <w:t>Sup</w:t>
            </w:r>
            <w:r w:rsidRPr="000F0C53">
              <w:rPr>
                <w:rFonts w:cstheme="minorHAnsi"/>
                <w:sz w:val="16"/>
                <w:szCs w:val="16"/>
              </w:rPr>
              <w:t>Review</w:t>
            </w:r>
            <w:r>
              <w:rPr>
                <w:rFonts w:cstheme="minorHAnsi"/>
                <w:sz w:val="16"/>
                <w:szCs w:val="16"/>
              </w:rPr>
              <w:t>ed</w:t>
            </w:r>
            <w:r w:rsidRPr="000F0C53">
              <w:rPr>
                <w:rFonts w:cstheme="minorHAnsi"/>
                <w:sz w:val="16"/>
                <w:szCs w:val="16"/>
              </w:rPr>
              <w:t>AutoDate</w:t>
            </w:r>
            <w:proofErr w:type="spellEnd"/>
            <w:r>
              <w:rPr>
                <w:rFonts w:cstheme="minorHAnsi"/>
                <w:sz w:val="16"/>
                <w:szCs w:val="16"/>
              </w:rPr>
              <w:t>] to current date and time</w:t>
            </w:r>
          </w:p>
        </w:tc>
      </w:tr>
      <w:tr w:rsidR="006278E8" w:rsidRPr="002D7D35" w14:paraId="79050E09" w14:textId="77777777" w:rsidTr="00F22AEA">
        <w:tc>
          <w:tcPr>
            <w:tcW w:w="245" w:type="dxa"/>
            <w:tcBorders>
              <w:top w:val="single" w:sz="4" w:space="0" w:color="7297BD"/>
              <w:bottom w:val="single" w:sz="4" w:space="0" w:color="7297BD"/>
              <w:right w:val="single" w:sz="4" w:space="0" w:color="7297BD"/>
            </w:tcBorders>
            <w:shd w:val="clear" w:color="auto" w:fill="F2F2F2" w:themeFill="background1" w:themeFillShade="F2"/>
          </w:tcPr>
          <w:p w14:paraId="228B9044" w14:textId="77777777" w:rsidR="006278E8" w:rsidRPr="002D7D35" w:rsidRDefault="006278E8" w:rsidP="00F22AEA">
            <w:pPr>
              <w:spacing w:before="60" w:after="60"/>
              <w:rPr>
                <w:rFonts w:cstheme="minorHAnsi"/>
                <w:sz w:val="16"/>
                <w:szCs w:val="16"/>
              </w:rPr>
            </w:pPr>
            <w:r>
              <w:rPr>
                <w:rFonts w:cstheme="minorHAnsi"/>
                <w:sz w:val="16"/>
                <w:szCs w:val="16"/>
              </w:rPr>
              <w:t>3</w:t>
            </w:r>
          </w:p>
        </w:tc>
        <w:tc>
          <w:tcPr>
            <w:tcW w:w="1445"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F2A44D0" w14:textId="2AA21867" w:rsidR="006278E8" w:rsidRDefault="00000DE9" w:rsidP="00F22AEA">
            <w:pPr>
              <w:spacing w:before="60" w:after="60"/>
              <w:rPr>
                <w:rFonts w:cstheme="minorHAnsi"/>
                <w:sz w:val="16"/>
                <w:szCs w:val="16"/>
              </w:rPr>
            </w:pPr>
            <w:r>
              <w:rPr>
                <w:rFonts w:cstheme="minorHAnsi"/>
                <w:sz w:val="16"/>
                <w:szCs w:val="16"/>
              </w:rPr>
              <w:t xml:space="preserve">Employee </w:t>
            </w:r>
            <w:r w:rsidR="006278E8">
              <w:rPr>
                <w:rFonts w:cstheme="minorHAnsi"/>
                <w:sz w:val="16"/>
                <w:szCs w:val="16"/>
              </w:rPr>
              <w:t>Review</w:t>
            </w:r>
          </w:p>
        </w:tc>
        <w:tc>
          <w:tcPr>
            <w:tcW w:w="179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739EBDAB"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2BDF4EB8"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w:t>
            </w:r>
            <w:r w:rsidRPr="00F350F7">
              <w:rPr>
                <w:rFonts w:cstheme="minorHAnsi"/>
                <w:sz w:val="16"/>
                <w:szCs w:val="16"/>
              </w:rPr>
              <w:t>et [</w:t>
            </w:r>
            <w:proofErr w:type="spellStart"/>
            <w:r w:rsidRPr="00F350F7">
              <w:rPr>
                <w:rFonts w:cstheme="minorHAnsi"/>
                <w:sz w:val="16"/>
                <w:szCs w:val="16"/>
              </w:rPr>
              <w:t>strFormStatus</w:t>
            </w:r>
            <w:proofErr w:type="spellEnd"/>
            <w:r w:rsidRPr="00F350F7">
              <w:rPr>
                <w:rFonts w:cstheme="minorHAnsi"/>
                <w:sz w:val="16"/>
                <w:szCs w:val="16"/>
              </w:rPr>
              <w:t>] to ‘</w:t>
            </w:r>
            <w:r>
              <w:rPr>
                <w:rFonts w:cstheme="minorHAnsi"/>
                <w:sz w:val="16"/>
                <w:szCs w:val="16"/>
              </w:rPr>
              <w:t>Complete’</w:t>
            </w:r>
          </w:p>
          <w:p w14:paraId="30DBBD97" w14:textId="77777777" w:rsidR="006278E8" w:rsidRPr="0069339D"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w:t>
            </w:r>
            <w:proofErr w:type="spellStart"/>
            <w:r>
              <w:rPr>
                <w:rFonts w:cstheme="minorHAnsi"/>
                <w:sz w:val="16"/>
                <w:szCs w:val="16"/>
              </w:rPr>
              <w:t>CSR</w:t>
            </w:r>
            <w:r w:rsidRPr="000F0C53">
              <w:rPr>
                <w:rFonts w:cstheme="minorHAnsi"/>
                <w:sz w:val="16"/>
                <w:szCs w:val="16"/>
              </w:rPr>
              <w:t>ReviewAutoDate</w:t>
            </w:r>
            <w:proofErr w:type="spellEnd"/>
            <w:r>
              <w:rPr>
                <w:rFonts w:cstheme="minorHAnsi"/>
                <w:sz w:val="16"/>
                <w:szCs w:val="16"/>
              </w:rPr>
              <w:t>] to current date and time</w:t>
            </w:r>
          </w:p>
        </w:tc>
      </w:tr>
    </w:tbl>
    <w:p w14:paraId="51F87AB6" w14:textId="77777777" w:rsidR="006278E8" w:rsidRDefault="006278E8" w:rsidP="006278E8">
      <w:pPr>
        <w:spacing w:after="0"/>
        <w:rPr>
          <w:b/>
          <w:sz w:val="20"/>
        </w:rPr>
      </w:pPr>
    </w:p>
    <w:p w14:paraId="4488734E" w14:textId="77777777" w:rsidR="006278E8" w:rsidRPr="00B605ED" w:rsidRDefault="006278E8" w:rsidP="006278E8">
      <w:pPr>
        <w:spacing w:after="0"/>
        <w:rPr>
          <w:b/>
          <w:sz w:val="20"/>
        </w:rPr>
      </w:pPr>
      <w:r>
        <w:rPr>
          <w:b/>
          <w:sz w:val="20"/>
        </w:rPr>
        <w:t>Dashboards</w:t>
      </w:r>
    </w:p>
    <w:p w14:paraId="41BC5359" w14:textId="14A36C7F" w:rsidR="006278E8" w:rsidRDefault="006278E8" w:rsidP="006278E8">
      <w:pPr>
        <w:spacing w:after="120"/>
        <w:rPr>
          <w:sz w:val="20"/>
        </w:rPr>
      </w:pPr>
      <w:r>
        <w:rPr>
          <w:sz w:val="20"/>
        </w:rPr>
        <w:t xml:space="preserve">The table below describes the </w:t>
      </w:r>
      <w:r w:rsidR="00C44B78">
        <w:rPr>
          <w:sz w:val="20"/>
        </w:rPr>
        <w:t>dashboard modifications for outliers</w:t>
      </w:r>
      <w:r>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Layout w:type="fixed"/>
        <w:tblCellMar>
          <w:top w:w="14" w:type="dxa"/>
          <w:left w:w="72" w:type="dxa"/>
          <w:bottom w:w="14" w:type="dxa"/>
          <w:right w:w="72" w:type="dxa"/>
        </w:tblCellMar>
        <w:tblLook w:val="04A0" w:firstRow="1" w:lastRow="0" w:firstColumn="1" w:lastColumn="0" w:noHBand="0" w:noVBand="1"/>
      </w:tblPr>
      <w:tblGrid>
        <w:gridCol w:w="237"/>
        <w:gridCol w:w="1274"/>
        <w:gridCol w:w="1404"/>
        <w:gridCol w:w="1742"/>
        <w:gridCol w:w="3241"/>
        <w:gridCol w:w="723"/>
        <w:gridCol w:w="883"/>
      </w:tblGrid>
      <w:tr w:rsidR="006278E8" w:rsidRPr="002D7D35" w14:paraId="1822D1DD" w14:textId="77777777" w:rsidTr="00C44B78">
        <w:trPr>
          <w:trHeight w:val="288"/>
        </w:trPr>
        <w:tc>
          <w:tcPr>
            <w:tcW w:w="24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70D65944" w14:textId="77777777" w:rsidR="006278E8" w:rsidRPr="00527E74" w:rsidRDefault="006278E8" w:rsidP="00F22AEA">
            <w:pPr>
              <w:rPr>
                <w:rFonts w:cstheme="minorHAnsi"/>
                <w:b/>
                <w:color w:val="FFFFFF" w:themeColor="background1"/>
                <w:sz w:val="18"/>
                <w:szCs w:val="16"/>
              </w:rPr>
            </w:pPr>
            <w:r w:rsidRPr="00527E74">
              <w:rPr>
                <w:rFonts w:cstheme="minorHAnsi"/>
                <w:b/>
                <w:color w:val="FFFFFF" w:themeColor="background1"/>
                <w:sz w:val="18"/>
                <w:szCs w:val="16"/>
              </w:rPr>
              <w:t>#</w:t>
            </w:r>
          </w:p>
        </w:tc>
        <w:tc>
          <w:tcPr>
            <w:tcW w:w="130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A2B8108"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Dashboard</w:t>
            </w:r>
          </w:p>
        </w:tc>
        <w:tc>
          <w:tcPr>
            <w:tcW w:w="1433"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2020F5D"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Field</w:t>
            </w:r>
          </w:p>
        </w:tc>
        <w:tc>
          <w:tcPr>
            <w:tcW w:w="1779"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4141523"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Conditional Format</w:t>
            </w:r>
          </w:p>
        </w:tc>
        <w:tc>
          <w:tcPr>
            <w:tcW w:w="331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17BBBF3"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Display Text</w:t>
            </w:r>
          </w:p>
        </w:tc>
        <w:tc>
          <w:tcPr>
            <w:tcW w:w="73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2E64A1F"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Control</w:t>
            </w:r>
          </w:p>
        </w:tc>
        <w:tc>
          <w:tcPr>
            <w:tcW w:w="90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7B64FDE"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Option (Value)</w:t>
            </w:r>
          </w:p>
        </w:tc>
      </w:tr>
      <w:tr w:rsidR="006278E8" w:rsidRPr="002D7D35" w14:paraId="6DF77906" w14:textId="77777777" w:rsidTr="00C44B78">
        <w:tc>
          <w:tcPr>
            <w:tcW w:w="240" w:type="dxa"/>
            <w:tcBorders>
              <w:top w:val="single" w:sz="4" w:space="0" w:color="7297BD"/>
              <w:bottom w:val="single" w:sz="4" w:space="0" w:color="7297BD"/>
            </w:tcBorders>
            <w:shd w:val="clear" w:color="auto" w:fill="F2F2F2" w:themeFill="background1" w:themeFillShade="F2"/>
          </w:tcPr>
          <w:p w14:paraId="0AD9D970"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300" w:type="dxa"/>
            <w:tcBorders>
              <w:top w:val="single" w:sz="4" w:space="0" w:color="7297BD"/>
              <w:bottom w:val="single" w:sz="4" w:space="0" w:color="7297BD"/>
            </w:tcBorders>
            <w:shd w:val="clear" w:color="auto" w:fill="F2F2F2" w:themeFill="background1" w:themeFillShade="F2"/>
          </w:tcPr>
          <w:p w14:paraId="62776278" w14:textId="77777777" w:rsidR="006278E8" w:rsidRPr="002D7D35" w:rsidRDefault="006278E8" w:rsidP="00F22AEA">
            <w:pPr>
              <w:spacing w:before="60" w:after="60"/>
              <w:rPr>
                <w:rFonts w:cstheme="minorHAnsi"/>
                <w:sz w:val="16"/>
                <w:szCs w:val="16"/>
              </w:rPr>
            </w:pPr>
            <w:r>
              <w:rPr>
                <w:rFonts w:cstheme="minorHAnsi"/>
                <w:sz w:val="16"/>
                <w:szCs w:val="16"/>
              </w:rPr>
              <w:t>All</w:t>
            </w:r>
          </w:p>
        </w:tc>
        <w:tc>
          <w:tcPr>
            <w:tcW w:w="1433" w:type="dxa"/>
            <w:tcBorders>
              <w:top w:val="single" w:sz="4" w:space="0" w:color="7297BD"/>
              <w:bottom w:val="single" w:sz="4" w:space="0" w:color="7297BD"/>
            </w:tcBorders>
            <w:shd w:val="clear" w:color="auto" w:fill="F2F2F2" w:themeFill="background1" w:themeFillShade="F2"/>
          </w:tcPr>
          <w:p w14:paraId="19098C0F" w14:textId="77777777" w:rsidR="006278E8" w:rsidRPr="0069339D" w:rsidRDefault="006278E8" w:rsidP="00F22AEA">
            <w:pPr>
              <w:spacing w:before="60" w:after="60"/>
              <w:rPr>
                <w:rFonts w:cstheme="minorHAnsi"/>
                <w:sz w:val="16"/>
                <w:szCs w:val="16"/>
              </w:rPr>
            </w:pPr>
          </w:p>
        </w:tc>
        <w:tc>
          <w:tcPr>
            <w:tcW w:w="1779" w:type="dxa"/>
            <w:tcBorders>
              <w:top w:val="single" w:sz="4" w:space="0" w:color="7297BD"/>
              <w:bottom w:val="single" w:sz="4" w:space="0" w:color="7297BD"/>
            </w:tcBorders>
            <w:shd w:val="clear" w:color="auto" w:fill="F2F2F2" w:themeFill="background1" w:themeFillShade="F2"/>
          </w:tcPr>
          <w:p w14:paraId="1E4ED599" w14:textId="77777777" w:rsidR="006278E8" w:rsidRPr="00636332"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 xml:space="preserve">If </w:t>
            </w:r>
            <w:r w:rsidRPr="00F350F7">
              <w:rPr>
                <w:rFonts w:cstheme="minorHAnsi"/>
                <w:sz w:val="16"/>
                <w:szCs w:val="16"/>
              </w:rPr>
              <w:t>[</w:t>
            </w:r>
            <w:proofErr w:type="spellStart"/>
            <w:r w:rsidRPr="00F350F7">
              <w:rPr>
                <w:rFonts w:cstheme="minorHAnsi"/>
                <w:sz w:val="16"/>
                <w:szCs w:val="16"/>
              </w:rPr>
              <w:t>strFormStatus</w:t>
            </w:r>
            <w:proofErr w:type="spellEnd"/>
            <w:r w:rsidRPr="00F350F7">
              <w:rPr>
                <w:rFonts w:cstheme="minorHAnsi"/>
                <w:sz w:val="16"/>
                <w:szCs w:val="16"/>
              </w:rPr>
              <w:t xml:space="preserve">] </w:t>
            </w:r>
            <w:r>
              <w:rPr>
                <w:rFonts w:cstheme="minorHAnsi"/>
                <w:sz w:val="16"/>
                <w:szCs w:val="16"/>
              </w:rPr>
              <w:t>=</w:t>
            </w:r>
            <w:r w:rsidRPr="00F350F7">
              <w:rPr>
                <w:rFonts w:cstheme="minorHAnsi"/>
                <w:sz w:val="16"/>
                <w:szCs w:val="16"/>
              </w:rPr>
              <w:t xml:space="preserve"> ‘</w:t>
            </w:r>
            <w:r>
              <w:rPr>
                <w:rFonts w:cstheme="minorHAnsi"/>
                <w:sz w:val="16"/>
                <w:szCs w:val="16"/>
              </w:rPr>
              <w:t>Inactive’ then hide</w:t>
            </w:r>
          </w:p>
        </w:tc>
        <w:tc>
          <w:tcPr>
            <w:tcW w:w="3314" w:type="dxa"/>
            <w:tcBorders>
              <w:top w:val="single" w:sz="4" w:space="0" w:color="7297BD"/>
              <w:bottom w:val="single" w:sz="4" w:space="0" w:color="7297BD"/>
            </w:tcBorders>
            <w:shd w:val="clear" w:color="auto" w:fill="F2F2F2" w:themeFill="background1" w:themeFillShade="F2"/>
          </w:tcPr>
          <w:p w14:paraId="51650042" w14:textId="77777777" w:rsidR="006278E8" w:rsidRPr="006F23B9" w:rsidRDefault="006278E8" w:rsidP="00F22AEA">
            <w:pPr>
              <w:spacing w:before="60" w:after="60"/>
              <w:rPr>
                <w:rFonts w:cstheme="minorHAnsi"/>
                <w:sz w:val="16"/>
                <w:szCs w:val="16"/>
              </w:rPr>
            </w:pPr>
          </w:p>
        </w:tc>
        <w:tc>
          <w:tcPr>
            <w:tcW w:w="736" w:type="dxa"/>
            <w:tcBorders>
              <w:top w:val="single" w:sz="4" w:space="0" w:color="7297BD"/>
              <w:bottom w:val="single" w:sz="4" w:space="0" w:color="7297BD"/>
            </w:tcBorders>
            <w:shd w:val="clear" w:color="auto" w:fill="F2F2F2" w:themeFill="background1" w:themeFillShade="F2"/>
          </w:tcPr>
          <w:p w14:paraId="2AC7CE3A" w14:textId="77777777" w:rsidR="006278E8" w:rsidRPr="006F23B9" w:rsidRDefault="006278E8" w:rsidP="00F22AEA">
            <w:pPr>
              <w:spacing w:before="60" w:after="60"/>
              <w:rPr>
                <w:rFonts w:cstheme="minorHAnsi"/>
                <w:sz w:val="16"/>
                <w:szCs w:val="16"/>
              </w:rPr>
            </w:pPr>
          </w:p>
        </w:tc>
        <w:tc>
          <w:tcPr>
            <w:tcW w:w="900" w:type="dxa"/>
            <w:tcBorders>
              <w:top w:val="single" w:sz="4" w:space="0" w:color="7297BD"/>
              <w:bottom w:val="single" w:sz="4" w:space="0" w:color="7297BD"/>
            </w:tcBorders>
            <w:shd w:val="clear" w:color="auto" w:fill="F2F2F2" w:themeFill="background1" w:themeFillShade="F2"/>
          </w:tcPr>
          <w:p w14:paraId="4E3F5046" w14:textId="77777777" w:rsidR="006278E8" w:rsidRPr="00636332" w:rsidRDefault="006278E8" w:rsidP="00F22AEA">
            <w:pPr>
              <w:spacing w:before="60" w:after="60"/>
              <w:ind w:right="90"/>
              <w:rPr>
                <w:rFonts w:cstheme="minorHAnsi"/>
                <w:sz w:val="16"/>
                <w:szCs w:val="16"/>
              </w:rPr>
            </w:pPr>
          </w:p>
        </w:tc>
      </w:tr>
      <w:tr w:rsidR="006278E8" w:rsidRPr="002D7D35" w14:paraId="20D76D10" w14:textId="77777777" w:rsidTr="00C44B78">
        <w:tc>
          <w:tcPr>
            <w:tcW w:w="240" w:type="dxa"/>
            <w:tcBorders>
              <w:top w:val="single" w:sz="4" w:space="0" w:color="7297BD"/>
              <w:bottom w:val="single" w:sz="4" w:space="0" w:color="7297BD"/>
              <w:right w:val="single" w:sz="4" w:space="0" w:color="7297BD"/>
            </w:tcBorders>
            <w:shd w:val="clear" w:color="auto" w:fill="DBE5F1" w:themeFill="accent1" w:themeFillTint="33"/>
          </w:tcPr>
          <w:p w14:paraId="49EAD516"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30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50FD9B36" w14:textId="77777777" w:rsidR="006278E8" w:rsidRDefault="006278E8" w:rsidP="00F22AEA">
            <w:pPr>
              <w:spacing w:before="60" w:after="60"/>
              <w:rPr>
                <w:rFonts w:cstheme="minorHAnsi"/>
                <w:sz w:val="16"/>
                <w:szCs w:val="16"/>
              </w:rPr>
            </w:pPr>
            <w:r>
              <w:rPr>
                <w:rFonts w:cstheme="minorHAnsi"/>
                <w:sz w:val="16"/>
                <w:szCs w:val="16"/>
              </w:rPr>
              <w:t>All as needed</w:t>
            </w:r>
          </w:p>
        </w:tc>
        <w:tc>
          <w:tcPr>
            <w:tcW w:w="143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C3847E0" w14:textId="77777777" w:rsidR="006278E8" w:rsidRPr="0069339D" w:rsidRDefault="006278E8" w:rsidP="00F22AEA">
            <w:pPr>
              <w:spacing w:before="60" w:after="60"/>
              <w:rPr>
                <w:rFonts w:cstheme="minorHAnsi"/>
                <w:sz w:val="16"/>
                <w:szCs w:val="16"/>
              </w:rPr>
            </w:pPr>
            <w:r>
              <w:rPr>
                <w:rFonts w:cstheme="minorHAnsi"/>
                <w:sz w:val="16"/>
                <w:szCs w:val="16"/>
              </w:rPr>
              <w:t>Source</w:t>
            </w:r>
          </w:p>
        </w:tc>
        <w:tc>
          <w:tcPr>
            <w:tcW w:w="1779"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62A2D60" w14:textId="77777777" w:rsidR="006278E8" w:rsidRPr="00642E03" w:rsidRDefault="006278E8" w:rsidP="00F22AEA">
            <w:pPr>
              <w:spacing w:before="60" w:after="60"/>
              <w:rPr>
                <w:rFonts w:cstheme="minorHAnsi"/>
                <w:sz w:val="16"/>
                <w:szCs w:val="16"/>
              </w:rPr>
            </w:pPr>
          </w:p>
        </w:tc>
        <w:tc>
          <w:tcPr>
            <w:tcW w:w="331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30AFCF7F" w14:textId="05F63EC9"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Cancelled Calls</w:t>
            </w:r>
          </w:p>
          <w:p w14:paraId="30F20D2E" w14:textId="63B804CA"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Default Qualifiers</w:t>
            </w:r>
          </w:p>
          <w:p w14:paraId="50F06784"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Open Calls</w:t>
            </w:r>
          </w:p>
          <w:p w14:paraId="31C00992"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Short Calls Inbound</w:t>
            </w:r>
          </w:p>
          <w:p w14:paraId="2F3BFEFB"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Short Calls Outbound</w:t>
            </w:r>
          </w:p>
          <w:p w14:paraId="2BB1ADF7"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ACW</w:t>
            </w:r>
          </w:p>
          <w:p w14:paraId="5A6B9AD8"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AHT</w:t>
            </w:r>
          </w:p>
          <w:p w14:paraId="6D20408F"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CCO Security and Privacy Incident Coaching</w:t>
            </w:r>
          </w:p>
          <w:p w14:paraId="0959A3F7"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Inappropriate ACO Escalation</w:t>
            </w:r>
          </w:p>
          <w:p w14:paraId="4EF3F181"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Inappropriate ARC Escalation</w:t>
            </w:r>
          </w:p>
          <w:p w14:paraId="7F84B33B"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Inappropriate DME Escalation</w:t>
            </w:r>
          </w:p>
          <w:p w14:paraId="20DCE8AE"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Inappropriate EE/MM Escalation</w:t>
            </w:r>
          </w:p>
          <w:p w14:paraId="55D713A2"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Inappropriate NGD Feedback</w:t>
            </w:r>
          </w:p>
          <w:p w14:paraId="3718FF13"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ISG Consults</w:t>
            </w:r>
          </w:p>
          <w:p w14:paraId="54FE51D8"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Low CSAT</w:t>
            </w:r>
          </w:p>
          <w:p w14:paraId="3B96B26C"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NGD Inappropriate Transfer</w:t>
            </w:r>
          </w:p>
          <w:p w14:paraId="1F47A2BE"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Returned MAC Escalation</w:t>
            </w:r>
          </w:p>
          <w:p w14:paraId="1A3B0DC5"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Scripts Logged</w:t>
            </w:r>
          </w:p>
          <w:p w14:paraId="668C01A0"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Transfers</w:t>
            </w:r>
          </w:p>
          <w:p w14:paraId="242746C5"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Exception Reporting Inappropriate Transfers</w:t>
            </w:r>
          </w:p>
          <w:p w14:paraId="11D2BFC6"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Exception Reporting PDP Complaints</w:t>
            </w:r>
          </w:p>
          <w:p w14:paraId="5D13B7FD"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Other: Specify reason under coaching details.</w:t>
            </w:r>
          </w:p>
          <w:p w14:paraId="30B3CD98" w14:textId="77777777" w:rsidR="006278E8"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FFM T2 Transfers</w:t>
            </w:r>
          </w:p>
          <w:p w14:paraId="1B1B7CEA" w14:textId="7CE2FAF6" w:rsidR="005A56EF" w:rsidRPr="006E7D1A" w:rsidRDefault="005A56EF" w:rsidP="006E7D1A">
            <w:pPr>
              <w:pStyle w:val="ListParagraph"/>
              <w:numPr>
                <w:ilvl w:val="0"/>
                <w:numId w:val="43"/>
              </w:numPr>
              <w:spacing w:before="60" w:after="60"/>
              <w:rPr>
                <w:rFonts w:cstheme="minorHAnsi"/>
                <w:sz w:val="16"/>
                <w:szCs w:val="16"/>
              </w:rPr>
            </w:pPr>
            <w:r>
              <w:rPr>
                <w:rFonts w:cstheme="minorHAnsi"/>
                <w:sz w:val="16"/>
                <w:szCs w:val="16"/>
              </w:rPr>
              <w:t>OMR: Inappropriate ARC Transfer</w:t>
            </w:r>
          </w:p>
        </w:tc>
        <w:tc>
          <w:tcPr>
            <w:tcW w:w="7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893E9F6" w14:textId="77777777" w:rsidR="006278E8" w:rsidRPr="0069339D" w:rsidRDefault="006278E8" w:rsidP="00F22AEA">
            <w:pPr>
              <w:spacing w:before="60" w:after="60"/>
              <w:rPr>
                <w:rFonts w:cstheme="minorHAnsi"/>
                <w:sz w:val="16"/>
                <w:szCs w:val="16"/>
              </w:rPr>
            </w:pPr>
          </w:p>
        </w:tc>
        <w:tc>
          <w:tcPr>
            <w:tcW w:w="90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D834AC0" w14:textId="77777777" w:rsidR="006278E8" w:rsidRPr="0069339D" w:rsidRDefault="006278E8" w:rsidP="00F22AEA">
            <w:pPr>
              <w:spacing w:before="60" w:after="60"/>
              <w:ind w:left="114" w:right="90"/>
              <w:rPr>
                <w:rFonts w:cstheme="minorHAnsi"/>
                <w:sz w:val="16"/>
                <w:szCs w:val="16"/>
              </w:rPr>
            </w:pPr>
          </w:p>
        </w:tc>
      </w:tr>
    </w:tbl>
    <w:p w14:paraId="3C82A587" w14:textId="2E6224D7" w:rsidR="003A2D78" w:rsidRDefault="006278E8" w:rsidP="00334FDF">
      <w:pPr>
        <w:rPr>
          <w:sz w:val="20"/>
        </w:rPr>
      </w:pPr>
      <w:r>
        <w:rPr>
          <w:sz w:val="20"/>
        </w:rPr>
        <w:t xml:space="preserve">*If a record has a </w:t>
      </w:r>
      <w:proofErr w:type="spellStart"/>
      <w:r>
        <w:rPr>
          <w:sz w:val="20"/>
        </w:rPr>
        <w:t>strFormStatus</w:t>
      </w:r>
      <w:proofErr w:type="spellEnd"/>
      <w:r>
        <w:rPr>
          <w:sz w:val="20"/>
        </w:rPr>
        <w:t xml:space="preserve"> of “Inactive”, hide it from all dashboards.</w:t>
      </w:r>
      <w:r w:rsidR="00F927F4">
        <w:rPr>
          <w:sz w:val="20"/>
        </w:rPr>
        <w:t xml:space="preserve">  </w:t>
      </w:r>
      <w:proofErr w:type="gramStart"/>
      <w:r w:rsidR="00F927F4" w:rsidRPr="00F927F4">
        <w:rPr>
          <w:rStyle w:val="f2027"/>
          <w:rFonts w:cs="Arial"/>
          <w:color w:val="000000" w:themeColor="text1"/>
          <w:sz w:val="20"/>
          <w:szCs w:val="20"/>
        </w:rPr>
        <w:t>eCoaching</w:t>
      </w:r>
      <w:proofErr w:type="gramEnd"/>
      <w:r w:rsidR="00F927F4" w:rsidRPr="00F927F4">
        <w:rPr>
          <w:rStyle w:val="f2027"/>
          <w:rFonts w:cs="Arial"/>
          <w:color w:val="000000" w:themeColor="text1"/>
          <w:sz w:val="20"/>
          <w:szCs w:val="20"/>
        </w:rPr>
        <w:t xml:space="preserve"> Logs for employees that have a hierarchy Active status of T or D are set to </w:t>
      </w:r>
      <w:proofErr w:type="spellStart"/>
      <w:r w:rsidR="00F927F4" w:rsidRPr="00F927F4">
        <w:rPr>
          <w:rStyle w:val="f2027"/>
          <w:rFonts w:cs="Arial"/>
          <w:color w:val="000000" w:themeColor="text1"/>
          <w:sz w:val="20"/>
          <w:szCs w:val="20"/>
        </w:rPr>
        <w:t>strFormStatus</w:t>
      </w:r>
      <w:proofErr w:type="spellEnd"/>
      <w:r w:rsidR="00F927F4" w:rsidRPr="00F927F4">
        <w:rPr>
          <w:rStyle w:val="f2027"/>
          <w:rFonts w:cs="Arial"/>
          <w:color w:val="000000" w:themeColor="text1"/>
          <w:sz w:val="20"/>
          <w:szCs w:val="20"/>
        </w:rPr>
        <w:t xml:space="preserve"> “Inactive”, </w:t>
      </w:r>
      <w:r w:rsidR="00012889">
        <w:rPr>
          <w:rStyle w:val="f2027"/>
          <w:rFonts w:cs="Arial"/>
          <w:color w:val="000000" w:themeColor="text1"/>
          <w:sz w:val="20"/>
          <w:szCs w:val="20"/>
        </w:rPr>
        <w:t>immediately</w:t>
      </w:r>
      <w:r w:rsidR="00F927F4" w:rsidRPr="00F927F4">
        <w:rPr>
          <w:rStyle w:val="f2027"/>
          <w:rFonts w:cs="Arial"/>
          <w:color w:val="000000" w:themeColor="text1"/>
          <w:sz w:val="20"/>
          <w:szCs w:val="20"/>
        </w:rPr>
        <w:t xml:space="preserve"> after receiving the employee Active status change from </w:t>
      </w:r>
      <w:proofErr w:type="spellStart"/>
      <w:r w:rsidR="00F927F4" w:rsidRPr="00F927F4">
        <w:rPr>
          <w:rStyle w:val="f2027"/>
          <w:rFonts w:cs="Arial"/>
          <w:color w:val="000000" w:themeColor="text1"/>
          <w:sz w:val="20"/>
          <w:szCs w:val="20"/>
        </w:rPr>
        <w:t>Peoplesoft</w:t>
      </w:r>
      <w:proofErr w:type="spellEnd"/>
      <w:r w:rsidR="00F927F4" w:rsidRPr="00F927F4">
        <w:rPr>
          <w:rStyle w:val="f2027"/>
          <w:rFonts w:cs="Arial"/>
          <w:color w:val="000000" w:themeColor="text1"/>
          <w:sz w:val="20"/>
          <w:szCs w:val="20"/>
        </w:rPr>
        <w:t>.</w:t>
      </w:r>
    </w:p>
    <w:p w14:paraId="5FA03235" w14:textId="77777777" w:rsidR="0005698A" w:rsidRDefault="0005698A" w:rsidP="0005698A">
      <w:r>
        <w:lastRenderedPageBreak/>
        <w:t>File Layout:</w:t>
      </w:r>
    </w:p>
    <w:p w14:paraId="256367D9" w14:textId="2C82E2F7" w:rsidR="003323E3" w:rsidRDefault="00446C73" w:rsidP="0005698A">
      <w:r>
        <w:t>A</w:t>
      </w:r>
      <w:r w:rsidR="003323E3">
        <w:t xml:space="preserve"> description of the OMR data feed file </w:t>
      </w:r>
      <w:r>
        <w:t>can be found in the following document:</w:t>
      </w:r>
      <w:r w:rsidR="003323E3">
        <w:t xml:space="preserve"> </w:t>
      </w:r>
      <w:r w:rsidR="003323E3" w:rsidRPr="003323E3">
        <w:t>CCO_eCoaching_Log_OMR_Layout.docx</w:t>
      </w:r>
    </w:p>
    <w:p w14:paraId="76F430EF" w14:textId="793D056F" w:rsidR="00493D80" w:rsidRDefault="00493D80" w:rsidP="00493D80">
      <w:pPr>
        <w:pStyle w:val="Heading1"/>
      </w:pPr>
      <w:bookmarkStart w:id="86" w:name="_Toc379289869"/>
      <w:bookmarkStart w:id="87" w:name="_Toc399751335"/>
      <w:r>
        <w:t>IQS</w:t>
      </w:r>
      <w:r w:rsidRPr="006278E8">
        <w:t xml:space="preserve"> (Data Feed)</w:t>
      </w:r>
      <w:bookmarkEnd w:id="86"/>
      <w:bookmarkEnd w:id="87"/>
    </w:p>
    <w:p w14:paraId="7D40E4B4" w14:textId="3A7E85BB" w:rsidR="00F637A9" w:rsidRDefault="00F637A9" w:rsidP="00F637A9">
      <w:pPr>
        <w:rPr>
          <w:sz w:val="20"/>
          <w:szCs w:val="20"/>
        </w:rPr>
      </w:pPr>
      <w:r w:rsidRPr="002F7978">
        <w:rPr>
          <w:sz w:val="20"/>
          <w:szCs w:val="20"/>
        </w:rPr>
        <w:t>IQS Lime Su</w:t>
      </w:r>
      <w:r w:rsidR="00310221">
        <w:rPr>
          <w:sz w:val="20"/>
          <w:szCs w:val="20"/>
        </w:rPr>
        <w:t xml:space="preserve">rvey and </w:t>
      </w:r>
      <w:proofErr w:type="spellStart"/>
      <w:r w:rsidR="00310221">
        <w:rPr>
          <w:sz w:val="20"/>
          <w:szCs w:val="20"/>
        </w:rPr>
        <w:t>Verint</w:t>
      </w:r>
      <w:proofErr w:type="spellEnd"/>
      <w:r w:rsidR="00310221">
        <w:rPr>
          <w:sz w:val="20"/>
          <w:szCs w:val="20"/>
        </w:rPr>
        <w:t xml:space="preserve"> are </w:t>
      </w:r>
      <w:r w:rsidR="00112683">
        <w:rPr>
          <w:sz w:val="20"/>
          <w:szCs w:val="20"/>
        </w:rPr>
        <w:t>the source system</w:t>
      </w:r>
      <w:r w:rsidR="00310221">
        <w:rPr>
          <w:sz w:val="20"/>
          <w:szCs w:val="20"/>
        </w:rPr>
        <w:t>s</w:t>
      </w:r>
      <w:r w:rsidR="00112683">
        <w:rPr>
          <w:sz w:val="20"/>
          <w:szCs w:val="20"/>
        </w:rPr>
        <w:t xml:space="preserve"> for </w:t>
      </w:r>
      <w:r w:rsidRPr="002F7978">
        <w:rPr>
          <w:sz w:val="20"/>
          <w:szCs w:val="20"/>
        </w:rPr>
        <w:t xml:space="preserve">quality eCoaching Logs.  </w:t>
      </w:r>
      <w:r w:rsidR="009D2165">
        <w:rPr>
          <w:sz w:val="20"/>
          <w:szCs w:val="20"/>
        </w:rPr>
        <w:t xml:space="preserve">Some eCoaching Logs will be from Independent Quality Assurance (IQA). </w:t>
      </w:r>
      <w:r w:rsidRPr="002F7978">
        <w:rPr>
          <w:sz w:val="20"/>
          <w:szCs w:val="20"/>
        </w:rPr>
        <w:t xml:space="preserve">A Pending Acknowledgment </w:t>
      </w:r>
      <w:proofErr w:type="spellStart"/>
      <w:r w:rsidRPr="002F7978">
        <w:rPr>
          <w:sz w:val="20"/>
          <w:szCs w:val="20"/>
        </w:rPr>
        <w:t>strFormStatus</w:t>
      </w:r>
      <w:proofErr w:type="spellEnd"/>
      <w:r w:rsidRPr="002F7978">
        <w:rPr>
          <w:sz w:val="20"/>
          <w:szCs w:val="20"/>
        </w:rPr>
        <w:t xml:space="preserve"> flow has been added</w:t>
      </w:r>
      <w:r w:rsidR="003D07DE" w:rsidRPr="002F7978">
        <w:rPr>
          <w:sz w:val="20"/>
          <w:szCs w:val="20"/>
        </w:rPr>
        <w:t xml:space="preserve"> to handle IQS records that have completed coaching outside of the </w:t>
      </w:r>
      <w:proofErr w:type="spellStart"/>
      <w:proofErr w:type="gramStart"/>
      <w:r w:rsidR="003D07DE" w:rsidRPr="002F7978">
        <w:rPr>
          <w:sz w:val="20"/>
          <w:szCs w:val="20"/>
        </w:rPr>
        <w:t>eCL</w:t>
      </w:r>
      <w:proofErr w:type="spellEnd"/>
      <w:proofErr w:type="gramEnd"/>
      <w:r w:rsidR="003D07DE" w:rsidRPr="002F7978">
        <w:rPr>
          <w:sz w:val="20"/>
          <w:szCs w:val="20"/>
        </w:rPr>
        <w:t xml:space="preserve"> application and only require the </w:t>
      </w:r>
      <w:r w:rsidR="00310221">
        <w:rPr>
          <w:sz w:val="20"/>
          <w:szCs w:val="20"/>
        </w:rPr>
        <w:t>Employee</w:t>
      </w:r>
      <w:r w:rsidR="003D07DE" w:rsidRPr="002F7978">
        <w:rPr>
          <w:sz w:val="20"/>
          <w:szCs w:val="20"/>
        </w:rPr>
        <w:t xml:space="preserve"> and Supervisor to sign off on the acknowledgment portion.</w:t>
      </w:r>
    </w:p>
    <w:p w14:paraId="75B40E65" w14:textId="175D935E" w:rsidR="00112683" w:rsidRDefault="00581DAF" w:rsidP="00F637A9">
      <w:pPr>
        <w:rPr>
          <w:sz w:val="20"/>
          <w:szCs w:val="20"/>
        </w:rPr>
      </w:pPr>
      <w:r>
        <w:rPr>
          <w:sz w:val="20"/>
          <w:szCs w:val="20"/>
        </w:rPr>
        <w:t>S</w:t>
      </w:r>
      <w:r w:rsidR="009B46F2">
        <w:rPr>
          <w:sz w:val="20"/>
          <w:szCs w:val="20"/>
        </w:rPr>
        <w:t>c</w:t>
      </w:r>
      <w:r w:rsidR="000C18FA">
        <w:rPr>
          <w:sz w:val="20"/>
          <w:szCs w:val="20"/>
        </w:rPr>
        <w:t xml:space="preserve">orecards from the quality data feed which match an existing record in the system will not </w:t>
      </w:r>
      <w:r>
        <w:rPr>
          <w:sz w:val="20"/>
          <w:szCs w:val="20"/>
        </w:rPr>
        <w:t>be loaded</w:t>
      </w:r>
      <w:r w:rsidR="000C18FA">
        <w:rPr>
          <w:sz w:val="20"/>
          <w:szCs w:val="20"/>
        </w:rPr>
        <w:t xml:space="preserve">.  Matching records are those which have the same </w:t>
      </w:r>
      <w:r w:rsidR="009D2165">
        <w:rPr>
          <w:sz w:val="20"/>
          <w:szCs w:val="20"/>
        </w:rPr>
        <w:t>Evaluation ID</w:t>
      </w:r>
      <w:r w:rsidR="000C18FA">
        <w:rPr>
          <w:sz w:val="20"/>
          <w:szCs w:val="20"/>
        </w:rPr>
        <w:t>.</w:t>
      </w:r>
    </w:p>
    <w:p w14:paraId="2CFBFCB6" w14:textId="401B2EF5" w:rsidR="00DE539A" w:rsidRDefault="00DE539A" w:rsidP="00F637A9">
      <w:pPr>
        <w:rPr>
          <w:sz w:val="20"/>
          <w:szCs w:val="20"/>
        </w:rPr>
      </w:pPr>
      <w:r>
        <w:rPr>
          <w:sz w:val="20"/>
          <w:szCs w:val="20"/>
        </w:rPr>
        <w:t xml:space="preserve">The value for Source will identify where the information originated.  Source </w:t>
      </w:r>
      <w:proofErr w:type="spellStart"/>
      <w:r>
        <w:rPr>
          <w:sz w:val="20"/>
          <w:szCs w:val="20"/>
        </w:rPr>
        <w:t>LimeSurvey</w:t>
      </w:r>
      <w:proofErr w:type="spellEnd"/>
      <w:r>
        <w:rPr>
          <w:sz w:val="20"/>
          <w:szCs w:val="20"/>
        </w:rPr>
        <w:t xml:space="preserve"> will identify Written </w:t>
      </w:r>
      <w:proofErr w:type="spellStart"/>
      <w:r>
        <w:rPr>
          <w:sz w:val="20"/>
          <w:szCs w:val="20"/>
        </w:rPr>
        <w:t>Corr</w:t>
      </w:r>
      <w:proofErr w:type="spellEnd"/>
      <w:r>
        <w:rPr>
          <w:sz w:val="20"/>
          <w:szCs w:val="20"/>
        </w:rPr>
        <w:t xml:space="preserve"> and </w:t>
      </w:r>
      <w:proofErr w:type="spellStart"/>
      <w:r>
        <w:rPr>
          <w:sz w:val="20"/>
          <w:szCs w:val="20"/>
        </w:rPr>
        <w:t>eMail</w:t>
      </w:r>
      <w:proofErr w:type="spellEnd"/>
      <w:r>
        <w:rPr>
          <w:sz w:val="20"/>
          <w:szCs w:val="20"/>
        </w:rPr>
        <w:t xml:space="preserve"> records entered in</w:t>
      </w:r>
      <w:r w:rsidR="00DD33B4">
        <w:rPr>
          <w:sz w:val="20"/>
          <w:szCs w:val="20"/>
        </w:rPr>
        <w:t>to</w:t>
      </w:r>
      <w:r>
        <w:rPr>
          <w:sz w:val="20"/>
          <w:szCs w:val="20"/>
        </w:rPr>
        <w:t xml:space="preserve"> Lime Survey.  </w:t>
      </w:r>
      <w:proofErr w:type="spellStart"/>
      <w:r>
        <w:rPr>
          <w:sz w:val="20"/>
          <w:szCs w:val="20"/>
        </w:rPr>
        <w:t>Verint</w:t>
      </w:r>
      <w:proofErr w:type="spellEnd"/>
      <w:r>
        <w:rPr>
          <w:sz w:val="20"/>
          <w:szCs w:val="20"/>
        </w:rPr>
        <w:t xml:space="preserve">-GDIT identifies records entered into </w:t>
      </w:r>
      <w:proofErr w:type="spellStart"/>
      <w:r>
        <w:rPr>
          <w:sz w:val="20"/>
          <w:szCs w:val="20"/>
        </w:rPr>
        <w:t>Verint</w:t>
      </w:r>
      <w:proofErr w:type="spellEnd"/>
      <w:r>
        <w:rPr>
          <w:sz w:val="20"/>
          <w:szCs w:val="20"/>
        </w:rPr>
        <w:t xml:space="preserve"> by </w:t>
      </w:r>
      <w:r w:rsidR="00DD33B4">
        <w:rPr>
          <w:sz w:val="20"/>
          <w:szCs w:val="20"/>
        </w:rPr>
        <w:t xml:space="preserve">the GDIT team (contain GDIT in form name).  </w:t>
      </w:r>
      <w:proofErr w:type="spellStart"/>
      <w:r w:rsidR="00851285">
        <w:rPr>
          <w:sz w:val="20"/>
          <w:szCs w:val="20"/>
        </w:rPr>
        <w:t>Verint</w:t>
      </w:r>
      <w:proofErr w:type="spellEnd"/>
      <w:r w:rsidR="00851285">
        <w:rPr>
          <w:sz w:val="20"/>
          <w:szCs w:val="20"/>
        </w:rPr>
        <w:t xml:space="preserve">-GDIT Supervisor identifies records entered into </w:t>
      </w:r>
      <w:proofErr w:type="spellStart"/>
      <w:r w:rsidR="00851285">
        <w:rPr>
          <w:sz w:val="20"/>
          <w:szCs w:val="20"/>
        </w:rPr>
        <w:t>Verint</w:t>
      </w:r>
      <w:proofErr w:type="spellEnd"/>
      <w:r w:rsidR="00851285">
        <w:rPr>
          <w:sz w:val="20"/>
          <w:szCs w:val="20"/>
        </w:rPr>
        <w:t xml:space="preserve"> by the GDIT Supervisors (contain GDIT and Supervisor in form name).  </w:t>
      </w:r>
      <w:proofErr w:type="spellStart"/>
      <w:r w:rsidR="00DD33B4">
        <w:rPr>
          <w:sz w:val="20"/>
          <w:szCs w:val="20"/>
        </w:rPr>
        <w:t>Verint</w:t>
      </w:r>
      <w:proofErr w:type="spellEnd"/>
      <w:r w:rsidR="00DD33B4">
        <w:rPr>
          <w:sz w:val="20"/>
          <w:szCs w:val="20"/>
        </w:rPr>
        <w:t xml:space="preserve">-TQC identify </w:t>
      </w:r>
      <w:r>
        <w:rPr>
          <w:sz w:val="20"/>
          <w:szCs w:val="20"/>
        </w:rPr>
        <w:t>records</w:t>
      </w:r>
      <w:r w:rsidR="00DD33B4">
        <w:rPr>
          <w:sz w:val="20"/>
          <w:szCs w:val="20"/>
        </w:rPr>
        <w:t xml:space="preserve"> entered into </w:t>
      </w:r>
      <w:proofErr w:type="spellStart"/>
      <w:r w:rsidR="00DD33B4">
        <w:rPr>
          <w:sz w:val="20"/>
          <w:szCs w:val="20"/>
        </w:rPr>
        <w:t>Verint</w:t>
      </w:r>
      <w:proofErr w:type="spellEnd"/>
      <w:r w:rsidR="00DD33B4">
        <w:rPr>
          <w:sz w:val="20"/>
          <w:szCs w:val="20"/>
        </w:rPr>
        <w:t xml:space="preserve"> by the TQC team (contain IQA in form name).</w:t>
      </w:r>
    </w:p>
    <w:p w14:paraId="360ACD7A" w14:textId="2996E414" w:rsidR="00955AE6" w:rsidRDefault="00A83B18" w:rsidP="00F637A9">
      <w:pPr>
        <w:rPr>
          <w:sz w:val="20"/>
          <w:szCs w:val="20"/>
        </w:rPr>
      </w:pPr>
      <w:r>
        <w:t>Email Notifications:</w:t>
      </w:r>
    </w:p>
    <w:p w14:paraId="6DA17851" w14:textId="0A90E872" w:rsidR="00955AE6" w:rsidRDefault="00955AE6" w:rsidP="00955AE6">
      <w:pPr>
        <w:pStyle w:val="NormalWeb"/>
        <w:spacing w:before="0" w:beforeAutospacing="0" w:after="0" w:afterAutospacing="0"/>
        <w:rPr>
          <w:rFonts w:ascii="Calibri" w:hAnsi="Calibri"/>
          <w:sz w:val="22"/>
          <w:szCs w:val="22"/>
        </w:rPr>
      </w:pPr>
      <w:r>
        <w:rPr>
          <w:rFonts w:ascii="Calibri" w:hAnsi="Calibri"/>
          <w:sz w:val="22"/>
          <w:szCs w:val="22"/>
        </w:rPr>
        <w:t xml:space="preserve">The email formats for </w:t>
      </w:r>
      <w:r w:rsidR="00A83B18">
        <w:rPr>
          <w:rFonts w:ascii="Calibri" w:hAnsi="Calibri"/>
          <w:sz w:val="22"/>
          <w:szCs w:val="22"/>
        </w:rPr>
        <w:t xml:space="preserve">Quality </w:t>
      </w:r>
      <w:r>
        <w:rPr>
          <w:rFonts w:ascii="Calibri" w:hAnsi="Calibri"/>
          <w:sz w:val="22"/>
          <w:szCs w:val="22"/>
        </w:rPr>
        <w:t>Pending Review are listed below:</w:t>
      </w:r>
    </w:p>
    <w:p w14:paraId="1CB8A085" w14:textId="77777777" w:rsidR="00A83B18" w:rsidRDefault="00A83B18" w:rsidP="00955AE6">
      <w:pPr>
        <w:pStyle w:val="NormalWeb"/>
        <w:spacing w:before="0" w:beforeAutospacing="0" w:after="0" w:afterAutospacing="0"/>
        <w:rPr>
          <w:rFonts w:ascii="Calibri" w:hAnsi="Calibri"/>
          <w:sz w:val="22"/>
          <w:szCs w:val="22"/>
        </w:rPr>
      </w:pPr>
    </w:p>
    <w:p w14:paraId="74321323" w14:textId="0A72E001" w:rsidR="00A83B18" w:rsidRDefault="00A83B18" w:rsidP="00955AE6">
      <w:pPr>
        <w:pStyle w:val="NormalWeb"/>
        <w:spacing w:before="0" w:beforeAutospacing="0" w:after="0" w:afterAutospacing="0"/>
        <w:rPr>
          <w:rFonts w:ascii="Calibri" w:hAnsi="Calibri"/>
          <w:sz w:val="22"/>
          <w:szCs w:val="22"/>
        </w:rPr>
      </w:pPr>
      <w:r>
        <w:rPr>
          <w:rFonts w:ascii="Calibri" w:hAnsi="Calibri"/>
          <w:sz w:val="22"/>
          <w:szCs w:val="22"/>
        </w:rPr>
        <w:t xml:space="preserve">If Customer Service Escalation and Opportunity, Opportunity-PWC or </w:t>
      </w:r>
      <w:proofErr w:type="gramStart"/>
      <w:r>
        <w:rPr>
          <w:rFonts w:ascii="Calibri" w:hAnsi="Calibri"/>
          <w:sz w:val="22"/>
          <w:szCs w:val="22"/>
        </w:rPr>
        <w:t>Did</w:t>
      </w:r>
      <w:proofErr w:type="gramEnd"/>
      <w:r>
        <w:rPr>
          <w:rFonts w:ascii="Calibri" w:hAnsi="Calibri"/>
          <w:sz w:val="22"/>
          <w:szCs w:val="22"/>
        </w:rPr>
        <w:t xml:space="preserve"> not meet goal </w:t>
      </w:r>
    </w:p>
    <w:p w14:paraId="6691AAEB" w14:textId="77777777" w:rsidR="00955AE6" w:rsidRPr="00FA55BF" w:rsidRDefault="00955AE6" w:rsidP="00955AE6">
      <w:pPr>
        <w:pStyle w:val="NormalWeb"/>
        <w:spacing w:before="0" w:beforeAutospacing="0" w:after="0" w:afterAutospacing="0"/>
        <w:rPr>
          <w:rFonts w:ascii="Calibri" w:hAnsi="Calibri"/>
          <w:b/>
        </w:rPr>
      </w:pPr>
      <w:r w:rsidRPr="00FA55BF">
        <w:rPr>
          <w:rFonts w:ascii="Calibri" w:hAnsi="Calibri"/>
          <w:b/>
        </w:rPr>
        <w:t>Manager-</w:t>
      </w:r>
      <w:r>
        <w:rPr>
          <w:rFonts w:ascii="Calibri" w:hAnsi="Calibri"/>
          <w:b/>
        </w:rPr>
        <w:t>Pending Manager Review</w:t>
      </w:r>
    </w:p>
    <w:p w14:paraId="7D56DDFF"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088F7DAB" w14:textId="77777777" w:rsidR="00955AE6" w:rsidRDefault="00955AE6" w:rsidP="00955AE6">
      <w:pPr>
        <w:pStyle w:val="NormalWeb"/>
        <w:rPr>
          <w:rFonts w:ascii="Tahoma" w:hAnsi="Tahoma" w:cs="Tahoma"/>
          <w:sz w:val="20"/>
          <w:szCs w:val="20"/>
        </w:rPr>
      </w:pPr>
      <w:r>
        <w:rPr>
          <w:rFonts w:ascii="Tahoma" w:hAnsi="Tahoma" w:cs="Tahoma"/>
          <w:sz w:val="20"/>
          <w:szCs w:val="20"/>
        </w:rPr>
        <w:t xml:space="preserve">A new eCoaching Log has been entered and requires your action. Please click on the link below to review and verify that the </w:t>
      </w:r>
      <w:proofErr w:type="spellStart"/>
      <w:r>
        <w:rPr>
          <w:rFonts w:ascii="Tahoma" w:hAnsi="Tahoma" w:cs="Tahoma"/>
          <w:sz w:val="20"/>
          <w:szCs w:val="20"/>
        </w:rPr>
        <w:t>eCL</w:t>
      </w:r>
      <w:proofErr w:type="spellEnd"/>
      <w:r>
        <w:rPr>
          <w:rFonts w:ascii="Tahoma" w:hAnsi="Tahoma" w:cs="Tahoma"/>
          <w:sz w:val="20"/>
          <w:szCs w:val="20"/>
        </w:rPr>
        <w:t xml:space="preserve"> entered 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spellStart"/>
      <w:proofErr w:type="gramStart"/>
      <w:r w:rsidRPr="00E55B26">
        <w:rPr>
          <w:rFonts w:ascii="Calibri" w:hAnsi="Calibri"/>
          <w:sz w:val="22"/>
          <w:szCs w:val="22"/>
          <w:u w:val="single"/>
        </w:rPr>
        <w:t>DateTime.Now</w:t>
      </w:r>
      <w:proofErr w:type="spellEnd"/>
      <w:r w:rsidRPr="00E55B26">
        <w:rPr>
          <w:rFonts w:ascii="Calibri" w:hAnsi="Calibri"/>
          <w:sz w:val="22"/>
          <w:szCs w:val="22"/>
          <w:u w:val="single"/>
        </w:rPr>
        <w:t>(</w:t>
      </w:r>
      <w:proofErr w:type="gram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for </w:t>
      </w:r>
      <w:proofErr w:type="spellStart"/>
      <w:r w:rsidRPr="00E55B26">
        <w:rPr>
          <w:rFonts w:ascii="Calibri" w:hAnsi="Calibri"/>
          <w:sz w:val="22"/>
          <w:szCs w:val="22"/>
          <w:u w:val="single"/>
        </w:rPr>
        <w:t>ToString</w:t>
      </w:r>
      <w:proofErr w:type="spellEnd"/>
      <w:r w:rsidRPr="00E55B26">
        <w:rPr>
          <w:rFonts w:ascii="Calibri" w:hAnsi="Calibri"/>
          <w:sz w:val="22"/>
          <w:szCs w:val="22"/>
          <w:u w:val="single"/>
        </w:rPr>
        <w:t xml:space="preserve">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is a valid Customer Service Escalation (CSE). Further directions are provided on the form.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5F2B478E" wp14:editId="1A650202">
            <wp:extent cx="1762125" cy="381000"/>
            <wp:effectExtent l="0" t="0" r="0" b="0"/>
            <wp:docPr id="14" name="Picture 14"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we.vangent.local/sites/teams/CMS/CSR/eCoaching/SiteImages/BCC-eCL-LOGO-10142011-185x4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1DEEE6D1" w14:textId="259B6264" w:rsidR="00A83B18" w:rsidRDefault="00A83B18" w:rsidP="00A83B18">
      <w:pPr>
        <w:pStyle w:val="NormalWeb"/>
        <w:spacing w:before="0" w:beforeAutospacing="0" w:after="0" w:afterAutospacing="0"/>
        <w:rPr>
          <w:rFonts w:ascii="Calibri" w:hAnsi="Calibri"/>
          <w:sz w:val="22"/>
          <w:szCs w:val="22"/>
        </w:rPr>
      </w:pPr>
      <w:r>
        <w:rPr>
          <w:rFonts w:ascii="Calibri" w:hAnsi="Calibri"/>
          <w:sz w:val="22"/>
          <w:szCs w:val="22"/>
        </w:rPr>
        <w:t xml:space="preserve">If not Customer Service Escalation and Opportunity, Opportunity-PWC or </w:t>
      </w:r>
      <w:proofErr w:type="gramStart"/>
      <w:r>
        <w:rPr>
          <w:rFonts w:ascii="Calibri" w:hAnsi="Calibri"/>
          <w:sz w:val="22"/>
          <w:szCs w:val="22"/>
        </w:rPr>
        <w:t>Did</w:t>
      </w:r>
      <w:proofErr w:type="gramEnd"/>
      <w:r>
        <w:rPr>
          <w:rFonts w:ascii="Calibri" w:hAnsi="Calibri"/>
          <w:sz w:val="22"/>
          <w:szCs w:val="22"/>
        </w:rPr>
        <w:t xml:space="preserve"> not meet goal</w:t>
      </w:r>
    </w:p>
    <w:p w14:paraId="03D4D0AE" w14:textId="7119B3EB" w:rsidR="00955AE6" w:rsidRPr="00FA55BF" w:rsidRDefault="00955AE6" w:rsidP="00A83B18">
      <w:pPr>
        <w:pStyle w:val="NormalWeb"/>
        <w:spacing w:before="0" w:beforeAutospacing="0"/>
        <w:rPr>
          <w:rFonts w:ascii="Tahoma" w:hAnsi="Tahoma" w:cs="Tahoma"/>
          <w:b/>
        </w:rPr>
      </w:pPr>
      <w:r w:rsidRPr="00FA55BF">
        <w:rPr>
          <w:rFonts w:asciiTheme="minorHAnsi" w:hAnsiTheme="minorHAnsi" w:cs="Tahoma"/>
          <w:b/>
        </w:rPr>
        <w:t>Supervisor</w:t>
      </w:r>
      <w:r>
        <w:rPr>
          <w:rFonts w:asciiTheme="minorHAnsi" w:hAnsiTheme="minorHAnsi" w:cs="Tahoma"/>
          <w:b/>
        </w:rPr>
        <w:t>-Pending Supervisor Review</w:t>
      </w:r>
    </w:p>
    <w:p w14:paraId="16566899" w14:textId="77777777" w:rsidR="00955AE6" w:rsidRDefault="00955AE6" w:rsidP="00955AE6">
      <w:pPr>
        <w:pStyle w:val="NormalWeb"/>
        <w:rPr>
          <w:rFonts w:ascii="Tahoma" w:hAnsi="Tahoma" w:cs="Tahoma"/>
          <w:sz w:val="20"/>
          <w:szCs w:val="20"/>
        </w:rPr>
      </w:pPr>
      <w:r>
        <w:rPr>
          <w:rFonts w:ascii="Tahoma" w:hAnsi="Tahoma" w:cs="Tahoma"/>
          <w:sz w:val="20"/>
          <w:szCs w:val="20"/>
        </w:rPr>
        <w:lastRenderedPageBreak/>
        <w:t>** This is an automated email. Do not reply to this email. **</w:t>
      </w:r>
    </w:p>
    <w:p w14:paraId="0BF770B4" w14:textId="304B7499" w:rsidR="00955AE6" w:rsidRDefault="00955AE6" w:rsidP="00955AE6">
      <w:pPr>
        <w:pStyle w:val="NormalWeb"/>
        <w:rPr>
          <w:rFonts w:ascii="Tahoma" w:hAnsi="Tahoma" w:cs="Tahoma"/>
          <w:sz w:val="20"/>
          <w:szCs w:val="20"/>
        </w:rPr>
      </w:pPr>
      <w:r>
        <w:rPr>
          <w:rFonts w:ascii="Tahoma" w:hAnsi="Tahoma" w:cs="Tahoma"/>
          <w:sz w:val="20"/>
          <w:szCs w:val="20"/>
        </w:rPr>
        <w:t xml:space="preserve">A new eCoaching Log has been entered on behalf of </w:t>
      </w:r>
      <w:proofErr w:type="spellStart"/>
      <w:r w:rsidRPr="00E55B26">
        <w:rPr>
          <w:rFonts w:ascii="Calibri" w:hAnsi="Calibri"/>
          <w:sz w:val="22"/>
          <w:szCs w:val="22"/>
          <w:u w:val="single"/>
        </w:rPr>
        <w:t>ToString</w:t>
      </w:r>
      <w:proofErr w:type="spellEnd"/>
      <w:r w:rsidRPr="00E55B26">
        <w:rPr>
          <w:rFonts w:ascii="Calibri" w:hAnsi="Calibri"/>
          <w:sz w:val="22"/>
          <w:szCs w:val="22"/>
          <w:u w:val="single"/>
        </w:rPr>
        <w:t xml:space="preserve">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spellStart"/>
      <w:proofErr w:type="gramStart"/>
      <w:r w:rsidRPr="00E55B26">
        <w:rPr>
          <w:rFonts w:ascii="Calibri" w:hAnsi="Calibri"/>
          <w:sz w:val="22"/>
          <w:szCs w:val="22"/>
          <w:u w:val="single"/>
        </w:rPr>
        <w:t>DateTime.Now</w:t>
      </w:r>
      <w:proofErr w:type="spellEnd"/>
      <w:r w:rsidRPr="00E55B26">
        <w:rPr>
          <w:rFonts w:ascii="Calibri" w:hAnsi="Calibri"/>
          <w:sz w:val="22"/>
          <w:szCs w:val="22"/>
          <w:u w:val="single"/>
        </w:rPr>
        <w:t>(</w:t>
      </w:r>
      <w:proofErr w:type="gram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that requires your action. Please click on the link below to review the eCoaching log.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300ABE06" wp14:editId="2728C7F8">
            <wp:extent cx="1762125" cy="381000"/>
            <wp:effectExtent l="0" t="0" r="0" b="0"/>
            <wp:docPr id="15" name="Picture 15" descr="https://vadenmwbp11.vangent.local/coach/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vadenmwbp11.vangent.local/coach/images/BCC-eCL-LOGO-10142011-185x4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0E9CE4C2" w14:textId="674CBAD5" w:rsidR="00A83B18" w:rsidRDefault="00A83B18" w:rsidP="00A83B18">
      <w:pPr>
        <w:pStyle w:val="NormalWeb"/>
        <w:spacing w:before="0" w:beforeAutospacing="0" w:after="0" w:afterAutospacing="0"/>
        <w:rPr>
          <w:rFonts w:ascii="Calibri" w:hAnsi="Calibri"/>
          <w:sz w:val="22"/>
          <w:szCs w:val="22"/>
        </w:rPr>
      </w:pPr>
      <w:r>
        <w:rPr>
          <w:rFonts w:ascii="Calibri" w:hAnsi="Calibri"/>
          <w:sz w:val="22"/>
          <w:szCs w:val="22"/>
        </w:rPr>
        <w:t>If not Customer Service Escalation and Reinforcement or Met goal (CC email sent to Supervisor)</w:t>
      </w:r>
    </w:p>
    <w:p w14:paraId="260BEC96" w14:textId="77777777" w:rsidR="00955AE6" w:rsidRDefault="00955AE6" w:rsidP="00955AE6">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Acknowledge</w:t>
      </w:r>
    </w:p>
    <w:p w14:paraId="327FEFF7" w14:textId="77777777" w:rsidR="00955AE6" w:rsidRPr="00FA55BF" w:rsidRDefault="00955AE6" w:rsidP="00955AE6">
      <w:pPr>
        <w:pStyle w:val="NormalWeb"/>
        <w:spacing w:before="0" w:beforeAutospacing="0" w:after="0" w:afterAutospacing="0"/>
        <w:rPr>
          <w:rFonts w:ascii="Calibri" w:hAnsi="Calibri"/>
          <w:b/>
        </w:rPr>
      </w:pPr>
      <w:r>
        <w:rPr>
          <w:rFonts w:ascii="Calibri" w:hAnsi="Calibri"/>
          <w:b/>
        </w:rPr>
        <w:t>Supervisor-Pending Acknowledge</w:t>
      </w:r>
    </w:p>
    <w:p w14:paraId="7125966B"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4A086FD8" w14:textId="77777777" w:rsidR="00955AE6" w:rsidRDefault="00955AE6" w:rsidP="00955AE6">
      <w:pPr>
        <w:pStyle w:val="NormalWeb"/>
        <w:spacing w:before="0" w:beforeAutospacing="0" w:after="0" w:afterAutospacing="0"/>
        <w:rPr>
          <w:rFonts w:ascii="Calibri" w:hAnsi="Calibri"/>
          <w:sz w:val="22"/>
          <w:szCs w:val="22"/>
        </w:rPr>
      </w:pPr>
      <w:r w:rsidRPr="00A81D08">
        <w:rPr>
          <w:rFonts w:ascii="Tahoma" w:hAnsi="Tahoma" w:cs="Tahoma"/>
          <w:sz w:val="20"/>
          <w:szCs w:val="20"/>
        </w:rPr>
        <w:t xml:space="preserve">A new eCoaching Log has been entered and requires your action. Please click on the link below to review and acknowledge the </w:t>
      </w:r>
      <w:proofErr w:type="spellStart"/>
      <w:proofErr w:type="gramStart"/>
      <w:r w:rsidRPr="00A81D08">
        <w:rPr>
          <w:rFonts w:ascii="Tahoma" w:hAnsi="Tahoma" w:cs="Tahoma"/>
          <w:sz w:val="20"/>
          <w:szCs w:val="20"/>
        </w:rPr>
        <w:t>eCL</w:t>
      </w:r>
      <w:proofErr w:type="spellEnd"/>
      <w:proofErr w:type="gramEnd"/>
      <w:r w:rsidRPr="00A81D08">
        <w:rPr>
          <w:rFonts w:ascii="Tahoma" w:hAnsi="Tahoma" w:cs="Tahoma"/>
          <w:sz w:val="20"/>
          <w:szCs w:val="20"/>
        </w:rPr>
        <w:t xml:space="preserve"> entered on &lt;strong&gt;" &amp; Date &amp; "&lt;/strong&gt;" &amp; "Please click on the link below to review the eCoaching log.</w:t>
      </w:r>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3C8C26F8" wp14:editId="67BFDB5F">
            <wp:extent cx="1762125" cy="381000"/>
            <wp:effectExtent l="0" t="0" r="0" b="0"/>
            <wp:docPr id="25" name="Picture 25"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40B79DBE" w14:textId="77777777" w:rsidR="00955AE6" w:rsidRDefault="00955AE6" w:rsidP="00955AE6">
      <w:pPr>
        <w:pStyle w:val="NormalWeb"/>
        <w:spacing w:before="0" w:beforeAutospacing="0" w:after="0" w:afterAutospacing="0"/>
        <w:rPr>
          <w:rFonts w:ascii="Calibri" w:hAnsi="Calibri"/>
          <w:sz w:val="22"/>
          <w:szCs w:val="22"/>
        </w:rPr>
      </w:pPr>
    </w:p>
    <w:p w14:paraId="5779904B" w14:textId="77777777" w:rsidR="00955AE6" w:rsidRPr="002F7978" w:rsidRDefault="00955AE6" w:rsidP="00F637A9">
      <w:pPr>
        <w:rPr>
          <w:sz w:val="20"/>
          <w:szCs w:val="20"/>
        </w:rPr>
      </w:pPr>
    </w:p>
    <w:p w14:paraId="1BE5FE96" w14:textId="652C64A3" w:rsidR="00493D80" w:rsidRPr="006278E8" w:rsidRDefault="00493D80" w:rsidP="00493D80">
      <w:pPr>
        <w:pStyle w:val="Caption"/>
        <w:keepNext/>
        <w:spacing w:after="120"/>
        <w:rPr>
          <w:sz w:val="20"/>
          <w:szCs w:val="20"/>
        </w:rPr>
      </w:pPr>
      <w:proofErr w:type="spellStart"/>
      <w:proofErr w:type="gramStart"/>
      <w:r w:rsidRPr="006278E8">
        <w:rPr>
          <w:sz w:val="20"/>
          <w:szCs w:val="20"/>
        </w:rPr>
        <w:lastRenderedPageBreak/>
        <w:t>eCL</w:t>
      </w:r>
      <w:proofErr w:type="spellEnd"/>
      <w:proofErr w:type="gramEnd"/>
      <w:r w:rsidRPr="006278E8">
        <w:rPr>
          <w:sz w:val="20"/>
          <w:szCs w:val="20"/>
        </w:rPr>
        <w:t xml:space="preserve"> </w:t>
      </w:r>
      <w:r>
        <w:rPr>
          <w:sz w:val="20"/>
          <w:szCs w:val="20"/>
        </w:rPr>
        <w:t>IQS</w:t>
      </w:r>
      <w:r w:rsidRPr="006278E8">
        <w:rPr>
          <w:sz w:val="20"/>
          <w:szCs w:val="20"/>
        </w:rPr>
        <w:t xml:space="preserve"> Research and Coaching Process</w:t>
      </w:r>
    </w:p>
    <w:p w14:paraId="3EAB5C73" w14:textId="082CC520" w:rsidR="00F6588E" w:rsidRDefault="00493D80" w:rsidP="000B7013">
      <w:pPr>
        <w:rPr>
          <w:b/>
          <w:color w:val="000000" w:themeColor="text1"/>
          <w:sz w:val="20"/>
          <w:szCs w:val="20"/>
        </w:rPr>
      </w:pPr>
      <w:r>
        <w:rPr>
          <w:rFonts w:cstheme="minorHAnsi"/>
          <w:noProof/>
        </w:rPr>
        <w:drawing>
          <wp:inline distT="0" distB="0" distL="0" distR="0" wp14:anchorId="29F4AE98" wp14:editId="3782F8B8">
            <wp:extent cx="5943600" cy="413994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139944"/>
                    </a:xfrm>
                    <a:prstGeom prst="rect">
                      <a:avLst/>
                    </a:prstGeom>
                    <a:noFill/>
                    <a:ln>
                      <a:noFill/>
                    </a:ln>
                  </pic:spPr>
                </pic:pic>
              </a:graphicData>
            </a:graphic>
          </wp:inline>
        </w:drawing>
      </w:r>
    </w:p>
    <w:p w14:paraId="21A6D7E2" w14:textId="77777777" w:rsidR="000B7013" w:rsidRDefault="000B7013" w:rsidP="000B7013"/>
    <w:p w14:paraId="43F9EE73" w14:textId="0DAD3CAF" w:rsidR="000B7013" w:rsidRDefault="000B7013" w:rsidP="000B7013">
      <w:r>
        <w:t>File Layout:</w:t>
      </w:r>
    </w:p>
    <w:p w14:paraId="5EC35FE4" w14:textId="0D5DC7CD" w:rsidR="00AE458C" w:rsidRDefault="00AE458C" w:rsidP="00AE458C">
      <w:r>
        <w:t xml:space="preserve">A description of the OMR data feed file can be found in the following document: </w:t>
      </w:r>
      <w:r w:rsidRPr="00AE458C">
        <w:t>CCO_eCoaching_Log_IQS_Layout.docx</w:t>
      </w:r>
    </w:p>
    <w:p w14:paraId="4BF2D700" w14:textId="77777777" w:rsidR="00A66045" w:rsidRPr="00365FF3" w:rsidRDefault="00A66045" w:rsidP="000A38FB">
      <w:pPr>
        <w:pStyle w:val="CommentText"/>
        <w:rPr>
          <w:color w:val="000000" w:themeColor="text1"/>
        </w:rPr>
      </w:pPr>
    </w:p>
    <w:p w14:paraId="0462FE6D" w14:textId="547D8C11" w:rsidR="00A66045" w:rsidRDefault="00AE458C" w:rsidP="000A38FB">
      <w:pPr>
        <w:pStyle w:val="CommentText"/>
        <w:rPr>
          <w:color w:val="000000" w:themeColor="text1"/>
        </w:rPr>
      </w:pPr>
      <w:r>
        <w:rPr>
          <w:color w:val="000000" w:themeColor="text1"/>
        </w:rPr>
        <w:t xml:space="preserve">Sample </w:t>
      </w:r>
      <w:proofErr w:type="spellStart"/>
      <w:r w:rsidR="00A66045">
        <w:rPr>
          <w:color w:val="000000" w:themeColor="text1"/>
        </w:rPr>
        <w:t>Peoplesoft</w:t>
      </w:r>
      <w:proofErr w:type="spellEnd"/>
      <w:r w:rsidR="00A66045">
        <w:rPr>
          <w:color w:val="000000" w:themeColor="text1"/>
        </w:rPr>
        <w:t xml:space="preserve"> Feed:</w:t>
      </w:r>
    </w:p>
    <w:p w14:paraId="64C76074" w14:textId="77777777" w:rsidR="00A66045" w:rsidRDefault="00A66045" w:rsidP="000A38FB">
      <w:pPr>
        <w:pStyle w:val="CommentText"/>
        <w:rPr>
          <w:color w:val="000000" w:themeColor="text1"/>
        </w:rPr>
      </w:pPr>
    </w:p>
    <w:tbl>
      <w:tblPr>
        <w:tblW w:w="10324" w:type="dxa"/>
        <w:tblInd w:w="93" w:type="dxa"/>
        <w:tblLook w:val="04A0" w:firstRow="1" w:lastRow="0" w:firstColumn="1" w:lastColumn="0" w:noHBand="0" w:noVBand="1"/>
      </w:tblPr>
      <w:tblGrid>
        <w:gridCol w:w="1400"/>
        <w:gridCol w:w="3039"/>
        <w:gridCol w:w="2091"/>
        <w:gridCol w:w="1620"/>
        <w:gridCol w:w="2360"/>
      </w:tblGrid>
      <w:tr w:rsidR="00A66045" w:rsidRPr="00A66045" w14:paraId="0D3EC8CA"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5A1508"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lanid</w:t>
            </w:r>
            <w:proofErr w:type="spellEnd"/>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06E5C1AE"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emplid</w:t>
            </w:r>
            <w:proofErr w:type="spellEnd"/>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3743E7A9"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first_name</w:t>
            </w:r>
            <w:proofErr w:type="spellEnd"/>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431B01C1"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middle_name</w:t>
            </w:r>
            <w:proofErr w:type="spellEnd"/>
          </w:p>
        </w:tc>
        <w:tc>
          <w:tcPr>
            <w:tcW w:w="2360" w:type="dxa"/>
            <w:tcBorders>
              <w:top w:val="single" w:sz="4" w:space="0" w:color="auto"/>
              <w:left w:val="nil"/>
              <w:bottom w:val="single" w:sz="4" w:space="0" w:color="auto"/>
              <w:right w:val="single" w:sz="4" w:space="0" w:color="auto"/>
            </w:tcBorders>
            <w:shd w:val="clear" w:color="auto" w:fill="auto"/>
            <w:noWrap/>
            <w:vAlign w:val="bottom"/>
            <w:hideMark/>
          </w:tcPr>
          <w:p w14:paraId="7E1F2E43"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last_name</w:t>
            </w:r>
            <w:proofErr w:type="spellEnd"/>
          </w:p>
        </w:tc>
      </w:tr>
      <w:tr w:rsidR="00A66045" w:rsidRPr="00A66045" w14:paraId="6AEC99CA"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3CA99804"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First.Last</w:t>
            </w:r>
            <w:proofErr w:type="spellEnd"/>
          </w:p>
        </w:tc>
        <w:tc>
          <w:tcPr>
            <w:tcW w:w="3039" w:type="dxa"/>
            <w:tcBorders>
              <w:top w:val="nil"/>
              <w:left w:val="nil"/>
              <w:bottom w:val="single" w:sz="4" w:space="0" w:color="auto"/>
              <w:right w:val="single" w:sz="4" w:space="0" w:color="auto"/>
            </w:tcBorders>
            <w:shd w:val="clear" w:color="auto" w:fill="auto"/>
            <w:noWrap/>
            <w:vAlign w:val="bottom"/>
            <w:hideMark/>
          </w:tcPr>
          <w:p w14:paraId="5139B8D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W999999</w:t>
            </w:r>
          </w:p>
        </w:tc>
        <w:tc>
          <w:tcPr>
            <w:tcW w:w="1905" w:type="dxa"/>
            <w:tcBorders>
              <w:top w:val="nil"/>
              <w:left w:val="nil"/>
              <w:bottom w:val="single" w:sz="4" w:space="0" w:color="auto"/>
              <w:right w:val="single" w:sz="4" w:space="0" w:color="auto"/>
            </w:tcBorders>
            <w:shd w:val="clear" w:color="auto" w:fill="auto"/>
            <w:noWrap/>
            <w:vAlign w:val="bottom"/>
            <w:hideMark/>
          </w:tcPr>
          <w:p w14:paraId="2E757683"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First</w:t>
            </w:r>
          </w:p>
        </w:tc>
        <w:tc>
          <w:tcPr>
            <w:tcW w:w="1620" w:type="dxa"/>
            <w:tcBorders>
              <w:top w:val="nil"/>
              <w:left w:val="nil"/>
              <w:bottom w:val="single" w:sz="4" w:space="0" w:color="auto"/>
              <w:right w:val="single" w:sz="4" w:space="0" w:color="auto"/>
            </w:tcBorders>
            <w:shd w:val="clear" w:color="auto" w:fill="auto"/>
            <w:noWrap/>
            <w:vAlign w:val="bottom"/>
            <w:hideMark/>
          </w:tcPr>
          <w:p w14:paraId="6B5047F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w:t>
            </w:r>
          </w:p>
        </w:tc>
        <w:tc>
          <w:tcPr>
            <w:tcW w:w="2360" w:type="dxa"/>
            <w:tcBorders>
              <w:top w:val="nil"/>
              <w:left w:val="nil"/>
              <w:bottom w:val="single" w:sz="4" w:space="0" w:color="auto"/>
              <w:right w:val="single" w:sz="4" w:space="0" w:color="auto"/>
            </w:tcBorders>
            <w:shd w:val="clear" w:color="auto" w:fill="auto"/>
            <w:noWrap/>
            <w:vAlign w:val="bottom"/>
            <w:hideMark/>
          </w:tcPr>
          <w:p w14:paraId="01E5E0C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Last</w:t>
            </w:r>
          </w:p>
        </w:tc>
      </w:tr>
      <w:tr w:rsidR="00A66045" w:rsidRPr="00A66045" w14:paraId="5B0EDAC7" w14:textId="77777777" w:rsidTr="00A66045">
        <w:trPr>
          <w:trHeight w:val="288"/>
        </w:trPr>
        <w:tc>
          <w:tcPr>
            <w:tcW w:w="1400" w:type="dxa"/>
            <w:tcBorders>
              <w:top w:val="nil"/>
              <w:left w:val="nil"/>
              <w:bottom w:val="nil"/>
              <w:right w:val="nil"/>
            </w:tcBorders>
            <w:shd w:val="clear" w:color="auto" w:fill="auto"/>
            <w:noWrap/>
            <w:vAlign w:val="bottom"/>
            <w:hideMark/>
          </w:tcPr>
          <w:p w14:paraId="11D4CB61" w14:textId="77777777" w:rsidR="00A66045" w:rsidRPr="00A66045" w:rsidRDefault="00A66045" w:rsidP="00A66045">
            <w:pPr>
              <w:spacing w:after="0" w:line="240" w:lineRule="auto"/>
              <w:rPr>
                <w:rFonts w:ascii="Calibri" w:eastAsia="Times New Roman" w:hAnsi="Calibri" w:cs="Times New Roman"/>
                <w:color w:val="000000"/>
              </w:rPr>
            </w:pPr>
          </w:p>
        </w:tc>
        <w:tc>
          <w:tcPr>
            <w:tcW w:w="3039" w:type="dxa"/>
            <w:tcBorders>
              <w:top w:val="nil"/>
              <w:left w:val="nil"/>
              <w:bottom w:val="nil"/>
              <w:right w:val="nil"/>
            </w:tcBorders>
            <w:shd w:val="clear" w:color="auto" w:fill="auto"/>
            <w:noWrap/>
            <w:vAlign w:val="bottom"/>
            <w:hideMark/>
          </w:tcPr>
          <w:p w14:paraId="2B8B0F59" w14:textId="77777777" w:rsidR="00A66045" w:rsidRPr="00A66045" w:rsidRDefault="00A66045" w:rsidP="00A66045">
            <w:pPr>
              <w:spacing w:after="0" w:line="240" w:lineRule="auto"/>
              <w:rPr>
                <w:rFonts w:ascii="Calibri" w:eastAsia="Times New Roman" w:hAnsi="Calibri" w:cs="Times New Roman"/>
                <w:color w:val="000000"/>
              </w:rPr>
            </w:pPr>
          </w:p>
        </w:tc>
        <w:tc>
          <w:tcPr>
            <w:tcW w:w="1905" w:type="dxa"/>
            <w:tcBorders>
              <w:top w:val="nil"/>
              <w:left w:val="nil"/>
              <w:bottom w:val="nil"/>
              <w:right w:val="nil"/>
            </w:tcBorders>
            <w:shd w:val="clear" w:color="auto" w:fill="auto"/>
            <w:noWrap/>
            <w:vAlign w:val="bottom"/>
            <w:hideMark/>
          </w:tcPr>
          <w:p w14:paraId="10D88B46" w14:textId="77777777" w:rsidR="00A66045" w:rsidRPr="00A66045" w:rsidRDefault="00A66045" w:rsidP="00A66045">
            <w:pPr>
              <w:spacing w:after="0" w:line="240" w:lineRule="auto"/>
              <w:rPr>
                <w:rFonts w:ascii="Calibri" w:eastAsia="Times New Roman" w:hAnsi="Calibri" w:cs="Times New Roman"/>
                <w:color w:val="000000"/>
              </w:rPr>
            </w:pPr>
          </w:p>
        </w:tc>
        <w:tc>
          <w:tcPr>
            <w:tcW w:w="1620" w:type="dxa"/>
            <w:tcBorders>
              <w:top w:val="nil"/>
              <w:left w:val="nil"/>
              <w:bottom w:val="nil"/>
              <w:right w:val="nil"/>
            </w:tcBorders>
            <w:shd w:val="clear" w:color="auto" w:fill="auto"/>
            <w:noWrap/>
            <w:vAlign w:val="bottom"/>
            <w:hideMark/>
          </w:tcPr>
          <w:p w14:paraId="5E63A9E9" w14:textId="77777777" w:rsidR="00A66045" w:rsidRPr="00A66045" w:rsidRDefault="00A66045" w:rsidP="00A66045">
            <w:pPr>
              <w:spacing w:after="0" w:line="240" w:lineRule="auto"/>
              <w:rPr>
                <w:rFonts w:ascii="Calibri" w:eastAsia="Times New Roman" w:hAnsi="Calibri" w:cs="Times New Roman"/>
                <w:color w:val="000000"/>
              </w:rPr>
            </w:pPr>
          </w:p>
        </w:tc>
        <w:tc>
          <w:tcPr>
            <w:tcW w:w="2360" w:type="dxa"/>
            <w:tcBorders>
              <w:top w:val="nil"/>
              <w:left w:val="nil"/>
              <w:bottom w:val="nil"/>
              <w:right w:val="nil"/>
            </w:tcBorders>
            <w:shd w:val="clear" w:color="auto" w:fill="auto"/>
            <w:noWrap/>
            <w:vAlign w:val="bottom"/>
            <w:hideMark/>
          </w:tcPr>
          <w:p w14:paraId="307A334D"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09C85582"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EBDAE9"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locationid</w:t>
            </w:r>
            <w:proofErr w:type="spellEnd"/>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6A39F59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location</w:t>
            </w:r>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4C8F464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 </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2F87A98C"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supervisorid</w:t>
            </w:r>
            <w:proofErr w:type="spellEnd"/>
          </w:p>
        </w:tc>
        <w:tc>
          <w:tcPr>
            <w:tcW w:w="2360" w:type="dxa"/>
            <w:tcBorders>
              <w:top w:val="single" w:sz="4" w:space="0" w:color="auto"/>
              <w:left w:val="nil"/>
              <w:bottom w:val="single" w:sz="4" w:space="0" w:color="auto"/>
              <w:right w:val="single" w:sz="4" w:space="0" w:color="auto"/>
            </w:tcBorders>
            <w:shd w:val="clear" w:color="auto" w:fill="auto"/>
            <w:noWrap/>
            <w:vAlign w:val="bottom"/>
            <w:hideMark/>
          </w:tcPr>
          <w:p w14:paraId="02802998"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managerid</w:t>
            </w:r>
            <w:proofErr w:type="spellEnd"/>
          </w:p>
        </w:tc>
      </w:tr>
      <w:tr w:rsidR="00A66045" w:rsidRPr="00A66045" w14:paraId="3B6A78E8"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658512ED"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WMS23</w:t>
            </w:r>
          </w:p>
        </w:tc>
        <w:tc>
          <w:tcPr>
            <w:tcW w:w="3039" w:type="dxa"/>
            <w:tcBorders>
              <w:top w:val="nil"/>
              <w:left w:val="nil"/>
              <w:bottom w:val="single" w:sz="4" w:space="0" w:color="auto"/>
              <w:right w:val="single" w:sz="4" w:space="0" w:color="auto"/>
            </w:tcBorders>
            <w:shd w:val="clear" w:color="auto" w:fill="auto"/>
            <w:noWrap/>
            <w:vAlign w:val="bottom"/>
            <w:hideMark/>
          </w:tcPr>
          <w:p w14:paraId="3D33EF7F"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MS-Hattiesburg-5912 Highway 49</w:t>
            </w:r>
          </w:p>
        </w:tc>
        <w:tc>
          <w:tcPr>
            <w:tcW w:w="1905" w:type="dxa"/>
            <w:tcBorders>
              <w:top w:val="nil"/>
              <w:left w:val="nil"/>
              <w:bottom w:val="single" w:sz="4" w:space="0" w:color="auto"/>
              <w:right w:val="single" w:sz="4" w:space="0" w:color="auto"/>
            </w:tcBorders>
            <w:shd w:val="clear" w:color="auto" w:fill="auto"/>
            <w:noWrap/>
            <w:vAlign w:val="bottom"/>
            <w:hideMark/>
          </w:tcPr>
          <w:p w14:paraId="0C77AAC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 </w:t>
            </w:r>
          </w:p>
        </w:tc>
        <w:tc>
          <w:tcPr>
            <w:tcW w:w="1620" w:type="dxa"/>
            <w:tcBorders>
              <w:top w:val="nil"/>
              <w:left w:val="nil"/>
              <w:bottom w:val="single" w:sz="4" w:space="0" w:color="auto"/>
              <w:right w:val="single" w:sz="4" w:space="0" w:color="auto"/>
            </w:tcBorders>
            <w:shd w:val="clear" w:color="auto" w:fill="auto"/>
            <w:noWrap/>
            <w:vAlign w:val="bottom"/>
            <w:hideMark/>
          </w:tcPr>
          <w:p w14:paraId="65DFBE14"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W111111</w:t>
            </w:r>
          </w:p>
        </w:tc>
        <w:tc>
          <w:tcPr>
            <w:tcW w:w="2360" w:type="dxa"/>
            <w:tcBorders>
              <w:top w:val="nil"/>
              <w:left w:val="nil"/>
              <w:bottom w:val="single" w:sz="4" w:space="0" w:color="auto"/>
              <w:right w:val="single" w:sz="4" w:space="0" w:color="auto"/>
            </w:tcBorders>
            <w:shd w:val="clear" w:color="auto" w:fill="auto"/>
            <w:noWrap/>
            <w:vAlign w:val="bottom"/>
            <w:hideMark/>
          </w:tcPr>
          <w:p w14:paraId="538BF60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W222222</w:t>
            </w:r>
          </w:p>
        </w:tc>
      </w:tr>
      <w:tr w:rsidR="00A66045" w:rsidRPr="00A66045" w14:paraId="777F8D8D" w14:textId="77777777" w:rsidTr="00A66045">
        <w:trPr>
          <w:trHeight w:val="288"/>
        </w:trPr>
        <w:tc>
          <w:tcPr>
            <w:tcW w:w="1400" w:type="dxa"/>
            <w:tcBorders>
              <w:top w:val="nil"/>
              <w:left w:val="nil"/>
              <w:bottom w:val="nil"/>
              <w:right w:val="nil"/>
            </w:tcBorders>
            <w:shd w:val="clear" w:color="auto" w:fill="auto"/>
            <w:noWrap/>
            <w:vAlign w:val="bottom"/>
            <w:hideMark/>
          </w:tcPr>
          <w:p w14:paraId="7EAD3A9D" w14:textId="77777777" w:rsidR="00A66045" w:rsidRPr="00A66045" w:rsidRDefault="00A66045" w:rsidP="00A66045">
            <w:pPr>
              <w:spacing w:after="0" w:line="240" w:lineRule="auto"/>
              <w:rPr>
                <w:rFonts w:ascii="Calibri" w:eastAsia="Times New Roman" w:hAnsi="Calibri" w:cs="Times New Roman"/>
                <w:color w:val="000000"/>
              </w:rPr>
            </w:pPr>
          </w:p>
        </w:tc>
        <w:tc>
          <w:tcPr>
            <w:tcW w:w="3039" w:type="dxa"/>
            <w:tcBorders>
              <w:top w:val="nil"/>
              <w:left w:val="nil"/>
              <w:bottom w:val="nil"/>
              <w:right w:val="nil"/>
            </w:tcBorders>
            <w:shd w:val="clear" w:color="auto" w:fill="auto"/>
            <w:noWrap/>
            <w:vAlign w:val="bottom"/>
            <w:hideMark/>
          </w:tcPr>
          <w:p w14:paraId="56AE8D2C" w14:textId="77777777" w:rsidR="00A66045" w:rsidRPr="00A66045" w:rsidRDefault="00A66045" w:rsidP="00A66045">
            <w:pPr>
              <w:spacing w:after="0" w:line="240" w:lineRule="auto"/>
              <w:rPr>
                <w:rFonts w:ascii="Calibri" w:eastAsia="Times New Roman" w:hAnsi="Calibri" w:cs="Times New Roman"/>
                <w:color w:val="000000"/>
              </w:rPr>
            </w:pPr>
          </w:p>
        </w:tc>
        <w:tc>
          <w:tcPr>
            <w:tcW w:w="1905" w:type="dxa"/>
            <w:tcBorders>
              <w:top w:val="nil"/>
              <w:left w:val="nil"/>
              <w:bottom w:val="nil"/>
              <w:right w:val="nil"/>
            </w:tcBorders>
            <w:shd w:val="clear" w:color="auto" w:fill="auto"/>
            <w:noWrap/>
            <w:vAlign w:val="bottom"/>
            <w:hideMark/>
          </w:tcPr>
          <w:p w14:paraId="016ABFA8" w14:textId="77777777" w:rsidR="00A66045" w:rsidRPr="00A66045" w:rsidRDefault="00A66045" w:rsidP="00A66045">
            <w:pPr>
              <w:spacing w:after="0" w:line="240" w:lineRule="auto"/>
              <w:rPr>
                <w:rFonts w:ascii="Calibri" w:eastAsia="Times New Roman" w:hAnsi="Calibri" w:cs="Times New Roman"/>
                <w:color w:val="000000"/>
              </w:rPr>
            </w:pPr>
          </w:p>
        </w:tc>
        <w:tc>
          <w:tcPr>
            <w:tcW w:w="1620" w:type="dxa"/>
            <w:tcBorders>
              <w:top w:val="nil"/>
              <w:left w:val="nil"/>
              <w:bottom w:val="nil"/>
              <w:right w:val="nil"/>
            </w:tcBorders>
            <w:shd w:val="clear" w:color="auto" w:fill="auto"/>
            <w:noWrap/>
            <w:vAlign w:val="bottom"/>
            <w:hideMark/>
          </w:tcPr>
          <w:p w14:paraId="77474E5E" w14:textId="77777777" w:rsidR="00A66045" w:rsidRPr="00A66045" w:rsidRDefault="00A66045" w:rsidP="00A66045">
            <w:pPr>
              <w:spacing w:after="0" w:line="240" w:lineRule="auto"/>
              <w:rPr>
                <w:rFonts w:ascii="Calibri" w:eastAsia="Times New Roman" w:hAnsi="Calibri" w:cs="Times New Roman"/>
                <w:color w:val="000000"/>
              </w:rPr>
            </w:pPr>
          </w:p>
        </w:tc>
        <w:tc>
          <w:tcPr>
            <w:tcW w:w="2360" w:type="dxa"/>
            <w:tcBorders>
              <w:top w:val="nil"/>
              <w:left w:val="nil"/>
              <w:bottom w:val="nil"/>
              <w:right w:val="nil"/>
            </w:tcBorders>
            <w:shd w:val="clear" w:color="auto" w:fill="auto"/>
            <w:noWrap/>
            <w:vAlign w:val="bottom"/>
            <w:hideMark/>
          </w:tcPr>
          <w:p w14:paraId="05967127"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285539B4"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6656C0"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jobcodeid</w:t>
            </w:r>
            <w:proofErr w:type="spellEnd"/>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381AFF9B"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jobcode</w:t>
            </w:r>
            <w:proofErr w:type="spellEnd"/>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7ECCC0E3"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email_addr</w:t>
            </w:r>
            <w:proofErr w:type="spellEnd"/>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1010ADAB"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empl_status</w:t>
            </w:r>
            <w:proofErr w:type="spellEnd"/>
          </w:p>
        </w:tc>
        <w:tc>
          <w:tcPr>
            <w:tcW w:w="2360" w:type="dxa"/>
            <w:tcBorders>
              <w:top w:val="nil"/>
              <w:left w:val="nil"/>
              <w:bottom w:val="nil"/>
              <w:right w:val="nil"/>
            </w:tcBorders>
            <w:shd w:val="clear" w:color="auto" w:fill="auto"/>
            <w:noWrap/>
            <w:vAlign w:val="bottom"/>
            <w:hideMark/>
          </w:tcPr>
          <w:p w14:paraId="6AE32D7E"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79D891EC"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68937CB0"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WACS01</w:t>
            </w:r>
          </w:p>
        </w:tc>
        <w:tc>
          <w:tcPr>
            <w:tcW w:w="3039" w:type="dxa"/>
            <w:tcBorders>
              <w:top w:val="nil"/>
              <w:left w:val="nil"/>
              <w:bottom w:val="single" w:sz="4" w:space="0" w:color="auto"/>
              <w:right w:val="single" w:sz="4" w:space="0" w:color="auto"/>
            </w:tcBorders>
            <w:shd w:val="clear" w:color="auto" w:fill="auto"/>
            <w:noWrap/>
            <w:vAlign w:val="bottom"/>
            <w:hideMark/>
          </w:tcPr>
          <w:p w14:paraId="7D236505"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Assoc</w:t>
            </w:r>
            <w:proofErr w:type="spellEnd"/>
            <w:r w:rsidRPr="00A66045">
              <w:rPr>
                <w:rFonts w:ascii="Calibri" w:eastAsia="Times New Roman" w:hAnsi="Calibri" w:cs="Times New Roman"/>
                <w:color w:val="000000"/>
              </w:rPr>
              <w:t xml:space="preserve"> Specialist, </w:t>
            </w:r>
            <w:proofErr w:type="spellStart"/>
            <w:r w:rsidRPr="00A66045">
              <w:rPr>
                <w:rFonts w:ascii="Calibri" w:eastAsia="Times New Roman" w:hAnsi="Calibri" w:cs="Times New Roman"/>
                <w:color w:val="000000"/>
              </w:rPr>
              <w:t>Cust</w:t>
            </w:r>
            <w:proofErr w:type="spellEnd"/>
            <w:r w:rsidRPr="00A66045">
              <w:rPr>
                <w:rFonts w:ascii="Calibri" w:eastAsia="Times New Roman" w:hAnsi="Calibri" w:cs="Times New Roman"/>
                <w:color w:val="000000"/>
              </w:rPr>
              <w:t xml:space="preserve"> Svc</w:t>
            </w:r>
          </w:p>
        </w:tc>
        <w:tc>
          <w:tcPr>
            <w:tcW w:w="1905" w:type="dxa"/>
            <w:tcBorders>
              <w:top w:val="nil"/>
              <w:left w:val="nil"/>
              <w:bottom w:val="single" w:sz="4" w:space="0" w:color="auto"/>
              <w:right w:val="single" w:sz="4" w:space="0" w:color="auto"/>
            </w:tcBorders>
            <w:shd w:val="clear" w:color="auto" w:fill="auto"/>
            <w:noWrap/>
            <w:vAlign w:val="bottom"/>
            <w:hideMark/>
          </w:tcPr>
          <w:p w14:paraId="51E75F09" w14:textId="77777777" w:rsidR="00A66045" w:rsidRPr="00A66045" w:rsidRDefault="0097604E" w:rsidP="00A66045">
            <w:pPr>
              <w:spacing w:after="0" w:line="240" w:lineRule="auto"/>
              <w:rPr>
                <w:rFonts w:ascii="Calibri" w:eastAsia="Times New Roman" w:hAnsi="Calibri" w:cs="Times New Roman"/>
                <w:color w:val="0000FF"/>
                <w:u w:val="single"/>
              </w:rPr>
            </w:pPr>
            <w:hyperlink r:id="rId32" w:history="1">
              <w:r w:rsidR="00A66045" w:rsidRPr="00A66045">
                <w:rPr>
                  <w:rFonts w:ascii="Calibri" w:eastAsia="Times New Roman" w:hAnsi="Calibri" w:cs="Times New Roman"/>
                  <w:color w:val="0000FF"/>
                  <w:u w:val="single"/>
                </w:rPr>
                <w:t>First.Last@GDIT.com</w:t>
              </w:r>
            </w:hyperlink>
          </w:p>
        </w:tc>
        <w:tc>
          <w:tcPr>
            <w:tcW w:w="1620" w:type="dxa"/>
            <w:tcBorders>
              <w:top w:val="nil"/>
              <w:left w:val="nil"/>
              <w:bottom w:val="single" w:sz="4" w:space="0" w:color="auto"/>
              <w:right w:val="single" w:sz="4" w:space="0" w:color="auto"/>
            </w:tcBorders>
            <w:shd w:val="clear" w:color="auto" w:fill="auto"/>
            <w:noWrap/>
            <w:vAlign w:val="bottom"/>
            <w:hideMark/>
          </w:tcPr>
          <w:p w14:paraId="3435BD9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T</w:t>
            </w:r>
          </w:p>
        </w:tc>
        <w:tc>
          <w:tcPr>
            <w:tcW w:w="2360" w:type="dxa"/>
            <w:tcBorders>
              <w:top w:val="nil"/>
              <w:left w:val="nil"/>
              <w:bottom w:val="nil"/>
              <w:right w:val="nil"/>
            </w:tcBorders>
            <w:shd w:val="clear" w:color="auto" w:fill="auto"/>
            <w:noWrap/>
            <w:vAlign w:val="bottom"/>
            <w:hideMark/>
          </w:tcPr>
          <w:p w14:paraId="0CB794EA" w14:textId="77777777" w:rsidR="00AE458C" w:rsidRPr="00A66045" w:rsidRDefault="00AE458C" w:rsidP="00A66045">
            <w:pPr>
              <w:spacing w:after="0" w:line="240" w:lineRule="auto"/>
              <w:rPr>
                <w:rFonts w:ascii="Calibri" w:eastAsia="Times New Roman" w:hAnsi="Calibri" w:cs="Times New Roman"/>
                <w:color w:val="000000"/>
              </w:rPr>
            </w:pPr>
          </w:p>
        </w:tc>
      </w:tr>
    </w:tbl>
    <w:p w14:paraId="3C52DB87" w14:textId="51BCAF7F" w:rsidR="00BA560D" w:rsidRDefault="00BA560D">
      <w:pPr>
        <w:rPr>
          <w:rFonts w:ascii="Times New Roman" w:eastAsia="Times New Roman" w:hAnsi="Times New Roman" w:cs="Times New Roman"/>
          <w:color w:val="000000" w:themeColor="text1"/>
          <w:sz w:val="20"/>
          <w:szCs w:val="20"/>
        </w:rPr>
      </w:pPr>
      <w:r>
        <w:rPr>
          <w:color w:val="000000" w:themeColor="text1"/>
        </w:rPr>
        <w:br w:type="page"/>
      </w:r>
    </w:p>
    <w:p w14:paraId="4EA572BA" w14:textId="77777777" w:rsidR="00BA560D" w:rsidRPr="00A43661" w:rsidRDefault="00BA560D" w:rsidP="000A38FB">
      <w:pPr>
        <w:pStyle w:val="CommentText"/>
        <w:rPr>
          <w:color w:val="000000" w:themeColor="text1"/>
        </w:rPr>
        <w:sectPr w:rsidR="00BA560D" w:rsidRPr="00A43661" w:rsidSect="00EC2B6D">
          <w:type w:val="continuous"/>
          <w:pgSz w:w="12240" w:h="15840" w:code="1"/>
          <w:pgMar w:top="1440" w:right="1440" w:bottom="1440" w:left="1440" w:header="720" w:footer="720" w:gutter="0"/>
          <w:cols w:space="720"/>
          <w:docGrid w:linePitch="299"/>
        </w:sectPr>
      </w:pPr>
    </w:p>
    <w:p w14:paraId="4CF427DB" w14:textId="533B7EF8" w:rsidR="007852A8" w:rsidRDefault="00855F0A" w:rsidP="00BA560D">
      <w:pPr>
        <w:pStyle w:val="Heading1"/>
      </w:pPr>
      <w:bookmarkStart w:id="88" w:name="_Toc399751336"/>
      <w:r>
        <w:lastRenderedPageBreak/>
        <w:t>Other System Attribute</w:t>
      </w:r>
      <w:r w:rsidR="007852A8">
        <w:t>s</w:t>
      </w:r>
      <w:bookmarkEnd w:id="88"/>
    </w:p>
    <w:p w14:paraId="2C82C67D" w14:textId="77777777" w:rsidR="007852A8" w:rsidRDefault="00BA560D" w:rsidP="007852A8">
      <w:r>
        <w:rPr>
          <w:noProof/>
        </w:rPr>
        <w:drawing>
          <wp:inline distT="0" distB="0" distL="0" distR="0" wp14:anchorId="779F63AB" wp14:editId="69695BB3">
            <wp:extent cx="8221980" cy="35509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221980" cy="3550920"/>
                    </a:xfrm>
                    <a:prstGeom prst="rect">
                      <a:avLst/>
                    </a:prstGeom>
                    <a:noFill/>
                    <a:ln>
                      <a:noFill/>
                    </a:ln>
                  </pic:spPr>
                </pic:pic>
              </a:graphicData>
            </a:graphic>
          </wp:inline>
        </w:drawing>
      </w:r>
    </w:p>
    <w:p w14:paraId="17C5A839" w14:textId="30056D72" w:rsidR="00BA560D" w:rsidRDefault="00BA560D" w:rsidP="007852A8">
      <w:r>
        <w:br w:type="page"/>
      </w:r>
    </w:p>
    <w:p w14:paraId="1BCD9421" w14:textId="11113EE2" w:rsidR="00BA560D" w:rsidRDefault="00FB5A11">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lastRenderedPageBreak/>
        <w:drawing>
          <wp:inline distT="0" distB="0" distL="0" distR="0" wp14:anchorId="2E764AAA" wp14:editId="5D7E9856">
            <wp:extent cx="8221980" cy="3505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221980" cy="3505200"/>
                    </a:xfrm>
                    <a:prstGeom prst="rect">
                      <a:avLst/>
                    </a:prstGeom>
                    <a:noFill/>
                    <a:ln>
                      <a:noFill/>
                    </a:ln>
                  </pic:spPr>
                </pic:pic>
              </a:graphicData>
            </a:graphic>
          </wp:inline>
        </w:drawing>
      </w:r>
    </w:p>
    <w:p w14:paraId="0B3B2708" w14:textId="5DA622D1" w:rsidR="00FB5A11" w:rsidRDefault="00FB5A11">
      <w:r>
        <w:br w:type="page"/>
      </w:r>
    </w:p>
    <w:p w14:paraId="4992870A" w14:textId="77777777" w:rsidR="007C23A9" w:rsidRPr="007C23A9" w:rsidRDefault="007C23A9" w:rsidP="007C23A9"/>
    <w:p w14:paraId="7705303D" w14:textId="4BB10FDF" w:rsidR="00E55031" w:rsidRDefault="00E55031" w:rsidP="000A38FB">
      <w:pPr>
        <w:pStyle w:val="BodyText"/>
        <w:rPr>
          <w:color w:val="000000" w:themeColor="text1"/>
        </w:rPr>
      </w:pPr>
    </w:p>
    <w:p w14:paraId="2EC03670" w14:textId="54C66FEE" w:rsidR="00585961" w:rsidRPr="00585961" w:rsidRDefault="00E5468E" w:rsidP="00A75045">
      <w:pPr>
        <w:pStyle w:val="Heading2"/>
      </w:pPr>
      <w:bookmarkStart w:id="89" w:name="_Toc335259538"/>
      <w:bookmarkStart w:id="90" w:name="_Toc340500978"/>
      <w:bookmarkStart w:id="91" w:name="_Toc379289875"/>
      <w:bookmarkStart w:id="92" w:name="_Toc399751337"/>
      <w:r w:rsidRPr="00E5468E">
        <w:t>Historical Reporting Access Controls</w:t>
      </w:r>
      <w:bookmarkEnd w:id="89"/>
      <w:bookmarkEnd w:id="90"/>
      <w:bookmarkEnd w:id="91"/>
      <w:bookmarkEnd w:id="92"/>
    </w:p>
    <w:p w14:paraId="65FF7392" w14:textId="780AD8FF" w:rsidR="00585961" w:rsidRPr="00D16B37" w:rsidRDefault="00570668" w:rsidP="000A38FB">
      <w:pPr>
        <w:pStyle w:val="BodyText"/>
        <w:rPr>
          <w:color w:val="000000" w:themeColor="text1"/>
        </w:rPr>
      </w:pPr>
      <w:r>
        <w:rPr>
          <w:noProof/>
          <w:color w:val="000000" w:themeColor="text1"/>
        </w:rPr>
        <w:drawing>
          <wp:inline distT="0" distB="0" distL="0" distR="0" wp14:anchorId="3B95D569" wp14:editId="0077518B">
            <wp:extent cx="4776454" cy="1422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76454" cy="1422400"/>
                    </a:xfrm>
                    <a:prstGeom prst="rect">
                      <a:avLst/>
                    </a:prstGeom>
                    <a:noFill/>
                    <a:ln>
                      <a:noFill/>
                    </a:ln>
                  </pic:spPr>
                </pic:pic>
              </a:graphicData>
            </a:graphic>
          </wp:inline>
        </w:drawing>
      </w:r>
    </w:p>
    <w:p w14:paraId="1D1893C4" w14:textId="77777777" w:rsidR="000A38FB" w:rsidRPr="00A43661" w:rsidRDefault="000A38FB" w:rsidP="000A38FB">
      <w:pPr>
        <w:pStyle w:val="Heading1"/>
        <w:keepLines w:val="0"/>
        <w:tabs>
          <w:tab w:val="num" w:pos="720"/>
        </w:tabs>
        <w:spacing w:before="240" w:after="60" w:line="240" w:lineRule="auto"/>
        <w:ind w:left="720" w:hanging="720"/>
        <w:rPr>
          <w:color w:val="000000" w:themeColor="text1"/>
        </w:rPr>
      </w:pPr>
      <w:bookmarkStart w:id="93" w:name="_Toc399751338"/>
      <w:r w:rsidRPr="00A43661">
        <w:rPr>
          <w:color w:val="000000" w:themeColor="text1"/>
        </w:rPr>
        <w:t>Method for Change Management</w:t>
      </w:r>
      <w:bookmarkEnd w:id="93"/>
    </w:p>
    <w:p w14:paraId="52E98691" w14:textId="16FFAA04" w:rsidR="000A38FB" w:rsidRPr="00A43661" w:rsidRDefault="002161AF" w:rsidP="000A38FB">
      <w:pPr>
        <w:pStyle w:val="BodyText"/>
        <w:rPr>
          <w:color w:val="000000" w:themeColor="text1"/>
        </w:rPr>
      </w:pPr>
      <w:r w:rsidRPr="00A43661">
        <w:rPr>
          <w:color w:val="000000" w:themeColor="text1"/>
        </w:rPr>
        <w:t>This document w</w:t>
      </w:r>
      <w:r w:rsidR="0028057C">
        <w:rPr>
          <w:color w:val="000000" w:themeColor="text1"/>
        </w:rPr>
        <w:t>ill be stored in Share</w:t>
      </w:r>
      <w:r w:rsidR="003B668D">
        <w:rPr>
          <w:color w:val="000000" w:themeColor="text1"/>
        </w:rPr>
        <w:t>P</w:t>
      </w:r>
      <w:r w:rsidR="0028057C">
        <w:rPr>
          <w:color w:val="000000" w:themeColor="text1"/>
        </w:rPr>
        <w:t xml:space="preserve">oint.  </w:t>
      </w:r>
      <w:proofErr w:type="gramStart"/>
      <w:r w:rsidR="0028057C">
        <w:rPr>
          <w:color w:val="000000" w:themeColor="text1"/>
        </w:rPr>
        <w:t>I</w:t>
      </w:r>
      <w:r w:rsidRPr="00A43661">
        <w:rPr>
          <w:color w:val="000000" w:themeColor="text1"/>
        </w:rPr>
        <w:t>t’s</w:t>
      </w:r>
      <w:proofErr w:type="gramEnd"/>
      <w:r w:rsidRPr="00A43661">
        <w:rPr>
          <w:color w:val="000000" w:themeColor="text1"/>
        </w:rPr>
        <w:t xml:space="preserve"> minor version number will be updated when changes are made.</w:t>
      </w:r>
    </w:p>
    <w:p w14:paraId="39C3CB91" w14:textId="77777777" w:rsidR="000A38FB" w:rsidRDefault="000A38FB" w:rsidP="00D407B3">
      <w:pPr>
        <w:rPr>
          <w:rFonts w:ascii="Verdana" w:hAnsi="Verdana"/>
          <w:color w:val="000000" w:themeColor="text1"/>
          <w:sz w:val="20"/>
          <w:szCs w:val="20"/>
        </w:rPr>
      </w:pPr>
    </w:p>
    <w:p w14:paraId="420E7430" w14:textId="2DD78E82" w:rsidR="00C55CA2" w:rsidRDefault="00C55CA2">
      <w:pPr>
        <w:rPr>
          <w:rFonts w:ascii="Verdana" w:hAnsi="Verdana"/>
          <w:color w:val="000000" w:themeColor="text1"/>
          <w:sz w:val="20"/>
          <w:szCs w:val="20"/>
        </w:rPr>
      </w:pPr>
      <w:r>
        <w:rPr>
          <w:rFonts w:ascii="Verdana" w:hAnsi="Verdana"/>
          <w:color w:val="000000" w:themeColor="text1"/>
          <w:sz w:val="20"/>
          <w:szCs w:val="20"/>
        </w:rPr>
        <w:br w:type="page"/>
      </w:r>
    </w:p>
    <w:p w14:paraId="5367608A" w14:textId="621DA2F8" w:rsidR="00C55CA2" w:rsidRDefault="00C55CA2" w:rsidP="00C55CA2">
      <w:pPr>
        <w:pStyle w:val="Heading1"/>
        <w:keepLines w:val="0"/>
        <w:tabs>
          <w:tab w:val="num" w:pos="720"/>
        </w:tabs>
        <w:spacing w:before="240" w:after="60" w:line="240" w:lineRule="auto"/>
        <w:ind w:left="720" w:hanging="720"/>
        <w:rPr>
          <w:color w:val="000000" w:themeColor="text1"/>
        </w:rPr>
      </w:pPr>
      <w:bookmarkStart w:id="94" w:name="_Toc399751339"/>
      <w:proofErr w:type="gramStart"/>
      <w:r>
        <w:rPr>
          <w:color w:val="000000" w:themeColor="text1"/>
        </w:rPr>
        <w:lastRenderedPageBreak/>
        <w:t>eCoaching</w:t>
      </w:r>
      <w:proofErr w:type="gramEnd"/>
      <w:r>
        <w:rPr>
          <w:color w:val="000000" w:themeColor="text1"/>
        </w:rPr>
        <w:t xml:space="preserve"> Modules</w:t>
      </w:r>
      <w:bookmarkEnd w:id="94"/>
    </w:p>
    <w:p w14:paraId="2601DCBC" w14:textId="77777777" w:rsidR="00C55CA2" w:rsidRPr="00415353" w:rsidRDefault="00C55CA2" w:rsidP="00415353">
      <w:pPr>
        <w:spacing w:after="0"/>
        <w:rPr>
          <w:rFonts w:ascii="Times New Roman" w:hAnsi="Times New Roman" w:cs="Times New Roman"/>
          <w:sz w:val="24"/>
          <w:szCs w:val="24"/>
        </w:rPr>
      </w:pPr>
    </w:p>
    <w:p w14:paraId="68691F82" w14:textId="7E6A8135" w:rsidR="00415353" w:rsidRDefault="00415353" w:rsidP="00415353">
      <w:pPr>
        <w:spacing w:after="0"/>
        <w:ind w:left="720"/>
        <w:rPr>
          <w:rFonts w:ascii="Times New Roman" w:hAnsi="Times New Roman" w:cs="Times New Roman"/>
          <w:sz w:val="24"/>
          <w:szCs w:val="24"/>
        </w:rPr>
      </w:pPr>
      <w:r w:rsidRPr="00415353">
        <w:rPr>
          <w:rFonts w:ascii="Times New Roman" w:hAnsi="Times New Roman" w:cs="Times New Roman"/>
          <w:sz w:val="24"/>
          <w:szCs w:val="24"/>
        </w:rPr>
        <w:t>Allow for the selection of the type of eCoaching Log to be entered and submitted.</w:t>
      </w:r>
    </w:p>
    <w:p w14:paraId="617BDFCA" w14:textId="77777777" w:rsidR="00BA51C6" w:rsidRDefault="00BA51C6" w:rsidP="00415353">
      <w:pPr>
        <w:spacing w:after="0"/>
        <w:ind w:left="720"/>
        <w:rPr>
          <w:rFonts w:ascii="Times New Roman" w:hAnsi="Times New Roman" w:cs="Times New Roman"/>
          <w:sz w:val="24"/>
          <w:szCs w:val="24"/>
        </w:rPr>
      </w:pPr>
    </w:p>
    <w:p w14:paraId="2BFA0E7D" w14:textId="242075CC" w:rsidR="00BA51C6" w:rsidRPr="00BA51C6" w:rsidRDefault="00BA51C6" w:rsidP="00BA51C6">
      <w:pPr>
        <w:spacing w:after="0"/>
        <w:ind w:left="720"/>
        <w:rPr>
          <w:rFonts w:ascii="Times New Roman" w:hAnsi="Times New Roman" w:cs="Times New Roman"/>
          <w:b/>
          <w:sz w:val="28"/>
          <w:szCs w:val="28"/>
        </w:rPr>
      </w:pPr>
      <w:r w:rsidRPr="00BA51C6">
        <w:rPr>
          <w:rFonts w:ascii="Times New Roman" w:hAnsi="Times New Roman" w:cs="Times New Roman"/>
          <w:b/>
          <w:sz w:val="28"/>
          <w:szCs w:val="28"/>
        </w:rPr>
        <w:t xml:space="preserve">1.0 </w:t>
      </w:r>
      <w:r w:rsidR="0036195B">
        <w:rPr>
          <w:rFonts w:ascii="Times New Roman" w:hAnsi="Times New Roman" w:cs="Times New Roman"/>
          <w:b/>
          <w:sz w:val="28"/>
          <w:szCs w:val="28"/>
        </w:rPr>
        <w:t>eCoaching Presentation Requirements</w:t>
      </w:r>
    </w:p>
    <w:p w14:paraId="684541D7" w14:textId="77777777" w:rsidR="00BA51C6" w:rsidRDefault="00BA51C6" w:rsidP="00415353">
      <w:pPr>
        <w:spacing w:after="0"/>
        <w:ind w:left="720"/>
        <w:rPr>
          <w:rFonts w:ascii="Times New Roman" w:hAnsi="Times New Roman" w:cs="Times New Roman"/>
          <w:sz w:val="24"/>
          <w:szCs w:val="24"/>
        </w:rPr>
      </w:pPr>
    </w:p>
    <w:p w14:paraId="5FA48037" w14:textId="187C59ED" w:rsidR="0036195B" w:rsidRDefault="0036195B" w:rsidP="0036195B">
      <w:pPr>
        <w:spacing w:after="0"/>
        <w:ind w:left="720"/>
        <w:rPr>
          <w:rFonts w:ascii="Times New Roman" w:hAnsi="Times New Roman" w:cs="Times New Roman"/>
          <w:sz w:val="24"/>
          <w:szCs w:val="24"/>
        </w:rPr>
      </w:pPr>
      <w:r>
        <w:rPr>
          <w:rFonts w:ascii="Times New Roman" w:hAnsi="Times New Roman" w:cs="Times New Roman"/>
          <w:sz w:val="24"/>
          <w:szCs w:val="24"/>
        </w:rPr>
        <w:tab/>
        <w:t xml:space="preserve">1.1 </w:t>
      </w:r>
      <w:r w:rsidR="003B668D">
        <w:rPr>
          <w:rFonts w:ascii="Times New Roman" w:hAnsi="Times New Roman" w:cs="Times New Roman"/>
          <w:sz w:val="24"/>
          <w:szCs w:val="24"/>
        </w:rPr>
        <w:t>Presentation</w:t>
      </w:r>
      <w:r w:rsidR="00504912">
        <w:rPr>
          <w:rFonts w:ascii="Times New Roman" w:hAnsi="Times New Roman" w:cs="Times New Roman"/>
          <w:sz w:val="24"/>
          <w:szCs w:val="24"/>
        </w:rPr>
        <w:t xml:space="preserve"> of eCoaching page</w:t>
      </w:r>
      <w:r w:rsidR="00950820">
        <w:rPr>
          <w:rFonts w:ascii="Times New Roman" w:hAnsi="Times New Roman" w:cs="Times New Roman"/>
          <w:sz w:val="24"/>
          <w:szCs w:val="24"/>
        </w:rPr>
        <w:t>s</w:t>
      </w:r>
    </w:p>
    <w:p w14:paraId="44D79845" w14:textId="54D77D2C" w:rsidR="0036195B" w:rsidRDefault="0036195B" w:rsidP="0036195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 xml:space="preserve">The font use for the page should </w:t>
      </w:r>
      <w:proofErr w:type="gramStart"/>
      <w:r>
        <w:rPr>
          <w:rFonts w:ascii="Times New Roman" w:hAnsi="Times New Roman" w:cs="Times New Roman"/>
          <w:sz w:val="24"/>
          <w:szCs w:val="24"/>
        </w:rPr>
        <w:t>be ????</w:t>
      </w:r>
      <w:proofErr w:type="gramEnd"/>
      <w:r>
        <w:rPr>
          <w:rFonts w:ascii="Times New Roman" w:hAnsi="Times New Roman" w:cs="Times New Roman"/>
          <w:sz w:val="24"/>
          <w:szCs w:val="24"/>
        </w:rPr>
        <w:t xml:space="preserve"> </w:t>
      </w:r>
    </w:p>
    <w:p w14:paraId="413E31AF" w14:textId="7872BB52"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Questions should be bold.</w:t>
      </w:r>
    </w:p>
    <w:p w14:paraId="0A04D062" w14:textId="648943B4"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 xml:space="preserve">There should be a line displayed after the Select Coaching Module list. </w:t>
      </w:r>
    </w:p>
    <w:p w14:paraId="75BAEFDA" w14:textId="297CF8AC"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“Please do NOT include PII or PHI in the log entry.” note should be displayed in red text before the 1st question after selecting the module.</w:t>
      </w:r>
    </w:p>
    <w:p w14:paraId="1F907D80" w14:textId="0CE26156"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Display remaining questions only after question 6 (“Will you be delivering the caching session?”) has been answered.</w:t>
      </w:r>
    </w:p>
    <w:p w14:paraId="052B625B" w14:textId="72C8BA81"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A summary section will be displayed to left of the coaching questions.  It will contain the status, started date, selected employee, supervisor, manager.  For CSR Coaching module, site may also be displayed.</w:t>
      </w:r>
    </w:p>
    <w:p w14:paraId="6C690224" w14:textId="5F4F3D4A"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The background color of the summary section will be Red: 157; Green: 206; Blue: 255.</w:t>
      </w:r>
    </w:p>
    <w:p w14:paraId="13840B0E" w14:textId="59B7947F"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 xml:space="preserve">Status displayed while entering coaching information shall be New, following by the selected module (CSR Coaching, Supervisor Coaching, </w:t>
      </w:r>
      <w:proofErr w:type="gramStart"/>
      <w:r w:rsidRPr="00504912">
        <w:rPr>
          <w:rFonts w:ascii="Times New Roman" w:hAnsi="Times New Roman" w:cs="Times New Roman"/>
          <w:sz w:val="24"/>
          <w:szCs w:val="24"/>
        </w:rPr>
        <w:t>Quality</w:t>
      </w:r>
      <w:proofErr w:type="gramEnd"/>
      <w:r w:rsidRPr="00504912">
        <w:rPr>
          <w:rFonts w:ascii="Times New Roman" w:hAnsi="Times New Roman" w:cs="Times New Roman"/>
          <w:sz w:val="24"/>
          <w:szCs w:val="24"/>
        </w:rPr>
        <w:t xml:space="preserve"> Specialist Coaching).</w:t>
      </w:r>
    </w:p>
    <w:p w14:paraId="041C30C7" w14:textId="77777777" w:rsidR="00415353" w:rsidRDefault="00415353" w:rsidP="00415353">
      <w:pPr>
        <w:spacing w:after="0"/>
        <w:ind w:left="720"/>
        <w:rPr>
          <w:rFonts w:ascii="Times New Roman" w:hAnsi="Times New Roman" w:cs="Times New Roman"/>
          <w:sz w:val="24"/>
          <w:szCs w:val="24"/>
        </w:rPr>
      </w:pPr>
    </w:p>
    <w:p w14:paraId="097EA26F" w14:textId="214D2811" w:rsidR="004A4B7C" w:rsidRDefault="004A4B7C" w:rsidP="004A4B7C">
      <w:pPr>
        <w:spacing w:after="0"/>
        <w:ind w:left="720"/>
        <w:rPr>
          <w:rFonts w:ascii="Times New Roman" w:hAnsi="Times New Roman" w:cs="Times New Roman"/>
          <w:b/>
          <w:sz w:val="28"/>
          <w:szCs w:val="28"/>
        </w:rPr>
      </w:pPr>
      <w:r>
        <w:rPr>
          <w:rFonts w:ascii="Times New Roman" w:hAnsi="Times New Roman" w:cs="Times New Roman"/>
          <w:b/>
          <w:sz w:val="28"/>
          <w:szCs w:val="28"/>
        </w:rPr>
        <w:t>2</w:t>
      </w:r>
      <w:r w:rsidRPr="00BA51C6">
        <w:rPr>
          <w:rFonts w:ascii="Times New Roman" w:hAnsi="Times New Roman" w:cs="Times New Roman"/>
          <w:b/>
          <w:sz w:val="28"/>
          <w:szCs w:val="28"/>
        </w:rPr>
        <w:t xml:space="preserve">.0 </w:t>
      </w:r>
      <w:r>
        <w:rPr>
          <w:rFonts w:ascii="Times New Roman" w:hAnsi="Times New Roman" w:cs="Times New Roman"/>
          <w:b/>
          <w:sz w:val="28"/>
          <w:szCs w:val="28"/>
        </w:rPr>
        <w:t>eCoaching Log Modules</w:t>
      </w:r>
    </w:p>
    <w:p w14:paraId="2806DA03" w14:textId="77777777" w:rsidR="004A4B7C" w:rsidRPr="004A4B7C" w:rsidRDefault="004A4B7C" w:rsidP="004A4B7C">
      <w:pPr>
        <w:spacing w:after="0"/>
        <w:ind w:left="720"/>
        <w:rPr>
          <w:rFonts w:ascii="Times New Roman" w:hAnsi="Times New Roman" w:cs="Times New Roman"/>
          <w:sz w:val="24"/>
          <w:szCs w:val="24"/>
        </w:rPr>
      </w:pPr>
    </w:p>
    <w:p w14:paraId="0507BC23" w14:textId="08D6ECA3" w:rsidR="00F13D19" w:rsidRPr="004A4B7C" w:rsidRDefault="00BA51C6" w:rsidP="004A4B7C">
      <w:pPr>
        <w:spacing w:after="0"/>
        <w:ind w:left="720" w:firstLine="720"/>
        <w:rPr>
          <w:rFonts w:ascii="Times New Roman" w:hAnsi="Times New Roman" w:cs="Times New Roman"/>
          <w:sz w:val="24"/>
          <w:szCs w:val="24"/>
        </w:rPr>
      </w:pPr>
      <w:r w:rsidRPr="004A4B7C">
        <w:rPr>
          <w:rFonts w:ascii="Times New Roman" w:hAnsi="Times New Roman" w:cs="Times New Roman"/>
          <w:sz w:val="24"/>
          <w:szCs w:val="24"/>
        </w:rPr>
        <w:t>2.</w:t>
      </w:r>
      <w:r w:rsidR="004A4B7C">
        <w:rPr>
          <w:rFonts w:ascii="Times New Roman" w:hAnsi="Times New Roman" w:cs="Times New Roman"/>
          <w:sz w:val="24"/>
          <w:szCs w:val="24"/>
        </w:rPr>
        <w:t>1</w:t>
      </w:r>
      <w:r w:rsidRPr="004A4B7C">
        <w:rPr>
          <w:rFonts w:ascii="Times New Roman" w:hAnsi="Times New Roman" w:cs="Times New Roman"/>
          <w:sz w:val="24"/>
          <w:szCs w:val="24"/>
        </w:rPr>
        <w:t xml:space="preserve"> </w:t>
      </w:r>
      <w:r w:rsidR="00F13D19" w:rsidRPr="004A4B7C">
        <w:rPr>
          <w:rFonts w:ascii="Times New Roman" w:hAnsi="Times New Roman" w:cs="Times New Roman"/>
          <w:sz w:val="24"/>
          <w:szCs w:val="24"/>
        </w:rPr>
        <w:t>Customer Service Representative (CSR)</w:t>
      </w:r>
    </w:p>
    <w:p w14:paraId="63001BAD" w14:textId="77777777" w:rsidR="00BA51C6" w:rsidRPr="00BA51C6" w:rsidRDefault="00BA51C6" w:rsidP="00BA51C6">
      <w:pPr>
        <w:spacing w:after="0"/>
        <w:ind w:left="720"/>
        <w:rPr>
          <w:rFonts w:ascii="Times New Roman" w:hAnsi="Times New Roman" w:cs="Times New Roman"/>
          <w:sz w:val="24"/>
          <w:szCs w:val="24"/>
        </w:rPr>
      </w:pPr>
    </w:p>
    <w:p w14:paraId="14C93B32" w14:textId="3840ECCD" w:rsidR="00F13D19" w:rsidRDefault="004A4B7C" w:rsidP="00415353">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sidR="00BA51C6">
        <w:rPr>
          <w:rFonts w:ascii="Times New Roman" w:hAnsi="Times New Roman" w:cs="Times New Roman"/>
          <w:sz w:val="24"/>
          <w:szCs w:val="24"/>
        </w:rPr>
        <w:t>2</w:t>
      </w:r>
      <w:r w:rsidR="00F13D19">
        <w:rPr>
          <w:rFonts w:ascii="Times New Roman" w:hAnsi="Times New Roman" w:cs="Times New Roman"/>
          <w:sz w:val="24"/>
          <w:szCs w:val="24"/>
        </w:rPr>
        <w:t>.1</w:t>
      </w:r>
      <w:r>
        <w:rPr>
          <w:rFonts w:ascii="Times New Roman" w:hAnsi="Times New Roman" w:cs="Times New Roman"/>
          <w:sz w:val="24"/>
          <w:szCs w:val="24"/>
        </w:rPr>
        <w:t>.1</w:t>
      </w:r>
      <w:r w:rsidR="00F13D19">
        <w:rPr>
          <w:rFonts w:ascii="Times New Roman" w:hAnsi="Times New Roman" w:cs="Times New Roman"/>
          <w:sz w:val="24"/>
          <w:szCs w:val="24"/>
        </w:rPr>
        <w:t xml:space="preserve"> Submission of eCoaching Logs</w:t>
      </w:r>
    </w:p>
    <w:p w14:paraId="0BC9E4FA" w14:textId="273AE1D7"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 xml:space="preserve">Submission of eCoaching Logs for CSR is defined in sections I through </w:t>
      </w:r>
      <w:r w:rsidR="00322E06">
        <w:rPr>
          <w:rFonts w:ascii="Times New Roman" w:hAnsi="Times New Roman" w:cs="Times New Roman"/>
          <w:sz w:val="24"/>
          <w:szCs w:val="24"/>
        </w:rPr>
        <w:t>IV above.</w:t>
      </w:r>
    </w:p>
    <w:p w14:paraId="48AA0D3B" w14:textId="77777777" w:rsidR="006751EE" w:rsidRDefault="006751EE" w:rsidP="006751EE">
      <w:pPr>
        <w:spacing w:after="0"/>
        <w:ind w:left="720"/>
        <w:rPr>
          <w:rFonts w:ascii="Times New Roman" w:hAnsi="Times New Roman" w:cs="Times New Roman"/>
          <w:sz w:val="24"/>
          <w:szCs w:val="24"/>
        </w:rPr>
      </w:pPr>
    </w:p>
    <w:p w14:paraId="7D307FF6" w14:textId="7924B107" w:rsidR="006751EE" w:rsidRDefault="006751EE" w:rsidP="006751EE">
      <w:pPr>
        <w:spacing w:after="0"/>
        <w:ind w:left="2160" w:firstLine="720"/>
        <w:rPr>
          <w:rFonts w:ascii="Times New Roman" w:hAnsi="Times New Roman" w:cs="Times New Roman"/>
          <w:sz w:val="24"/>
          <w:szCs w:val="24"/>
        </w:rPr>
      </w:pPr>
      <w:r>
        <w:rPr>
          <w:rFonts w:ascii="Times New Roman" w:hAnsi="Times New Roman" w:cs="Times New Roman"/>
          <w:sz w:val="24"/>
          <w:szCs w:val="24"/>
        </w:rPr>
        <w:t>2.1.1.1 No log to self</w:t>
      </w:r>
    </w:p>
    <w:p w14:paraId="4DE42383" w14:textId="3B81D67C" w:rsidR="006751EE" w:rsidRDefault="006751EE"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807324" w:rsidRPr="00807324">
        <w:rPr>
          <w:rFonts w:ascii="Times New Roman" w:hAnsi="Times New Roman" w:cs="Times New Roman"/>
          <w:sz w:val="24"/>
          <w:szCs w:val="24"/>
        </w:rPr>
        <w:t>Submit</w:t>
      </w:r>
      <w:r w:rsidR="00807324">
        <w:rPr>
          <w:rFonts w:ascii="Times New Roman" w:hAnsi="Times New Roman" w:cs="Times New Roman"/>
          <w:sz w:val="24"/>
          <w:szCs w:val="24"/>
        </w:rPr>
        <w:t>t</w:t>
      </w:r>
      <w:r w:rsidR="00807324" w:rsidRPr="00807324">
        <w:rPr>
          <w:rFonts w:ascii="Times New Roman" w:hAnsi="Times New Roman" w:cs="Times New Roman"/>
          <w:sz w:val="24"/>
          <w:szCs w:val="24"/>
        </w:rPr>
        <w:t xml:space="preserve">ers of logs will not be </w:t>
      </w:r>
      <w:r w:rsidR="00807324">
        <w:rPr>
          <w:rFonts w:ascii="Times New Roman" w:hAnsi="Times New Roman" w:cs="Times New Roman"/>
          <w:sz w:val="24"/>
          <w:szCs w:val="24"/>
        </w:rPr>
        <w:t xml:space="preserve">available for selection </w:t>
      </w:r>
      <w:r w:rsidR="00807324" w:rsidRPr="00807324">
        <w:rPr>
          <w:rFonts w:ascii="Times New Roman" w:hAnsi="Times New Roman" w:cs="Times New Roman"/>
          <w:sz w:val="24"/>
          <w:szCs w:val="24"/>
        </w:rPr>
        <w:t>from the list of CSRs.</w:t>
      </w:r>
    </w:p>
    <w:p w14:paraId="52BA7196" w14:textId="77777777" w:rsidR="0096352D" w:rsidRDefault="0096352D" w:rsidP="00A05D1C">
      <w:pPr>
        <w:tabs>
          <w:tab w:val="left" w:pos="1800"/>
        </w:tabs>
        <w:spacing w:after="0"/>
        <w:ind w:left="720"/>
        <w:rPr>
          <w:rFonts w:ascii="Times New Roman" w:hAnsi="Times New Roman" w:cs="Times New Roman"/>
          <w:sz w:val="24"/>
          <w:szCs w:val="24"/>
        </w:rPr>
      </w:pPr>
    </w:p>
    <w:p w14:paraId="1E116D3C" w14:textId="60F9F6FF" w:rsidR="0096352D" w:rsidRDefault="0096352D" w:rsidP="0096352D">
      <w:pPr>
        <w:spacing w:after="0"/>
        <w:ind w:left="2160" w:firstLine="720"/>
        <w:rPr>
          <w:rFonts w:ascii="Times New Roman" w:hAnsi="Times New Roman" w:cs="Times New Roman"/>
          <w:sz w:val="24"/>
          <w:szCs w:val="24"/>
        </w:rPr>
      </w:pPr>
      <w:r>
        <w:rPr>
          <w:rFonts w:ascii="Times New Roman" w:hAnsi="Times New Roman" w:cs="Times New Roman"/>
          <w:sz w:val="24"/>
          <w:szCs w:val="24"/>
        </w:rPr>
        <w:t>2.1.1.2 Direct Warning Reason and Sub-Reasons</w:t>
      </w:r>
    </w:p>
    <w:p w14:paraId="1D985909" w14:textId="0D7A7B53" w:rsidR="0096352D" w:rsidRDefault="0096352D" w:rsidP="0096352D">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Allow for the selection of a single Direct Warning Reason and Sub-Warning Reason.</w:t>
      </w:r>
    </w:p>
    <w:p w14:paraId="55A4605B" w14:textId="77777777" w:rsidR="0096352D" w:rsidRDefault="0096352D" w:rsidP="00A05D1C">
      <w:pPr>
        <w:tabs>
          <w:tab w:val="left" w:pos="1800"/>
        </w:tabs>
        <w:spacing w:after="0"/>
        <w:ind w:left="720"/>
        <w:rPr>
          <w:rFonts w:ascii="Times New Roman" w:hAnsi="Times New Roman" w:cs="Times New Roman"/>
          <w:sz w:val="24"/>
          <w:szCs w:val="24"/>
        </w:rPr>
      </w:pPr>
    </w:p>
    <w:p w14:paraId="3C64688A" w14:textId="20BC3F1E" w:rsidR="00B9043C" w:rsidRDefault="00B9043C" w:rsidP="00B9043C">
      <w:pPr>
        <w:spacing w:after="0"/>
        <w:ind w:left="2160" w:firstLine="720"/>
        <w:rPr>
          <w:rFonts w:ascii="Times New Roman" w:hAnsi="Times New Roman" w:cs="Times New Roman"/>
          <w:sz w:val="24"/>
          <w:szCs w:val="24"/>
        </w:rPr>
      </w:pPr>
      <w:r>
        <w:rPr>
          <w:rFonts w:ascii="Times New Roman" w:hAnsi="Times New Roman" w:cs="Times New Roman"/>
          <w:sz w:val="24"/>
          <w:szCs w:val="24"/>
        </w:rPr>
        <w:t>2.1.1.3 No Duplicate Warnings</w:t>
      </w:r>
    </w:p>
    <w:p w14:paraId="730B54C4" w14:textId="63B6E02F"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Do now allow duplicate warnings to be submitted.</w:t>
      </w:r>
    </w:p>
    <w:p w14:paraId="79C354B8" w14:textId="77777777" w:rsidR="00B9043C" w:rsidRDefault="00B9043C" w:rsidP="00B9043C">
      <w:pPr>
        <w:tabs>
          <w:tab w:val="left" w:pos="1800"/>
        </w:tabs>
        <w:spacing w:after="0"/>
        <w:ind w:left="720"/>
        <w:rPr>
          <w:rFonts w:ascii="Times New Roman" w:hAnsi="Times New Roman" w:cs="Times New Roman"/>
          <w:sz w:val="24"/>
          <w:szCs w:val="24"/>
        </w:rPr>
      </w:pPr>
    </w:p>
    <w:p w14:paraId="7AA5B19A" w14:textId="70CE1D17"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2.1.1.2.1 Duplicate Warnings</w:t>
      </w:r>
    </w:p>
    <w:p w14:paraId="419B5ED3" w14:textId="7CBDCB3A"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Duplicate Warnings are defined as logs with the same:</w:t>
      </w:r>
    </w:p>
    <w:p w14:paraId="182A72F9" w14:textId="505A0E89"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Employee ID</w:t>
      </w:r>
    </w:p>
    <w:p w14:paraId="36E0278D" w14:textId="4555A533"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Given Date</w:t>
      </w:r>
    </w:p>
    <w:p w14:paraId="306F9FE3" w14:textId="4F70C90E"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Type (Coaching Reason)</w:t>
      </w:r>
    </w:p>
    <w:p w14:paraId="386D2D54" w14:textId="4564A184"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Reason (Sub-coaching Reason)</w:t>
      </w:r>
    </w:p>
    <w:p w14:paraId="4095132E" w14:textId="7BB7B014"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Also, the log must be Active and have a Status of Complete </w:t>
      </w:r>
    </w:p>
    <w:p w14:paraId="55961B64" w14:textId="163CA0F0" w:rsidR="00B9043C" w:rsidRDefault="00B9043C" w:rsidP="00B9043C">
      <w:pPr>
        <w:tabs>
          <w:tab w:val="left" w:pos="1800"/>
        </w:tabs>
        <w:spacing w:after="0"/>
        <w:ind w:left="720"/>
        <w:rPr>
          <w:rFonts w:ascii="Times New Roman" w:hAnsi="Times New Roman" w:cs="Times New Roman"/>
          <w:sz w:val="24"/>
          <w:szCs w:val="24"/>
        </w:rPr>
      </w:pPr>
    </w:p>
    <w:p w14:paraId="5B3C9A38" w14:textId="2501DF55"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2.1.1.2.2 Duplicate Error</w:t>
      </w:r>
    </w:p>
    <w:p w14:paraId="3EF53009" w14:textId="598458EC"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Display the following error message if a duplicate warning log is found:</w:t>
      </w:r>
    </w:p>
    <w:p w14:paraId="7C53589C" w14:textId="77777777" w:rsidR="00B9043C" w:rsidRDefault="00B9043C" w:rsidP="00B9043C">
      <w:pPr>
        <w:tabs>
          <w:tab w:val="left" w:pos="1800"/>
        </w:tabs>
        <w:spacing w:after="0"/>
        <w:ind w:left="3600"/>
        <w:rPr>
          <w:rFonts w:ascii="Times New Roman" w:hAnsi="Times New Roman" w:cs="Times New Roman"/>
          <w:sz w:val="24"/>
          <w:szCs w:val="24"/>
        </w:rPr>
      </w:pPr>
    </w:p>
    <w:p w14:paraId="65F3EAD2" w14:textId="56CFC8B3" w:rsidR="00B9043C" w:rsidRDefault="00B9043C" w:rsidP="00B9043C">
      <w:pPr>
        <w:tabs>
          <w:tab w:val="left" w:pos="1800"/>
        </w:tabs>
        <w:spacing w:after="0"/>
        <w:ind w:left="3600"/>
        <w:rPr>
          <w:rFonts w:ascii="Times New Roman" w:hAnsi="Times New Roman" w:cs="Times New Roman"/>
          <w:sz w:val="24"/>
          <w:szCs w:val="24"/>
        </w:rPr>
      </w:pPr>
      <w:r w:rsidRPr="00B9043C">
        <w:rPr>
          <w:rFonts w:ascii="Times New Roman" w:hAnsi="Times New Roman" w:cs="Times New Roman"/>
          <w:sz w:val="24"/>
          <w:szCs w:val="24"/>
        </w:rPr>
        <w:t>“A warning with the same category and type already exists. Please review your warning section in the My Dashboard for details.”</w:t>
      </w:r>
    </w:p>
    <w:p w14:paraId="41FA5E01" w14:textId="77777777" w:rsidR="00F13D19" w:rsidRDefault="00F13D19" w:rsidP="00415353">
      <w:pPr>
        <w:spacing w:after="0"/>
        <w:ind w:left="720"/>
        <w:rPr>
          <w:rFonts w:ascii="Times New Roman" w:hAnsi="Times New Roman" w:cs="Times New Roman"/>
          <w:sz w:val="24"/>
          <w:szCs w:val="24"/>
        </w:rPr>
      </w:pPr>
    </w:p>
    <w:p w14:paraId="41C0FE6C" w14:textId="5DE42759" w:rsidR="00F13D19" w:rsidRDefault="004A4B7C" w:rsidP="00415353">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F13D19">
        <w:rPr>
          <w:rFonts w:ascii="Times New Roman" w:hAnsi="Times New Roman" w:cs="Times New Roman"/>
          <w:sz w:val="24"/>
          <w:szCs w:val="24"/>
        </w:rPr>
        <w:t>.</w:t>
      </w:r>
      <w:r>
        <w:rPr>
          <w:rFonts w:ascii="Times New Roman" w:hAnsi="Times New Roman" w:cs="Times New Roman"/>
          <w:sz w:val="24"/>
          <w:szCs w:val="24"/>
        </w:rPr>
        <w:t>1.2</w:t>
      </w:r>
      <w:r w:rsidR="00F13D19">
        <w:rPr>
          <w:rFonts w:ascii="Times New Roman" w:hAnsi="Times New Roman" w:cs="Times New Roman"/>
          <w:sz w:val="24"/>
          <w:szCs w:val="24"/>
        </w:rPr>
        <w:t xml:space="preserve"> Notification of eCoaching Logs</w:t>
      </w:r>
    </w:p>
    <w:p w14:paraId="75BFD629" w14:textId="7592A140"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Notification of eCoaching Logs for CSR is defined in sections V above.</w:t>
      </w:r>
    </w:p>
    <w:p w14:paraId="5B62148C" w14:textId="77777777" w:rsidR="00F13D19" w:rsidRDefault="00F13D19" w:rsidP="00415353">
      <w:pPr>
        <w:spacing w:after="0"/>
        <w:ind w:left="720"/>
        <w:rPr>
          <w:rFonts w:ascii="Times New Roman" w:hAnsi="Times New Roman" w:cs="Times New Roman"/>
          <w:sz w:val="24"/>
          <w:szCs w:val="24"/>
        </w:rPr>
      </w:pPr>
    </w:p>
    <w:p w14:paraId="65213BEB" w14:textId="4AD0B13F"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F13D19">
        <w:rPr>
          <w:rFonts w:ascii="Times New Roman" w:hAnsi="Times New Roman" w:cs="Times New Roman"/>
          <w:sz w:val="24"/>
          <w:szCs w:val="24"/>
        </w:rPr>
        <w:t>.</w:t>
      </w:r>
      <w:r>
        <w:rPr>
          <w:rFonts w:ascii="Times New Roman" w:hAnsi="Times New Roman" w:cs="Times New Roman"/>
          <w:sz w:val="24"/>
          <w:szCs w:val="24"/>
        </w:rPr>
        <w:t>1.</w:t>
      </w:r>
      <w:r w:rsidR="0012287C">
        <w:rPr>
          <w:rFonts w:ascii="Times New Roman" w:hAnsi="Times New Roman" w:cs="Times New Roman"/>
          <w:sz w:val="24"/>
          <w:szCs w:val="24"/>
        </w:rPr>
        <w:t>3</w:t>
      </w:r>
      <w:r w:rsidR="00F13D19">
        <w:rPr>
          <w:rFonts w:ascii="Times New Roman" w:hAnsi="Times New Roman" w:cs="Times New Roman"/>
          <w:sz w:val="24"/>
          <w:szCs w:val="24"/>
        </w:rPr>
        <w:t xml:space="preserve"> Outlier Data Feed (OMR</w:t>
      </w:r>
      <w:r w:rsidR="00322E06">
        <w:rPr>
          <w:rFonts w:ascii="Times New Roman" w:hAnsi="Times New Roman" w:cs="Times New Roman"/>
          <w:sz w:val="24"/>
          <w:szCs w:val="24"/>
        </w:rPr>
        <w:t>)</w:t>
      </w:r>
    </w:p>
    <w:p w14:paraId="034BD402" w14:textId="7CD64C8A"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Outlier Data Feed for CSR</w:t>
      </w:r>
      <w:r w:rsidR="00A05D1C">
        <w:rPr>
          <w:rFonts w:ascii="Times New Roman" w:hAnsi="Times New Roman" w:cs="Times New Roman"/>
          <w:sz w:val="24"/>
          <w:szCs w:val="24"/>
        </w:rPr>
        <w:t>s.</w:t>
      </w:r>
    </w:p>
    <w:p w14:paraId="6C18E429" w14:textId="77777777" w:rsidR="00C40897" w:rsidRDefault="00C40897" w:rsidP="00A05D1C">
      <w:pPr>
        <w:tabs>
          <w:tab w:val="left" w:pos="1800"/>
        </w:tabs>
        <w:spacing w:after="0"/>
        <w:ind w:left="720"/>
        <w:rPr>
          <w:rFonts w:ascii="Times New Roman" w:hAnsi="Times New Roman" w:cs="Times New Roman"/>
          <w:sz w:val="24"/>
          <w:szCs w:val="24"/>
        </w:rPr>
      </w:pPr>
    </w:p>
    <w:p w14:paraId="20CD0F03" w14:textId="43402931" w:rsidR="00C40897" w:rsidRDefault="00C40897" w:rsidP="00C40897">
      <w:pPr>
        <w:spacing w:after="0"/>
        <w:ind w:left="2160" w:firstLine="540"/>
        <w:rPr>
          <w:rFonts w:ascii="Times New Roman" w:hAnsi="Times New Roman" w:cs="Times New Roman"/>
          <w:sz w:val="24"/>
          <w:szCs w:val="24"/>
        </w:rPr>
      </w:pPr>
      <w:r>
        <w:rPr>
          <w:rFonts w:ascii="Times New Roman" w:hAnsi="Times New Roman" w:cs="Times New Roman"/>
          <w:sz w:val="24"/>
          <w:szCs w:val="24"/>
        </w:rPr>
        <w:t>2.1.3.1 Generic Reports</w:t>
      </w:r>
    </w:p>
    <w:p w14:paraId="75C5A361" w14:textId="1EC8B2FE" w:rsidR="00C40897" w:rsidRDefault="00C40897" w:rsidP="00C40897">
      <w:pPr>
        <w:spacing w:after="0"/>
        <w:ind w:left="1980" w:firstLine="720"/>
        <w:rPr>
          <w:rFonts w:ascii="Times New Roman" w:hAnsi="Times New Roman" w:cs="Times New Roman"/>
          <w:sz w:val="24"/>
          <w:szCs w:val="24"/>
        </w:rPr>
      </w:pPr>
      <w:r>
        <w:rPr>
          <w:rFonts w:ascii="Times New Roman" w:hAnsi="Times New Roman" w:cs="Times New Roman"/>
          <w:sz w:val="24"/>
          <w:szCs w:val="24"/>
        </w:rPr>
        <w:t xml:space="preserve">The OMR data feed for the following </w:t>
      </w:r>
      <w:r w:rsidR="00976F5E">
        <w:rPr>
          <w:rFonts w:ascii="Times New Roman" w:hAnsi="Times New Roman" w:cs="Times New Roman"/>
          <w:sz w:val="24"/>
          <w:szCs w:val="24"/>
        </w:rPr>
        <w:t xml:space="preserve">reports </w:t>
      </w:r>
      <w:r>
        <w:rPr>
          <w:rFonts w:ascii="Times New Roman" w:hAnsi="Times New Roman" w:cs="Times New Roman"/>
          <w:sz w:val="24"/>
          <w:szCs w:val="24"/>
        </w:rPr>
        <w:t>are defined in section VI above.</w:t>
      </w:r>
    </w:p>
    <w:p w14:paraId="2C12FC2D" w14:textId="77777777" w:rsidR="00C40897" w:rsidRDefault="00C40897" w:rsidP="00C40897">
      <w:pPr>
        <w:spacing w:after="0"/>
        <w:ind w:left="1980" w:firstLine="720"/>
        <w:rPr>
          <w:rFonts w:ascii="Times New Roman" w:hAnsi="Times New Roman" w:cs="Times New Roman"/>
          <w:sz w:val="24"/>
          <w:szCs w:val="24"/>
        </w:rPr>
      </w:pPr>
    </w:p>
    <w:tbl>
      <w:tblPr>
        <w:tblStyle w:val="TableGrid"/>
        <w:tblW w:w="8663" w:type="dxa"/>
        <w:tblInd w:w="2808" w:type="dxa"/>
        <w:tblLook w:val="04A0" w:firstRow="1" w:lastRow="0" w:firstColumn="1" w:lastColumn="0" w:noHBand="0" w:noVBand="1"/>
      </w:tblPr>
      <w:tblGrid>
        <w:gridCol w:w="2340"/>
        <w:gridCol w:w="4306"/>
        <w:gridCol w:w="2017"/>
      </w:tblGrid>
      <w:tr w:rsidR="005632B1" w:rsidRPr="00C40897" w14:paraId="1658C7DA" w14:textId="77777777" w:rsidTr="00D5180F">
        <w:tc>
          <w:tcPr>
            <w:tcW w:w="2340" w:type="dxa"/>
          </w:tcPr>
          <w:p w14:paraId="02F7B6CC" w14:textId="1667F184" w:rsidR="005632B1" w:rsidRPr="00C40897" w:rsidRDefault="005632B1" w:rsidP="00C40897">
            <w:pPr>
              <w:jc w:val="center"/>
              <w:rPr>
                <w:rFonts w:ascii="Times New Roman" w:hAnsi="Times New Roman" w:cs="Times New Roman"/>
                <w:b/>
              </w:rPr>
            </w:pPr>
            <w:r>
              <w:rPr>
                <w:rFonts w:ascii="Times New Roman" w:hAnsi="Times New Roman" w:cs="Times New Roman"/>
                <w:b/>
              </w:rPr>
              <w:t>Coaching Reason</w:t>
            </w:r>
          </w:p>
        </w:tc>
        <w:tc>
          <w:tcPr>
            <w:tcW w:w="4306" w:type="dxa"/>
          </w:tcPr>
          <w:p w14:paraId="7B8A9EDF" w14:textId="436B35B2" w:rsidR="005632B1" w:rsidRPr="00C40897" w:rsidRDefault="005632B1" w:rsidP="00C40897">
            <w:pPr>
              <w:jc w:val="center"/>
              <w:rPr>
                <w:rFonts w:ascii="Times New Roman" w:hAnsi="Times New Roman" w:cs="Times New Roman"/>
                <w:b/>
              </w:rPr>
            </w:pPr>
            <w:r w:rsidRPr="00C40897">
              <w:rPr>
                <w:rFonts w:ascii="Times New Roman" w:hAnsi="Times New Roman" w:cs="Times New Roman"/>
                <w:b/>
              </w:rPr>
              <w:t>Coaching Sub-reason</w:t>
            </w:r>
          </w:p>
        </w:tc>
        <w:tc>
          <w:tcPr>
            <w:tcW w:w="2017" w:type="dxa"/>
          </w:tcPr>
          <w:p w14:paraId="0FFDCAC6" w14:textId="7DF4FB88" w:rsidR="005632B1" w:rsidRPr="00C40897" w:rsidRDefault="005632B1" w:rsidP="00C40897">
            <w:pPr>
              <w:jc w:val="center"/>
              <w:rPr>
                <w:rFonts w:ascii="Times New Roman" w:hAnsi="Times New Roman" w:cs="Times New Roman"/>
                <w:b/>
              </w:rPr>
            </w:pPr>
            <w:r w:rsidRPr="00C40897">
              <w:rPr>
                <w:rFonts w:ascii="Times New Roman" w:hAnsi="Times New Roman" w:cs="Times New Roman"/>
                <w:b/>
              </w:rPr>
              <w:t>OMR Report Code</w:t>
            </w:r>
          </w:p>
        </w:tc>
      </w:tr>
      <w:tr w:rsidR="005632B1" w:rsidRPr="00C40897" w14:paraId="015D3413" w14:textId="77777777" w:rsidTr="00D5180F">
        <w:tc>
          <w:tcPr>
            <w:tcW w:w="2340" w:type="dxa"/>
          </w:tcPr>
          <w:p w14:paraId="6793308B" w14:textId="2CA918B1" w:rsidR="005632B1" w:rsidRPr="00C40897" w:rsidRDefault="005632B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66F7B954" w14:textId="742C6E5F"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OMR: Cancelled Calls</w:t>
            </w:r>
          </w:p>
        </w:tc>
        <w:tc>
          <w:tcPr>
            <w:tcW w:w="2017" w:type="dxa"/>
            <w:vAlign w:val="bottom"/>
          </w:tcPr>
          <w:p w14:paraId="488DC220" w14:textId="30DAC00F"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CAN</w:t>
            </w:r>
          </w:p>
        </w:tc>
      </w:tr>
      <w:tr w:rsidR="005632B1" w:rsidRPr="00C40897" w14:paraId="2BA3043A" w14:textId="77777777" w:rsidTr="00D5180F">
        <w:tc>
          <w:tcPr>
            <w:tcW w:w="2340" w:type="dxa"/>
          </w:tcPr>
          <w:p w14:paraId="43DCD2E5" w14:textId="4C3A7AEE" w:rsidR="005632B1" w:rsidRPr="00C40897" w:rsidRDefault="00B0441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6FA36656" w14:textId="14BA22FC"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OMR: Default Qualifiers</w:t>
            </w:r>
          </w:p>
        </w:tc>
        <w:tc>
          <w:tcPr>
            <w:tcW w:w="2017" w:type="dxa"/>
            <w:vAlign w:val="bottom"/>
          </w:tcPr>
          <w:p w14:paraId="6A99DC3D" w14:textId="47328FEB"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DFQ</w:t>
            </w:r>
          </w:p>
        </w:tc>
      </w:tr>
      <w:tr w:rsidR="005632B1" w:rsidRPr="00C40897" w14:paraId="57817491" w14:textId="77777777" w:rsidTr="00D5180F">
        <w:tc>
          <w:tcPr>
            <w:tcW w:w="2340" w:type="dxa"/>
          </w:tcPr>
          <w:p w14:paraId="7AE06FD9" w14:textId="7A8AD9BE" w:rsidR="005632B1" w:rsidRPr="00C40897" w:rsidRDefault="00B0441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27E5E669" w14:textId="0993819F"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OMR: Open Calls</w:t>
            </w:r>
          </w:p>
        </w:tc>
        <w:tc>
          <w:tcPr>
            <w:tcW w:w="2017" w:type="dxa"/>
            <w:vAlign w:val="bottom"/>
          </w:tcPr>
          <w:p w14:paraId="39C50C9B" w14:textId="0ABACD42"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OPN</w:t>
            </w:r>
          </w:p>
        </w:tc>
      </w:tr>
      <w:tr w:rsidR="005632B1" w:rsidRPr="00C40897" w14:paraId="253A984F" w14:textId="77777777" w:rsidTr="00D5180F">
        <w:tc>
          <w:tcPr>
            <w:tcW w:w="2340" w:type="dxa"/>
          </w:tcPr>
          <w:p w14:paraId="392966E6" w14:textId="3BD053B2" w:rsidR="005632B1" w:rsidRPr="00C40897" w:rsidRDefault="00B0441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1C61CBD9" w14:textId="0F2FD5CA"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OMR: Short Calls Inbound</w:t>
            </w:r>
          </w:p>
        </w:tc>
        <w:tc>
          <w:tcPr>
            <w:tcW w:w="2017" w:type="dxa"/>
            <w:vAlign w:val="bottom"/>
          </w:tcPr>
          <w:p w14:paraId="6ED61042" w14:textId="21BAC1D5"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ISQ</w:t>
            </w:r>
          </w:p>
        </w:tc>
      </w:tr>
      <w:tr w:rsidR="005632B1" w:rsidRPr="00C40897" w14:paraId="77241368" w14:textId="77777777" w:rsidTr="00D5180F">
        <w:tc>
          <w:tcPr>
            <w:tcW w:w="2340" w:type="dxa"/>
          </w:tcPr>
          <w:p w14:paraId="09A37F96" w14:textId="4227AF4D" w:rsidR="005632B1" w:rsidRPr="00C40897" w:rsidRDefault="00B0441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4A869E52" w14:textId="045D4818"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OMR: Short Calls Outbound</w:t>
            </w:r>
          </w:p>
        </w:tc>
        <w:tc>
          <w:tcPr>
            <w:tcW w:w="2017" w:type="dxa"/>
            <w:vAlign w:val="bottom"/>
          </w:tcPr>
          <w:p w14:paraId="29748BCD" w14:textId="77F22FD4"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OSC</w:t>
            </w:r>
          </w:p>
        </w:tc>
      </w:tr>
      <w:tr w:rsidR="005632B1" w:rsidRPr="00C40897" w14:paraId="2C9EADDB" w14:textId="77777777" w:rsidTr="00D5180F">
        <w:tc>
          <w:tcPr>
            <w:tcW w:w="2340" w:type="dxa"/>
          </w:tcPr>
          <w:p w14:paraId="39109183" w14:textId="077CFC6F" w:rsidR="005632B1" w:rsidRPr="00C40897" w:rsidRDefault="00B0441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38B69795" w14:textId="6062602D"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OMR: ACW</w:t>
            </w:r>
          </w:p>
        </w:tc>
        <w:tc>
          <w:tcPr>
            <w:tcW w:w="2017" w:type="dxa"/>
            <w:vAlign w:val="bottom"/>
          </w:tcPr>
          <w:p w14:paraId="4FE2031F" w14:textId="271254E4"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ACW</w:t>
            </w:r>
          </w:p>
        </w:tc>
      </w:tr>
      <w:tr w:rsidR="005632B1" w:rsidRPr="00C40897" w14:paraId="68B7BC49" w14:textId="77777777" w:rsidTr="00D5180F">
        <w:tc>
          <w:tcPr>
            <w:tcW w:w="2340" w:type="dxa"/>
          </w:tcPr>
          <w:p w14:paraId="0146299C" w14:textId="60ECF189" w:rsidR="005632B1" w:rsidRPr="00C40897" w:rsidRDefault="00B0441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1F77CA63" w14:textId="4BAB2F66"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OMR: AHT</w:t>
            </w:r>
          </w:p>
        </w:tc>
        <w:tc>
          <w:tcPr>
            <w:tcW w:w="2017" w:type="dxa"/>
            <w:vAlign w:val="bottom"/>
          </w:tcPr>
          <w:p w14:paraId="519BFFF8" w14:textId="53C2A1C1"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AHT</w:t>
            </w:r>
          </w:p>
        </w:tc>
      </w:tr>
      <w:tr w:rsidR="005632B1" w:rsidRPr="00C40897" w14:paraId="49D05462" w14:textId="77777777" w:rsidTr="00D5180F">
        <w:tc>
          <w:tcPr>
            <w:tcW w:w="2340" w:type="dxa"/>
          </w:tcPr>
          <w:p w14:paraId="357E189C" w14:textId="7CFAEBFC" w:rsidR="005632B1" w:rsidRPr="00C40897" w:rsidRDefault="00B0441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53208035" w14:textId="7BB6F912"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OMR: CCO Security and Privacy Incident Coaching</w:t>
            </w:r>
          </w:p>
        </w:tc>
        <w:tc>
          <w:tcPr>
            <w:tcW w:w="2017" w:type="dxa"/>
            <w:vAlign w:val="bottom"/>
          </w:tcPr>
          <w:p w14:paraId="20E344BA" w14:textId="4154B049"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SPI</w:t>
            </w:r>
          </w:p>
        </w:tc>
      </w:tr>
      <w:tr w:rsidR="005632B1" w:rsidRPr="00C40897" w14:paraId="54A2D033" w14:textId="77777777" w:rsidTr="00D5180F">
        <w:tc>
          <w:tcPr>
            <w:tcW w:w="2340" w:type="dxa"/>
          </w:tcPr>
          <w:p w14:paraId="54290518" w14:textId="413C0CDF" w:rsidR="005632B1" w:rsidRPr="00C40897" w:rsidRDefault="00B0441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68B3C2ED" w14:textId="4182DB6F"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OMR: Inappropriate ACO Escalation</w:t>
            </w:r>
          </w:p>
        </w:tc>
        <w:tc>
          <w:tcPr>
            <w:tcW w:w="2017" w:type="dxa"/>
            <w:vAlign w:val="bottom"/>
          </w:tcPr>
          <w:p w14:paraId="5349E353" w14:textId="1C292D19"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ACO</w:t>
            </w:r>
          </w:p>
        </w:tc>
      </w:tr>
      <w:tr w:rsidR="005632B1" w:rsidRPr="00C40897" w14:paraId="517E3629" w14:textId="77777777" w:rsidTr="00D5180F">
        <w:tc>
          <w:tcPr>
            <w:tcW w:w="2340" w:type="dxa"/>
          </w:tcPr>
          <w:p w14:paraId="795AD1B4" w14:textId="37C69743" w:rsidR="005632B1" w:rsidRPr="00C40897" w:rsidRDefault="00B0441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3AFF09B9" w14:textId="44B54668"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OMR: Inappropriate DME Escalation</w:t>
            </w:r>
          </w:p>
        </w:tc>
        <w:tc>
          <w:tcPr>
            <w:tcW w:w="2017" w:type="dxa"/>
            <w:vAlign w:val="bottom"/>
          </w:tcPr>
          <w:p w14:paraId="6524D7F8" w14:textId="224931C2"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IDE</w:t>
            </w:r>
          </w:p>
        </w:tc>
      </w:tr>
      <w:tr w:rsidR="005632B1" w:rsidRPr="00C40897" w14:paraId="3D638B27" w14:textId="77777777" w:rsidTr="00D5180F">
        <w:tc>
          <w:tcPr>
            <w:tcW w:w="2340" w:type="dxa"/>
          </w:tcPr>
          <w:p w14:paraId="2AB02D2D" w14:textId="58A5AD6B" w:rsidR="005632B1" w:rsidRPr="00C40897" w:rsidRDefault="00B0441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2734AD34" w14:textId="2C2BE2FF"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OMR: Inappropriate EE/MM Escalation</w:t>
            </w:r>
          </w:p>
        </w:tc>
        <w:tc>
          <w:tcPr>
            <w:tcW w:w="2017" w:type="dxa"/>
            <w:vAlign w:val="bottom"/>
          </w:tcPr>
          <w:p w14:paraId="2AE56514" w14:textId="341A5FF4"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IEE</w:t>
            </w:r>
          </w:p>
        </w:tc>
      </w:tr>
      <w:tr w:rsidR="005632B1" w:rsidRPr="00C40897" w14:paraId="7AE04CB0" w14:textId="77777777" w:rsidTr="00D5180F">
        <w:tc>
          <w:tcPr>
            <w:tcW w:w="2340" w:type="dxa"/>
          </w:tcPr>
          <w:p w14:paraId="7E6EDCB9" w14:textId="66FAD808" w:rsidR="005632B1" w:rsidRPr="00C40897" w:rsidRDefault="00B0441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137168F8" w14:textId="43C1D756"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OMR: Inappropriate NGD Feedback</w:t>
            </w:r>
          </w:p>
        </w:tc>
        <w:tc>
          <w:tcPr>
            <w:tcW w:w="2017" w:type="dxa"/>
            <w:vAlign w:val="bottom"/>
          </w:tcPr>
          <w:p w14:paraId="00D4B2E9" w14:textId="147B0FCA"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INF</w:t>
            </w:r>
          </w:p>
        </w:tc>
      </w:tr>
      <w:tr w:rsidR="005632B1" w:rsidRPr="00C40897" w14:paraId="7799FE6C" w14:textId="77777777" w:rsidTr="00D5180F">
        <w:tc>
          <w:tcPr>
            <w:tcW w:w="2340" w:type="dxa"/>
          </w:tcPr>
          <w:p w14:paraId="461C5B95" w14:textId="403E95E7" w:rsidR="005632B1" w:rsidRPr="00C40897" w:rsidRDefault="00B0441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25608488" w14:textId="7E16A747"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OMR: ISG Consults</w:t>
            </w:r>
          </w:p>
        </w:tc>
        <w:tc>
          <w:tcPr>
            <w:tcW w:w="2017" w:type="dxa"/>
            <w:vAlign w:val="bottom"/>
          </w:tcPr>
          <w:p w14:paraId="02C91792" w14:textId="7A852601"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ISG</w:t>
            </w:r>
          </w:p>
        </w:tc>
      </w:tr>
      <w:tr w:rsidR="005632B1" w:rsidRPr="00C40897" w14:paraId="2028A406" w14:textId="77777777" w:rsidTr="00D5180F">
        <w:tc>
          <w:tcPr>
            <w:tcW w:w="2340" w:type="dxa"/>
          </w:tcPr>
          <w:p w14:paraId="11DA3398" w14:textId="058DB178" w:rsidR="005632B1" w:rsidRPr="00C40897" w:rsidRDefault="00B0441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4D8E948F" w14:textId="48F248A8" w:rsidR="005632B1" w:rsidRPr="00C40897" w:rsidRDefault="005632B1" w:rsidP="00C40897">
            <w:pPr>
              <w:rPr>
                <w:rFonts w:ascii="Times New Roman" w:hAnsi="Times New Roman" w:cs="Times New Roman"/>
                <w:color w:val="000000"/>
              </w:rPr>
            </w:pPr>
            <w:r w:rsidRPr="00C40897">
              <w:rPr>
                <w:rFonts w:ascii="Times New Roman" w:hAnsi="Times New Roman" w:cs="Times New Roman"/>
                <w:color w:val="000000"/>
              </w:rPr>
              <w:t>OMR: NGD Inappropriate Transfer</w:t>
            </w:r>
          </w:p>
        </w:tc>
        <w:tc>
          <w:tcPr>
            <w:tcW w:w="2017" w:type="dxa"/>
            <w:vAlign w:val="bottom"/>
          </w:tcPr>
          <w:p w14:paraId="71E603B1" w14:textId="281F0F05" w:rsidR="005632B1" w:rsidRPr="00C40897" w:rsidRDefault="005632B1" w:rsidP="00C40897">
            <w:pPr>
              <w:rPr>
                <w:rFonts w:ascii="Times New Roman" w:hAnsi="Times New Roman" w:cs="Times New Roman"/>
                <w:color w:val="000000"/>
              </w:rPr>
            </w:pPr>
            <w:r w:rsidRPr="00C40897">
              <w:rPr>
                <w:rFonts w:ascii="Times New Roman" w:hAnsi="Times New Roman" w:cs="Times New Roman"/>
                <w:color w:val="000000"/>
              </w:rPr>
              <w:t>NIT</w:t>
            </w:r>
          </w:p>
        </w:tc>
      </w:tr>
      <w:tr w:rsidR="00D5180F" w:rsidRPr="00C40897" w14:paraId="3A5C1201" w14:textId="77777777" w:rsidTr="00D5180F">
        <w:tc>
          <w:tcPr>
            <w:tcW w:w="2340" w:type="dxa"/>
          </w:tcPr>
          <w:p w14:paraId="17F89D20" w14:textId="77777777" w:rsidR="00D5180F" w:rsidRDefault="00D5180F" w:rsidP="00D5180F">
            <w:pPr>
              <w:rPr>
                <w:rFonts w:ascii="Times New Roman" w:hAnsi="Times New Roman" w:cs="Times New Roman"/>
                <w:color w:val="000000"/>
              </w:rPr>
            </w:pPr>
            <w:r>
              <w:rPr>
                <w:rFonts w:ascii="Times New Roman" w:hAnsi="Times New Roman" w:cs="Times New Roman"/>
                <w:color w:val="000000"/>
              </w:rPr>
              <w:t>OMR/Exceptions</w:t>
            </w:r>
          </w:p>
        </w:tc>
        <w:tc>
          <w:tcPr>
            <w:tcW w:w="4306" w:type="dxa"/>
          </w:tcPr>
          <w:p w14:paraId="37B080C2" w14:textId="77777777" w:rsidR="00D5180F" w:rsidRPr="00C40897" w:rsidRDefault="00D5180F" w:rsidP="00D5180F">
            <w:pPr>
              <w:rPr>
                <w:rFonts w:ascii="Times New Roman" w:hAnsi="Times New Roman" w:cs="Times New Roman"/>
                <w:color w:val="000000"/>
              </w:rPr>
            </w:pPr>
            <w:r>
              <w:rPr>
                <w:rFonts w:ascii="Times New Roman" w:hAnsi="Times New Roman" w:cs="Times New Roman"/>
                <w:color w:val="000000"/>
              </w:rPr>
              <w:t>OMR: Returned MAC Escalation</w:t>
            </w:r>
          </w:p>
        </w:tc>
        <w:tc>
          <w:tcPr>
            <w:tcW w:w="2017" w:type="dxa"/>
          </w:tcPr>
          <w:p w14:paraId="09486BCB" w14:textId="77777777" w:rsidR="00D5180F" w:rsidRPr="00C40897" w:rsidRDefault="00D5180F" w:rsidP="00D5180F">
            <w:pPr>
              <w:rPr>
                <w:rFonts w:ascii="Times New Roman" w:hAnsi="Times New Roman" w:cs="Times New Roman"/>
                <w:color w:val="000000"/>
              </w:rPr>
            </w:pPr>
            <w:r>
              <w:rPr>
                <w:rFonts w:ascii="Times New Roman" w:hAnsi="Times New Roman" w:cs="Times New Roman"/>
                <w:color w:val="000000"/>
              </w:rPr>
              <w:t>RME</w:t>
            </w:r>
          </w:p>
        </w:tc>
      </w:tr>
      <w:tr w:rsidR="005632B1" w:rsidRPr="00C40897" w14:paraId="7728D0A2" w14:textId="77777777" w:rsidTr="00D5180F">
        <w:tc>
          <w:tcPr>
            <w:tcW w:w="2340" w:type="dxa"/>
          </w:tcPr>
          <w:p w14:paraId="51454C01" w14:textId="27DDF841" w:rsidR="005632B1" w:rsidRPr="00C40897" w:rsidRDefault="00B0441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2B0ADC8E" w14:textId="09A31ABC" w:rsidR="005632B1" w:rsidRPr="00C40897" w:rsidRDefault="005632B1" w:rsidP="00C40897">
            <w:pPr>
              <w:rPr>
                <w:rFonts w:ascii="Times New Roman" w:hAnsi="Times New Roman" w:cs="Times New Roman"/>
                <w:color w:val="000000"/>
              </w:rPr>
            </w:pPr>
            <w:r w:rsidRPr="00C40897">
              <w:rPr>
                <w:rFonts w:ascii="Times New Roman" w:hAnsi="Times New Roman" w:cs="Times New Roman"/>
                <w:color w:val="000000"/>
              </w:rPr>
              <w:t>OMR: Scripts Logged</w:t>
            </w:r>
          </w:p>
        </w:tc>
        <w:tc>
          <w:tcPr>
            <w:tcW w:w="2017" w:type="dxa"/>
            <w:vAlign w:val="bottom"/>
          </w:tcPr>
          <w:p w14:paraId="5ABBF167" w14:textId="0F451316" w:rsidR="005632B1" w:rsidRPr="00C40897" w:rsidRDefault="005632B1" w:rsidP="00C40897">
            <w:pPr>
              <w:rPr>
                <w:rFonts w:ascii="Times New Roman" w:hAnsi="Times New Roman" w:cs="Times New Roman"/>
                <w:color w:val="000000"/>
              </w:rPr>
            </w:pPr>
            <w:r w:rsidRPr="00C40897">
              <w:rPr>
                <w:rFonts w:ascii="Times New Roman" w:hAnsi="Times New Roman" w:cs="Times New Roman"/>
                <w:color w:val="000000"/>
              </w:rPr>
              <w:t>SLG</w:t>
            </w:r>
          </w:p>
        </w:tc>
      </w:tr>
      <w:tr w:rsidR="005632B1" w:rsidRPr="00C40897" w14:paraId="49FBE837" w14:textId="77777777" w:rsidTr="00D5180F">
        <w:tc>
          <w:tcPr>
            <w:tcW w:w="2340" w:type="dxa"/>
          </w:tcPr>
          <w:p w14:paraId="082D15C2" w14:textId="09898DCE" w:rsidR="005632B1" w:rsidRPr="00C40897" w:rsidRDefault="00B0441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4A6A5BA1" w14:textId="6A81948F" w:rsidR="005632B1" w:rsidRPr="00C40897" w:rsidRDefault="005632B1" w:rsidP="00C40897">
            <w:pPr>
              <w:rPr>
                <w:rFonts w:ascii="Times New Roman" w:hAnsi="Times New Roman" w:cs="Times New Roman"/>
                <w:color w:val="000000"/>
              </w:rPr>
            </w:pPr>
            <w:r w:rsidRPr="00C40897">
              <w:rPr>
                <w:rFonts w:ascii="Times New Roman" w:hAnsi="Times New Roman" w:cs="Times New Roman"/>
                <w:color w:val="000000"/>
              </w:rPr>
              <w:t>OMR: Transfers</w:t>
            </w:r>
          </w:p>
        </w:tc>
        <w:tc>
          <w:tcPr>
            <w:tcW w:w="2017" w:type="dxa"/>
            <w:vAlign w:val="bottom"/>
          </w:tcPr>
          <w:p w14:paraId="6D49F9AA" w14:textId="7B3EC1EA" w:rsidR="005632B1" w:rsidRPr="00C40897" w:rsidRDefault="005632B1" w:rsidP="00C40897">
            <w:pPr>
              <w:rPr>
                <w:rFonts w:ascii="Times New Roman" w:hAnsi="Times New Roman" w:cs="Times New Roman"/>
                <w:color w:val="000000"/>
              </w:rPr>
            </w:pPr>
            <w:r w:rsidRPr="00C40897">
              <w:rPr>
                <w:rFonts w:ascii="Times New Roman" w:hAnsi="Times New Roman" w:cs="Times New Roman"/>
                <w:color w:val="000000"/>
              </w:rPr>
              <w:t>TRN</w:t>
            </w:r>
          </w:p>
        </w:tc>
      </w:tr>
      <w:tr w:rsidR="005632B1" w:rsidRPr="00C40897" w14:paraId="52F62889" w14:textId="77777777" w:rsidTr="00D5180F">
        <w:tc>
          <w:tcPr>
            <w:tcW w:w="2340" w:type="dxa"/>
          </w:tcPr>
          <w:p w14:paraId="0B31F3F0" w14:textId="7D11C4E7" w:rsidR="005632B1" w:rsidRPr="00C40897" w:rsidRDefault="00B0441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5CFD4E0C" w14:textId="44A864DB" w:rsidR="005632B1" w:rsidRPr="00C40897" w:rsidRDefault="005632B1" w:rsidP="00C40897">
            <w:pPr>
              <w:rPr>
                <w:rFonts w:ascii="Times New Roman" w:hAnsi="Times New Roman" w:cs="Times New Roman"/>
                <w:color w:val="000000"/>
              </w:rPr>
            </w:pPr>
            <w:r w:rsidRPr="00C40897">
              <w:rPr>
                <w:rFonts w:ascii="Times New Roman" w:hAnsi="Times New Roman" w:cs="Times New Roman"/>
                <w:color w:val="000000"/>
              </w:rPr>
              <w:t>OMR: FFM T2 Transfers</w:t>
            </w:r>
          </w:p>
        </w:tc>
        <w:tc>
          <w:tcPr>
            <w:tcW w:w="2017" w:type="dxa"/>
            <w:vAlign w:val="bottom"/>
          </w:tcPr>
          <w:p w14:paraId="7CA7F886" w14:textId="3CFC0241" w:rsidR="005632B1" w:rsidRPr="00C40897" w:rsidRDefault="005632B1" w:rsidP="00C40897">
            <w:pPr>
              <w:rPr>
                <w:rFonts w:ascii="Times New Roman" w:hAnsi="Times New Roman" w:cs="Times New Roman"/>
                <w:color w:val="000000"/>
              </w:rPr>
            </w:pPr>
            <w:r w:rsidRPr="00C40897">
              <w:rPr>
                <w:rFonts w:ascii="Times New Roman" w:hAnsi="Times New Roman" w:cs="Times New Roman"/>
                <w:color w:val="000000"/>
              </w:rPr>
              <w:t>TR2</w:t>
            </w:r>
          </w:p>
        </w:tc>
      </w:tr>
    </w:tbl>
    <w:p w14:paraId="40D0AB02" w14:textId="77777777" w:rsidR="00C40897" w:rsidRDefault="00C40897" w:rsidP="00C40897">
      <w:pPr>
        <w:spacing w:after="0"/>
        <w:ind w:left="1980" w:firstLine="720"/>
        <w:rPr>
          <w:rFonts w:ascii="Times New Roman" w:hAnsi="Times New Roman" w:cs="Times New Roman"/>
          <w:sz w:val="24"/>
          <w:szCs w:val="24"/>
        </w:rPr>
      </w:pPr>
    </w:p>
    <w:p w14:paraId="66C87E32" w14:textId="69049305" w:rsidR="00C40897" w:rsidRDefault="00C40897" w:rsidP="00C40897">
      <w:pPr>
        <w:spacing w:after="0"/>
        <w:ind w:left="2160" w:firstLine="540"/>
        <w:rPr>
          <w:rFonts w:ascii="Times New Roman" w:hAnsi="Times New Roman" w:cs="Times New Roman"/>
          <w:sz w:val="24"/>
          <w:szCs w:val="24"/>
        </w:rPr>
      </w:pPr>
      <w:r>
        <w:rPr>
          <w:rFonts w:ascii="Times New Roman" w:hAnsi="Times New Roman" w:cs="Times New Roman"/>
          <w:sz w:val="24"/>
          <w:szCs w:val="24"/>
        </w:rPr>
        <w:t>2.1.3.</w:t>
      </w:r>
      <w:r w:rsidR="00904695">
        <w:rPr>
          <w:rFonts w:ascii="Times New Roman" w:hAnsi="Times New Roman" w:cs="Times New Roman"/>
          <w:sz w:val="24"/>
          <w:szCs w:val="24"/>
        </w:rPr>
        <w:t>2</w:t>
      </w:r>
      <w:r>
        <w:rPr>
          <w:rFonts w:ascii="Times New Roman" w:hAnsi="Times New Roman" w:cs="Times New Roman"/>
          <w:sz w:val="24"/>
          <w:szCs w:val="24"/>
        </w:rPr>
        <w:t xml:space="preserve"> </w:t>
      </w:r>
      <w:r w:rsidR="005A7D8D">
        <w:rPr>
          <w:rFonts w:ascii="Times New Roman" w:hAnsi="Times New Roman" w:cs="Times New Roman"/>
          <w:sz w:val="24"/>
          <w:szCs w:val="24"/>
        </w:rPr>
        <w:t xml:space="preserve">Assigned Manager Review </w:t>
      </w:r>
      <w:r>
        <w:rPr>
          <w:rFonts w:ascii="Times New Roman" w:hAnsi="Times New Roman" w:cs="Times New Roman"/>
          <w:sz w:val="24"/>
          <w:szCs w:val="24"/>
        </w:rPr>
        <w:t>Reports</w:t>
      </w:r>
    </w:p>
    <w:p w14:paraId="349E287E" w14:textId="0B95F8B0" w:rsidR="00C40897" w:rsidRDefault="00C40897" w:rsidP="00C40897">
      <w:pPr>
        <w:spacing w:after="0"/>
        <w:ind w:left="1980" w:firstLine="720"/>
        <w:rPr>
          <w:rFonts w:ascii="Times New Roman" w:hAnsi="Times New Roman" w:cs="Times New Roman"/>
          <w:sz w:val="24"/>
          <w:szCs w:val="24"/>
        </w:rPr>
      </w:pPr>
      <w:r>
        <w:rPr>
          <w:rFonts w:ascii="Times New Roman" w:hAnsi="Times New Roman" w:cs="Times New Roman"/>
          <w:sz w:val="24"/>
          <w:szCs w:val="24"/>
        </w:rPr>
        <w:t xml:space="preserve">The </w:t>
      </w:r>
      <w:r w:rsidR="005632B1">
        <w:rPr>
          <w:rFonts w:ascii="Times New Roman" w:hAnsi="Times New Roman" w:cs="Times New Roman"/>
          <w:sz w:val="24"/>
          <w:szCs w:val="24"/>
        </w:rPr>
        <w:t>OMR data feed for the following</w:t>
      </w:r>
      <w:r>
        <w:rPr>
          <w:rFonts w:ascii="Times New Roman" w:hAnsi="Times New Roman" w:cs="Times New Roman"/>
          <w:sz w:val="24"/>
          <w:szCs w:val="24"/>
        </w:rPr>
        <w:t xml:space="preserve"> </w:t>
      </w:r>
      <w:r w:rsidR="00976F5E">
        <w:rPr>
          <w:rFonts w:ascii="Times New Roman" w:hAnsi="Times New Roman" w:cs="Times New Roman"/>
          <w:sz w:val="24"/>
          <w:szCs w:val="24"/>
        </w:rPr>
        <w:t>report is</w:t>
      </w:r>
      <w:r>
        <w:rPr>
          <w:rFonts w:ascii="Times New Roman" w:hAnsi="Times New Roman" w:cs="Times New Roman"/>
          <w:sz w:val="24"/>
          <w:szCs w:val="24"/>
        </w:rPr>
        <w:t xml:space="preserve"> defined in section VI above.</w:t>
      </w:r>
    </w:p>
    <w:p w14:paraId="444344B7" w14:textId="77777777" w:rsidR="00C40897" w:rsidRDefault="00C40897" w:rsidP="00C40897">
      <w:pPr>
        <w:spacing w:after="0"/>
        <w:ind w:left="1980" w:firstLine="720"/>
        <w:rPr>
          <w:rFonts w:ascii="Times New Roman" w:hAnsi="Times New Roman" w:cs="Times New Roman"/>
          <w:sz w:val="24"/>
          <w:szCs w:val="24"/>
        </w:rPr>
      </w:pPr>
    </w:p>
    <w:tbl>
      <w:tblPr>
        <w:tblStyle w:val="TableGrid"/>
        <w:tblW w:w="8632" w:type="dxa"/>
        <w:tblInd w:w="2808" w:type="dxa"/>
        <w:tblLook w:val="04A0" w:firstRow="1" w:lastRow="0" w:firstColumn="1" w:lastColumn="0" w:noHBand="0" w:noVBand="1"/>
      </w:tblPr>
      <w:tblGrid>
        <w:gridCol w:w="2340"/>
        <w:gridCol w:w="4266"/>
        <w:gridCol w:w="2026"/>
      </w:tblGrid>
      <w:tr w:rsidR="005632B1" w:rsidRPr="005632B1" w14:paraId="6A2D0817" w14:textId="77777777" w:rsidTr="005632B1">
        <w:tc>
          <w:tcPr>
            <w:tcW w:w="2340" w:type="dxa"/>
          </w:tcPr>
          <w:p w14:paraId="4383BCE9" w14:textId="3C799B18" w:rsidR="005632B1" w:rsidRPr="005632B1" w:rsidRDefault="005632B1" w:rsidP="00357032">
            <w:pPr>
              <w:jc w:val="center"/>
              <w:rPr>
                <w:rFonts w:ascii="Times New Roman" w:hAnsi="Times New Roman" w:cs="Times New Roman"/>
                <w:b/>
              </w:rPr>
            </w:pPr>
            <w:r>
              <w:rPr>
                <w:rFonts w:ascii="Times New Roman" w:hAnsi="Times New Roman" w:cs="Times New Roman"/>
                <w:b/>
              </w:rPr>
              <w:t>Coaching Reason</w:t>
            </w:r>
          </w:p>
        </w:tc>
        <w:tc>
          <w:tcPr>
            <w:tcW w:w="4266" w:type="dxa"/>
          </w:tcPr>
          <w:p w14:paraId="00F06FE0" w14:textId="3C091552" w:rsidR="005632B1" w:rsidRPr="005632B1" w:rsidRDefault="005632B1" w:rsidP="00357032">
            <w:pPr>
              <w:jc w:val="center"/>
              <w:rPr>
                <w:rFonts w:ascii="Times New Roman" w:hAnsi="Times New Roman" w:cs="Times New Roman"/>
                <w:b/>
              </w:rPr>
            </w:pPr>
            <w:r w:rsidRPr="005632B1">
              <w:rPr>
                <w:rFonts w:ascii="Times New Roman" w:hAnsi="Times New Roman" w:cs="Times New Roman"/>
                <w:b/>
              </w:rPr>
              <w:t>Coaching Sub-reason</w:t>
            </w:r>
          </w:p>
        </w:tc>
        <w:tc>
          <w:tcPr>
            <w:tcW w:w="2026" w:type="dxa"/>
          </w:tcPr>
          <w:p w14:paraId="2300A0FE" w14:textId="77777777" w:rsidR="005632B1" w:rsidRPr="005632B1" w:rsidRDefault="005632B1" w:rsidP="00357032">
            <w:pPr>
              <w:jc w:val="center"/>
              <w:rPr>
                <w:rFonts w:ascii="Times New Roman" w:hAnsi="Times New Roman" w:cs="Times New Roman"/>
                <w:b/>
              </w:rPr>
            </w:pPr>
            <w:r w:rsidRPr="005632B1">
              <w:rPr>
                <w:rFonts w:ascii="Times New Roman" w:hAnsi="Times New Roman" w:cs="Times New Roman"/>
                <w:b/>
              </w:rPr>
              <w:t>OMR Report Code</w:t>
            </w:r>
          </w:p>
        </w:tc>
      </w:tr>
      <w:tr w:rsidR="005632B1" w:rsidRPr="005632B1" w14:paraId="11098ED9" w14:textId="77777777" w:rsidTr="005632B1">
        <w:tc>
          <w:tcPr>
            <w:tcW w:w="2340" w:type="dxa"/>
          </w:tcPr>
          <w:p w14:paraId="1B3F318C" w14:textId="203FBDD0" w:rsidR="005632B1" w:rsidRPr="005632B1" w:rsidRDefault="005632B1" w:rsidP="00357032">
            <w:pPr>
              <w:rPr>
                <w:rFonts w:ascii="Times New Roman" w:hAnsi="Times New Roman" w:cs="Times New Roman"/>
                <w:color w:val="000000"/>
              </w:rPr>
            </w:pPr>
            <w:r>
              <w:rPr>
                <w:rFonts w:ascii="Times New Roman" w:hAnsi="Times New Roman" w:cs="Times New Roman"/>
                <w:color w:val="000000"/>
              </w:rPr>
              <w:t>OMR/Exceptions</w:t>
            </w:r>
          </w:p>
        </w:tc>
        <w:tc>
          <w:tcPr>
            <w:tcW w:w="4266" w:type="dxa"/>
            <w:vAlign w:val="center"/>
          </w:tcPr>
          <w:p w14:paraId="5C9C3B33" w14:textId="2FF3137B" w:rsidR="005632B1" w:rsidRPr="005632B1" w:rsidRDefault="005632B1" w:rsidP="00357032">
            <w:pPr>
              <w:rPr>
                <w:rFonts w:ascii="Times New Roman" w:hAnsi="Times New Roman" w:cs="Times New Roman"/>
              </w:rPr>
            </w:pPr>
            <w:r w:rsidRPr="005632B1">
              <w:rPr>
                <w:rFonts w:ascii="Times New Roman" w:hAnsi="Times New Roman" w:cs="Times New Roman"/>
                <w:color w:val="000000"/>
              </w:rPr>
              <w:t>OMR: Low CSAT</w:t>
            </w:r>
          </w:p>
        </w:tc>
        <w:tc>
          <w:tcPr>
            <w:tcW w:w="2026" w:type="dxa"/>
            <w:vAlign w:val="bottom"/>
          </w:tcPr>
          <w:p w14:paraId="7097F7C7" w14:textId="5923F1EC" w:rsidR="005632B1" w:rsidRPr="005632B1" w:rsidRDefault="005632B1" w:rsidP="00357032">
            <w:pPr>
              <w:rPr>
                <w:rFonts w:ascii="Times New Roman" w:hAnsi="Times New Roman" w:cs="Times New Roman"/>
              </w:rPr>
            </w:pPr>
            <w:r w:rsidRPr="005632B1">
              <w:rPr>
                <w:rFonts w:ascii="Times New Roman" w:hAnsi="Times New Roman" w:cs="Times New Roman"/>
                <w:color w:val="000000"/>
              </w:rPr>
              <w:t>LCS</w:t>
            </w:r>
          </w:p>
        </w:tc>
      </w:tr>
    </w:tbl>
    <w:p w14:paraId="203D3289" w14:textId="77777777" w:rsidR="00C40897" w:rsidRDefault="00C40897" w:rsidP="00C40897">
      <w:pPr>
        <w:spacing w:after="0"/>
        <w:ind w:left="1980" w:firstLine="720"/>
        <w:rPr>
          <w:rFonts w:ascii="Times New Roman" w:hAnsi="Times New Roman" w:cs="Times New Roman"/>
          <w:sz w:val="24"/>
          <w:szCs w:val="24"/>
        </w:rPr>
      </w:pPr>
    </w:p>
    <w:p w14:paraId="1861C15B" w14:textId="58744F70" w:rsidR="00C40897" w:rsidRDefault="00904695" w:rsidP="00C40897">
      <w:pPr>
        <w:spacing w:after="0"/>
        <w:ind w:left="2160" w:firstLine="540"/>
        <w:rPr>
          <w:rFonts w:ascii="Times New Roman" w:hAnsi="Times New Roman" w:cs="Times New Roman"/>
          <w:sz w:val="24"/>
          <w:szCs w:val="24"/>
        </w:rPr>
      </w:pPr>
      <w:r>
        <w:rPr>
          <w:rFonts w:ascii="Times New Roman" w:hAnsi="Times New Roman" w:cs="Times New Roman"/>
          <w:sz w:val="24"/>
          <w:szCs w:val="24"/>
        </w:rPr>
        <w:t>2.1.3.3</w:t>
      </w:r>
      <w:r w:rsidR="00C40897">
        <w:rPr>
          <w:rFonts w:ascii="Times New Roman" w:hAnsi="Times New Roman" w:cs="Times New Roman"/>
          <w:sz w:val="24"/>
          <w:szCs w:val="24"/>
        </w:rPr>
        <w:t xml:space="preserve"> </w:t>
      </w:r>
      <w:r w:rsidR="00976F5E">
        <w:rPr>
          <w:rFonts w:ascii="Times New Roman" w:hAnsi="Times New Roman" w:cs="Times New Roman"/>
          <w:sz w:val="24"/>
          <w:szCs w:val="24"/>
        </w:rPr>
        <w:t xml:space="preserve">Supervisor Review </w:t>
      </w:r>
      <w:r w:rsidR="00C40897">
        <w:rPr>
          <w:rFonts w:ascii="Times New Roman" w:hAnsi="Times New Roman" w:cs="Times New Roman"/>
          <w:sz w:val="24"/>
          <w:szCs w:val="24"/>
        </w:rPr>
        <w:t>Reports</w:t>
      </w:r>
    </w:p>
    <w:p w14:paraId="79437601" w14:textId="6F1C81E9" w:rsidR="00C40897" w:rsidRDefault="00C40897" w:rsidP="00C40897">
      <w:pPr>
        <w:spacing w:after="0"/>
        <w:ind w:left="1980" w:firstLine="720"/>
        <w:rPr>
          <w:rFonts w:ascii="Times New Roman" w:hAnsi="Times New Roman" w:cs="Times New Roman"/>
          <w:sz w:val="24"/>
          <w:szCs w:val="24"/>
        </w:rPr>
      </w:pPr>
      <w:r>
        <w:rPr>
          <w:rFonts w:ascii="Times New Roman" w:hAnsi="Times New Roman" w:cs="Times New Roman"/>
          <w:sz w:val="24"/>
          <w:szCs w:val="24"/>
        </w:rPr>
        <w:t>The OMR data feed for the following</w:t>
      </w:r>
      <w:r w:rsidR="00976F5E">
        <w:rPr>
          <w:rFonts w:ascii="Times New Roman" w:hAnsi="Times New Roman" w:cs="Times New Roman"/>
          <w:sz w:val="24"/>
          <w:szCs w:val="24"/>
        </w:rPr>
        <w:t xml:space="preserve"> reports</w:t>
      </w:r>
      <w:r>
        <w:rPr>
          <w:rFonts w:ascii="Times New Roman" w:hAnsi="Times New Roman" w:cs="Times New Roman"/>
          <w:sz w:val="24"/>
          <w:szCs w:val="24"/>
        </w:rPr>
        <w:t>.</w:t>
      </w:r>
    </w:p>
    <w:p w14:paraId="32844BEE" w14:textId="77777777" w:rsidR="00C40897" w:rsidRDefault="00C40897" w:rsidP="00C40897">
      <w:pPr>
        <w:spacing w:after="0"/>
        <w:ind w:left="1980" w:firstLine="720"/>
        <w:rPr>
          <w:rFonts w:ascii="Times New Roman" w:hAnsi="Times New Roman" w:cs="Times New Roman"/>
          <w:sz w:val="24"/>
          <w:szCs w:val="24"/>
        </w:rPr>
      </w:pPr>
    </w:p>
    <w:tbl>
      <w:tblPr>
        <w:tblStyle w:val="TableGrid"/>
        <w:tblW w:w="8663" w:type="dxa"/>
        <w:tblInd w:w="2808" w:type="dxa"/>
        <w:tblLook w:val="04A0" w:firstRow="1" w:lastRow="0" w:firstColumn="1" w:lastColumn="0" w:noHBand="0" w:noVBand="1"/>
      </w:tblPr>
      <w:tblGrid>
        <w:gridCol w:w="2340"/>
        <w:gridCol w:w="4306"/>
        <w:gridCol w:w="2017"/>
      </w:tblGrid>
      <w:tr w:rsidR="005632B1" w:rsidRPr="00C40897" w14:paraId="76858E45" w14:textId="77777777" w:rsidTr="00E904BC">
        <w:tc>
          <w:tcPr>
            <w:tcW w:w="2340" w:type="dxa"/>
          </w:tcPr>
          <w:p w14:paraId="188E977E" w14:textId="40452850" w:rsidR="005632B1" w:rsidRPr="00C40897" w:rsidRDefault="00E904BC" w:rsidP="00357032">
            <w:pPr>
              <w:jc w:val="center"/>
              <w:rPr>
                <w:rFonts w:ascii="Times New Roman" w:hAnsi="Times New Roman" w:cs="Times New Roman"/>
                <w:b/>
              </w:rPr>
            </w:pPr>
            <w:r>
              <w:rPr>
                <w:rFonts w:ascii="Times New Roman" w:hAnsi="Times New Roman" w:cs="Times New Roman"/>
                <w:b/>
              </w:rPr>
              <w:t>Coaching Reason</w:t>
            </w:r>
          </w:p>
        </w:tc>
        <w:tc>
          <w:tcPr>
            <w:tcW w:w="4306" w:type="dxa"/>
          </w:tcPr>
          <w:p w14:paraId="334FE7F5" w14:textId="44C01912" w:rsidR="005632B1" w:rsidRPr="00C40897" w:rsidRDefault="005632B1" w:rsidP="00357032">
            <w:pPr>
              <w:jc w:val="center"/>
              <w:rPr>
                <w:rFonts w:ascii="Times New Roman" w:hAnsi="Times New Roman" w:cs="Times New Roman"/>
                <w:b/>
              </w:rPr>
            </w:pPr>
            <w:r w:rsidRPr="00C40897">
              <w:rPr>
                <w:rFonts w:ascii="Times New Roman" w:hAnsi="Times New Roman" w:cs="Times New Roman"/>
                <w:b/>
              </w:rPr>
              <w:t>Coaching Sub-reason</w:t>
            </w:r>
          </w:p>
        </w:tc>
        <w:tc>
          <w:tcPr>
            <w:tcW w:w="2017" w:type="dxa"/>
          </w:tcPr>
          <w:p w14:paraId="1B827314" w14:textId="77777777" w:rsidR="005632B1" w:rsidRPr="00C40897" w:rsidRDefault="005632B1" w:rsidP="00357032">
            <w:pPr>
              <w:jc w:val="center"/>
              <w:rPr>
                <w:rFonts w:ascii="Times New Roman" w:hAnsi="Times New Roman" w:cs="Times New Roman"/>
                <w:b/>
              </w:rPr>
            </w:pPr>
            <w:r w:rsidRPr="00C40897">
              <w:rPr>
                <w:rFonts w:ascii="Times New Roman" w:hAnsi="Times New Roman" w:cs="Times New Roman"/>
                <w:b/>
              </w:rPr>
              <w:t>OMR Report Code</w:t>
            </w:r>
          </w:p>
        </w:tc>
      </w:tr>
      <w:tr w:rsidR="005632B1" w:rsidRPr="00C40897" w14:paraId="352CE3F2" w14:textId="77777777" w:rsidTr="00E904BC">
        <w:tc>
          <w:tcPr>
            <w:tcW w:w="2340" w:type="dxa"/>
          </w:tcPr>
          <w:p w14:paraId="5B064577" w14:textId="7FEA544B" w:rsidR="005632B1" w:rsidRPr="00C40897" w:rsidRDefault="00E904BC" w:rsidP="00357032">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7CAFDC42" w14:textId="315668FB" w:rsidR="005632B1" w:rsidRPr="00C40897" w:rsidRDefault="005632B1" w:rsidP="00357032">
            <w:pPr>
              <w:rPr>
                <w:rFonts w:ascii="Times New Roman" w:hAnsi="Times New Roman" w:cs="Times New Roman"/>
              </w:rPr>
            </w:pPr>
            <w:r w:rsidRPr="00C40897">
              <w:rPr>
                <w:rFonts w:ascii="Times New Roman" w:hAnsi="Times New Roman" w:cs="Times New Roman"/>
                <w:color w:val="000000"/>
              </w:rPr>
              <w:t>OMR: Inappropriate ARC Escalation</w:t>
            </w:r>
          </w:p>
        </w:tc>
        <w:tc>
          <w:tcPr>
            <w:tcW w:w="2017" w:type="dxa"/>
            <w:vAlign w:val="bottom"/>
          </w:tcPr>
          <w:p w14:paraId="01A1BF19" w14:textId="77777777" w:rsidR="005632B1" w:rsidRPr="00C40897" w:rsidRDefault="005632B1" w:rsidP="00357032">
            <w:pPr>
              <w:rPr>
                <w:rFonts w:ascii="Times New Roman" w:hAnsi="Times New Roman" w:cs="Times New Roman"/>
              </w:rPr>
            </w:pPr>
            <w:r w:rsidRPr="00C40897">
              <w:rPr>
                <w:rFonts w:ascii="Times New Roman" w:hAnsi="Times New Roman" w:cs="Times New Roman"/>
                <w:color w:val="000000"/>
              </w:rPr>
              <w:t>IAE</w:t>
            </w:r>
          </w:p>
        </w:tc>
      </w:tr>
      <w:tr w:rsidR="005A56EF" w:rsidRPr="00C40897" w14:paraId="3618E188" w14:textId="77777777" w:rsidTr="00E904BC">
        <w:tc>
          <w:tcPr>
            <w:tcW w:w="2340" w:type="dxa"/>
          </w:tcPr>
          <w:p w14:paraId="5621E5B3" w14:textId="35CA23C2" w:rsidR="005A56EF" w:rsidRDefault="005A56EF" w:rsidP="00357032">
            <w:pPr>
              <w:rPr>
                <w:rFonts w:ascii="Times New Roman" w:hAnsi="Times New Roman" w:cs="Times New Roman"/>
                <w:color w:val="000000"/>
              </w:rPr>
            </w:pPr>
            <w:r>
              <w:rPr>
                <w:rFonts w:ascii="Times New Roman" w:hAnsi="Times New Roman" w:cs="Times New Roman"/>
                <w:color w:val="000000"/>
              </w:rPr>
              <w:lastRenderedPageBreak/>
              <w:t>OMR/Exceptions</w:t>
            </w:r>
          </w:p>
        </w:tc>
        <w:tc>
          <w:tcPr>
            <w:tcW w:w="4306" w:type="dxa"/>
            <w:vAlign w:val="center"/>
          </w:tcPr>
          <w:p w14:paraId="6D75F2EB" w14:textId="28E1D800" w:rsidR="005A56EF" w:rsidRPr="00C40897" w:rsidRDefault="005A56EF" w:rsidP="00357032">
            <w:pPr>
              <w:rPr>
                <w:rFonts w:ascii="Times New Roman" w:hAnsi="Times New Roman" w:cs="Times New Roman"/>
                <w:color w:val="000000"/>
              </w:rPr>
            </w:pPr>
            <w:r>
              <w:rPr>
                <w:rFonts w:ascii="Times New Roman" w:hAnsi="Times New Roman" w:cs="Times New Roman"/>
                <w:color w:val="000000"/>
              </w:rPr>
              <w:t>OMR: Inappropriate ARC Transfers</w:t>
            </w:r>
          </w:p>
        </w:tc>
        <w:tc>
          <w:tcPr>
            <w:tcW w:w="2017" w:type="dxa"/>
            <w:vAlign w:val="bottom"/>
          </w:tcPr>
          <w:p w14:paraId="60F51AFA" w14:textId="7B283763" w:rsidR="005A56EF" w:rsidRPr="00C40897" w:rsidRDefault="005A56EF" w:rsidP="00357032">
            <w:pPr>
              <w:rPr>
                <w:rFonts w:ascii="Times New Roman" w:hAnsi="Times New Roman" w:cs="Times New Roman"/>
                <w:color w:val="000000"/>
              </w:rPr>
            </w:pPr>
            <w:r>
              <w:rPr>
                <w:rFonts w:ascii="Times New Roman" w:hAnsi="Times New Roman" w:cs="Times New Roman"/>
                <w:color w:val="000000"/>
              </w:rPr>
              <w:t>IAT</w:t>
            </w:r>
          </w:p>
        </w:tc>
      </w:tr>
    </w:tbl>
    <w:p w14:paraId="11F5E133" w14:textId="77777777" w:rsidR="00C40897" w:rsidRDefault="00C40897" w:rsidP="00A05D1C">
      <w:pPr>
        <w:tabs>
          <w:tab w:val="left" w:pos="1800"/>
        </w:tabs>
        <w:spacing w:after="0"/>
        <w:ind w:left="720"/>
        <w:rPr>
          <w:rFonts w:ascii="Times New Roman" w:hAnsi="Times New Roman" w:cs="Times New Roman"/>
          <w:sz w:val="24"/>
          <w:szCs w:val="24"/>
        </w:rPr>
      </w:pPr>
    </w:p>
    <w:p w14:paraId="697F5FDE" w14:textId="20814C18" w:rsidR="005632B1" w:rsidRDefault="005632B1" w:rsidP="005632B1">
      <w:pPr>
        <w:spacing w:after="0"/>
        <w:ind w:left="2880" w:firstLine="720"/>
        <w:rPr>
          <w:rFonts w:ascii="Times New Roman" w:hAnsi="Times New Roman" w:cs="Times New Roman"/>
          <w:sz w:val="24"/>
          <w:szCs w:val="24"/>
        </w:rPr>
      </w:pPr>
      <w:r>
        <w:rPr>
          <w:rFonts w:ascii="Times New Roman" w:hAnsi="Times New Roman" w:cs="Times New Roman"/>
          <w:sz w:val="24"/>
          <w:szCs w:val="24"/>
        </w:rPr>
        <w:t>2.1.3.</w:t>
      </w:r>
      <w:r w:rsidR="00904695">
        <w:rPr>
          <w:rFonts w:ascii="Times New Roman" w:hAnsi="Times New Roman" w:cs="Times New Roman"/>
          <w:sz w:val="24"/>
          <w:szCs w:val="24"/>
        </w:rPr>
        <w:t>3</w:t>
      </w:r>
      <w:r>
        <w:rPr>
          <w:rFonts w:ascii="Times New Roman" w:hAnsi="Times New Roman" w:cs="Times New Roman"/>
          <w:sz w:val="24"/>
          <w:szCs w:val="24"/>
        </w:rPr>
        <w:t>.1 OMR Feed File Layout</w:t>
      </w:r>
    </w:p>
    <w:p w14:paraId="568DC3A7" w14:textId="4EB194F7" w:rsidR="005632B1" w:rsidRDefault="005632B1" w:rsidP="005632B1">
      <w:pPr>
        <w:spacing w:after="0"/>
        <w:ind w:left="3600"/>
        <w:rPr>
          <w:rFonts w:ascii="Times New Roman" w:hAnsi="Times New Roman" w:cs="Times New Roman"/>
          <w:sz w:val="24"/>
          <w:szCs w:val="24"/>
        </w:rPr>
      </w:pPr>
      <w:r w:rsidRPr="009A3634">
        <w:rPr>
          <w:rFonts w:ascii="Times New Roman" w:hAnsi="Times New Roman" w:cs="Times New Roman"/>
          <w:sz w:val="24"/>
          <w:szCs w:val="24"/>
        </w:rPr>
        <w:t>CCO_eCoaching_Log_</w:t>
      </w:r>
      <w:r>
        <w:rPr>
          <w:rFonts w:ascii="Times New Roman" w:hAnsi="Times New Roman" w:cs="Times New Roman"/>
          <w:sz w:val="24"/>
          <w:szCs w:val="24"/>
        </w:rPr>
        <w:t>OMR</w:t>
      </w:r>
      <w:r w:rsidRPr="009A3634">
        <w:rPr>
          <w:rFonts w:ascii="Times New Roman" w:hAnsi="Times New Roman" w:cs="Times New Roman"/>
          <w:sz w:val="24"/>
          <w:szCs w:val="24"/>
        </w:rPr>
        <w:t>_Layout.docx</w:t>
      </w:r>
      <w:r>
        <w:rPr>
          <w:rFonts w:ascii="Times New Roman" w:hAnsi="Times New Roman" w:cs="Times New Roman"/>
          <w:sz w:val="24"/>
          <w:szCs w:val="24"/>
        </w:rPr>
        <w:t xml:space="preserve"> identifies the fields and layout of IAE</w:t>
      </w:r>
      <w:r w:rsidR="005A56EF">
        <w:rPr>
          <w:rFonts w:ascii="Times New Roman" w:hAnsi="Times New Roman" w:cs="Times New Roman"/>
          <w:sz w:val="24"/>
          <w:szCs w:val="24"/>
        </w:rPr>
        <w:t>, IAT</w:t>
      </w:r>
      <w:r>
        <w:rPr>
          <w:rFonts w:ascii="Times New Roman" w:hAnsi="Times New Roman" w:cs="Times New Roman"/>
          <w:sz w:val="24"/>
          <w:szCs w:val="24"/>
        </w:rPr>
        <w:t xml:space="preserve"> reports.  The report files will be a comma separated value (CSV) file.</w:t>
      </w:r>
    </w:p>
    <w:p w14:paraId="1797CF1D" w14:textId="77777777" w:rsidR="005632B1" w:rsidRDefault="005632B1" w:rsidP="005632B1">
      <w:pPr>
        <w:tabs>
          <w:tab w:val="left" w:pos="1800"/>
        </w:tabs>
        <w:spacing w:after="0"/>
        <w:ind w:left="2160"/>
        <w:rPr>
          <w:rFonts w:ascii="Times New Roman" w:hAnsi="Times New Roman" w:cs="Times New Roman"/>
          <w:sz w:val="24"/>
          <w:szCs w:val="24"/>
        </w:rPr>
      </w:pPr>
    </w:p>
    <w:p w14:paraId="35F13F29" w14:textId="0A3EDF76" w:rsidR="005632B1" w:rsidRDefault="005632B1" w:rsidP="005632B1">
      <w:pPr>
        <w:spacing w:after="0"/>
        <w:ind w:left="2880" w:firstLine="720"/>
        <w:rPr>
          <w:rFonts w:ascii="Times New Roman" w:hAnsi="Times New Roman" w:cs="Times New Roman"/>
          <w:sz w:val="24"/>
          <w:szCs w:val="24"/>
        </w:rPr>
      </w:pPr>
      <w:r>
        <w:rPr>
          <w:rFonts w:ascii="Times New Roman" w:hAnsi="Times New Roman" w:cs="Times New Roman"/>
          <w:sz w:val="24"/>
          <w:szCs w:val="24"/>
        </w:rPr>
        <w:t>2.1.3.</w:t>
      </w:r>
      <w:r w:rsidR="00904695">
        <w:rPr>
          <w:rFonts w:ascii="Times New Roman" w:hAnsi="Times New Roman" w:cs="Times New Roman"/>
          <w:sz w:val="24"/>
          <w:szCs w:val="24"/>
        </w:rPr>
        <w:t>3</w:t>
      </w:r>
      <w:r>
        <w:rPr>
          <w:rFonts w:ascii="Times New Roman" w:hAnsi="Times New Roman" w:cs="Times New Roman"/>
          <w:sz w:val="24"/>
          <w:szCs w:val="24"/>
        </w:rPr>
        <w:t xml:space="preserve">.2 Location </w:t>
      </w:r>
    </w:p>
    <w:p w14:paraId="0310E782" w14:textId="77777777" w:rsidR="005632B1" w:rsidRDefault="005632B1" w:rsidP="005632B1">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will placed in the following location to be processed:</w:t>
      </w:r>
    </w:p>
    <w:p w14:paraId="3A8E1103" w14:textId="77777777" w:rsidR="005632B1" w:rsidRDefault="005632B1" w:rsidP="005632B1">
      <w:pPr>
        <w:spacing w:after="0"/>
        <w:ind w:left="2880" w:firstLine="720"/>
        <w:rPr>
          <w:rFonts w:ascii="Times New Roman" w:hAnsi="Times New Roman" w:cs="Times New Roman"/>
          <w:sz w:val="24"/>
          <w:szCs w:val="24"/>
        </w:rPr>
      </w:pPr>
    </w:p>
    <w:p w14:paraId="772F6F10" w14:textId="3E1463EC" w:rsidR="005632B1" w:rsidRDefault="005632B1" w:rsidP="005632B1">
      <w:pPr>
        <w:spacing w:after="0"/>
        <w:ind w:left="2880" w:firstLine="720"/>
        <w:rPr>
          <w:rFonts w:ascii="Times New Roman" w:hAnsi="Times New Roman" w:cs="Times New Roman"/>
          <w:sz w:val="24"/>
          <w:szCs w:val="24"/>
        </w:rPr>
      </w:pPr>
      <w:r>
        <w:rPr>
          <w:rFonts w:ascii="Times New Roman" w:hAnsi="Times New Roman" w:cs="Times New Roman"/>
          <w:sz w:val="24"/>
          <w:szCs w:val="24"/>
        </w:rPr>
        <w:tab/>
      </w:r>
      <w:r w:rsidRPr="005632B1">
        <w:rPr>
          <w:rFonts w:ascii="Times New Roman" w:hAnsi="Times New Roman" w:cs="Times New Roman"/>
          <w:sz w:val="24"/>
          <w:szCs w:val="24"/>
        </w:rPr>
        <w:t>\\vrivscors01\BCC Scorecards\Coaching\Outliers</w:t>
      </w:r>
    </w:p>
    <w:p w14:paraId="7ADC1E32" w14:textId="77777777" w:rsidR="005632B1" w:rsidRDefault="005632B1" w:rsidP="00A05D1C">
      <w:pPr>
        <w:tabs>
          <w:tab w:val="left" w:pos="1800"/>
        </w:tabs>
        <w:spacing w:after="0"/>
        <w:ind w:left="720"/>
        <w:rPr>
          <w:rFonts w:ascii="Times New Roman" w:hAnsi="Times New Roman" w:cs="Times New Roman"/>
          <w:sz w:val="24"/>
          <w:szCs w:val="24"/>
        </w:rPr>
      </w:pPr>
    </w:p>
    <w:p w14:paraId="7583BE32" w14:textId="4B2951B6" w:rsidR="00C46920" w:rsidRDefault="00904695" w:rsidP="00C46920">
      <w:pPr>
        <w:spacing w:after="0"/>
        <w:ind w:left="2880" w:firstLine="720"/>
        <w:rPr>
          <w:rFonts w:ascii="Times New Roman" w:hAnsi="Times New Roman" w:cs="Times New Roman"/>
          <w:sz w:val="24"/>
          <w:szCs w:val="24"/>
        </w:rPr>
      </w:pPr>
      <w:r>
        <w:rPr>
          <w:rFonts w:ascii="Times New Roman" w:hAnsi="Times New Roman" w:cs="Times New Roman"/>
          <w:sz w:val="24"/>
          <w:szCs w:val="24"/>
        </w:rPr>
        <w:t>2.1.3.3</w:t>
      </w:r>
      <w:r w:rsidR="00C46920">
        <w:rPr>
          <w:rFonts w:ascii="Times New Roman" w:hAnsi="Times New Roman" w:cs="Times New Roman"/>
          <w:sz w:val="24"/>
          <w:szCs w:val="24"/>
        </w:rPr>
        <w:t>.3 Naming Convention</w:t>
      </w:r>
    </w:p>
    <w:p w14:paraId="0999B57A" w14:textId="77777777" w:rsidR="00C46920" w:rsidRPr="00C46920" w:rsidRDefault="00C46920" w:rsidP="00C46920">
      <w:pPr>
        <w:spacing w:after="0"/>
        <w:ind w:left="2880" w:firstLine="720"/>
        <w:rPr>
          <w:rFonts w:ascii="Times New Roman" w:hAnsi="Times New Roman" w:cs="Times New Roman"/>
          <w:sz w:val="24"/>
          <w:szCs w:val="24"/>
        </w:rPr>
      </w:pPr>
      <w:r w:rsidRPr="00C46920">
        <w:rPr>
          <w:rFonts w:ascii="Times New Roman" w:hAnsi="Times New Roman" w:cs="Times New Roman"/>
          <w:sz w:val="24"/>
          <w:szCs w:val="24"/>
        </w:rPr>
        <w:t>The file will have the following naming convention:</w:t>
      </w:r>
    </w:p>
    <w:p w14:paraId="68D3AF4F" w14:textId="77777777" w:rsidR="00C46920" w:rsidRPr="00C46920" w:rsidRDefault="00C46920" w:rsidP="00C46920">
      <w:pPr>
        <w:spacing w:after="0"/>
        <w:ind w:left="2880" w:firstLine="720"/>
        <w:rPr>
          <w:rFonts w:ascii="Times New Roman" w:hAnsi="Times New Roman" w:cs="Times New Roman"/>
          <w:sz w:val="24"/>
          <w:szCs w:val="24"/>
        </w:rPr>
      </w:pPr>
    </w:p>
    <w:p w14:paraId="1BF94710" w14:textId="70BF786D" w:rsidR="00C46920" w:rsidRPr="00C46920" w:rsidRDefault="00C46920" w:rsidP="00C46920">
      <w:pPr>
        <w:spacing w:after="0"/>
        <w:ind w:left="2880" w:firstLine="720"/>
        <w:rPr>
          <w:rFonts w:ascii="Times New Roman" w:hAnsi="Times New Roman" w:cs="Times New Roman"/>
          <w:sz w:val="24"/>
          <w:szCs w:val="24"/>
        </w:rPr>
      </w:pPr>
      <w:proofErr w:type="spellStart"/>
      <w:r w:rsidRPr="00C46920">
        <w:rPr>
          <w:rFonts w:ascii="Times New Roman" w:hAnsi="Times New Roman" w:cs="Times New Roman"/>
          <w:sz w:val="24"/>
          <w:szCs w:val="24"/>
        </w:rPr>
        <w:t>eCL_Outlier</w:t>
      </w:r>
      <w:proofErr w:type="spellEnd"/>
      <w:r w:rsidRPr="00C46920">
        <w:rPr>
          <w:rFonts w:ascii="Times New Roman" w:hAnsi="Times New Roman" w:cs="Times New Roman"/>
          <w:sz w:val="24"/>
          <w:szCs w:val="24"/>
        </w:rPr>
        <w:t xml:space="preserve"> Feed_&lt;</w:t>
      </w:r>
      <w:proofErr w:type="spellStart"/>
      <w:r w:rsidRPr="00C46920">
        <w:rPr>
          <w:rFonts w:ascii="Times New Roman" w:hAnsi="Times New Roman" w:cs="Times New Roman"/>
          <w:sz w:val="24"/>
          <w:szCs w:val="24"/>
        </w:rPr>
        <w:t>ReportCode</w:t>
      </w:r>
      <w:proofErr w:type="spellEnd"/>
      <w:r w:rsidRPr="00C46920">
        <w:rPr>
          <w:rFonts w:ascii="Times New Roman" w:hAnsi="Times New Roman" w:cs="Times New Roman"/>
          <w:sz w:val="24"/>
          <w:szCs w:val="24"/>
        </w:rPr>
        <w:t xml:space="preserve">&gt;&lt;YYYYMMDD&gt;.csv   </w:t>
      </w:r>
    </w:p>
    <w:p w14:paraId="284AE717" w14:textId="77777777" w:rsidR="00C46920" w:rsidRPr="00C46920" w:rsidRDefault="00C46920" w:rsidP="00C46920">
      <w:pPr>
        <w:spacing w:after="0"/>
        <w:ind w:left="2880" w:firstLine="720"/>
        <w:rPr>
          <w:rFonts w:ascii="Times New Roman" w:hAnsi="Times New Roman" w:cs="Times New Roman"/>
          <w:sz w:val="24"/>
          <w:szCs w:val="24"/>
        </w:rPr>
      </w:pPr>
      <w:r w:rsidRPr="00C46920">
        <w:rPr>
          <w:rFonts w:ascii="Times New Roman" w:hAnsi="Times New Roman" w:cs="Times New Roman"/>
          <w:sz w:val="24"/>
          <w:szCs w:val="24"/>
        </w:rPr>
        <w:t>&lt;</w:t>
      </w:r>
      <w:proofErr w:type="spellStart"/>
      <w:r w:rsidRPr="00C46920">
        <w:rPr>
          <w:rFonts w:ascii="Times New Roman" w:hAnsi="Times New Roman" w:cs="Times New Roman"/>
          <w:sz w:val="24"/>
          <w:szCs w:val="24"/>
        </w:rPr>
        <w:t>ReportCode</w:t>
      </w:r>
      <w:proofErr w:type="spellEnd"/>
      <w:r w:rsidRPr="00C46920">
        <w:rPr>
          <w:rFonts w:ascii="Times New Roman" w:hAnsi="Times New Roman" w:cs="Times New Roman"/>
          <w:sz w:val="24"/>
          <w:szCs w:val="24"/>
        </w:rPr>
        <w:t xml:space="preserve">&gt; represents the three character value from </w:t>
      </w:r>
      <w:proofErr w:type="spellStart"/>
      <w:r w:rsidRPr="00C46920">
        <w:rPr>
          <w:rFonts w:ascii="Times New Roman" w:hAnsi="Times New Roman" w:cs="Times New Roman"/>
          <w:sz w:val="24"/>
          <w:szCs w:val="24"/>
        </w:rPr>
        <w:t>strReportCode</w:t>
      </w:r>
      <w:proofErr w:type="spellEnd"/>
    </w:p>
    <w:p w14:paraId="18419799" w14:textId="5C9016D3" w:rsidR="00C46920" w:rsidRDefault="00C46920" w:rsidP="00C46920">
      <w:pPr>
        <w:spacing w:after="0"/>
        <w:ind w:left="2880" w:firstLine="720"/>
        <w:rPr>
          <w:rFonts w:ascii="Times New Roman" w:hAnsi="Times New Roman" w:cs="Times New Roman"/>
          <w:sz w:val="24"/>
          <w:szCs w:val="24"/>
        </w:rPr>
      </w:pPr>
      <w:r w:rsidRPr="00C46920">
        <w:rPr>
          <w:rFonts w:ascii="Times New Roman" w:hAnsi="Times New Roman" w:cs="Times New Roman"/>
          <w:sz w:val="24"/>
          <w:szCs w:val="24"/>
        </w:rPr>
        <w:t>&lt;YYYYMMDD&gt; represents the Year, Month and Day</w:t>
      </w:r>
    </w:p>
    <w:p w14:paraId="50C6CBC2" w14:textId="77777777" w:rsidR="00C46920" w:rsidRDefault="00C46920" w:rsidP="00A05D1C">
      <w:pPr>
        <w:tabs>
          <w:tab w:val="left" w:pos="1800"/>
        </w:tabs>
        <w:spacing w:after="0"/>
        <w:ind w:left="720"/>
        <w:rPr>
          <w:rFonts w:ascii="Times New Roman" w:hAnsi="Times New Roman" w:cs="Times New Roman"/>
          <w:sz w:val="24"/>
          <w:szCs w:val="24"/>
        </w:rPr>
      </w:pPr>
    </w:p>
    <w:p w14:paraId="136A3036" w14:textId="7A2557DA" w:rsidR="00C46920" w:rsidRPr="00C46920" w:rsidRDefault="00C46920" w:rsidP="00C46920">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C46920">
        <w:rPr>
          <w:rFonts w:ascii="Times New Roman" w:hAnsi="Times New Roman" w:cs="Times New Roman"/>
          <w:sz w:val="24"/>
          <w:szCs w:val="24"/>
        </w:rPr>
        <w:t>2.1.</w:t>
      </w:r>
      <w:r>
        <w:rPr>
          <w:rFonts w:ascii="Times New Roman" w:hAnsi="Times New Roman" w:cs="Times New Roman"/>
          <w:sz w:val="24"/>
          <w:szCs w:val="24"/>
        </w:rPr>
        <w:t>3</w:t>
      </w:r>
      <w:r w:rsidR="00904695">
        <w:rPr>
          <w:rFonts w:ascii="Times New Roman" w:hAnsi="Times New Roman" w:cs="Times New Roman"/>
          <w:sz w:val="24"/>
          <w:szCs w:val="24"/>
        </w:rPr>
        <w:t>.3</w:t>
      </w:r>
      <w:r w:rsidRPr="00C46920">
        <w:rPr>
          <w:rFonts w:ascii="Times New Roman" w:hAnsi="Times New Roman" w:cs="Times New Roman"/>
          <w:sz w:val="24"/>
          <w:szCs w:val="24"/>
        </w:rPr>
        <w:t>.4 Report Codes</w:t>
      </w:r>
    </w:p>
    <w:p w14:paraId="6BC8534B" w14:textId="1812E126" w:rsidR="00C46920" w:rsidRPr="00C46920" w:rsidRDefault="00C46920" w:rsidP="00C46920">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C46920">
        <w:rPr>
          <w:rFonts w:ascii="Times New Roman" w:hAnsi="Times New Roman" w:cs="Times New Roman"/>
          <w:sz w:val="24"/>
          <w:szCs w:val="24"/>
        </w:rPr>
        <w:t>The Report Codes for report</w:t>
      </w:r>
      <w:r w:rsidR="00B04411">
        <w:rPr>
          <w:rFonts w:ascii="Times New Roman" w:hAnsi="Times New Roman" w:cs="Times New Roman"/>
          <w:sz w:val="24"/>
          <w:szCs w:val="24"/>
        </w:rPr>
        <w:t>s</w:t>
      </w:r>
      <w:r w:rsidRPr="00C46920">
        <w:rPr>
          <w:rFonts w:ascii="Times New Roman" w:hAnsi="Times New Roman" w:cs="Times New Roman"/>
          <w:sz w:val="24"/>
          <w:szCs w:val="24"/>
        </w:rPr>
        <w:t xml:space="preserve"> shall be:</w:t>
      </w:r>
    </w:p>
    <w:p w14:paraId="7F304F9D" w14:textId="77777777" w:rsidR="00C46920" w:rsidRPr="00C46920" w:rsidRDefault="00C46920" w:rsidP="00C46920">
      <w:pPr>
        <w:tabs>
          <w:tab w:val="left" w:pos="1800"/>
        </w:tabs>
        <w:spacing w:after="0"/>
        <w:ind w:left="720"/>
        <w:rPr>
          <w:rFonts w:ascii="Times New Roman" w:hAnsi="Times New Roman" w:cs="Times New Roman"/>
          <w:sz w:val="24"/>
          <w:szCs w:val="24"/>
        </w:rPr>
      </w:pPr>
    </w:p>
    <w:p w14:paraId="7B6B4579" w14:textId="5FB047CF" w:rsidR="00C46920" w:rsidRDefault="00C46920" w:rsidP="00C46920">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C46920">
        <w:rPr>
          <w:rFonts w:ascii="Times New Roman" w:hAnsi="Times New Roman" w:cs="Times New Roman"/>
          <w:sz w:val="24"/>
          <w:szCs w:val="24"/>
        </w:rPr>
        <w:tab/>
      </w:r>
      <w:r>
        <w:rPr>
          <w:rFonts w:ascii="Times New Roman" w:hAnsi="Times New Roman" w:cs="Times New Roman"/>
          <w:sz w:val="24"/>
          <w:szCs w:val="24"/>
        </w:rPr>
        <w:t>IAE</w:t>
      </w:r>
      <w:r w:rsidRPr="00C46920">
        <w:rPr>
          <w:rFonts w:ascii="Times New Roman" w:hAnsi="Times New Roman" w:cs="Times New Roman"/>
          <w:sz w:val="24"/>
          <w:szCs w:val="24"/>
        </w:rPr>
        <w:t xml:space="preserve"> – OMR: Inappropriate ARC Escalation</w:t>
      </w:r>
    </w:p>
    <w:p w14:paraId="1F207E69" w14:textId="55FB90B7" w:rsidR="005A56EF" w:rsidRDefault="005A56EF" w:rsidP="00C46920">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IAT</w:t>
      </w:r>
      <w:r w:rsidRPr="00C46920">
        <w:rPr>
          <w:rFonts w:ascii="Times New Roman" w:hAnsi="Times New Roman" w:cs="Times New Roman"/>
          <w:sz w:val="24"/>
          <w:szCs w:val="24"/>
        </w:rPr>
        <w:t xml:space="preserve"> – OMR: Inappropriate ARC </w:t>
      </w:r>
      <w:r>
        <w:rPr>
          <w:rFonts w:ascii="Times New Roman" w:hAnsi="Times New Roman" w:cs="Times New Roman"/>
          <w:sz w:val="24"/>
          <w:szCs w:val="24"/>
        </w:rPr>
        <w:t>Transfer</w:t>
      </w:r>
    </w:p>
    <w:p w14:paraId="08BFB7D4" w14:textId="77777777" w:rsidR="00C46920" w:rsidRDefault="00C46920" w:rsidP="00C46920">
      <w:pPr>
        <w:tabs>
          <w:tab w:val="left" w:pos="1800"/>
        </w:tabs>
        <w:spacing w:after="0"/>
        <w:ind w:left="720"/>
        <w:rPr>
          <w:rFonts w:ascii="Times New Roman" w:hAnsi="Times New Roman" w:cs="Times New Roman"/>
          <w:sz w:val="24"/>
          <w:szCs w:val="24"/>
        </w:rPr>
      </w:pPr>
    </w:p>
    <w:p w14:paraId="32E4DCAE" w14:textId="756F87D3" w:rsidR="00C46920" w:rsidRPr="00C46920" w:rsidRDefault="00C46920" w:rsidP="00C46920">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C46920">
        <w:rPr>
          <w:rFonts w:ascii="Times New Roman" w:hAnsi="Times New Roman" w:cs="Times New Roman"/>
          <w:sz w:val="24"/>
          <w:szCs w:val="24"/>
        </w:rPr>
        <w:t>2.1.</w:t>
      </w:r>
      <w:r>
        <w:rPr>
          <w:rFonts w:ascii="Times New Roman" w:hAnsi="Times New Roman" w:cs="Times New Roman"/>
          <w:sz w:val="24"/>
          <w:szCs w:val="24"/>
        </w:rPr>
        <w:t>3</w:t>
      </w:r>
      <w:r w:rsidR="00904695">
        <w:rPr>
          <w:rFonts w:ascii="Times New Roman" w:hAnsi="Times New Roman" w:cs="Times New Roman"/>
          <w:sz w:val="24"/>
          <w:szCs w:val="24"/>
        </w:rPr>
        <w:t>.3</w:t>
      </w:r>
      <w:r w:rsidRPr="00C46920">
        <w:rPr>
          <w:rFonts w:ascii="Times New Roman" w:hAnsi="Times New Roman" w:cs="Times New Roman"/>
          <w:sz w:val="24"/>
          <w:szCs w:val="24"/>
        </w:rPr>
        <w:t>.5 Invalid Records Not Processed</w:t>
      </w:r>
    </w:p>
    <w:p w14:paraId="78E948C2" w14:textId="2A7F8038" w:rsidR="00C46920" w:rsidRDefault="00C46920" w:rsidP="00C46920">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C46920">
        <w:rPr>
          <w:rFonts w:ascii="Times New Roman" w:hAnsi="Times New Roman" w:cs="Times New Roman"/>
          <w:sz w:val="24"/>
          <w:szCs w:val="24"/>
        </w:rPr>
        <w:t>Records from the feed file which cannot be processed will be identified.</w:t>
      </w:r>
    </w:p>
    <w:p w14:paraId="6146686E" w14:textId="77777777" w:rsidR="00F13D19" w:rsidRDefault="00F13D19" w:rsidP="00415353">
      <w:pPr>
        <w:spacing w:after="0"/>
        <w:ind w:left="720"/>
        <w:rPr>
          <w:rFonts w:ascii="Times New Roman" w:hAnsi="Times New Roman" w:cs="Times New Roman"/>
          <w:sz w:val="24"/>
          <w:szCs w:val="24"/>
        </w:rPr>
      </w:pPr>
    </w:p>
    <w:p w14:paraId="08787FE1" w14:textId="58C71518" w:rsidR="00C46920" w:rsidRDefault="00C46920" w:rsidP="00904695">
      <w:pPr>
        <w:spacing w:after="0"/>
        <w:ind w:left="2880" w:firstLine="720"/>
        <w:rPr>
          <w:rFonts w:ascii="Times New Roman" w:hAnsi="Times New Roman" w:cs="Times New Roman"/>
          <w:sz w:val="24"/>
          <w:szCs w:val="24"/>
        </w:rPr>
      </w:pPr>
      <w:r>
        <w:rPr>
          <w:rFonts w:ascii="Times New Roman" w:hAnsi="Times New Roman" w:cs="Times New Roman"/>
          <w:sz w:val="24"/>
          <w:szCs w:val="24"/>
        </w:rPr>
        <w:t>2.1.3.</w:t>
      </w:r>
      <w:r w:rsidR="00904695">
        <w:rPr>
          <w:rFonts w:ascii="Times New Roman" w:hAnsi="Times New Roman" w:cs="Times New Roman"/>
          <w:sz w:val="24"/>
          <w:szCs w:val="24"/>
        </w:rPr>
        <w:t>3.6</w:t>
      </w:r>
      <w:r>
        <w:rPr>
          <w:rFonts w:ascii="Times New Roman" w:hAnsi="Times New Roman" w:cs="Times New Roman"/>
          <w:sz w:val="24"/>
          <w:szCs w:val="24"/>
        </w:rPr>
        <w:t xml:space="preserve">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w:t>
      </w:r>
    </w:p>
    <w:p w14:paraId="11CE951C" w14:textId="7828491C" w:rsidR="00C46920" w:rsidRDefault="00C46920" w:rsidP="00904695">
      <w:pPr>
        <w:spacing w:after="0"/>
        <w:ind w:left="2880" w:firstLine="720"/>
        <w:rPr>
          <w:rFonts w:ascii="Times New Roman" w:hAnsi="Times New Roman" w:cs="Times New Roman"/>
          <w:sz w:val="24"/>
          <w:szCs w:val="24"/>
        </w:rPr>
      </w:pPr>
      <w:r>
        <w:rPr>
          <w:rFonts w:ascii="Times New Roman" w:hAnsi="Times New Roman" w:cs="Times New Roman"/>
          <w:sz w:val="24"/>
          <w:szCs w:val="24"/>
        </w:rPr>
        <w:t>The eCoaching Log will be initiated in the CSR module.</w:t>
      </w:r>
    </w:p>
    <w:p w14:paraId="3D3B19C1" w14:textId="77777777" w:rsidR="00C46920" w:rsidRDefault="00C46920" w:rsidP="00C46920">
      <w:pPr>
        <w:spacing w:after="0"/>
        <w:ind w:left="2880"/>
        <w:rPr>
          <w:rFonts w:ascii="Times New Roman" w:hAnsi="Times New Roman" w:cs="Times New Roman"/>
          <w:sz w:val="24"/>
          <w:szCs w:val="24"/>
        </w:rPr>
      </w:pPr>
    </w:p>
    <w:p w14:paraId="1F57DF00" w14:textId="3C50086F" w:rsidR="00C46920" w:rsidRDefault="00C46920" w:rsidP="00C46920">
      <w:pPr>
        <w:spacing w:after="0"/>
        <w:ind w:left="2880" w:firstLine="720"/>
        <w:rPr>
          <w:rFonts w:ascii="Times New Roman" w:hAnsi="Times New Roman" w:cs="Times New Roman"/>
          <w:sz w:val="24"/>
          <w:szCs w:val="24"/>
        </w:rPr>
      </w:pPr>
      <w:r>
        <w:rPr>
          <w:rFonts w:ascii="Times New Roman" w:hAnsi="Times New Roman" w:cs="Times New Roman"/>
          <w:sz w:val="24"/>
          <w:szCs w:val="24"/>
        </w:rPr>
        <w:t>2.1.</w:t>
      </w:r>
      <w:r w:rsidR="00F0550D">
        <w:rPr>
          <w:rFonts w:ascii="Times New Roman" w:hAnsi="Times New Roman" w:cs="Times New Roman"/>
          <w:sz w:val="24"/>
          <w:szCs w:val="24"/>
        </w:rPr>
        <w:t>3</w:t>
      </w:r>
      <w:r>
        <w:rPr>
          <w:rFonts w:ascii="Times New Roman" w:hAnsi="Times New Roman" w:cs="Times New Roman"/>
          <w:sz w:val="24"/>
          <w:szCs w:val="24"/>
        </w:rPr>
        <w:t>.</w:t>
      </w:r>
      <w:r w:rsidR="00904695">
        <w:rPr>
          <w:rFonts w:ascii="Times New Roman" w:hAnsi="Times New Roman" w:cs="Times New Roman"/>
          <w:sz w:val="24"/>
          <w:szCs w:val="24"/>
        </w:rPr>
        <w:t>3</w:t>
      </w:r>
      <w:r>
        <w:rPr>
          <w:rFonts w:ascii="Times New Roman" w:hAnsi="Times New Roman" w:cs="Times New Roman"/>
          <w:sz w:val="24"/>
          <w:szCs w:val="24"/>
        </w:rPr>
        <w:t>.</w:t>
      </w:r>
      <w:r w:rsidR="00904695">
        <w:rPr>
          <w:rFonts w:ascii="Times New Roman" w:hAnsi="Times New Roman" w:cs="Times New Roman"/>
          <w:sz w:val="24"/>
          <w:szCs w:val="24"/>
        </w:rPr>
        <w:t>7</w:t>
      </w:r>
      <w:r>
        <w:rPr>
          <w:rFonts w:ascii="Times New Roman" w:hAnsi="Times New Roman" w:cs="Times New Roman"/>
          <w:sz w:val="24"/>
          <w:szCs w:val="24"/>
        </w:rPr>
        <w:t xml:space="preserve"> Program</w:t>
      </w:r>
    </w:p>
    <w:p w14:paraId="0912CD55" w14:textId="2DFDF07B" w:rsidR="00C46920" w:rsidRDefault="00C46920" w:rsidP="00C46920">
      <w:pPr>
        <w:spacing w:after="0"/>
        <w:ind w:left="4140" w:hanging="540"/>
        <w:rPr>
          <w:rFonts w:ascii="Times New Roman" w:hAnsi="Times New Roman" w:cs="Times New Roman"/>
          <w:sz w:val="24"/>
          <w:szCs w:val="24"/>
        </w:rPr>
      </w:pPr>
      <w:r>
        <w:rPr>
          <w:rFonts w:ascii="Times New Roman" w:hAnsi="Times New Roman" w:cs="Times New Roman"/>
          <w:sz w:val="24"/>
          <w:szCs w:val="24"/>
        </w:rPr>
        <w:t>The Program shall be determined</w:t>
      </w:r>
      <w:r w:rsidR="00F0550D">
        <w:rPr>
          <w:rFonts w:ascii="Times New Roman" w:hAnsi="Times New Roman" w:cs="Times New Roman"/>
          <w:sz w:val="24"/>
          <w:szCs w:val="24"/>
        </w:rPr>
        <w:t xml:space="preserve"> from the input feed</w:t>
      </w:r>
      <w:r>
        <w:rPr>
          <w:rFonts w:ascii="Times New Roman" w:hAnsi="Times New Roman" w:cs="Times New Roman"/>
          <w:sz w:val="24"/>
          <w:szCs w:val="24"/>
        </w:rPr>
        <w:t>.</w:t>
      </w:r>
    </w:p>
    <w:p w14:paraId="315BF08D" w14:textId="77777777" w:rsidR="00C46920" w:rsidRDefault="00C46920" w:rsidP="00C46920">
      <w:pPr>
        <w:spacing w:after="0"/>
        <w:ind w:left="2880" w:firstLine="720"/>
        <w:rPr>
          <w:rFonts w:ascii="Times New Roman" w:hAnsi="Times New Roman" w:cs="Times New Roman"/>
          <w:sz w:val="24"/>
          <w:szCs w:val="24"/>
        </w:rPr>
      </w:pPr>
    </w:p>
    <w:p w14:paraId="2F280D51" w14:textId="55FB0AFB" w:rsidR="00C46920" w:rsidRDefault="00C46920" w:rsidP="00C46920">
      <w:pPr>
        <w:spacing w:after="0"/>
        <w:ind w:left="2880" w:firstLine="720"/>
        <w:rPr>
          <w:rFonts w:ascii="Times New Roman" w:hAnsi="Times New Roman" w:cs="Times New Roman"/>
          <w:sz w:val="24"/>
          <w:szCs w:val="24"/>
        </w:rPr>
      </w:pPr>
      <w:r>
        <w:rPr>
          <w:rFonts w:ascii="Times New Roman" w:hAnsi="Times New Roman" w:cs="Times New Roman"/>
          <w:sz w:val="24"/>
          <w:szCs w:val="24"/>
        </w:rPr>
        <w:t>2.1.</w:t>
      </w:r>
      <w:r w:rsidR="00F0550D">
        <w:rPr>
          <w:rFonts w:ascii="Times New Roman" w:hAnsi="Times New Roman" w:cs="Times New Roman"/>
          <w:sz w:val="24"/>
          <w:szCs w:val="24"/>
        </w:rPr>
        <w:t>3</w:t>
      </w:r>
      <w:r>
        <w:rPr>
          <w:rFonts w:ascii="Times New Roman" w:hAnsi="Times New Roman" w:cs="Times New Roman"/>
          <w:sz w:val="24"/>
          <w:szCs w:val="24"/>
        </w:rPr>
        <w:t>.</w:t>
      </w:r>
      <w:r w:rsidR="00904695">
        <w:rPr>
          <w:rFonts w:ascii="Times New Roman" w:hAnsi="Times New Roman" w:cs="Times New Roman"/>
          <w:sz w:val="24"/>
          <w:szCs w:val="24"/>
        </w:rPr>
        <w:t>3</w:t>
      </w:r>
      <w:r>
        <w:rPr>
          <w:rFonts w:ascii="Times New Roman" w:hAnsi="Times New Roman" w:cs="Times New Roman"/>
          <w:sz w:val="24"/>
          <w:szCs w:val="24"/>
        </w:rPr>
        <w:t>.</w:t>
      </w:r>
      <w:r w:rsidR="00904695">
        <w:rPr>
          <w:rFonts w:ascii="Times New Roman" w:hAnsi="Times New Roman" w:cs="Times New Roman"/>
          <w:sz w:val="24"/>
          <w:szCs w:val="24"/>
        </w:rPr>
        <w:t>8</w:t>
      </w:r>
      <w:r>
        <w:rPr>
          <w:rFonts w:ascii="Times New Roman" w:hAnsi="Times New Roman" w:cs="Times New Roman"/>
          <w:sz w:val="24"/>
          <w:szCs w:val="24"/>
        </w:rPr>
        <w:t xml:space="preserve"> Delivery Option</w:t>
      </w:r>
    </w:p>
    <w:p w14:paraId="2E93A9D4" w14:textId="77777777" w:rsidR="00C46920" w:rsidRDefault="00C46920" w:rsidP="00C46920">
      <w:pPr>
        <w:spacing w:after="0"/>
        <w:ind w:left="4140" w:hanging="540"/>
        <w:rPr>
          <w:rFonts w:ascii="Times New Roman" w:hAnsi="Times New Roman" w:cs="Times New Roman"/>
          <w:sz w:val="24"/>
          <w:szCs w:val="24"/>
        </w:rPr>
      </w:pPr>
      <w:r>
        <w:rPr>
          <w:rFonts w:ascii="Times New Roman" w:hAnsi="Times New Roman" w:cs="Times New Roman"/>
          <w:sz w:val="24"/>
          <w:szCs w:val="24"/>
        </w:rPr>
        <w:t>The Delivery Option shall be considered to be Indirect.</w:t>
      </w:r>
    </w:p>
    <w:p w14:paraId="71E6F5D7" w14:textId="77777777" w:rsidR="00C46920" w:rsidRDefault="00C46920" w:rsidP="00C46920">
      <w:pPr>
        <w:tabs>
          <w:tab w:val="left" w:pos="1800"/>
        </w:tabs>
        <w:spacing w:after="0"/>
        <w:ind w:left="2160"/>
        <w:rPr>
          <w:rFonts w:ascii="Times New Roman" w:hAnsi="Times New Roman" w:cs="Times New Roman"/>
          <w:sz w:val="24"/>
          <w:szCs w:val="24"/>
        </w:rPr>
      </w:pPr>
    </w:p>
    <w:p w14:paraId="4472326A" w14:textId="21C6D7C8" w:rsidR="00C46920" w:rsidRDefault="00C46920" w:rsidP="00C46920">
      <w:pPr>
        <w:spacing w:after="0"/>
        <w:ind w:left="2880" w:firstLine="720"/>
        <w:rPr>
          <w:rFonts w:ascii="Times New Roman" w:hAnsi="Times New Roman" w:cs="Times New Roman"/>
          <w:sz w:val="24"/>
          <w:szCs w:val="24"/>
        </w:rPr>
      </w:pPr>
      <w:r>
        <w:rPr>
          <w:rFonts w:ascii="Times New Roman" w:hAnsi="Times New Roman" w:cs="Times New Roman"/>
          <w:sz w:val="24"/>
          <w:szCs w:val="24"/>
        </w:rPr>
        <w:t>2.1.</w:t>
      </w:r>
      <w:r w:rsidR="00F0550D">
        <w:rPr>
          <w:rFonts w:ascii="Times New Roman" w:hAnsi="Times New Roman" w:cs="Times New Roman"/>
          <w:sz w:val="24"/>
          <w:szCs w:val="24"/>
        </w:rPr>
        <w:t>3</w:t>
      </w:r>
      <w:r>
        <w:rPr>
          <w:rFonts w:ascii="Times New Roman" w:hAnsi="Times New Roman" w:cs="Times New Roman"/>
          <w:sz w:val="24"/>
          <w:szCs w:val="24"/>
        </w:rPr>
        <w:t>.</w:t>
      </w:r>
      <w:r w:rsidR="00904695">
        <w:rPr>
          <w:rFonts w:ascii="Times New Roman" w:hAnsi="Times New Roman" w:cs="Times New Roman"/>
          <w:sz w:val="24"/>
          <w:szCs w:val="24"/>
        </w:rPr>
        <w:t>3</w:t>
      </w:r>
      <w:r>
        <w:rPr>
          <w:rFonts w:ascii="Times New Roman" w:hAnsi="Times New Roman" w:cs="Times New Roman"/>
          <w:sz w:val="24"/>
          <w:szCs w:val="24"/>
        </w:rPr>
        <w:t>.</w:t>
      </w:r>
      <w:r w:rsidR="00904695">
        <w:rPr>
          <w:rFonts w:ascii="Times New Roman" w:hAnsi="Times New Roman" w:cs="Times New Roman"/>
          <w:sz w:val="24"/>
          <w:szCs w:val="24"/>
        </w:rPr>
        <w:t>9</w:t>
      </w:r>
      <w:r>
        <w:rPr>
          <w:rFonts w:ascii="Times New Roman" w:hAnsi="Times New Roman" w:cs="Times New Roman"/>
          <w:sz w:val="24"/>
          <w:szCs w:val="24"/>
        </w:rPr>
        <w:t xml:space="preserve"> Date of Coaching</w:t>
      </w:r>
    </w:p>
    <w:p w14:paraId="6C04E957" w14:textId="2B982252" w:rsidR="00C46920" w:rsidRDefault="00C46920" w:rsidP="00C46920">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date of coaching or event will be the </w:t>
      </w:r>
      <w:r w:rsidR="00F0550D">
        <w:rPr>
          <w:rFonts w:ascii="Times New Roman" w:hAnsi="Times New Roman" w:cs="Times New Roman"/>
          <w:sz w:val="24"/>
          <w:szCs w:val="24"/>
        </w:rPr>
        <w:t>Event Date from the input feed</w:t>
      </w:r>
      <w:r>
        <w:rPr>
          <w:rFonts w:ascii="Times New Roman" w:hAnsi="Times New Roman" w:cs="Times New Roman"/>
          <w:sz w:val="24"/>
          <w:szCs w:val="24"/>
        </w:rPr>
        <w:t>.</w:t>
      </w:r>
    </w:p>
    <w:p w14:paraId="1378B0D5" w14:textId="77777777" w:rsidR="00C46920" w:rsidRDefault="00C46920" w:rsidP="00C46920">
      <w:pPr>
        <w:tabs>
          <w:tab w:val="left" w:pos="1800"/>
        </w:tabs>
        <w:spacing w:after="0"/>
        <w:ind w:left="2160"/>
        <w:rPr>
          <w:rFonts w:ascii="Times New Roman" w:hAnsi="Times New Roman" w:cs="Times New Roman"/>
          <w:sz w:val="24"/>
          <w:szCs w:val="24"/>
        </w:rPr>
      </w:pPr>
    </w:p>
    <w:p w14:paraId="1824A988" w14:textId="2E2B27FC" w:rsidR="00C46920" w:rsidRDefault="00C46920" w:rsidP="00C46920">
      <w:pPr>
        <w:spacing w:after="0"/>
        <w:ind w:left="2880" w:firstLine="720"/>
        <w:rPr>
          <w:rFonts w:ascii="Times New Roman" w:hAnsi="Times New Roman" w:cs="Times New Roman"/>
          <w:sz w:val="24"/>
          <w:szCs w:val="24"/>
        </w:rPr>
      </w:pPr>
      <w:r>
        <w:rPr>
          <w:rFonts w:ascii="Times New Roman" w:hAnsi="Times New Roman" w:cs="Times New Roman"/>
          <w:sz w:val="24"/>
          <w:szCs w:val="24"/>
        </w:rPr>
        <w:t>2.1.</w:t>
      </w:r>
      <w:r w:rsidR="00F0550D">
        <w:rPr>
          <w:rFonts w:ascii="Times New Roman" w:hAnsi="Times New Roman" w:cs="Times New Roman"/>
          <w:sz w:val="24"/>
          <w:szCs w:val="24"/>
        </w:rPr>
        <w:t>3</w:t>
      </w:r>
      <w:r>
        <w:rPr>
          <w:rFonts w:ascii="Times New Roman" w:hAnsi="Times New Roman" w:cs="Times New Roman"/>
          <w:sz w:val="24"/>
          <w:szCs w:val="24"/>
        </w:rPr>
        <w:t>.</w:t>
      </w:r>
      <w:r w:rsidR="00904695">
        <w:rPr>
          <w:rFonts w:ascii="Times New Roman" w:hAnsi="Times New Roman" w:cs="Times New Roman"/>
          <w:sz w:val="24"/>
          <w:szCs w:val="24"/>
        </w:rPr>
        <w:t>3</w:t>
      </w:r>
      <w:r>
        <w:rPr>
          <w:rFonts w:ascii="Times New Roman" w:hAnsi="Times New Roman" w:cs="Times New Roman"/>
          <w:sz w:val="24"/>
          <w:szCs w:val="24"/>
        </w:rPr>
        <w:t>.</w:t>
      </w:r>
      <w:r w:rsidR="00904695">
        <w:rPr>
          <w:rFonts w:ascii="Times New Roman" w:hAnsi="Times New Roman" w:cs="Times New Roman"/>
          <w:sz w:val="24"/>
          <w:szCs w:val="24"/>
        </w:rPr>
        <w:t>10</w:t>
      </w:r>
      <w:r>
        <w:rPr>
          <w:rFonts w:ascii="Times New Roman" w:hAnsi="Times New Roman" w:cs="Times New Roman"/>
          <w:sz w:val="24"/>
          <w:szCs w:val="24"/>
        </w:rPr>
        <w:t xml:space="preserve"> Coaching Reasons </w:t>
      </w:r>
    </w:p>
    <w:p w14:paraId="51888B31" w14:textId="77777777" w:rsidR="00C46920" w:rsidRDefault="00C46920" w:rsidP="00C46920">
      <w:pPr>
        <w:spacing w:after="0"/>
        <w:ind w:left="4140" w:hanging="540"/>
        <w:rPr>
          <w:rFonts w:ascii="Times New Roman" w:hAnsi="Times New Roman" w:cs="Times New Roman"/>
          <w:sz w:val="24"/>
          <w:szCs w:val="24"/>
        </w:rPr>
      </w:pPr>
      <w:r>
        <w:rPr>
          <w:rFonts w:ascii="Times New Roman" w:hAnsi="Times New Roman" w:cs="Times New Roman"/>
          <w:sz w:val="24"/>
          <w:szCs w:val="24"/>
        </w:rPr>
        <w:t>The Coaching Reasons shall be as follows:</w:t>
      </w:r>
    </w:p>
    <w:p w14:paraId="7E50A6E5" w14:textId="77777777" w:rsidR="00C46920" w:rsidRDefault="00C46920" w:rsidP="00C46920">
      <w:pPr>
        <w:spacing w:after="0"/>
        <w:ind w:left="4140" w:hanging="540"/>
        <w:rPr>
          <w:rFonts w:ascii="Times New Roman" w:hAnsi="Times New Roman" w:cs="Times New Roman"/>
          <w:sz w:val="24"/>
          <w:szCs w:val="24"/>
        </w:rPr>
      </w:pPr>
    </w:p>
    <w:tbl>
      <w:tblPr>
        <w:tblW w:w="9729"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6"/>
        <w:gridCol w:w="2883"/>
        <w:gridCol w:w="4950"/>
      </w:tblGrid>
      <w:tr w:rsidR="00C46920" w:rsidRPr="008229D2" w14:paraId="201C027E" w14:textId="77777777" w:rsidTr="005A56EF">
        <w:trPr>
          <w:cantSplit/>
          <w:trHeight w:val="300"/>
        </w:trPr>
        <w:tc>
          <w:tcPr>
            <w:tcW w:w="1896" w:type="dxa"/>
            <w:shd w:val="clear" w:color="auto" w:fill="000000" w:themeFill="text1"/>
            <w:vAlign w:val="center"/>
            <w:hideMark/>
          </w:tcPr>
          <w:p w14:paraId="771FA60F" w14:textId="77777777" w:rsidR="00C46920" w:rsidRPr="008229D2" w:rsidRDefault="00C46920" w:rsidP="0035703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14328BDB" w14:textId="77777777" w:rsidR="00C46920" w:rsidRPr="008229D2" w:rsidRDefault="00C46920" w:rsidP="0035703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722C1484" w14:textId="77777777" w:rsidR="00C46920" w:rsidRPr="008229D2" w:rsidRDefault="00C46920" w:rsidP="0035703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C46920" w:rsidRPr="008229D2" w14:paraId="57036CC6" w14:textId="77777777" w:rsidTr="005A56EF">
        <w:trPr>
          <w:cantSplit/>
          <w:trHeight w:val="300"/>
        </w:trPr>
        <w:tc>
          <w:tcPr>
            <w:tcW w:w="1896" w:type="dxa"/>
            <w:shd w:val="clear" w:color="auto" w:fill="auto"/>
            <w:vAlign w:val="center"/>
          </w:tcPr>
          <w:p w14:paraId="3122F586" w14:textId="0A8CE14C" w:rsidR="00C46920" w:rsidRPr="008229D2" w:rsidRDefault="00F0550D" w:rsidP="0035703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OMR/Exceptions</w:t>
            </w:r>
          </w:p>
        </w:tc>
        <w:tc>
          <w:tcPr>
            <w:tcW w:w="2883" w:type="dxa"/>
            <w:shd w:val="clear" w:color="auto" w:fill="auto"/>
            <w:noWrap/>
            <w:vAlign w:val="center"/>
          </w:tcPr>
          <w:p w14:paraId="2531DE10" w14:textId="77777777" w:rsidR="00C46920" w:rsidRDefault="00C46920" w:rsidP="0035703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Research Required</w:t>
            </w:r>
          </w:p>
        </w:tc>
        <w:tc>
          <w:tcPr>
            <w:tcW w:w="4950" w:type="dxa"/>
            <w:shd w:val="clear" w:color="auto" w:fill="auto"/>
            <w:noWrap/>
            <w:vAlign w:val="bottom"/>
          </w:tcPr>
          <w:p w14:paraId="0520D120" w14:textId="0CC7C6DE" w:rsidR="00C46920" w:rsidRDefault="00F0550D" w:rsidP="00357032">
            <w:pPr>
              <w:spacing w:after="0" w:line="240" w:lineRule="auto"/>
              <w:rPr>
                <w:rFonts w:ascii="Times New Roman" w:eastAsia="Times New Roman" w:hAnsi="Times New Roman" w:cs="Times New Roman"/>
                <w:color w:val="000000"/>
                <w:sz w:val="24"/>
                <w:szCs w:val="24"/>
              </w:rPr>
            </w:pPr>
            <w:r w:rsidRPr="00F0550D">
              <w:rPr>
                <w:rFonts w:ascii="Times New Roman" w:eastAsia="Times New Roman" w:hAnsi="Times New Roman" w:cs="Times New Roman"/>
                <w:color w:val="000000"/>
                <w:sz w:val="24"/>
                <w:szCs w:val="24"/>
              </w:rPr>
              <w:t>OMR: Inappropriate ARC Escalation</w:t>
            </w:r>
          </w:p>
        </w:tc>
      </w:tr>
      <w:tr w:rsidR="005A56EF" w:rsidRPr="008229D2" w14:paraId="0FF9A77C" w14:textId="77777777" w:rsidTr="005A56EF">
        <w:trPr>
          <w:cantSplit/>
          <w:trHeight w:val="300"/>
        </w:trPr>
        <w:tc>
          <w:tcPr>
            <w:tcW w:w="1896" w:type="dxa"/>
            <w:shd w:val="clear" w:color="auto" w:fill="auto"/>
            <w:vAlign w:val="center"/>
          </w:tcPr>
          <w:p w14:paraId="15DEAADC" w14:textId="6DE84B90" w:rsidR="005A56EF" w:rsidRDefault="005A56EF" w:rsidP="0035703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OMR/Exceptions</w:t>
            </w:r>
          </w:p>
        </w:tc>
        <w:tc>
          <w:tcPr>
            <w:tcW w:w="2883" w:type="dxa"/>
            <w:shd w:val="clear" w:color="auto" w:fill="auto"/>
            <w:noWrap/>
            <w:vAlign w:val="center"/>
          </w:tcPr>
          <w:p w14:paraId="1A4D7A10" w14:textId="03A7C32F" w:rsidR="005A56EF" w:rsidRDefault="005A56EF" w:rsidP="0035703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Research Required</w:t>
            </w:r>
          </w:p>
        </w:tc>
        <w:tc>
          <w:tcPr>
            <w:tcW w:w="4950" w:type="dxa"/>
            <w:shd w:val="clear" w:color="auto" w:fill="auto"/>
            <w:noWrap/>
            <w:vAlign w:val="bottom"/>
          </w:tcPr>
          <w:p w14:paraId="29507DDF" w14:textId="4D07C301" w:rsidR="005A56EF" w:rsidRPr="00F0550D" w:rsidRDefault="005A56EF" w:rsidP="005A56EF">
            <w:pPr>
              <w:spacing w:after="0" w:line="240" w:lineRule="auto"/>
              <w:rPr>
                <w:rFonts w:ascii="Times New Roman" w:eastAsia="Times New Roman" w:hAnsi="Times New Roman" w:cs="Times New Roman"/>
                <w:color w:val="000000"/>
                <w:sz w:val="24"/>
                <w:szCs w:val="24"/>
              </w:rPr>
            </w:pPr>
            <w:r w:rsidRPr="00F0550D">
              <w:rPr>
                <w:rFonts w:ascii="Times New Roman" w:eastAsia="Times New Roman" w:hAnsi="Times New Roman" w:cs="Times New Roman"/>
                <w:color w:val="000000"/>
                <w:sz w:val="24"/>
                <w:szCs w:val="24"/>
              </w:rPr>
              <w:t xml:space="preserve">OMR: Inappropriate ARC </w:t>
            </w:r>
            <w:r>
              <w:rPr>
                <w:rFonts w:ascii="Times New Roman" w:eastAsia="Times New Roman" w:hAnsi="Times New Roman" w:cs="Times New Roman"/>
                <w:color w:val="000000"/>
                <w:sz w:val="24"/>
                <w:szCs w:val="24"/>
              </w:rPr>
              <w:t>Transfer</w:t>
            </w:r>
          </w:p>
        </w:tc>
      </w:tr>
    </w:tbl>
    <w:p w14:paraId="3970D1F4" w14:textId="77777777" w:rsidR="00C46920" w:rsidRDefault="00C46920" w:rsidP="00C46920">
      <w:pPr>
        <w:spacing w:after="0"/>
        <w:ind w:left="4140" w:hanging="540"/>
        <w:rPr>
          <w:rFonts w:ascii="Times New Roman" w:hAnsi="Times New Roman" w:cs="Times New Roman"/>
          <w:sz w:val="24"/>
          <w:szCs w:val="24"/>
        </w:rPr>
      </w:pPr>
    </w:p>
    <w:p w14:paraId="3833584E" w14:textId="77777777" w:rsidR="00C46920" w:rsidRDefault="00C46920" w:rsidP="00C46920">
      <w:pPr>
        <w:spacing w:after="0"/>
        <w:ind w:left="4140" w:hanging="540"/>
        <w:rPr>
          <w:rFonts w:ascii="Times New Roman" w:hAnsi="Times New Roman" w:cs="Times New Roman"/>
          <w:sz w:val="24"/>
          <w:szCs w:val="24"/>
        </w:rPr>
      </w:pPr>
    </w:p>
    <w:p w14:paraId="24CF79EF" w14:textId="1D7B3924" w:rsidR="00C46920" w:rsidRDefault="00C46920" w:rsidP="00C46920">
      <w:pPr>
        <w:spacing w:after="0"/>
        <w:ind w:left="2880" w:firstLine="720"/>
        <w:rPr>
          <w:rFonts w:ascii="Times New Roman" w:hAnsi="Times New Roman" w:cs="Times New Roman"/>
          <w:sz w:val="24"/>
          <w:szCs w:val="24"/>
        </w:rPr>
      </w:pPr>
      <w:r>
        <w:rPr>
          <w:rFonts w:ascii="Times New Roman" w:hAnsi="Times New Roman" w:cs="Times New Roman"/>
          <w:sz w:val="24"/>
          <w:szCs w:val="24"/>
        </w:rPr>
        <w:t>2.1.</w:t>
      </w:r>
      <w:r w:rsidR="00F0550D">
        <w:rPr>
          <w:rFonts w:ascii="Times New Roman" w:hAnsi="Times New Roman" w:cs="Times New Roman"/>
          <w:sz w:val="24"/>
          <w:szCs w:val="24"/>
        </w:rPr>
        <w:t>3</w:t>
      </w:r>
      <w:r>
        <w:rPr>
          <w:rFonts w:ascii="Times New Roman" w:hAnsi="Times New Roman" w:cs="Times New Roman"/>
          <w:sz w:val="24"/>
          <w:szCs w:val="24"/>
        </w:rPr>
        <w:t>.</w:t>
      </w:r>
      <w:r w:rsidR="00904695">
        <w:rPr>
          <w:rFonts w:ascii="Times New Roman" w:hAnsi="Times New Roman" w:cs="Times New Roman"/>
          <w:sz w:val="24"/>
          <w:szCs w:val="24"/>
        </w:rPr>
        <w:t>3</w:t>
      </w:r>
      <w:r>
        <w:rPr>
          <w:rFonts w:ascii="Times New Roman" w:hAnsi="Times New Roman" w:cs="Times New Roman"/>
          <w:sz w:val="24"/>
          <w:szCs w:val="24"/>
        </w:rPr>
        <w:t>.</w:t>
      </w:r>
      <w:r w:rsidR="000F4D7C">
        <w:rPr>
          <w:rFonts w:ascii="Times New Roman" w:hAnsi="Times New Roman" w:cs="Times New Roman"/>
          <w:sz w:val="24"/>
          <w:szCs w:val="24"/>
        </w:rPr>
        <w:t>11</w:t>
      </w:r>
      <w:r w:rsidR="00904695">
        <w:rPr>
          <w:rFonts w:ascii="Times New Roman" w:hAnsi="Times New Roman" w:cs="Times New Roman"/>
          <w:sz w:val="24"/>
          <w:szCs w:val="24"/>
        </w:rPr>
        <w:t xml:space="preserve"> </w:t>
      </w:r>
      <w:r>
        <w:rPr>
          <w:rFonts w:ascii="Times New Roman" w:hAnsi="Times New Roman" w:cs="Times New Roman"/>
          <w:sz w:val="24"/>
          <w:szCs w:val="24"/>
        </w:rPr>
        <w:t xml:space="preserve">Report Details </w:t>
      </w:r>
    </w:p>
    <w:p w14:paraId="3928635A" w14:textId="5688D025" w:rsidR="00C46920" w:rsidRDefault="00C46920" w:rsidP="00F0550D">
      <w:pPr>
        <w:spacing w:after="0"/>
        <w:ind w:left="4140" w:hanging="540"/>
        <w:rPr>
          <w:rFonts w:ascii="Times New Roman" w:hAnsi="Times New Roman" w:cs="Times New Roman"/>
          <w:sz w:val="24"/>
          <w:szCs w:val="24"/>
        </w:rPr>
      </w:pPr>
      <w:r>
        <w:rPr>
          <w:rFonts w:ascii="Times New Roman" w:hAnsi="Times New Roman" w:cs="Times New Roman"/>
          <w:sz w:val="24"/>
          <w:szCs w:val="24"/>
        </w:rPr>
        <w:t>The Report Details shall be the following fields from the f</w:t>
      </w:r>
      <w:r w:rsidR="00F0550D">
        <w:rPr>
          <w:rFonts w:ascii="Times New Roman" w:hAnsi="Times New Roman" w:cs="Times New Roman"/>
          <w:sz w:val="24"/>
          <w:szCs w:val="24"/>
        </w:rPr>
        <w:t>eed file concatenated together:</w:t>
      </w:r>
    </w:p>
    <w:p w14:paraId="2B053F97" w14:textId="5BBB3ED1" w:rsidR="00444218" w:rsidRDefault="00F0550D" w:rsidP="00F0550D">
      <w:pPr>
        <w:spacing w:after="0"/>
        <w:ind w:left="4140" w:hanging="540"/>
        <w:rPr>
          <w:rFonts w:ascii="Times New Roman" w:hAnsi="Times New Roman" w:cs="Times New Roman"/>
          <w:sz w:val="24"/>
          <w:szCs w:val="24"/>
        </w:rPr>
      </w:pPr>
      <w:r>
        <w:rPr>
          <w:rFonts w:ascii="Times New Roman" w:hAnsi="Times New Roman" w:cs="Times New Roman"/>
          <w:sz w:val="24"/>
          <w:szCs w:val="24"/>
        </w:rPr>
        <w:tab/>
      </w:r>
    </w:p>
    <w:tbl>
      <w:tblPr>
        <w:tblStyle w:val="TableGrid"/>
        <w:tblW w:w="9720" w:type="dxa"/>
        <w:tblInd w:w="2988" w:type="dxa"/>
        <w:tblLook w:val="04A0" w:firstRow="1" w:lastRow="0" w:firstColumn="1" w:lastColumn="0" w:noHBand="0" w:noVBand="1"/>
      </w:tblPr>
      <w:tblGrid>
        <w:gridCol w:w="2340"/>
        <w:gridCol w:w="7380"/>
      </w:tblGrid>
      <w:tr w:rsidR="005A56EF" w:rsidRPr="00C40897" w14:paraId="13DF664F" w14:textId="77777777" w:rsidTr="005A56EF">
        <w:tc>
          <w:tcPr>
            <w:tcW w:w="2340" w:type="dxa"/>
          </w:tcPr>
          <w:p w14:paraId="38414E9A" w14:textId="55838E91" w:rsidR="005A56EF" w:rsidRDefault="005A56EF" w:rsidP="00904695">
            <w:pPr>
              <w:jc w:val="center"/>
              <w:rPr>
                <w:rFonts w:ascii="Times New Roman" w:hAnsi="Times New Roman" w:cs="Times New Roman"/>
                <w:b/>
              </w:rPr>
            </w:pPr>
            <w:r w:rsidRPr="00C40897">
              <w:rPr>
                <w:rFonts w:ascii="Times New Roman" w:hAnsi="Times New Roman" w:cs="Times New Roman"/>
                <w:b/>
              </w:rPr>
              <w:t>OMR Report Code</w:t>
            </w:r>
          </w:p>
        </w:tc>
        <w:tc>
          <w:tcPr>
            <w:tcW w:w="7380" w:type="dxa"/>
          </w:tcPr>
          <w:p w14:paraId="60F62965" w14:textId="31E5EB8F" w:rsidR="005A56EF" w:rsidRPr="00C40897" w:rsidRDefault="005A56EF" w:rsidP="00904695">
            <w:pPr>
              <w:jc w:val="center"/>
              <w:rPr>
                <w:rFonts w:ascii="Times New Roman" w:hAnsi="Times New Roman" w:cs="Times New Roman"/>
                <w:b/>
              </w:rPr>
            </w:pPr>
            <w:r>
              <w:rPr>
                <w:rFonts w:ascii="Times New Roman" w:hAnsi="Times New Roman" w:cs="Times New Roman"/>
                <w:b/>
              </w:rPr>
              <w:t>Preceding Sentence</w:t>
            </w:r>
          </w:p>
        </w:tc>
      </w:tr>
      <w:tr w:rsidR="005A56EF" w:rsidRPr="00C40897" w14:paraId="4F8BEA90" w14:textId="77777777" w:rsidTr="005A56EF">
        <w:tc>
          <w:tcPr>
            <w:tcW w:w="2340" w:type="dxa"/>
            <w:vAlign w:val="bottom"/>
          </w:tcPr>
          <w:p w14:paraId="5EF4D6B1" w14:textId="33012199" w:rsidR="005A56EF" w:rsidRDefault="005A56EF" w:rsidP="00904695">
            <w:pPr>
              <w:rPr>
                <w:rFonts w:ascii="Times New Roman" w:hAnsi="Times New Roman" w:cs="Times New Roman"/>
                <w:color w:val="000000"/>
              </w:rPr>
            </w:pPr>
            <w:r w:rsidRPr="00C40897">
              <w:rPr>
                <w:rFonts w:ascii="Times New Roman" w:hAnsi="Times New Roman" w:cs="Times New Roman"/>
                <w:color w:val="000000"/>
              </w:rPr>
              <w:t>IAE</w:t>
            </w:r>
          </w:p>
        </w:tc>
        <w:tc>
          <w:tcPr>
            <w:tcW w:w="7380" w:type="dxa"/>
            <w:vAlign w:val="center"/>
          </w:tcPr>
          <w:p w14:paraId="3BDB14C0" w14:textId="2E3B8ACF" w:rsidR="005A56EF" w:rsidRPr="005A56EF" w:rsidRDefault="005A56EF" w:rsidP="00904695">
            <w:pPr>
              <w:rPr>
                <w:rFonts w:ascii="Times New Roman" w:hAnsi="Times New Roman" w:cs="Times New Roman"/>
              </w:rPr>
            </w:pPr>
            <w:r w:rsidRPr="005A56EF">
              <w:rPr>
                <w:rFonts w:ascii="Times New Roman" w:hAnsi="Times New Roman" w:cs="Times New Roman"/>
              </w:rPr>
              <w:t>“</w:t>
            </w:r>
            <w:r w:rsidR="0029028A" w:rsidRPr="0029028A">
              <w:rPr>
                <w:rFonts w:ascii="Times New Roman" w:hAnsi="Times New Roman" w:cs="Times New Roman"/>
              </w:rPr>
              <w:t xml:space="preserve">You are receiving this </w:t>
            </w:r>
            <w:proofErr w:type="spellStart"/>
            <w:r w:rsidR="0029028A" w:rsidRPr="0029028A">
              <w:rPr>
                <w:rFonts w:ascii="Times New Roman" w:hAnsi="Times New Roman" w:cs="Times New Roman"/>
              </w:rPr>
              <w:t>eCL</w:t>
            </w:r>
            <w:proofErr w:type="spellEnd"/>
            <w:r w:rsidR="0029028A" w:rsidRPr="0029028A">
              <w:rPr>
                <w:rFonts w:ascii="Times New Roman" w:hAnsi="Times New Roman" w:cs="Times New Roman"/>
              </w:rPr>
              <w:t xml:space="preserve"> because the ARC received an Inappropriate Escalation for this CSR.  Please review the </w:t>
            </w:r>
            <w:proofErr w:type="spellStart"/>
            <w:r w:rsidR="0029028A" w:rsidRPr="0029028A">
              <w:rPr>
                <w:rFonts w:ascii="Times New Roman" w:hAnsi="Times New Roman" w:cs="Times New Roman"/>
              </w:rPr>
              <w:t>Verint</w:t>
            </w:r>
            <w:proofErr w:type="spellEnd"/>
            <w:r w:rsidR="0029028A" w:rsidRPr="0029028A">
              <w:rPr>
                <w:rFonts w:ascii="Times New Roman" w:hAnsi="Times New Roman" w:cs="Times New Roman"/>
              </w:rPr>
              <w:t xml:space="preserve"> Call, NGD call record and coach as appropriate.</w:t>
            </w:r>
            <w:r w:rsidRPr="005A56EF">
              <w:rPr>
                <w:rFonts w:ascii="Times New Roman" w:hAnsi="Times New Roman" w:cs="Times New Roman"/>
              </w:rPr>
              <w:t>”</w:t>
            </w:r>
          </w:p>
        </w:tc>
      </w:tr>
      <w:tr w:rsidR="005A56EF" w:rsidRPr="00C40897" w14:paraId="5D2C748B" w14:textId="77777777" w:rsidTr="005A56EF">
        <w:tc>
          <w:tcPr>
            <w:tcW w:w="2340" w:type="dxa"/>
            <w:vAlign w:val="bottom"/>
          </w:tcPr>
          <w:p w14:paraId="4D6F3F01" w14:textId="4D72CB04" w:rsidR="005A56EF" w:rsidRDefault="005A56EF" w:rsidP="00904695">
            <w:pPr>
              <w:rPr>
                <w:rFonts w:ascii="Times New Roman" w:hAnsi="Times New Roman" w:cs="Times New Roman"/>
                <w:color w:val="000000"/>
              </w:rPr>
            </w:pPr>
            <w:r>
              <w:rPr>
                <w:rFonts w:ascii="Times New Roman" w:hAnsi="Times New Roman" w:cs="Times New Roman"/>
                <w:color w:val="000000"/>
              </w:rPr>
              <w:t>IAT</w:t>
            </w:r>
          </w:p>
        </w:tc>
        <w:tc>
          <w:tcPr>
            <w:tcW w:w="7380" w:type="dxa"/>
            <w:vAlign w:val="center"/>
          </w:tcPr>
          <w:p w14:paraId="68A523ED" w14:textId="192393DB" w:rsidR="005A56EF" w:rsidRPr="005A56EF" w:rsidRDefault="005A56EF" w:rsidP="005A56EF">
            <w:pPr>
              <w:rPr>
                <w:rFonts w:ascii="Times New Roman" w:hAnsi="Times New Roman" w:cs="Times New Roman"/>
                <w:color w:val="000000"/>
              </w:rPr>
            </w:pPr>
            <w:r w:rsidRPr="005A56EF">
              <w:rPr>
                <w:rFonts w:ascii="Times New Roman" w:hAnsi="Times New Roman" w:cs="Times New Roman"/>
              </w:rPr>
              <w:t>“</w:t>
            </w:r>
            <w:r w:rsidR="0029028A" w:rsidRPr="0029028A">
              <w:rPr>
                <w:rFonts w:ascii="Times New Roman" w:hAnsi="Times New Roman" w:cs="Times New Roman"/>
              </w:rPr>
              <w:t xml:space="preserve">You are receiving this </w:t>
            </w:r>
            <w:proofErr w:type="spellStart"/>
            <w:r w:rsidR="0029028A" w:rsidRPr="0029028A">
              <w:rPr>
                <w:rFonts w:ascii="Times New Roman" w:hAnsi="Times New Roman" w:cs="Times New Roman"/>
              </w:rPr>
              <w:t>eCL</w:t>
            </w:r>
            <w:proofErr w:type="spellEnd"/>
            <w:r w:rsidR="0029028A" w:rsidRPr="0029028A">
              <w:rPr>
                <w:rFonts w:ascii="Times New Roman" w:hAnsi="Times New Roman" w:cs="Times New Roman"/>
              </w:rPr>
              <w:t xml:space="preserve"> because the ARC received an Inappropriate Transfer from this CSR.  Please review the </w:t>
            </w:r>
            <w:proofErr w:type="spellStart"/>
            <w:r w:rsidR="0029028A" w:rsidRPr="0029028A">
              <w:rPr>
                <w:rFonts w:ascii="Times New Roman" w:hAnsi="Times New Roman" w:cs="Times New Roman"/>
              </w:rPr>
              <w:t>Verint</w:t>
            </w:r>
            <w:proofErr w:type="spellEnd"/>
            <w:r w:rsidR="0029028A" w:rsidRPr="0029028A">
              <w:rPr>
                <w:rFonts w:ascii="Times New Roman" w:hAnsi="Times New Roman" w:cs="Times New Roman"/>
              </w:rPr>
              <w:t xml:space="preserve"> Call, NGD call record and coach as appropriate.</w:t>
            </w:r>
            <w:r w:rsidRPr="005A56EF">
              <w:rPr>
                <w:rFonts w:ascii="Times New Roman" w:hAnsi="Times New Roman" w:cs="Times New Roman"/>
              </w:rPr>
              <w:t>”</w:t>
            </w:r>
          </w:p>
        </w:tc>
      </w:tr>
    </w:tbl>
    <w:p w14:paraId="10809032" w14:textId="77777777" w:rsidR="005A56EF" w:rsidRDefault="005A56EF" w:rsidP="00F0550D">
      <w:pPr>
        <w:spacing w:after="0"/>
        <w:ind w:left="4140" w:hanging="540"/>
        <w:rPr>
          <w:rFonts w:ascii="Times New Roman" w:hAnsi="Times New Roman" w:cs="Times New Roman"/>
          <w:sz w:val="24"/>
          <w:szCs w:val="24"/>
        </w:rPr>
      </w:pPr>
    </w:p>
    <w:p w14:paraId="2F287C79" w14:textId="3965B729" w:rsidR="005A56EF" w:rsidRDefault="005A56EF" w:rsidP="00F0550D">
      <w:pPr>
        <w:spacing w:after="0"/>
        <w:ind w:left="4140" w:hanging="540"/>
        <w:rPr>
          <w:rFonts w:ascii="Times New Roman" w:hAnsi="Times New Roman" w:cs="Times New Roman"/>
          <w:sz w:val="24"/>
          <w:szCs w:val="24"/>
        </w:rPr>
      </w:pPr>
      <w:r>
        <w:rPr>
          <w:rFonts w:ascii="Times New Roman" w:hAnsi="Times New Roman" w:cs="Times New Roman"/>
          <w:sz w:val="24"/>
          <w:szCs w:val="24"/>
        </w:rPr>
        <w:t>Preceding sentence followed by:</w:t>
      </w:r>
    </w:p>
    <w:p w14:paraId="6DF47712" w14:textId="03654486" w:rsidR="00F0550D" w:rsidRDefault="00F0550D" w:rsidP="00444218">
      <w:pPr>
        <w:spacing w:after="0"/>
        <w:ind w:left="4140"/>
        <w:rPr>
          <w:rFonts w:ascii="Times New Roman" w:hAnsi="Times New Roman" w:cs="Times New Roman"/>
          <w:sz w:val="24"/>
          <w:szCs w:val="24"/>
        </w:rPr>
      </w:pPr>
      <w:r>
        <w:rPr>
          <w:rFonts w:ascii="Times New Roman" w:hAnsi="Times New Roman" w:cs="Times New Roman"/>
          <w:sz w:val="24"/>
          <w:szCs w:val="24"/>
        </w:rPr>
        <w:lastRenderedPageBreak/>
        <w:t>Text Description</w:t>
      </w:r>
    </w:p>
    <w:p w14:paraId="281259DC" w14:textId="3BA8BAAA" w:rsidR="00F0550D" w:rsidRDefault="00F0550D" w:rsidP="00F0550D">
      <w:pPr>
        <w:spacing w:after="0"/>
        <w:ind w:left="4140" w:hanging="540"/>
        <w:rPr>
          <w:rFonts w:ascii="Times New Roman" w:hAnsi="Times New Roman" w:cs="Times New Roman"/>
          <w:sz w:val="24"/>
          <w:szCs w:val="24"/>
        </w:rPr>
      </w:pPr>
      <w:r>
        <w:rPr>
          <w:rFonts w:ascii="Times New Roman" w:hAnsi="Times New Roman" w:cs="Times New Roman"/>
          <w:sz w:val="24"/>
          <w:szCs w:val="24"/>
        </w:rPr>
        <w:tab/>
        <w:t>CD1</w:t>
      </w:r>
    </w:p>
    <w:p w14:paraId="747806C5" w14:textId="544E115C" w:rsidR="00F0550D" w:rsidRDefault="00F0550D" w:rsidP="00F0550D">
      <w:pPr>
        <w:spacing w:after="0"/>
        <w:ind w:left="4140" w:hanging="540"/>
        <w:rPr>
          <w:rFonts w:ascii="Times New Roman" w:hAnsi="Times New Roman" w:cs="Times New Roman"/>
          <w:sz w:val="24"/>
          <w:szCs w:val="24"/>
        </w:rPr>
      </w:pPr>
      <w:r>
        <w:rPr>
          <w:rFonts w:ascii="Times New Roman" w:hAnsi="Times New Roman" w:cs="Times New Roman"/>
          <w:sz w:val="24"/>
          <w:szCs w:val="24"/>
        </w:rPr>
        <w:tab/>
        <w:t>CD2</w:t>
      </w:r>
    </w:p>
    <w:p w14:paraId="5D783448" w14:textId="20FB32E6" w:rsidR="00C46920" w:rsidRDefault="00C16EAA" w:rsidP="00C46920">
      <w:pPr>
        <w:tabs>
          <w:tab w:val="left" w:pos="7230"/>
        </w:tabs>
        <w:spacing w:after="0"/>
        <w:ind w:left="4140" w:hanging="540"/>
        <w:rPr>
          <w:rFonts w:ascii="Times New Roman" w:hAnsi="Times New Roman" w:cs="Times New Roman"/>
          <w:sz w:val="24"/>
          <w:szCs w:val="24"/>
        </w:rPr>
      </w:pPr>
      <w:r>
        <w:rPr>
          <w:rFonts w:ascii="Times New Roman" w:hAnsi="Times New Roman" w:cs="Times New Roman"/>
          <w:sz w:val="24"/>
          <w:szCs w:val="24"/>
        </w:rPr>
        <w:tab/>
        <w:t xml:space="preserve">Each field separated by carriage </w:t>
      </w:r>
    </w:p>
    <w:p w14:paraId="23DE90F0" w14:textId="77777777" w:rsidR="00C16EAA" w:rsidRDefault="00C16EAA" w:rsidP="00C46920">
      <w:pPr>
        <w:tabs>
          <w:tab w:val="left" w:pos="7230"/>
        </w:tabs>
        <w:spacing w:after="0"/>
        <w:ind w:left="4140" w:hanging="540"/>
        <w:rPr>
          <w:rFonts w:ascii="Times New Roman" w:hAnsi="Times New Roman" w:cs="Times New Roman"/>
          <w:sz w:val="24"/>
          <w:szCs w:val="24"/>
        </w:rPr>
      </w:pPr>
    </w:p>
    <w:p w14:paraId="677A9E06" w14:textId="4A6680BA" w:rsidR="00C46920" w:rsidRDefault="00C46920" w:rsidP="00C46920">
      <w:pPr>
        <w:spacing w:after="0"/>
        <w:ind w:left="2880" w:firstLine="720"/>
        <w:rPr>
          <w:rFonts w:ascii="Times New Roman" w:hAnsi="Times New Roman" w:cs="Times New Roman"/>
          <w:sz w:val="24"/>
          <w:szCs w:val="24"/>
        </w:rPr>
      </w:pPr>
      <w:r>
        <w:rPr>
          <w:rFonts w:ascii="Times New Roman" w:hAnsi="Times New Roman" w:cs="Times New Roman"/>
          <w:sz w:val="24"/>
          <w:szCs w:val="24"/>
        </w:rPr>
        <w:t>2.1.</w:t>
      </w:r>
      <w:r w:rsidR="00F0550D">
        <w:rPr>
          <w:rFonts w:ascii="Times New Roman" w:hAnsi="Times New Roman" w:cs="Times New Roman"/>
          <w:sz w:val="24"/>
          <w:szCs w:val="24"/>
        </w:rPr>
        <w:t>3</w:t>
      </w:r>
      <w:r>
        <w:rPr>
          <w:rFonts w:ascii="Times New Roman" w:hAnsi="Times New Roman" w:cs="Times New Roman"/>
          <w:sz w:val="24"/>
          <w:szCs w:val="24"/>
        </w:rPr>
        <w:t>.</w:t>
      </w:r>
      <w:r w:rsidR="00904695">
        <w:rPr>
          <w:rFonts w:ascii="Times New Roman" w:hAnsi="Times New Roman" w:cs="Times New Roman"/>
          <w:sz w:val="24"/>
          <w:szCs w:val="24"/>
        </w:rPr>
        <w:t>3</w:t>
      </w:r>
      <w:r>
        <w:rPr>
          <w:rFonts w:ascii="Times New Roman" w:hAnsi="Times New Roman" w:cs="Times New Roman"/>
          <w:sz w:val="24"/>
          <w:szCs w:val="24"/>
        </w:rPr>
        <w:t>.</w:t>
      </w:r>
      <w:r w:rsidR="00904695">
        <w:rPr>
          <w:rFonts w:ascii="Times New Roman" w:hAnsi="Times New Roman" w:cs="Times New Roman"/>
          <w:sz w:val="24"/>
          <w:szCs w:val="24"/>
        </w:rPr>
        <w:t>1</w:t>
      </w:r>
      <w:r w:rsidR="000F4D7C">
        <w:rPr>
          <w:rFonts w:ascii="Times New Roman" w:hAnsi="Times New Roman" w:cs="Times New Roman"/>
          <w:sz w:val="24"/>
          <w:szCs w:val="24"/>
        </w:rPr>
        <w:t>2</w:t>
      </w:r>
      <w:r>
        <w:rPr>
          <w:rFonts w:ascii="Times New Roman" w:hAnsi="Times New Roman" w:cs="Times New Roman"/>
          <w:sz w:val="24"/>
          <w:szCs w:val="24"/>
        </w:rPr>
        <w:t xml:space="preserve"> Identify Source for eCoaching Log</w:t>
      </w:r>
    </w:p>
    <w:p w14:paraId="660D2D49" w14:textId="2007B7AF" w:rsidR="00C46920" w:rsidRDefault="00C46920" w:rsidP="00C46920">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source of the coaching log shall be </w:t>
      </w:r>
      <w:r w:rsidR="00F0550D">
        <w:rPr>
          <w:rFonts w:ascii="Times New Roman" w:hAnsi="Times New Roman" w:cs="Times New Roman"/>
          <w:sz w:val="24"/>
          <w:szCs w:val="24"/>
        </w:rPr>
        <w:t>OMR</w:t>
      </w:r>
      <w:r>
        <w:rPr>
          <w:rFonts w:ascii="Times New Roman" w:hAnsi="Times New Roman" w:cs="Times New Roman"/>
          <w:sz w:val="24"/>
          <w:szCs w:val="24"/>
        </w:rPr>
        <w:t>.</w:t>
      </w:r>
    </w:p>
    <w:p w14:paraId="228F32F2" w14:textId="77777777" w:rsidR="00C46920" w:rsidRDefault="00C46920" w:rsidP="00C46920">
      <w:pPr>
        <w:spacing w:after="0"/>
        <w:ind w:left="4140" w:hanging="540"/>
        <w:rPr>
          <w:rFonts w:ascii="Times New Roman" w:hAnsi="Times New Roman" w:cs="Times New Roman"/>
          <w:sz w:val="24"/>
          <w:szCs w:val="24"/>
        </w:rPr>
      </w:pPr>
    </w:p>
    <w:p w14:paraId="6AA23731" w14:textId="1A752D09" w:rsidR="00C46920" w:rsidRDefault="00C46920" w:rsidP="00904695">
      <w:pPr>
        <w:spacing w:after="0"/>
        <w:ind w:left="2880" w:firstLine="720"/>
        <w:rPr>
          <w:rFonts w:ascii="Times New Roman" w:hAnsi="Times New Roman" w:cs="Times New Roman"/>
          <w:sz w:val="24"/>
          <w:szCs w:val="24"/>
        </w:rPr>
      </w:pPr>
      <w:r>
        <w:rPr>
          <w:rFonts w:ascii="Times New Roman" w:hAnsi="Times New Roman" w:cs="Times New Roman"/>
          <w:sz w:val="24"/>
          <w:szCs w:val="24"/>
        </w:rPr>
        <w:t>2.1.</w:t>
      </w:r>
      <w:r w:rsidR="00F0550D">
        <w:rPr>
          <w:rFonts w:ascii="Times New Roman" w:hAnsi="Times New Roman" w:cs="Times New Roman"/>
          <w:sz w:val="24"/>
          <w:szCs w:val="24"/>
        </w:rPr>
        <w:t>3</w:t>
      </w:r>
      <w:r>
        <w:rPr>
          <w:rFonts w:ascii="Times New Roman" w:hAnsi="Times New Roman" w:cs="Times New Roman"/>
          <w:sz w:val="24"/>
          <w:szCs w:val="24"/>
        </w:rPr>
        <w:t>.3</w:t>
      </w:r>
      <w:r w:rsidR="00904695">
        <w:rPr>
          <w:rFonts w:ascii="Times New Roman" w:hAnsi="Times New Roman" w:cs="Times New Roman"/>
          <w:sz w:val="24"/>
          <w:szCs w:val="24"/>
        </w:rPr>
        <w:t>.1</w:t>
      </w:r>
      <w:r w:rsidR="000F4D7C">
        <w:rPr>
          <w:rFonts w:ascii="Times New Roman" w:hAnsi="Times New Roman" w:cs="Times New Roman"/>
          <w:sz w:val="24"/>
          <w:szCs w:val="24"/>
        </w:rPr>
        <w:t>3</w:t>
      </w:r>
      <w:r>
        <w:rPr>
          <w:rFonts w:ascii="Times New Roman" w:hAnsi="Times New Roman" w:cs="Times New Roman"/>
          <w:sz w:val="24"/>
          <w:szCs w:val="24"/>
        </w:rPr>
        <w:t xml:space="preserve"> Notification of eCoaching Logs</w:t>
      </w:r>
    </w:p>
    <w:p w14:paraId="6C2C455D" w14:textId="7C8BE90A" w:rsidR="00C46920" w:rsidRDefault="00C46920" w:rsidP="00904695">
      <w:pPr>
        <w:spacing w:after="0"/>
        <w:ind w:left="3600"/>
        <w:rPr>
          <w:rFonts w:ascii="Times New Roman" w:hAnsi="Times New Roman" w:cs="Times New Roman"/>
          <w:sz w:val="24"/>
          <w:szCs w:val="24"/>
        </w:rPr>
      </w:pPr>
      <w:r>
        <w:rPr>
          <w:rFonts w:ascii="Times New Roman" w:hAnsi="Times New Roman" w:cs="Times New Roman"/>
          <w:sz w:val="24"/>
          <w:szCs w:val="24"/>
        </w:rPr>
        <w:t xml:space="preserve">Email notifications for </w:t>
      </w:r>
      <w:r w:rsidR="00F0550D">
        <w:rPr>
          <w:rFonts w:ascii="Times New Roman" w:hAnsi="Times New Roman" w:cs="Times New Roman"/>
          <w:sz w:val="24"/>
          <w:szCs w:val="24"/>
        </w:rPr>
        <w:t xml:space="preserve">OMR </w:t>
      </w:r>
      <w:r>
        <w:rPr>
          <w:rFonts w:ascii="Times New Roman" w:hAnsi="Times New Roman" w:cs="Times New Roman"/>
          <w:sz w:val="24"/>
          <w:szCs w:val="24"/>
        </w:rPr>
        <w:t xml:space="preserve">data feed eCoaching Logs from report codes </w:t>
      </w:r>
      <w:r w:rsidR="00F0550D">
        <w:rPr>
          <w:rFonts w:ascii="Times New Roman" w:hAnsi="Times New Roman" w:cs="Times New Roman"/>
          <w:sz w:val="24"/>
          <w:szCs w:val="24"/>
        </w:rPr>
        <w:t>IAE</w:t>
      </w:r>
      <w:r w:rsidR="005A56EF">
        <w:rPr>
          <w:rFonts w:ascii="Times New Roman" w:hAnsi="Times New Roman" w:cs="Times New Roman"/>
          <w:sz w:val="24"/>
          <w:szCs w:val="24"/>
        </w:rPr>
        <w:t>, IAT</w:t>
      </w:r>
      <w:r w:rsidR="00F0550D">
        <w:rPr>
          <w:rFonts w:ascii="Times New Roman" w:hAnsi="Times New Roman" w:cs="Times New Roman"/>
          <w:sz w:val="24"/>
          <w:szCs w:val="24"/>
        </w:rPr>
        <w:t xml:space="preserve"> </w:t>
      </w:r>
      <w:r>
        <w:rPr>
          <w:rFonts w:ascii="Times New Roman" w:hAnsi="Times New Roman" w:cs="Times New Roman"/>
          <w:sz w:val="24"/>
          <w:szCs w:val="24"/>
        </w:rPr>
        <w:t>shall follow the same form as those submitted though the user interface as Pending Supervisor Review.  The current employee hierarchy will be used to determine the employee’s supervisor and manager.</w:t>
      </w:r>
    </w:p>
    <w:p w14:paraId="796DF692" w14:textId="77777777" w:rsidR="00C46920" w:rsidRDefault="00C46920" w:rsidP="00C46920">
      <w:pPr>
        <w:spacing w:after="0"/>
        <w:ind w:left="2700"/>
        <w:rPr>
          <w:rFonts w:ascii="Times New Roman" w:hAnsi="Times New Roman" w:cs="Times New Roman"/>
          <w:sz w:val="24"/>
          <w:szCs w:val="24"/>
        </w:rPr>
      </w:pPr>
    </w:p>
    <w:p w14:paraId="0A992D90" w14:textId="4A6F8450" w:rsidR="00C46920" w:rsidRDefault="00C46920" w:rsidP="00904695">
      <w:pPr>
        <w:spacing w:after="0"/>
        <w:ind w:left="4320"/>
        <w:rPr>
          <w:rFonts w:ascii="Times New Roman" w:hAnsi="Times New Roman" w:cs="Times New Roman"/>
          <w:sz w:val="24"/>
          <w:szCs w:val="24"/>
        </w:rPr>
      </w:pPr>
      <w:r>
        <w:rPr>
          <w:rFonts w:ascii="Times New Roman" w:hAnsi="Times New Roman" w:cs="Times New Roman"/>
          <w:sz w:val="24"/>
          <w:szCs w:val="24"/>
        </w:rPr>
        <w:t>2.1.</w:t>
      </w:r>
      <w:r w:rsidR="00F0550D">
        <w:rPr>
          <w:rFonts w:ascii="Times New Roman" w:hAnsi="Times New Roman" w:cs="Times New Roman"/>
          <w:sz w:val="24"/>
          <w:szCs w:val="24"/>
        </w:rPr>
        <w:t>3</w:t>
      </w:r>
      <w:r>
        <w:rPr>
          <w:rFonts w:ascii="Times New Roman" w:hAnsi="Times New Roman" w:cs="Times New Roman"/>
          <w:sz w:val="24"/>
          <w:szCs w:val="24"/>
        </w:rPr>
        <w:t>.3.1</w:t>
      </w:r>
      <w:r w:rsidR="000F4D7C">
        <w:rPr>
          <w:rFonts w:ascii="Times New Roman" w:hAnsi="Times New Roman" w:cs="Times New Roman"/>
          <w:sz w:val="24"/>
          <w:szCs w:val="24"/>
        </w:rPr>
        <w:t>3</w:t>
      </w:r>
      <w:r w:rsidR="00904695">
        <w:rPr>
          <w:rFonts w:ascii="Times New Roman" w:hAnsi="Times New Roman" w:cs="Times New Roman"/>
          <w:sz w:val="24"/>
          <w:szCs w:val="24"/>
        </w:rPr>
        <w:t>.1</w:t>
      </w:r>
      <w:r>
        <w:rPr>
          <w:rFonts w:ascii="Times New Roman" w:hAnsi="Times New Roman" w:cs="Times New Roman"/>
          <w:sz w:val="24"/>
          <w:szCs w:val="24"/>
        </w:rPr>
        <w:t xml:space="preserve"> Notification for </w:t>
      </w:r>
      <w:r w:rsidR="00F0550D">
        <w:rPr>
          <w:rFonts w:ascii="Times New Roman" w:hAnsi="Times New Roman" w:cs="Times New Roman"/>
          <w:sz w:val="24"/>
          <w:szCs w:val="24"/>
        </w:rPr>
        <w:t>Inappropriate ARC Escalation</w:t>
      </w:r>
      <w:r w:rsidR="00ED078A">
        <w:rPr>
          <w:rFonts w:ascii="Times New Roman" w:hAnsi="Times New Roman" w:cs="Times New Roman"/>
          <w:sz w:val="24"/>
          <w:szCs w:val="24"/>
        </w:rPr>
        <w:t>, Inappropriate ARC Transfer</w:t>
      </w:r>
    </w:p>
    <w:p w14:paraId="31759DCB" w14:textId="77777777" w:rsidR="00C46920" w:rsidRDefault="00C46920" w:rsidP="00904695">
      <w:pPr>
        <w:spacing w:after="0"/>
        <w:ind w:left="4320"/>
        <w:rPr>
          <w:rFonts w:ascii="Times New Roman" w:hAnsi="Times New Roman" w:cs="Times New Roman"/>
          <w:sz w:val="24"/>
          <w:szCs w:val="24"/>
        </w:rPr>
      </w:pPr>
      <w:r>
        <w:rPr>
          <w:rFonts w:ascii="Times New Roman" w:hAnsi="Times New Roman" w:cs="Times New Roman"/>
          <w:sz w:val="24"/>
          <w:szCs w:val="24"/>
        </w:rPr>
        <w:t>The eCoaching Log email format will follow the same format as all other eCoaching email notifications.</w:t>
      </w:r>
    </w:p>
    <w:p w14:paraId="08333C3B" w14:textId="77777777" w:rsidR="00C46920" w:rsidRDefault="00C46920" w:rsidP="00C46920">
      <w:pPr>
        <w:spacing w:after="0"/>
        <w:ind w:left="3600"/>
        <w:rPr>
          <w:rFonts w:ascii="Times New Roman" w:hAnsi="Times New Roman" w:cs="Times New Roman"/>
          <w:sz w:val="24"/>
          <w:szCs w:val="24"/>
        </w:rPr>
      </w:pPr>
    </w:p>
    <w:p w14:paraId="309A61DA" w14:textId="4D0A919A" w:rsidR="00C46920" w:rsidRDefault="00C46920" w:rsidP="00C46920">
      <w:pPr>
        <w:spacing w:after="0"/>
        <w:ind w:left="3600" w:firstLine="720"/>
        <w:rPr>
          <w:rFonts w:ascii="Times New Roman" w:hAnsi="Times New Roman" w:cs="Times New Roman"/>
          <w:sz w:val="24"/>
          <w:szCs w:val="24"/>
        </w:rPr>
      </w:pPr>
      <w:r>
        <w:rPr>
          <w:rFonts w:ascii="Times New Roman" w:hAnsi="Times New Roman" w:cs="Times New Roman"/>
          <w:sz w:val="24"/>
          <w:szCs w:val="24"/>
        </w:rPr>
        <w:t>2.1.</w:t>
      </w:r>
      <w:r w:rsidR="00F0550D">
        <w:rPr>
          <w:rFonts w:ascii="Times New Roman" w:hAnsi="Times New Roman" w:cs="Times New Roman"/>
          <w:sz w:val="24"/>
          <w:szCs w:val="24"/>
        </w:rPr>
        <w:t>3</w:t>
      </w:r>
      <w:r>
        <w:rPr>
          <w:rFonts w:ascii="Times New Roman" w:hAnsi="Times New Roman" w:cs="Times New Roman"/>
          <w:sz w:val="24"/>
          <w:szCs w:val="24"/>
        </w:rPr>
        <w:t>.3.1</w:t>
      </w:r>
      <w:r w:rsidR="000F4D7C">
        <w:rPr>
          <w:rFonts w:ascii="Times New Roman" w:hAnsi="Times New Roman" w:cs="Times New Roman"/>
          <w:sz w:val="24"/>
          <w:szCs w:val="24"/>
        </w:rPr>
        <w:t>3</w:t>
      </w:r>
      <w:r>
        <w:rPr>
          <w:rFonts w:ascii="Times New Roman" w:hAnsi="Times New Roman" w:cs="Times New Roman"/>
          <w:sz w:val="24"/>
          <w:szCs w:val="24"/>
        </w:rPr>
        <w:t>.</w:t>
      </w:r>
      <w:r w:rsidR="00904695">
        <w:rPr>
          <w:rFonts w:ascii="Times New Roman" w:hAnsi="Times New Roman" w:cs="Times New Roman"/>
          <w:sz w:val="24"/>
          <w:szCs w:val="24"/>
        </w:rPr>
        <w:t>2</w:t>
      </w:r>
      <w:r>
        <w:rPr>
          <w:rFonts w:ascii="Times New Roman" w:hAnsi="Times New Roman" w:cs="Times New Roman"/>
          <w:sz w:val="24"/>
          <w:szCs w:val="24"/>
        </w:rPr>
        <w:t xml:space="preserve"> Pending Supervisor Review</w:t>
      </w:r>
    </w:p>
    <w:p w14:paraId="2DA8A770" w14:textId="4FBD30A3" w:rsidR="00C46920" w:rsidRDefault="00C46920" w:rsidP="00C46920">
      <w:pPr>
        <w:spacing w:after="0"/>
        <w:ind w:left="4320"/>
        <w:rPr>
          <w:rFonts w:ascii="Times New Roman" w:hAnsi="Times New Roman" w:cs="Times New Roman"/>
          <w:sz w:val="24"/>
          <w:szCs w:val="24"/>
        </w:rPr>
      </w:pPr>
      <w:r>
        <w:rPr>
          <w:rFonts w:ascii="Times New Roman" w:hAnsi="Times New Roman" w:cs="Times New Roman"/>
          <w:sz w:val="24"/>
          <w:szCs w:val="24"/>
        </w:rPr>
        <w:t xml:space="preserve">When an eCoaching Log is submitted for an </w:t>
      </w:r>
      <w:r w:rsidR="00F0550D">
        <w:rPr>
          <w:rFonts w:ascii="Times New Roman" w:hAnsi="Times New Roman" w:cs="Times New Roman"/>
          <w:sz w:val="24"/>
          <w:szCs w:val="24"/>
        </w:rPr>
        <w:t>IAE</w:t>
      </w:r>
      <w:r w:rsidR="00450B25">
        <w:rPr>
          <w:rFonts w:ascii="Times New Roman" w:hAnsi="Times New Roman" w:cs="Times New Roman"/>
          <w:sz w:val="24"/>
          <w:szCs w:val="24"/>
        </w:rPr>
        <w:t>, IAT</w:t>
      </w:r>
      <w:r w:rsidR="00ED078A">
        <w:rPr>
          <w:rFonts w:ascii="Times New Roman" w:hAnsi="Times New Roman" w:cs="Times New Roman"/>
          <w:sz w:val="24"/>
          <w:szCs w:val="24"/>
        </w:rPr>
        <w:t xml:space="preserve"> </w:t>
      </w:r>
      <w:r>
        <w:rPr>
          <w:rFonts w:ascii="Times New Roman" w:hAnsi="Times New Roman" w:cs="Times New Roman"/>
          <w:sz w:val="24"/>
          <w:szCs w:val="24"/>
        </w:rPr>
        <w:t xml:space="preserve">report item, the status is Pending Supervisor Review, the Supervisor receives a system generated </w:t>
      </w:r>
      <w:proofErr w:type="spellStart"/>
      <w:r>
        <w:rPr>
          <w:rFonts w:ascii="Times New Roman" w:hAnsi="Times New Roman" w:cs="Times New Roman"/>
          <w:sz w:val="24"/>
          <w:szCs w:val="24"/>
        </w:rPr>
        <w:t>eMail</w:t>
      </w:r>
      <w:proofErr w:type="spellEnd"/>
      <w:r>
        <w:rPr>
          <w:rFonts w:ascii="Times New Roman" w:hAnsi="Times New Roman" w:cs="Times New Roman"/>
          <w:sz w:val="24"/>
          <w:szCs w:val="24"/>
        </w:rPr>
        <w:t xml:space="preserve"> notification.</w:t>
      </w:r>
    </w:p>
    <w:p w14:paraId="3A2C32DA" w14:textId="77777777" w:rsidR="00C46920" w:rsidRDefault="00C46920" w:rsidP="00C46920">
      <w:pPr>
        <w:spacing w:after="0"/>
        <w:ind w:left="2700"/>
        <w:rPr>
          <w:rFonts w:ascii="Times New Roman" w:hAnsi="Times New Roman" w:cs="Times New Roman"/>
          <w:sz w:val="24"/>
          <w:szCs w:val="24"/>
        </w:rPr>
      </w:pPr>
    </w:p>
    <w:p w14:paraId="4CA7B3C1" w14:textId="77777777" w:rsidR="00C46920" w:rsidRDefault="00C46920" w:rsidP="00C46920">
      <w:pPr>
        <w:spacing w:after="0"/>
        <w:ind w:left="414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58A7D5CB" w14:textId="77777777" w:rsidR="00C46920" w:rsidRDefault="00C46920" w:rsidP="00C46920">
      <w:pPr>
        <w:spacing w:after="0"/>
        <w:ind w:left="3960" w:firstLine="360"/>
        <w:rPr>
          <w:rFonts w:ascii="Times New Roman" w:hAnsi="Times New Roman" w:cs="Times New Roman"/>
          <w:sz w:val="24"/>
          <w:szCs w:val="24"/>
        </w:rPr>
      </w:pPr>
      <w:proofErr w:type="spellStart"/>
      <w:proofErr w:type="gramStart"/>
      <w:r w:rsidRPr="00DF5972">
        <w:rPr>
          <w:rFonts w:ascii="Times New Roman" w:hAnsi="Times New Roman" w:cs="Times New Roman"/>
          <w:sz w:val="24"/>
          <w:szCs w:val="24"/>
        </w:rPr>
        <w:t>eCL</w:t>
      </w:r>
      <w:proofErr w:type="spellEnd"/>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Supervisor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39C1AF0D" w14:textId="77777777" w:rsidR="00C46920" w:rsidRDefault="00C46920" w:rsidP="00C46920">
      <w:pPr>
        <w:spacing w:after="0"/>
        <w:ind w:left="2700"/>
        <w:rPr>
          <w:rFonts w:ascii="Times New Roman" w:hAnsi="Times New Roman" w:cs="Times New Roman"/>
          <w:sz w:val="24"/>
          <w:szCs w:val="24"/>
        </w:rPr>
      </w:pPr>
    </w:p>
    <w:p w14:paraId="56656B8D" w14:textId="77777777" w:rsidR="00C46920" w:rsidRDefault="00C46920" w:rsidP="00C46920">
      <w:pPr>
        <w:spacing w:after="0"/>
        <w:ind w:left="3780" w:firstLine="54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0BDBD44C" w14:textId="2ED97DC7" w:rsidR="00C46920" w:rsidRDefault="000E6429" w:rsidP="00C46920">
      <w:pPr>
        <w:spacing w:after="0"/>
        <w:ind w:left="4320"/>
        <w:rPr>
          <w:rFonts w:ascii="Times New Roman" w:hAnsi="Times New Roman" w:cs="Times New Roman"/>
          <w:sz w:val="24"/>
          <w:szCs w:val="24"/>
        </w:rPr>
      </w:pPr>
      <w:r w:rsidRPr="000E6429">
        <w:rPr>
          <w:rFonts w:ascii="Times New Roman" w:hAnsi="Times New Roman" w:cs="Times New Roman"/>
          <w:sz w:val="24"/>
          <w:szCs w:val="24"/>
        </w:rPr>
        <w:t>This eC</w:t>
      </w:r>
      <w:r>
        <w:rPr>
          <w:rFonts w:ascii="Times New Roman" w:hAnsi="Times New Roman" w:cs="Times New Roman"/>
          <w:sz w:val="24"/>
          <w:szCs w:val="24"/>
        </w:rPr>
        <w:t xml:space="preserve">oaching </w:t>
      </w:r>
      <w:r w:rsidRPr="000E6429">
        <w:rPr>
          <w:rFonts w:ascii="Times New Roman" w:hAnsi="Times New Roman" w:cs="Times New Roman"/>
          <w:sz w:val="24"/>
          <w:szCs w:val="24"/>
        </w:rPr>
        <w:t>L</w:t>
      </w:r>
      <w:r>
        <w:rPr>
          <w:rFonts w:ascii="Times New Roman" w:hAnsi="Times New Roman" w:cs="Times New Roman"/>
          <w:sz w:val="24"/>
          <w:szCs w:val="24"/>
        </w:rPr>
        <w:t>og</w:t>
      </w:r>
      <w:r w:rsidRPr="000E6429">
        <w:rPr>
          <w:rFonts w:ascii="Times New Roman" w:hAnsi="Times New Roman" w:cs="Times New Roman"/>
          <w:sz w:val="24"/>
          <w:szCs w:val="24"/>
        </w:rPr>
        <w:t xml:space="preserve"> has been created in reference to an inappropriate escalation or transfer to the ARC.  Please review </w:t>
      </w:r>
      <w:r>
        <w:rPr>
          <w:rFonts w:ascii="Times New Roman" w:hAnsi="Times New Roman" w:cs="Times New Roman"/>
          <w:sz w:val="24"/>
          <w:szCs w:val="24"/>
        </w:rPr>
        <w:t>and coach your CSR accordingly.</w:t>
      </w:r>
      <w:r w:rsidR="00C46920" w:rsidRPr="004341D5">
        <w:rPr>
          <w:rFonts w:ascii="Arial" w:hAnsi="Arial"/>
        </w:rPr>
        <w:br/>
      </w:r>
    </w:p>
    <w:p w14:paraId="5110DE4D" w14:textId="479EED18" w:rsidR="00C46920" w:rsidRDefault="00C46920" w:rsidP="00904695">
      <w:pPr>
        <w:spacing w:after="0"/>
        <w:ind w:left="2880" w:firstLine="720"/>
        <w:rPr>
          <w:rFonts w:ascii="Times New Roman" w:hAnsi="Times New Roman" w:cs="Times New Roman"/>
          <w:sz w:val="24"/>
          <w:szCs w:val="24"/>
        </w:rPr>
      </w:pPr>
      <w:r>
        <w:rPr>
          <w:rFonts w:ascii="Times New Roman" w:hAnsi="Times New Roman" w:cs="Times New Roman"/>
          <w:sz w:val="24"/>
          <w:szCs w:val="24"/>
        </w:rPr>
        <w:t>2.1.</w:t>
      </w:r>
      <w:r w:rsidR="00F0550D">
        <w:rPr>
          <w:rFonts w:ascii="Times New Roman" w:hAnsi="Times New Roman" w:cs="Times New Roman"/>
          <w:sz w:val="24"/>
          <w:szCs w:val="24"/>
        </w:rPr>
        <w:t>3</w:t>
      </w:r>
      <w:r>
        <w:rPr>
          <w:rFonts w:ascii="Times New Roman" w:hAnsi="Times New Roman" w:cs="Times New Roman"/>
          <w:sz w:val="24"/>
          <w:szCs w:val="24"/>
        </w:rPr>
        <w:t>.</w:t>
      </w:r>
      <w:r w:rsidR="00904695">
        <w:rPr>
          <w:rFonts w:ascii="Times New Roman" w:hAnsi="Times New Roman" w:cs="Times New Roman"/>
          <w:sz w:val="24"/>
          <w:szCs w:val="24"/>
        </w:rPr>
        <w:t>3.1</w:t>
      </w:r>
      <w:r w:rsidR="000F4D7C">
        <w:rPr>
          <w:rFonts w:ascii="Times New Roman" w:hAnsi="Times New Roman" w:cs="Times New Roman"/>
          <w:sz w:val="24"/>
          <w:szCs w:val="24"/>
        </w:rPr>
        <w:t>4</w:t>
      </w:r>
      <w:r>
        <w:rPr>
          <w:rFonts w:ascii="Times New Roman" w:hAnsi="Times New Roman" w:cs="Times New Roman"/>
          <w:sz w:val="24"/>
          <w:szCs w:val="24"/>
        </w:rPr>
        <w:t xml:space="preserve"> Description Text</w:t>
      </w:r>
    </w:p>
    <w:p w14:paraId="0F2CFE5A" w14:textId="274952B8" w:rsidR="00C46920" w:rsidRDefault="00C46920" w:rsidP="00904695">
      <w:pPr>
        <w:spacing w:after="0"/>
        <w:ind w:left="3420" w:firstLine="180"/>
        <w:rPr>
          <w:rFonts w:ascii="Times New Roman" w:hAnsi="Times New Roman" w:cs="Times New Roman"/>
          <w:sz w:val="24"/>
          <w:szCs w:val="24"/>
        </w:rPr>
      </w:pPr>
      <w:r>
        <w:rPr>
          <w:rFonts w:ascii="Times New Roman" w:hAnsi="Times New Roman" w:cs="Times New Roman"/>
          <w:sz w:val="24"/>
          <w:szCs w:val="24"/>
        </w:rPr>
        <w:lastRenderedPageBreak/>
        <w:t xml:space="preserve">The description text displayed will be </w:t>
      </w:r>
      <w:r w:rsidR="009E2C78">
        <w:rPr>
          <w:rFonts w:ascii="Times New Roman" w:hAnsi="Times New Roman" w:cs="Times New Roman"/>
          <w:sz w:val="24"/>
          <w:szCs w:val="24"/>
        </w:rPr>
        <w:t>a concatenation of several fields</w:t>
      </w:r>
      <w:r>
        <w:rPr>
          <w:rFonts w:ascii="Times New Roman" w:hAnsi="Times New Roman" w:cs="Times New Roman"/>
          <w:sz w:val="24"/>
          <w:szCs w:val="24"/>
        </w:rPr>
        <w:t>.</w:t>
      </w:r>
    </w:p>
    <w:p w14:paraId="4C267605" w14:textId="77777777" w:rsidR="00C46920" w:rsidRDefault="00C46920" w:rsidP="00C46920">
      <w:pPr>
        <w:spacing w:after="0"/>
        <w:ind w:left="2700"/>
        <w:rPr>
          <w:rFonts w:ascii="Times New Roman" w:hAnsi="Times New Roman" w:cs="Times New Roman"/>
          <w:sz w:val="24"/>
          <w:szCs w:val="24"/>
        </w:rPr>
      </w:pPr>
    </w:p>
    <w:p w14:paraId="7A8A87E9" w14:textId="603051CC" w:rsidR="00C46920" w:rsidRDefault="00C46920" w:rsidP="00904695">
      <w:pPr>
        <w:spacing w:after="0"/>
        <w:ind w:left="3420" w:firstLine="720"/>
        <w:rPr>
          <w:rFonts w:ascii="Times New Roman" w:hAnsi="Times New Roman" w:cs="Times New Roman"/>
          <w:sz w:val="24"/>
          <w:szCs w:val="24"/>
        </w:rPr>
      </w:pPr>
      <w:r>
        <w:rPr>
          <w:rFonts w:ascii="Times New Roman" w:hAnsi="Times New Roman" w:cs="Times New Roman"/>
          <w:sz w:val="24"/>
          <w:szCs w:val="24"/>
        </w:rPr>
        <w:t>2.1.</w:t>
      </w:r>
      <w:r w:rsidR="00F0550D">
        <w:rPr>
          <w:rFonts w:ascii="Times New Roman" w:hAnsi="Times New Roman" w:cs="Times New Roman"/>
          <w:sz w:val="24"/>
          <w:szCs w:val="24"/>
        </w:rPr>
        <w:t>3</w:t>
      </w:r>
      <w:r>
        <w:rPr>
          <w:rFonts w:ascii="Times New Roman" w:hAnsi="Times New Roman" w:cs="Times New Roman"/>
          <w:sz w:val="24"/>
          <w:szCs w:val="24"/>
        </w:rPr>
        <w:t>.</w:t>
      </w:r>
      <w:r w:rsidR="000F4D7C">
        <w:rPr>
          <w:rFonts w:ascii="Times New Roman" w:hAnsi="Times New Roman" w:cs="Times New Roman"/>
          <w:sz w:val="24"/>
          <w:szCs w:val="24"/>
        </w:rPr>
        <w:t>3.14</w:t>
      </w:r>
      <w:r>
        <w:rPr>
          <w:rFonts w:ascii="Times New Roman" w:hAnsi="Times New Roman" w:cs="Times New Roman"/>
          <w:sz w:val="24"/>
          <w:szCs w:val="24"/>
        </w:rPr>
        <w:t>.1 Description Text</w:t>
      </w:r>
      <w:r w:rsidR="00450B25">
        <w:rPr>
          <w:rFonts w:ascii="Times New Roman" w:hAnsi="Times New Roman" w:cs="Times New Roman"/>
          <w:sz w:val="24"/>
          <w:szCs w:val="24"/>
        </w:rPr>
        <w:t xml:space="preserve"> IAE, IAT</w:t>
      </w:r>
    </w:p>
    <w:p w14:paraId="5D97226F" w14:textId="38BED7C0" w:rsidR="00C46920" w:rsidRDefault="00C46920" w:rsidP="00904695">
      <w:pPr>
        <w:spacing w:after="0"/>
        <w:ind w:left="4140"/>
        <w:rPr>
          <w:rFonts w:ascii="Times New Roman" w:hAnsi="Times New Roman" w:cs="Times New Roman"/>
          <w:sz w:val="24"/>
          <w:szCs w:val="24"/>
        </w:rPr>
      </w:pPr>
      <w:r>
        <w:rPr>
          <w:rFonts w:ascii="Times New Roman" w:hAnsi="Times New Roman" w:cs="Times New Roman"/>
          <w:sz w:val="24"/>
          <w:szCs w:val="24"/>
        </w:rPr>
        <w:t xml:space="preserve">Include the following text in the description for </w:t>
      </w:r>
      <w:r w:rsidR="00F0550D">
        <w:rPr>
          <w:rFonts w:ascii="Times New Roman" w:hAnsi="Times New Roman" w:cs="Times New Roman"/>
          <w:sz w:val="24"/>
          <w:szCs w:val="24"/>
        </w:rPr>
        <w:t>IAE</w:t>
      </w:r>
      <w:r w:rsidR="00450B25">
        <w:rPr>
          <w:rFonts w:ascii="Times New Roman" w:hAnsi="Times New Roman" w:cs="Times New Roman"/>
          <w:sz w:val="24"/>
          <w:szCs w:val="24"/>
        </w:rPr>
        <w:t>, IAT</w:t>
      </w:r>
    </w:p>
    <w:p w14:paraId="0A10F08B" w14:textId="77777777" w:rsidR="00C46920" w:rsidRDefault="00C46920" w:rsidP="00C46920">
      <w:pPr>
        <w:spacing w:after="0"/>
        <w:ind w:left="3420" w:firstLine="180"/>
        <w:rPr>
          <w:rFonts w:ascii="Times New Roman" w:hAnsi="Times New Roman" w:cs="Times New Roman"/>
          <w:sz w:val="24"/>
          <w:szCs w:val="24"/>
        </w:rPr>
      </w:pPr>
    </w:p>
    <w:p w14:paraId="46E8AD68" w14:textId="42F72C1E" w:rsidR="00C46920" w:rsidRDefault="00C46920" w:rsidP="00904695">
      <w:pPr>
        <w:spacing w:after="0"/>
        <w:ind w:left="3960" w:firstLine="180"/>
        <w:rPr>
          <w:rFonts w:ascii="Times New Roman" w:hAnsi="Times New Roman" w:cs="Times New Roman"/>
          <w:sz w:val="24"/>
          <w:szCs w:val="24"/>
        </w:rPr>
      </w:pPr>
      <w:r>
        <w:rPr>
          <w:rFonts w:ascii="Times New Roman" w:hAnsi="Times New Roman" w:cs="Times New Roman"/>
          <w:sz w:val="24"/>
          <w:szCs w:val="24"/>
        </w:rPr>
        <w:t xml:space="preserve">&lt;Report Details – </w:t>
      </w:r>
      <w:r w:rsidR="009E2C78">
        <w:rPr>
          <w:rFonts w:ascii="Times New Roman" w:hAnsi="Times New Roman" w:cs="Times New Roman"/>
          <w:sz w:val="24"/>
          <w:szCs w:val="24"/>
        </w:rPr>
        <w:t xml:space="preserve">concatenation of </w:t>
      </w:r>
      <w:r>
        <w:rPr>
          <w:rFonts w:ascii="Times New Roman" w:hAnsi="Times New Roman" w:cs="Times New Roman"/>
          <w:sz w:val="24"/>
          <w:szCs w:val="24"/>
        </w:rPr>
        <w:t>fields from report&gt;</w:t>
      </w:r>
    </w:p>
    <w:p w14:paraId="67514F5D" w14:textId="77777777" w:rsidR="00C46920" w:rsidRDefault="00C46920" w:rsidP="00C46920">
      <w:pPr>
        <w:spacing w:after="0"/>
        <w:ind w:left="2700"/>
        <w:rPr>
          <w:rFonts w:ascii="Times New Roman" w:hAnsi="Times New Roman" w:cs="Times New Roman"/>
          <w:sz w:val="24"/>
          <w:szCs w:val="24"/>
        </w:rPr>
      </w:pPr>
    </w:p>
    <w:p w14:paraId="735096DD" w14:textId="181BCFAC" w:rsidR="00C46920" w:rsidRDefault="00C46920" w:rsidP="00904695">
      <w:pPr>
        <w:spacing w:after="0"/>
        <w:ind w:left="2880" w:firstLine="720"/>
        <w:rPr>
          <w:rFonts w:ascii="Times New Roman" w:hAnsi="Times New Roman" w:cs="Times New Roman"/>
          <w:sz w:val="24"/>
          <w:szCs w:val="24"/>
        </w:rPr>
      </w:pPr>
      <w:r>
        <w:rPr>
          <w:rFonts w:ascii="Times New Roman" w:hAnsi="Times New Roman" w:cs="Times New Roman"/>
          <w:sz w:val="24"/>
          <w:szCs w:val="24"/>
        </w:rPr>
        <w:t>2.1.</w:t>
      </w:r>
      <w:r w:rsidR="00DF519C">
        <w:rPr>
          <w:rFonts w:ascii="Times New Roman" w:hAnsi="Times New Roman" w:cs="Times New Roman"/>
          <w:sz w:val="24"/>
          <w:szCs w:val="24"/>
        </w:rPr>
        <w:t>3</w:t>
      </w:r>
      <w:r>
        <w:rPr>
          <w:rFonts w:ascii="Times New Roman" w:hAnsi="Times New Roman" w:cs="Times New Roman"/>
          <w:sz w:val="24"/>
          <w:szCs w:val="24"/>
        </w:rPr>
        <w:t>.</w:t>
      </w:r>
      <w:r w:rsidR="00904695">
        <w:rPr>
          <w:rFonts w:ascii="Times New Roman" w:hAnsi="Times New Roman" w:cs="Times New Roman"/>
          <w:sz w:val="24"/>
          <w:szCs w:val="24"/>
        </w:rPr>
        <w:t>3.1</w:t>
      </w:r>
      <w:r w:rsidR="000F4D7C">
        <w:rPr>
          <w:rFonts w:ascii="Times New Roman" w:hAnsi="Times New Roman" w:cs="Times New Roman"/>
          <w:sz w:val="24"/>
          <w:szCs w:val="24"/>
        </w:rPr>
        <w:t>5</w:t>
      </w:r>
      <w:r>
        <w:rPr>
          <w:rFonts w:ascii="Times New Roman" w:hAnsi="Times New Roman" w:cs="Times New Roman"/>
          <w:sz w:val="24"/>
          <w:szCs w:val="24"/>
        </w:rPr>
        <w:t xml:space="preserve"> Supervisor Review</w:t>
      </w:r>
    </w:p>
    <w:p w14:paraId="75B89285" w14:textId="01BEAC6C" w:rsidR="00C46920" w:rsidRDefault="00C46920" w:rsidP="00904695">
      <w:pPr>
        <w:spacing w:after="0"/>
        <w:ind w:left="3600"/>
        <w:rPr>
          <w:rFonts w:ascii="Times New Roman" w:hAnsi="Times New Roman" w:cs="Times New Roman"/>
          <w:sz w:val="24"/>
          <w:szCs w:val="24"/>
        </w:rPr>
      </w:pPr>
      <w:r>
        <w:rPr>
          <w:rFonts w:ascii="Times New Roman" w:hAnsi="Times New Roman" w:cs="Times New Roman"/>
          <w:sz w:val="24"/>
          <w:szCs w:val="24"/>
        </w:rPr>
        <w:t xml:space="preserve">The format of the review page for an </w:t>
      </w:r>
      <w:r w:rsidR="00E560E6">
        <w:rPr>
          <w:rFonts w:ascii="Times New Roman" w:hAnsi="Times New Roman" w:cs="Times New Roman"/>
          <w:sz w:val="24"/>
          <w:szCs w:val="24"/>
        </w:rPr>
        <w:t>Inappropriate ARC Escalation</w:t>
      </w:r>
      <w:r w:rsidR="00450B25">
        <w:rPr>
          <w:rFonts w:ascii="Times New Roman" w:hAnsi="Times New Roman" w:cs="Times New Roman"/>
          <w:sz w:val="24"/>
          <w:szCs w:val="24"/>
        </w:rPr>
        <w:t xml:space="preserve">, Inappropriate ARC Transfer </w:t>
      </w:r>
      <w:r>
        <w:rPr>
          <w:rFonts w:ascii="Times New Roman" w:hAnsi="Times New Roman" w:cs="Times New Roman"/>
          <w:sz w:val="24"/>
          <w:szCs w:val="24"/>
        </w:rPr>
        <w:t xml:space="preserve">eCoaching Log shall be similar to the Manager </w:t>
      </w:r>
      <w:proofErr w:type="gramStart"/>
      <w:r>
        <w:rPr>
          <w:rFonts w:ascii="Times New Roman" w:hAnsi="Times New Roman" w:cs="Times New Roman"/>
          <w:sz w:val="24"/>
          <w:szCs w:val="24"/>
        </w:rPr>
        <w:t>review</w:t>
      </w:r>
      <w:proofErr w:type="gramEnd"/>
      <w:r>
        <w:rPr>
          <w:rFonts w:ascii="Times New Roman" w:hAnsi="Times New Roman" w:cs="Times New Roman"/>
          <w:sz w:val="24"/>
          <w:szCs w:val="24"/>
        </w:rPr>
        <w:t xml:space="preserve"> page of an OMR l</w:t>
      </w:r>
      <w:r w:rsidR="00E560E6">
        <w:rPr>
          <w:rFonts w:ascii="Times New Roman" w:hAnsi="Times New Roman" w:cs="Times New Roman"/>
          <w:sz w:val="24"/>
          <w:szCs w:val="24"/>
        </w:rPr>
        <w:t>og</w:t>
      </w:r>
      <w:r>
        <w:rPr>
          <w:rFonts w:ascii="Times New Roman" w:hAnsi="Times New Roman" w:cs="Times New Roman"/>
          <w:sz w:val="24"/>
          <w:szCs w:val="24"/>
        </w:rPr>
        <w:t>:</w:t>
      </w:r>
    </w:p>
    <w:p w14:paraId="44D9EA6F" w14:textId="77777777" w:rsidR="00C46920" w:rsidRPr="007702C7" w:rsidRDefault="00C46920" w:rsidP="00C46920">
      <w:pPr>
        <w:spacing w:after="0"/>
        <w:ind w:left="720"/>
        <w:rPr>
          <w:rFonts w:ascii="Times New Roman" w:hAnsi="Times New Roman" w:cs="Times New Roman"/>
        </w:rPr>
      </w:pPr>
      <w:r w:rsidRPr="007702C7">
        <w:rPr>
          <w:rFonts w:ascii="Times New Roman" w:hAnsi="Times New Roman" w:cs="Times New Roman"/>
        </w:rPr>
        <w:tab/>
      </w:r>
      <w:r w:rsidRPr="007702C7">
        <w:rPr>
          <w:rFonts w:ascii="Times New Roman" w:hAnsi="Times New Roman" w:cs="Times New Roman"/>
        </w:rPr>
        <w:tab/>
      </w:r>
      <w:r w:rsidRPr="007702C7">
        <w:rPr>
          <w:rFonts w:ascii="Times New Roman" w:hAnsi="Times New Roman" w:cs="Times New Roman"/>
        </w:rPr>
        <w:tab/>
      </w:r>
      <w:r w:rsidRPr="007702C7">
        <w:rPr>
          <w:rFonts w:ascii="Times New Roman" w:hAnsi="Times New Roman" w:cs="Times New Roman"/>
        </w:rPr>
        <w:tab/>
      </w:r>
    </w:p>
    <w:p w14:paraId="21CD19F0" w14:textId="11EAAB28" w:rsidR="007702C7" w:rsidRPr="007702C7" w:rsidRDefault="007702C7" w:rsidP="00904695">
      <w:pPr>
        <w:spacing w:before="60" w:after="60"/>
        <w:ind w:left="3600"/>
        <w:rPr>
          <w:rStyle w:val="f2027"/>
          <w:rFonts w:ascii="Times New Roman" w:hAnsi="Times New Roman" w:cs="Times New Roman"/>
        </w:rPr>
      </w:pPr>
      <w:r w:rsidRPr="007702C7">
        <w:rPr>
          <w:rStyle w:val="f2027"/>
          <w:rFonts w:ascii="Times New Roman" w:hAnsi="Times New Roman" w:cs="Times New Roman"/>
        </w:rPr>
        <w:t xml:space="preserve">You are receiving this </w:t>
      </w:r>
      <w:proofErr w:type="spellStart"/>
      <w:proofErr w:type="gramStart"/>
      <w:r w:rsidRPr="007702C7">
        <w:rPr>
          <w:rStyle w:val="f2027"/>
          <w:rFonts w:ascii="Times New Roman" w:hAnsi="Times New Roman" w:cs="Times New Roman"/>
        </w:rPr>
        <w:t>eCL</w:t>
      </w:r>
      <w:proofErr w:type="spellEnd"/>
      <w:proofErr w:type="gramEnd"/>
      <w:r w:rsidRPr="007702C7">
        <w:rPr>
          <w:rStyle w:val="f2027"/>
          <w:rFonts w:ascii="Times New Roman" w:hAnsi="Times New Roman" w:cs="Times New Roman"/>
        </w:rPr>
        <w:t xml:space="preserve"> record because an Employee on your team was identified in an Outlier Management Report (OMR). Please research this item in accordance with the latest </w:t>
      </w:r>
      <w:r w:rsidRPr="007702C7">
        <w:rPr>
          <w:rStyle w:val="f2027"/>
          <w:rFonts w:ascii="Times New Roman" w:hAnsi="Times New Roman" w:cs="Times New Roman"/>
          <w:b/>
          <w:u w:val="single"/>
        </w:rPr>
        <w:t>Contact Center Operations 46.0 Outlier Management Report (OMR): Outlier Research Process SOP</w:t>
      </w:r>
      <w:r w:rsidRPr="007702C7">
        <w:rPr>
          <w:rStyle w:val="f2027"/>
          <w:rFonts w:ascii="Times New Roman" w:hAnsi="Times New Roman" w:cs="Times New Roman"/>
        </w:rPr>
        <w:t xml:space="preserve"> and provide the details in the record below.</w:t>
      </w:r>
    </w:p>
    <w:p w14:paraId="59FAFAB9" w14:textId="77777777" w:rsidR="00C46920" w:rsidRPr="007702C7" w:rsidRDefault="00C46920" w:rsidP="00C46920">
      <w:pPr>
        <w:spacing w:after="0"/>
        <w:ind w:left="720"/>
        <w:rPr>
          <w:rFonts w:ascii="Times New Roman" w:hAnsi="Times New Roman" w:cs="Times New Roman"/>
        </w:rPr>
      </w:pPr>
    </w:p>
    <w:p w14:paraId="0C71821F" w14:textId="16009D13" w:rsidR="00C46920" w:rsidRDefault="00C46920" w:rsidP="00904695">
      <w:pPr>
        <w:spacing w:after="0"/>
        <w:ind w:left="3600" w:firstLine="720"/>
        <w:rPr>
          <w:rFonts w:ascii="Times New Roman" w:hAnsi="Times New Roman" w:cs="Times New Roman"/>
          <w:sz w:val="24"/>
          <w:szCs w:val="24"/>
        </w:rPr>
      </w:pPr>
      <w:r>
        <w:rPr>
          <w:rFonts w:ascii="Times New Roman" w:hAnsi="Times New Roman" w:cs="Times New Roman"/>
          <w:sz w:val="24"/>
          <w:szCs w:val="24"/>
        </w:rPr>
        <w:t>2.1.</w:t>
      </w:r>
      <w:r w:rsidR="00E560E6">
        <w:rPr>
          <w:rFonts w:ascii="Times New Roman" w:hAnsi="Times New Roman" w:cs="Times New Roman"/>
          <w:sz w:val="24"/>
          <w:szCs w:val="24"/>
        </w:rPr>
        <w:t>3</w:t>
      </w:r>
      <w:r w:rsidR="00904695">
        <w:rPr>
          <w:rFonts w:ascii="Times New Roman" w:hAnsi="Times New Roman" w:cs="Times New Roman"/>
          <w:sz w:val="24"/>
          <w:szCs w:val="24"/>
        </w:rPr>
        <w:t>.3.1</w:t>
      </w:r>
      <w:r w:rsidR="000F4D7C">
        <w:rPr>
          <w:rFonts w:ascii="Times New Roman" w:hAnsi="Times New Roman" w:cs="Times New Roman"/>
          <w:sz w:val="24"/>
          <w:szCs w:val="24"/>
        </w:rPr>
        <w:t>5</w:t>
      </w:r>
      <w:r w:rsidR="00904695">
        <w:rPr>
          <w:rFonts w:ascii="Times New Roman" w:hAnsi="Times New Roman" w:cs="Times New Roman"/>
          <w:sz w:val="24"/>
          <w:szCs w:val="24"/>
        </w:rPr>
        <w:t>.</w:t>
      </w:r>
      <w:r>
        <w:rPr>
          <w:rFonts w:ascii="Times New Roman" w:hAnsi="Times New Roman" w:cs="Times New Roman"/>
          <w:sz w:val="24"/>
          <w:szCs w:val="24"/>
        </w:rPr>
        <w:t>1 Link to SOP</w:t>
      </w:r>
    </w:p>
    <w:p w14:paraId="79999CD9" w14:textId="209913F4" w:rsidR="00C46920" w:rsidRDefault="00C46920" w:rsidP="00C46920">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904695">
        <w:rPr>
          <w:rFonts w:ascii="Times New Roman" w:hAnsi="Times New Roman" w:cs="Times New Roman"/>
          <w:sz w:val="24"/>
          <w:szCs w:val="24"/>
        </w:rPr>
        <w:tab/>
      </w:r>
      <w:r>
        <w:rPr>
          <w:rFonts w:ascii="Times New Roman" w:hAnsi="Times New Roman" w:cs="Times New Roman"/>
          <w:sz w:val="24"/>
          <w:szCs w:val="24"/>
        </w:rPr>
        <w:t>The following is the hyper link to the appropriate Standard Operating Procedure:</w:t>
      </w:r>
    </w:p>
    <w:p w14:paraId="15233CE0" w14:textId="2B9F35FC" w:rsidR="00C46920" w:rsidRDefault="00C46920" w:rsidP="00C46920">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904695">
        <w:rPr>
          <w:rFonts w:ascii="Times New Roman" w:hAnsi="Times New Roman" w:cs="Times New Roman"/>
          <w:sz w:val="24"/>
          <w:szCs w:val="24"/>
        </w:rPr>
        <w:tab/>
      </w:r>
      <w:hyperlink r:id="rId36" w:history="1">
        <w:r>
          <w:rPr>
            <w:rStyle w:val="Hyperlink"/>
            <w:rFonts w:ascii="Times New Roman" w:hAnsi="Times New Roman" w:cs="Times New Roman"/>
            <w:sz w:val="24"/>
            <w:szCs w:val="24"/>
          </w:rPr>
          <w:t>https://cco.gdit.com/Resources/SOP/Contact Center Operations/Forms/AllItems.aspx</w:t>
        </w:r>
      </w:hyperlink>
    </w:p>
    <w:p w14:paraId="03E32396" w14:textId="77777777" w:rsidR="00C46920" w:rsidRDefault="00C46920" w:rsidP="00C46920">
      <w:pPr>
        <w:spacing w:after="0"/>
        <w:ind w:left="720"/>
        <w:rPr>
          <w:rFonts w:ascii="Times New Roman" w:hAnsi="Times New Roman" w:cs="Times New Roman"/>
          <w:sz w:val="24"/>
          <w:szCs w:val="24"/>
        </w:rPr>
      </w:pPr>
    </w:p>
    <w:p w14:paraId="3BD8EC89" w14:textId="1E2C620C" w:rsidR="00C46920" w:rsidRDefault="00E560E6" w:rsidP="00C46920">
      <w:pPr>
        <w:spacing w:after="0"/>
        <w:ind w:left="2880" w:firstLine="720"/>
        <w:rPr>
          <w:rFonts w:ascii="Times New Roman" w:hAnsi="Times New Roman" w:cs="Times New Roman"/>
          <w:sz w:val="24"/>
          <w:szCs w:val="24"/>
        </w:rPr>
      </w:pPr>
      <w:r>
        <w:rPr>
          <w:rFonts w:ascii="Times New Roman" w:hAnsi="Times New Roman" w:cs="Times New Roman"/>
          <w:sz w:val="24"/>
          <w:szCs w:val="24"/>
        </w:rPr>
        <w:t>2.1.3</w:t>
      </w:r>
      <w:r w:rsidR="00C46920">
        <w:rPr>
          <w:rFonts w:ascii="Times New Roman" w:hAnsi="Times New Roman" w:cs="Times New Roman"/>
          <w:sz w:val="24"/>
          <w:szCs w:val="24"/>
        </w:rPr>
        <w:t>.</w:t>
      </w:r>
      <w:r w:rsidR="00904695">
        <w:rPr>
          <w:rFonts w:ascii="Times New Roman" w:hAnsi="Times New Roman" w:cs="Times New Roman"/>
          <w:sz w:val="24"/>
          <w:szCs w:val="24"/>
        </w:rPr>
        <w:t>3.1</w:t>
      </w:r>
      <w:r w:rsidR="000F4D7C">
        <w:rPr>
          <w:rFonts w:ascii="Times New Roman" w:hAnsi="Times New Roman" w:cs="Times New Roman"/>
          <w:sz w:val="24"/>
          <w:szCs w:val="24"/>
        </w:rPr>
        <w:t>6</w:t>
      </w:r>
      <w:r w:rsidR="00C46920">
        <w:rPr>
          <w:rFonts w:ascii="Times New Roman" w:hAnsi="Times New Roman" w:cs="Times New Roman"/>
          <w:sz w:val="24"/>
          <w:szCs w:val="24"/>
        </w:rPr>
        <w:t xml:space="preserve"> Date</w:t>
      </w:r>
    </w:p>
    <w:p w14:paraId="0BF722B5" w14:textId="77777777" w:rsidR="00C46920" w:rsidRDefault="00C46920" w:rsidP="00C46920">
      <w:pPr>
        <w:spacing w:after="0"/>
        <w:ind w:left="3600"/>
        <w:rPr>
          <w:rFonts w:ascii="Times New Roman" w:hAnsi="Times New Roman" w:cs="Times New Roman"/>
          <w:sz w:val="24"/>
          <w:szCs w:val="24"/>
        </w:rPr>
      </w:pPr>
      <w:r>
        <w:rPr>
          <w:rFonts w:ascii="Times New Roman" w:hAnsi="Times New Roman" w:cs="Times New Roman"/>
          <w:sz w:val="24"/>
          <w:szCs w:val="24"/>
        </w:rPr>
        <w:t>Enter or select the date of coaching (if coaching required) or date of review (if coaching not required) – cannot be a future date.</w:t>
      </w:r>
    </w:p>
    <w:p w14:paraId="22FB328D" w14:textId="77777777" w:rsidR="00C46920" w:rsidRDefault="00C46920" w:rsidP="00C46920">
      <w:pPr>
        <w:spacing w:after="0"/>
        <w:ind w:left="720"/>
        <w:rPr>
          <w:rFonts w:ascii="Times New Roman" w:hAnsi="Times New Roman" w:cs="Times New Roman"/>
          <w:sz w:val="24"/>
          <w:szCs w:val="24"/>
        </w:rPr>
      </w:pPr>
    </w:p>
    <w:p w14:paraId="19CF18ED" w14:textId="03A68BB1" w:rsidR="00C46920" w:rsidRDefault="00C46920" w:rsidP="00C46920">
      <w:pPr>
        <w:spacing w:after="0"/>
        <w:ind w:left="2880" w:firstLine="720"/>
        <w:rPr>
          <w:rFonts w:ascii="Times New Roman" w:hAnsi="Times New Roman" w:cs="Times New Roman"/>
          <w:sz w:val="24"/>
          <w:szCs w:val="24"/>
        </w:rPr>
      </w:pPr>
      <w:r>
        <w:rPr>
          <w:rFonts w:ascii="Times New Roman" w:hAnsi="Times New Roman" w:cs="Times New Roman"/>
          <w:sz w:val="24"/>
          <w:szCs w:val="24"/>
        </w:rPr>
        <w:t>2.1.</w:t>
      </w:r>
      <w:r w:rsidR="00E560E6">
        <w:rPr>
          <w:rFonts w:ascii="Times New Roman" w:hAnsi="Times New Roman" w:cs="Times New Roman"/>
          <w:sz w:val="24"/>
          <w:szCs w:val="24"/>
        </w:rPr>
        <w:t>3</w:t>
      </w:r>
      <w:r>
        <w:rPr>
          <w:rFonts w:ascii="Times New Roman" w:hAnsi="Times New Roman" w:cs="Times New Roman"/>
          <w:sz w:val="24"/>
          <w:szCs w:val="24"/>
        </w:rPr>
        <w:t>.</w:t>
      </w:r>
      <w:r w:rsidR="000F4D7C">
        <w:rPr>
          <w:rFonts w:ascii="Times New Roman" w:hAnsi="Times New Roman" w:cs="Times New Roman"/>
          <w:sz w:val="24"/>
          <w:szCs w:val="24"/>
        </w:rPr>
        <w:t>3.17</w:t>
      </w:r>
      <w:r>
        <w:rPr>
          <w:rFonts w:ascii="Times New Roman" w:hAnsi="Times New Roman" w:cs="Times New Roman"/>
          <w:sz w:val="24"/>
          <w:szCs w:val="24"/>
        </w:rPr>
        <w:t xml:space="preserve"> Is Coaching Required</w:t>
      </w:r>
    </w:p>
    <w:p w14:paraId="38FBFD70" w14:textId="77777777" w:rsidR="00C46920" w:rsidRDefault="00C46920" w:rsidP="00C46920">
      <w:pPr>
        <w:spacing w:after="0"/>
        <w:ind w:left="3600"/>
        <w:rPr>
          <w:rFonts w:ascii="Times New Roman" w:hAnsi="Times New Roman" w:cs="Times New Roman"/>
          <w:sz w:val="24"/>
          <w:szCs w:val="24"/>
        </w:rPr>
      </w:pPr>
      <w:r>
        <w:rPr>
          <w:rFonts w:ascii="Times New Roman" w:hAnsi="Times New Roman" w:cs="Times New Roman"/>
          <w:sz w:val="24"/>
          <w:szCs w:val="24"/>
        </w:rPr>
        <w:t>Determine if the infraction requires coaching.</w:t>
      </w:r>
    </w:p>
    <w:p w14:paraId="36367426" w14:textId="77777777" w:rsidR="00C46920" w:rsidRDefault="00C46920" w:rsidP="00C46920">
      <w:pPr>
        <w:spacing w:after="0"/>
        <w:ind w:left="3600"/>
        <w:rPr>
          <w:rFonts w:ascii="Times New Roman" w:hAnsi="Times New Roman" w:cs="Times New Roman"/>
          <w:sz w:val="24"/>
          <w:szCs w:val="24"/>
        </w:rPr>
      </w:pPr>
    </w:p>
    <w:p w14:paraId="6212B410" w14:textId="53818D9C" w:rsidR="00C46920" w:rsidRDefault="00C46920" w:rsidP="00C46920">
      <w:pPr>
        <w:spacing w:after="0"/>
        <w:ind w:left="3600" w:firstLine="720"/>
        <w:rPr>
          <w:rFonts w:ascii="Times New Roman" w:hAnsi="Times New Roman" w:cs="Times New Roman"/>
          <w:sz w:val="24"/>
          <w:szCs w:val="24"/>
        </w:rPr>
      </w:pPr>
      <w:r>
        <w:rPr>
          <w:rFonts w:ascii="Times New Roman" w:hAnsi="Times New Roman" w:cs="Times New Roman"/>
          <w:sz w:val="24"/>
          <w:szCs w:val="24"/>
        </w:rPr>
        <w:t>2.1.</w:t>
      </w:r>
      <w:r w:rsidR="00E560E6">
        <w:rPr>
          <w:rFonts w:ascii="Times New Roman" w:hAnsi="Times New Roman" w:cs="Times New Roman"/>
          <w:sz w:val="24"/>
          <w:szCs w:val="24"/>
        </w:rPr>
        <w:t>3</w:t>
      </w:r>
      <w:r w:rsidR="00904695">
        <w:rPr>
          <w:rFonts w:ascii="Times New Roman" w:hAnsi="Times New Roman" w:cs="Times New Roman"/>
          <w:sz w:val="24"/>
          <w:szCs w:val="24"/>
        </w:rPr>
        <w:t>.3.1</w:t>
      </w:r>
      <w:r w:rsidR="000F4D7C">
        <w:rPr>
          <w:rFonts w:ascii="Times New Roman" w:hAnsi="Times New Roman" w:cs="Times New Roman"/>
          <w:sz w:val="24"/>
          <w:szCs w:val="24"/>
        </w:rPr>
        <w:t>7</w:t>
      </w:r>
      <w:r w:rsidR="00904695">
        <w:rPr>
          <w:rFonts w:ascii="Times New Roman" w:hAnsi="Times New Roman" w:cs="Times New Roman"/>
          <w:sz w:val="24"/>
          <w:szCs w:val="24"/>
        </w:rPr>
        <w:t>.1</w:t>
      </w:r>
      <w:r>
        <w:rPr>
          <w:rFonts w:ascii="Times New Roman" w:hAnsi="Times New Roman" w:cs="Times New Roman"/>
          <w:sz w:val="24"/>
          <w:szCs w:val="24"/>
        </w:rPr>
        <w:t xml:space="preserve"> Yes Requires Coaching Fields</w:t>
      </w:r>
    </w:p>
    <w:p w14:paraId="0292B6FD" w14:textId="77777777" w:rsidR="00C46920" w:rsidRDefault="00C46920" w:rsidP="00C46920">
      <w:pPr>
        <w:spacing w:after="0"/>
        <w:ind w:left="4320"/>
        <w:rPr>
          <w:rFonts w:ascii="Times New Roman" w:hAnsi="Times New Roman" w:cs="Times New Roman"/>
          <w:sz w:val="24"/>
          <w:szCs w:val="24"/>
        </w:rPr>
      </w:pPr>
      <w:r>
        <w:rPr>
          <w:rFonts w:ascii="Times New Roman" w:hAnsi="Times New Roman" w:cs="Times New Roman"/>
          <w:sz w:val="24"/>
          <w:szCs w:val="24"/>
        </w:rPr>
        <w:t>If Yes requires coaching selected, display and accept data entry for the following:</w:t>
      </w:r>
    </w:p>
    <w:p w14:paraId="5182ADF9" w14:textId="77777777" w:rsidR="00C46920" w:rsidRDefault="00C46920" w:rsidP="00C46920">
      <w:pPr>
        <w:spacing w:after="0"/>
        <w:ind w:left="5040"/>
        <w:rPr>
          <w:rFonts w:ascii="Times New Roman" w:hAnsi="Times New Roman" w:cs="Times New Roman"/>
          <w:sz w:val="24"/>
          <w:szCs w:val="24"/>
        </w:rPr>
      </w:pPr>
      <w:r>
        <w:rPr>
          <w:rFonts w:ascii="Times New Roman" w:hAnsi="Times New Roman" w:cs="Times New Roman"/>
          <w:sz w:val="24"/>
          <w:szCs w:val="24"/>
        </w:rPr>
        <w:lastRenderedPageBreak/>
        <w:t>Provide the details from the coaching session including action plans developed:</w:t>
      </w:r>
    </w:p>
    <w:p w14:paraId="1D590DCA" w14:textId="77777777" w:rsidR="00C46920" w:rsidRDefault="00C46920" w:rsidP="00C46920">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7C72D12D" w14:textId="77777777" w:rsidR="00C46920" w:rsidRDefault="00C46920" w:rsidP="00C46920">
      <w:pPr>
        <w:spacing w:after="0"/>
        <w:ind w:left="5040"/>
        <w:rPr>
          <w:rFonts w:ascii="Times New Roman" w:hAnsi="Times New Roman" w:cs="Times New Roman"/>
          <w:sz w:val="24"/>
          <w:szCs w:val="24"/>
        </w:rPr>
      </w:pPr>
      <w:r>
        <w:rPr>
          <w:rFonts w:ascii="Times New Roman" w:hAnsi="Times New Roman" w:cs="Times New Roman"/>
          <w:sz w:val="24"/>
          <w:szCs w:val="24"/>
        </w:rPr>
        <w:t>Value of coaching reason/sub-reason becomes Opportunity</w:t>
      </w:r>
    </w:p>
    <w:p w14:paraId="5BCFA089" w14:textId="77777777" w:rsidR="00C46920" w:rsidRDefault="00C46920" w:rsidP="00C46920">
      <w:pPr>
        <w:spacing w:after="0"/>
        <w:ind w:left="5040"/>
        <w:rPr>
          <w:rFonts w:ascii="Times New Roman" w:hAnsi="Times New Roman" w:cs="Times New Roman"/>
          <w:sz w:val="24"/>
          <w:szCs w:val="24"/>
        </w:rPr>
      </w:pPr>
      <w:r>
        <w:rPr>
          <w:rFonts w:ascii="Times New Roman" w:hAnsi="Times New Roman" w:cs="Times New Roman"/>
          <w:sz w:val="24"/>
          <w:szCs w:val="24"/>
        </w:rPr>
        <w:t>Status of coaching log becomes Pending Employee Review</w:t>
      </w:r>
    </w:p>
    <w:p w14:paraId="474E84E8" w14:textId="77777777" w:rsidR="00C46920" w:rsidRDefault="00C46920" w:rsidP="00C46920">
      <w:pPr>
        <w:spacing w:after="0"/>
        <w:ind w:left="720"/>
        <w:rPr>
          <w:rFonts w:ascii="Times New Roman" w:hAnsi="Times New Roman" w:cs="Times New Roman"/>
          <w:sz w:val="24"/>
          <w:szCs w:val="24"/>
        </w:rPr>
      </w:pPr>
    </w:p>
    <w:p w14:paraId="2A4D89A8" w14:textId="411515FF" w:rsidR="00C46920" w:rsidRDefault="00C46920" w:rsidP="00C46920">
      <w:pPr>
        <w:spacing w:after="0"/>
        <w:ind w:left="3600" w:firstLine="720"/>
        <w:rPr>
          <w:rFonts w:ascii="Times New Roman" w:hAnsi="Times New Roman" w:cs="Times New Roman"/>
          <w:sz w:val="24"/>
          <w:szCs w:val="24"/>
        </w:rPr>
      </w:pPr>
      <w:r>
        <w:rPr>
          <w:rFonts w:ascii="Times New Roman" w:hAnsi="Times New Roman" w:cs="Times New Roman"/>
          <w:sz w:val="24"/>
          <w:szCs w:val="24"/>
        </w:rPr>
        <w:t>2.1.</w:t>
      </w:r>
      <w:r w:rsidR="00E560E6">
        <w:rPr>
          <w:rFonts w:ascii="Times New Roman" w:hAnsi="Times New Roman" w:cs="Times New Roman"/>
          <w:sz w:val="24"/>
          <w:szCs w:val="24"/>
        </w:rPr>
        <w:t>3</w:t>
      </w:r>
      <w:r>
        <w:rPr>
          <w:rFonts w:ascii="Times New Roman" w:hAnsi="Times New Roman" w:cs="Times New Roman"/>
          <w:sz w:val="24"/>
          <w:szCs w:val="24"/>
        </w:rPr>
        <w:t>.</w:t>
      </w:r>
      <w:r w:rsidR="00904695">
        <w:rPr>
          <w:rFonts w:ascii="Times New Roman" w:hAnsi="Times New Roman" w:cs="Times New Roman"/>
          <w:sz w:val="24"/>
          <w:szCs w:val="24"/>
        </w:rPr>
        <w:t>3</w:t>
      </w:r>
      <w:r>
        <w:rPr>
          <w:rFonts w:ascii="Times New Roman" w:hAnsi="Times New Roman" w:cs="Times New Roman"/>
          <w:sz w:val="24"/>
          <w:szCs w:val="24"/>
        </w:rPr>
        <w:t>.</w:t>
      </w:r>
      <w:r w:rsidR="00904695">
        <w:rPr>
          <w:rFonts w:ascii="Times New Roman" w:hAnsi="Times New Roman" w:cs="Times New Roman"/>
          <w:sz w:val="24"/>
          <w:szCs w:val="24"/>
        </w:rPr>
        <w:t>1</w:t>
      </w:r>
      <w:r w:rsidR="000F4D7C">
        <w:rPr>
          <w:rFonts w:ascii="Times New Roman" w:hAnsi="Times New Roman" w:cs="Times New Roman"/>
          <w:sz w:val="24"/>
          <w:szCs w:val="24"/>
        </w:rPr>
        <w:t>7</w:t>
      </w:r>
      <w:r w:rsidR="00904695">
        <w:rPr>
          <w:rFonts w:ascii="Times New Roman" w:hAnsi="Times New Roman" w:cs="Times New Roman"/>
          <w:sz w:val="24"/>
          <w:szCs w:val="24"/>
        </w:rPr>
        <w:t>.2</w:t>
      </w:r>
      <w:r>
        <w:rPr>
          <w:rFonts w:ascii="Times New Roman" w:hAnsi="Times New Roman" w:cs="Times New Roman"/>
          <w:sz w:val="24"/>
          <w:szCs w:val="24"/>
        </w:rPr>
        <w:t xml:space="preserve"> Does Not Require Coaching Fields</w:t>
      </w:r>
    </w:p>
    <w:p w14:paraId="7BA6AF8B" w14:textId="77777777" w:rsidR="00C46920" w:rsidRDefault="00C46920" w:rsidP="00C46920">
      <w:pPr>
        <w:spacing w:after="0"/>
        <w:ind w:left="4320"/>
        <w:rPr>
          <w:rFonts w:ascii="Times New Roman" w:hAnsi="Times New Roman" w:cs="Times New Roman"/>
          <w:sz w:val="24"/>
          <w:szCs w:val="24"/>
        </w:rPr>
      </w:pPr>
      <w:r>
        <w:rPr>
          <w:rFonts w:ascii="Times New Roman" w:hAnsi="Times New Roman" w:cs="Times New Roman"/>
          <w:sz w:val="24"/>
          <w:szCs w:val="24"/>
        </w:rPr>
        <w:t>If No does not require coaching selected, display and accept data entry for the following:</w:t>
      </w:r>
    </w:p>
    <w:p w14:paraId="44A96C92" w14:textId="77777777" w:rsidR="00C46920" w:rsidRDefault="00C46920" w:rsidP="00C46920">
      <w:pPr>
        <w:spacing w:after="0"/>
        <w:ind w:left="5040"/>
        <w:rPr>
          <w:rFonts w:ascii="Times New Roman" w:hAnsi="Times New Roman" w:cs="Times New Roman"/>
          <w:sz w:val="24"/>
          <w:szCs w:val="24"/>
        </w:rPr>
      </w:pPr>
      <w:r>
        <w:rPr>
          <w:rFonts w:ascii="Times New Roman" w:hAnsi="Times New Roman" w:cs="Times New Roman"/>
          <w:sz w:val="24"/>
          <w:szCs w:val="24"/>
        </w:rPr>
        <w:t xml:space="preserve">What is the main reason this item was not coachable? </w:t>
      </w:r>
    </w:p>
    <w:p w14:paraId="32B6E74B" w14:textId="77777777" w:rsidR="00C46920" w:rsidRDefault="00C46920" w:rsidP="00C46920">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drop</w:t>
      </w:r>
      <w:proofErr w:type="gramEnd"/>
      <w:r>
        <w:rPr>
          <w:rFonts w:ascii="Times New Roman" w:hAnsi="Times New Roman" w:cs="Times New Roman"/>
          <w:sz w:val="24"/>
          <w:szCs w:val="24"/>
        </w:rPr>
        <w:t xml:space="preserve"> down list with Other as an option to select</w:t>
      </w:r>
    </w:p>
    <w:p w14:paraId="2DD40250" w14:textId="77777777" w:rsidR="00C46920" w:rsidRDefault="00C46920" w:rsidP="00C46920">
      <w:pPr>
        <w:spacing w:after="0"/>
        <w:ind w:left="5040"/>
        <w:rPr>
          <w:rFonts w:ascii="Times New Roman" w:hAnsi="Times New Roman" w:cs="Times New Roman"/>
          <w:sz w:val="24"/>
          <w:szCs w:val="24"/>
        </w:rPr>
      </w:pPr>
      <w:r>
        <w:rPr>
          <w:rFonts w:ascii="Times New Roman" w:hAnsi="Times New Roman" w:cs="Times New Roman"/>
          <w:sz w:val="24"/>
          <w:szCs w:val="24"/>
        </w:rPr>
        <w:t xml:space="preserve">Please provide reason / explanation / justification as to why the item was not coachable: </w:t>
      </w:r>
    </w:p>
    <w:p w14:paraId="39697747" w14:textId="77777777" w:rsidR="00C46920" w:rsidRDefault="00C46920" w:rsidP="00C46920">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1E11ABD2" w14:textId="77777777" w:rsidR="00C46920" w:rsidRDefault="00C46920" w:rsidP="00C46920">
      <w:pPr>
        <w:spacing w:after="0"/>
        <w:ind w:left="5040"/>
        <w:rPr>
          <w:rFonts w:ascii="Times New Roman" w:hAnsi="Times New Roman" w:cs="Times New Roman"/>
          <w:sz w:val="24"/>
          <w:szCs w:val="24"/>
        </w:rPr>
      </w:pPr>
      <w:r>
        <w:rPr>
          <w:rFonts w:ascii="Times New Roman" w:hAnsi="Times New Roman" w:cs="Times New Roman"/>
          <w:sz w:val="24"/>
          <w:szCs w:val="24"/>
        </w:rPr>
        <w:t>Value of coaching reason/sub-reason becomes Not Coachable</w:t>
      </w:r>
    </w:p>
    <w:p w14:paraId="26F966A4" w14:textId="77777777" w:rsidR="00C46920" w:rsidRDefault="00C46920" w:rsidP="00C46920">
      <w:pPr>
        <w:spacing w:after="0"/>
        <w:ind w:left="5040"/>
        <w:rPr>
          <w:rFonts w:ascii="Times New Roman" w:hAnsi="Times New Roman" w:cs="Times New Roman"/>
          <w:sz w:val="24"/>
          <w:szCs w:val="24"/>
        </w:rPr>
      </w:pPr>
      <w:r>
        <w:rPr>
          <w:rFonts w:ascii="Times New Roman" w:hAnsi="Times New Roman" w:cs="Times New Roman"/>
          <w:sz w:val="24"/>
          <w:szCs w:val="24"/>
        </w:rPr>
        <w:t xml:space="preserve">Status of coaching log becomes </w:t>
      </w:r>
      <w:r w:rsidRPr="0005689B">
        <w:rPr>
          <w:rFonts w:ascii="Times New Roman" w:hAnsi="Times New Roman" w:cs="Times New Roman"/>
          <w:sz w:val="24"/>
          <w:szCs w:val="24"/>
        </w:rPr>
        <w:t>Inactive</w:t>
      </w:r>
    </w:p>
    <w:p w14:paraId="48E362C4" w14:textId="77777777" w:rsidR="00C46920" w:rsidRDefault="00C46920" w:rsidP="00C46920">
      <w:pPr>
        <w:spacing w:after="0"/>
        <w:ind w:left="720"/>
        <w:rPr>
          <w:rFonts w:ascii="Times New Roman" w:hAnsi="Times New Roman" w:cs="Times New Roman"/>
          <w:sz w:val="24"/>
          <w:szCs w:val="24"/>
        </w:rPr>
      </w:pPr>
    </w:p>
    <w:p w14:paraId="08E7EA1F" w14:textId="1967EFDD"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12287C">
        <w:rPr>
          <w:rFonts w:ascii="Times New Roman" w:hAnsi="Times New Roman" w:cs="Times New Roman"/>
          <w:sz w:val="24"/>
          <w:szCs w:val="24"/>
        </w:rPr>
        <w:t>.</w:t>
      </w:r>
      <w:r>
        <w:rPr>
          <w:rFonts w:ascii="Times New Roman" w:hAnsi="Times New Roman" w:cs="Times New Roman"/>
          <w:sz w:val="24"/>
          <w:szCs w:val="24"/>
        </w:rPr>
        <w:t>1.</w:t>
      </w:r>
      <w:r w:rsidR="0012287C">
        <w:rPr>
          <w:rFonts w:ascii="Times New Roman" w:hAnsi="Times New Roman" w:cs="Times New Roman"/>
          <w:sz w:val="24"/>
          <w:szCs w:val="24"/>
        </w:rPr>
        <w:t>4</w:t>
      </w:r>
      <w:r w:rsidR="00F13D19">
        <w:rPr>
          <w:rFonts w:ascii="Times New Roman" w:hAnsi="Times New Roman" w:cs="Times New Roman"/>
          <w:sz w:val="24"/>
          <w:szCs w:val="24"/>
        </w:rPr>
        <w:t xml:space="preserve"> Quality Data Feed (IQS)</w:t>
      </w:r>
    </w:p>
    <w:p w14:paraId="0F110388" w14:textId="007D03EC"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sidR="00A05D1C">
        <w:rPr>
          <w:rFonts w:ascii="Times New Roman" w:hAnsi="Times New Roman" w:cs="Times New Roman"/>
          <w:sz w:val="24"/>
          <w:szCs w:val="24"/>
        </w:rPr>
        <w:t xml:space="preserve">Quality Data Feed for CSRs is defined in </w:t>
      </w:r>
      <w:r>
        <w:rPr>
          <w:rFonts w:ascii="Times New Roman" w:hAnsi="Times New Roman" w:cs="Times New Roman"/>
          <w:sz w:val="24"/>
          <w:szCs w:val="24"/>
        </w:rPr>
        <w:t>in section</w:t>
      </w:r>
      <w:r w:rsidR="00A05D1C">
        <w:rPr>
          <w:rFonts w:ascii="Times New Roman" w:hAnsi="Times New Roman" w:cs="Times New Roman"/>
          <w:sz w:val="24"/>
          <w:szCs w:val="24"/>
        </w:rPr>
        <w:t xml:space="preserve"> VII above.</w:t>
      </w:r>
      <w:r>
        <w:rPr>
          <w:rFonts w:ascii="Times New Roman" w:hAnsi="Times New Roman" w:cs="Times New Roman"/>
          <w:sz w:val="24"/>
          <w:szCs w:val="24"/>
        </w:rPr>
        <w:t xml:space="preserve"> </w:t>
      </w:r>
    </w:p>
    <w:p w14:paraId="5B4F02B8" w14:textId="77777777" w:rsidR="00F13D19" w:rsidRDefault="00F13D19" w:rsidP="00415353">
      <w:pPr>
        <w:spacing w:after="0"/>
        <w:ind w:left="720"/>
        <w:rPr>
          <w:rFonts w:ascii="Times New Roman" w:hAnsi="Times New Roman" w:cs="Times New Roman"/>
          <w:sz w:val="24"/>
          <w:szCs w:val="24"/>
        </w:rPr>
      </w:pPr>
    </w:p>
    <w:p w14:paraId="2175D1AD" w14:textId="6DE2520C" w:rsidR="00E2672D" w:rsidRDefault="00E2672D" w:rsidP="00E2672D">
      <w:pPr>
        <w:spacing w:after="0"/>
        <w:ind w:left="1440" w:firstLine="720"/>
        <w:rPr>
          <w:rFonts w:ascii="Times New Roman" w:hAnsi="Times New Roman" w:cs="Times New Roman"/>
          <w:sz w:val="24"/>
          <w:szCs w:val="24"/>
        </w:rPr>
      </w:pPr>
      <w:r>
        <w:rPr>
          <w:rFonts w:ascii="Times New Roman" w:hAnsi="Times New Roman" w:cs="Times New Roman"/>
          <w:sz w:val="24"/>
          <w:szCs w:val="24"/>
        </w:rPr>
        <w:t>2.1.5 Electronic Timecard System Data Feed (ETS)</w:t>
      </w:r>
    </w:p>
    <w:p w14:paraId="3FF99557" w14:textId="4BD7E544" w:rsidR="00E2672D" w:rsidRDefault="00E2672D" w:rsidP="00E2672D">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ETS Data Feed allows for the creation of eCoaching logs for Employees </w:t>
      </w:r>
      <w:r w:rsidR="00C70600">
        <w:rPr>
          <w:rFonts w:ascii="Times New Roman" w:hAnsi="Times New Roman" w:cs="Times New Roman"/>
          <w:sz w:val="24"/>
          <w:szCs w:val="24"/>
        </w:rPr>
        <w:t xml:space="preserve">and Supervisors </w:t>
      </w:r>
      <w:r>
        <w:rPr>
          <w:rFonts w:ascii="Times New Roman" w:hAnsi="Times New Roman" w:cs="Times New Roman"/>
          <w:sz w:val="24"/>
          <w:szCs w:val="24"/>
        </w:rPr>
        <w:t xml:space="preserve">who </w:t>
      </w:r>
      <w:r w:rsidR="0076265B">
        <w:rPr>
          <w:rFonts w:ascii="Times New Roman" w:hAnsi="Times New Roman" w:cs="Times New Roman"/>
          <w:sz w:val="24"/>
          <w:szCs w:val="24"/>
        </w:rPr>
        <w:t>committed</w:t>
      </w:r>
      <w:r>
        <w:rPr>
          <w:rFonts w:ascii="Times New Roman" w:hAnsi="Times New Roman" w:cs="Times New Roman"/>
          <w:sz w:val="24"/>
          <w:szCs w:val="24"/>
        </w:rPr>
        <w:t xml:space="preserve"> a timekeeping infraction such as using an incorrect charge code. </w:t>
      </w:r>
    </w:p>
    <w:p w14:paraId="64E30CFC" w14:textId="77777777" w:rsidR="00E2672D" w:rsidRDefault="00E2672D" w:rsidP="00E2672D">
      <w:pPr>
        <w:tabs>
          <w:tab w:val="left" w:pos="1800"/>
        </w:tabs>
        <w:spacing w:after="0"/>
        <w:ind w:left="2160"/>
        <w:rPr>
          <w:rFonts w:ascii="Times New Roman" w:hAnsi="Times New Roman" w:cs="Times New Roman"/>
          <w:sz w:val="24"/>
          <w:szCs w:val="24"/>
        </w:rPr>
      </w:pPr>
    </w:p>
    <w:p w14:paraId="75760C57" w14:textId="2CEFE518"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2.1.5.1 ETS Reports</w:t>
      </w:r>
    </w:p>
    <w:p w14:paraId="4CC45BEB" w14:textId="06538258" w:rsidR="00E2672D" w:rsidRDefault="00E2672D" w:rsidP="00E2672D">
      <w:pPr>
        <w:spacing w:after="0"/>
        <w:ind w:left="2880"/>
        <w:rPr>
          <w:rFonts w:ascii="Times New Roman" w:hAnsi="Times New Roman" w:cs="Times New Roman"/>
          <w:sz w:val="24"/>
          <w:szCs w:val="24"/>
        </w:rPr>
      </w:pPr>
      <w:r>
        <w:rPr>
          <w:rFonts w:ascii="Times New Roman" w:hAnsi="Times New Roman" w:cs="Times New Roman"/>
          <w:sz w:val="24"/>
          <w:szCs w:val="24"/>
        </w:rPr>
        <w:t>The following reports will be generated by Time Card Administrators:</w:t>
      </w:r>
    </w:p>
    <w:p w14:paraId="24071905" w14:textId="77777777" w:rsidR="00E2672D" w:rsidRDefault="00E2672D" w:rsidP="00E2672D">
      <w:pPr>
        <w:tabs>
          <w:tab w:val="left" w:pos="1800"/>
        </w:tabs>
        <w:spacing w:after="0"/>
        <w:ind w:left="2160"/>
        <w:rPr>
          <w:rFonts w:ascii="Times New Roman" w:hAnsi="Times New Roman" w:cs="Times New Roman"/>
          <w:sz w:val="24"/>
          <w:szCs w:val="24"/>
        </w:rPr>
      </w:pPr>
    </w:p>
    <w:p w14:paraId="5D51D86F" w14:textId="30672FDC" w:rsidR="00E2672D" w:rsidRDefault="00E2672D" w:rsidP="00E2672D">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Excused Absence </w:t>
      </w:r>
    </w:p>
    <w:p w14:paraId="3F5795B4" w14:textId="77777777" w:rsidR="00E2672D" w:rsidRDefault="00E2672D" w:rsidP="00E2672D">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Incorrect Holiday </w:t>
      </w:r>
    </w:p>
    <w:p w14:paraId="1E16FFC5" w14:textId="77777777" w:rsidR="00E2672D" w:rsidRDefault="00E2672D" w:rsidP="00E2672D">
      <w:pPr>
        <w:spacing w:after="0"/>
        <w:ind w:left="3240" w:firstLine="360"/>
        <w:rPr>
          <w:rFonts w:ascii="Times New Roman" w:hAnsi="Times New Roman" w:cs="Times New Roman"/>
          <w:sz w:val="24"/>
          <w:szCs w:val="24"/>
        </w:rPr>
      </w:pPr>
      <w:r>
        <w:rPr>
          <w:rFonts w:ascii="Times New Roman" w:hAnsi="Times New Roman" w:cs="Times New Roman"/>
          <w:sz w:val="24"/>
          <w:szCs w:val="24"/>
        </w:rPr>
        <w:t>Invalid Timecodes Direct</w:t>
      </w:r>
    </w:p>
    <w:p w14:paraId="735EF930" w14:textId="77777777" w:rsidR="00E2672D" w:rsidRDefault="00E2672D" w:rsidP="00E2672D">
      <w:pPr>
        <w:spacing w:after="0"/>
        <w:ind w:left="3060" w:firstLine="540"/>
        <w:rPr>
          <w:rFonts w:ascii="Times New Roman" w:hAnsi="Times New Roman" w:cs="Times New Roman"/>
          <w:sz w:val="24"/>
          <w:szCs w:val="24"/>
        </w:rPr>
      </w:pPr>
      <w:r>
        <w:rPr>
          <w:rFonts w:ascii="Times New Roman" w:hAnsi="Times New Roman" w:cs="Times New Roman"/>
          <w:sz w:val="24"/>
          <w:szCs w:val="24"/>
        </w:rPr>
        <w:t>Invalid Timecodes Indirect</w:t>
      </w:r>
    </w:p>
    <w:p w14:paraId="1D8A915D"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Future Hours Worked</w:t>
      </w:r>
    </w:p>
    <w:p w14:paraId="2F5DC2DF" w14:textId="3B09B410" w:rsidR="00DE6804" w:rsidRDefault="00DE6804"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Action (Employee)</w:t>
      </w:r>
    </w:p>
    <w:p w14:paraId="67F7580D" w14:textId="77777777" w:rsidR="00E2672D" w:rsidRDefault="00E2672D" w:rsidP="00E2672D">
      <w:pPr>
        <w:tabs>
          <w:tab w:val="left" w:pos="1800"/>
        </w:tabs>
        <w:spacing w:after="0"/>
        <w:ind w:left="2160"/>
        <w:rPr>
          <w:rFonts w:ascii="Times New Roman" w:hAnsi="Times New Roman" w:cs="Times New Roman"/>
          <w:sz w:val="24"/>
          <w:szCs w:val="24"/>
        </w:rPr>
      </w:pPr>
    </w:p>
    <w:p w14:paraId="16F9DE91" w14:textId="06722B31"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2.1.5.1.1 ETS Feed File Layout</w:t>
      </w:r>
    </w:p>
    <w:p w14:paraId="0ADC0D1D" w14:textId="77777777" w:rsidR="00E2672D" w:rsidRDefault="00E2672D" w:rsidP="00E2672D">
      <w:pPr>
        <w:spacing w:after="0"/>
        <w:ind w:left="3600"/>
        <w:rPr>
          <w:rFonts w:ascii="Times New Roman" w:hAnsi="Times New Roman" w:cs="Times New Roman"/>
          <w:sz w:val="24"/>
          <w:szCs w:val="24"/>
        </w:rPr>
      </w:pPr>
      <w:r w:rsidRPr="009A3634">
        <w:rPr>
          <w:rFonts w:ascii="Times New Roman" w:hAnsi="Times New Roman" w:cs="Times New Roman"/>
          <w:sz w:val="24"/>
          <w:szCs w:val="24"/>
        </w:rPr>
        <w:t>CCO_eCoaching_Log_ETS_Layout.docx</w:t>
      </w:r>
      <w:r>
        <w:rPr>
          <w:rFonts w:ascii="Times New Roman" w:hAnsi="Times New Roman" w:cs="Times New Roman"/>
          <w:sz w:val="24"/>
          <w:szCs w:val="24"/>
        </w:rPr>
        <w:t xml:space="preserve"> identifies the fields and layout of each report.  The report files will be a comma separated value (CSV) file.</w:t>
      </w:r>
    </w:p>
    <w:p w14:paraId="36EFB9FF" w14:textId="77777777" w:rsidR="00E2672D" w:rsidRDefault="00E2672D" w:rsidP="00E2672D">
      <w:pPr>
        <w:tabs>
          <w:tab w:val="left" w:pos="1800"/>
        </w:tabs>
        <w:spacing w:after="0"/>
        <w:ind w:left="2160"/>
        <w:rPr>
          <w:rFonts w:ascii="Times New Roman" w:hAnsi="Times New Roman" w:cs="Times New Roman"/>
          <w:sz w:val="24"/>
          <w:szCs w:val="24"/>
        </w:rPr>
      </w:pPr>
    </w:p>
    <w:p w14:paraId="25BF48C6" w14:textId="569B6309"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2.1.5.1.2 Location </w:t>
      </w:r>
    </w:p>
    <w:p w14:paraId="3657A54D"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will placed in the following location to be processed:</w:t>
      </w:r>
    </w:p>
    <w:p w14:paraId="5B6D5EDA" w14:textId="77777777" w:rsidR="00E2672D" w:rsidRDefault="00E2672D" w:rsidP="00E2672D">
      <w:pPr>
        <w:spacing w:after="0"/>
        <w:ind w:left="2880" w:firstLine="720"/>
        <w:rPr>
          <w:rFonts w:ascii="Times New Roman" w:hAnsi="Times New Roman" w:cs="Times New Roman"/>
          <w:sz w:val="24"/>
          <w:szCs w:val="24"/>
        </w:rPr>
      </w:pPr>
    </w:p>
    <w:p w14:paraId="0DDCAFE8"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r>
      <w:hyperlink r:id="rId37" w:history="1">
        <w:r w:rsidRPr="0001010C">
          <w:rPr>
            <w:rFonts w:ascii="Times New Roman" w:hAnsi="Times New Roman" w:cs="Times New Roman"/>
            <w:sz w:val="24"/>
            <w:szCs w:val="24"/>
          </w:rPr>
          <w:t>\\vrivscors01\BCC Scorecards\Coaching\ETS\</w:t>
        </w:r>
      </w:hyperlink>
    </w:p>
    <w:p w14:paraId="66552188" w14:textId="77777777" w:rsidR="00E2672D" w:rsidRDefault="00E2672D" w:rsidP="00E2672D">
      <w:pPr>
        <w:tabs>
          <w:tab w:val="left" w:pos="1800"/>
        </w:tabs>
        <w:spacing w:after="0"/>
        <w:ind w:left="2160"/>
        <w:rPr>
          <w:rFonts w:ascii="Times New Roman" w:hAnsi="Times New Roman" w:cs="Times New Roman"/>
          <w:sz w:val="24"/>
          <w:szCs w:val="24"/>
        </w:rPr>
      </w:pPr>
    </w:p>
    <w:p w14:paraId="6AF45ED5" w14:textId="1ECF5243"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2.1.5.1.3 Naming Convention</w:t>
      </w:r>
    </w:p>
    <w:p w14:paraId="3BE6F7F5" w14:textId="66E93348"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Each report </w:t>
      </w:r>
      <w:r w:rsidR="009E4DC1">
        <w:rPr>
          <w:rFonts w:ascii="Times New Roman" w:hAnsi="Times New Roman" w:cs="Times New Roman"/>
          <w:sz w:val="24"/>
          <w:szCs w:val="24"/>
        </w:rPr>
        <w:t xml:space="preserve">(EA, HOL, ITD, ITI, </w:t>
      </w:r>
      <w:proofErr w:type="gramStart"/>
      <w:r w:rsidR="009E4DC1">
        <w:rPr>
          <w:rFonts w:ascii="Times New Roman" w:hAnsi="Times New Roman" w:cs="Times New Roman"/>
          <w:sz w:val="24"/>
          <w:szCs w:val="24"/>
        </w:rPr>
        <w:t>FWH</w:t>
      </w:r>
      <w:proofErr w:type="gramEnd"/>
      <w:r w:rsidR="009E4DC1">
        <w:rPr>
          <w:rFonts w:ascii="Times New Roman" w:hAnsi="Times New Roman" w:cs="Times New Roman"/>
          <w:sz w:val="24"/>
          <w:szCs w:val="24"/>
        </w:rPr>
        <w:t xml:space="preserve">) </w:t>
      </w:r>
      <w:r>
        <w:rPr>
          <w:rFonts w:ascii="Times New Roman" w:hAnsi="Times New Roman" w:cs="Times New Roman"/>
          <w:sz w:val="24"/>
          <w:szCs w:val="24"/>
        </w:rPr>
        <w:t>shall have the following file naming convention:</w:t>
      </w:r>
    </w:p>
    <w:p w14:paraId="26C33F1B" w14:textId="77777777" w:rsidR="00E2672D" w:rsidRDefault="00E2672D" w:rsidP="00E2672D">
      <w:pPr>
        <w:spacing w:after="0"/>
        <w:ind w:left="2880" w:firstLine="720"/>
        <w:rPr>
          <w:rFonts w:ascii="Times New Roman" w:hAnsi="Times New Roman" w:cs="Times New Roman"/>
          <w:sz w:val="24"/>
          <w:szCs w:val="24"/>
        </w:rPr>
      </w:pPr>
    </w:p>
    <w:p w14:paraId="2B58C521" w14:textId="77777777" w:rsidR="00E2672D" w:rsidRDefault="00E2672D" w:rsidP="00E2672D">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078F400F" w14:textId="77777777" w:rsidR="00E2672D" w:rsidRDefault="00E2672D" w:rsidP="00E2672D">
      <w:pPr>
        <w:spacing w:after="0"/>
        <w:ind w:left="2880" w:firstLine="720"/>
        <w:rPr>
          <w:rFonts w:ascii="Times New Roman" w:hAnsi="Times New Roman" w:cs="Times New Roman"/>
          <w:sz w:val="24"/>
          <w:szCs w:val="24"/>
        </w:rPr>
      </w:pPr>
    </w:p>
    <w:p w14:paraId="2799BC30" w14:textId="420E2CC4" w:rsidR="009E4DC1" w:rsidRDefault="009E4DC1" w:rsidP="009E4DC1">
      <w:pPr>
        <w:spacing w:after="0"/>
        <w:ind w:left="2880" w:firstLine="720"/>
        <w:rPr>
          <w:rFonts w:ascii="Times New Roman" w:hAnsi="Times New Roman" w:cs="Times New Roman"/>
          <w:sz w:val="24"/>
          <w:szCs w:val="24"/>
        </w:rPr>
      </w:pPr>
      <w:r>
        <w:rPr>
          <w:rFonts w:ascii="Times New Roman" w:hAnsi="Times New Roman" w:cs="Times New Roman"/>
          <w:sz w:val="24"/>
          <w:szCs w:val="24"/>
        </w:rPr>
        <w:t>Report OAE shall have the following file naming convention:</w:t>
      </w:r>
    </w:p>
    <w:p w14:paraId="4FD553D4" w14:textId="77777777" w:rsidR="009E4DC1" w:rsidRDefault="009E4DC1" w:rsidP="009E4DC1">
      <w:pPr>
        <w:spacing w:after="0"/>
        <w:ind w:left="2880" w:firstLine="720"/>
        <w:rPr>
          <w:rFonts w:ascii="Times New Roman" w:hAnsi="Times New Roman" w:cs="Times New Roman"/>
          <w:sz w:val="24"/>
          <w:szCs w:val="24"/>
        </w:rPr>
      </w:pPr>
    </w:p>
    <w:p w14:paraId="45FDD66A" w14:textId="34D84561" w:rsidR="009E4DC1" w:rsidRDefault="009E4DC1" w:rsidP="009E4DC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w:t>
      </w:r>
      <w:r>
        <w:rPr>
          <w:rFonts w:ascii="Times New Roman" w:hAnsi="Times New Roman" w:cs="Times New Roman"/>
          <w:sz w:val="24"/>
          <w:szCs w:val="24"/>
        </w:rPr>
        <w:t>Compliance_</w:t>
      </w:r>
      <w:r w:rsidRPr="0001010C">
        <w:rPr>
          <w:rFonts w:ascii="Times New Roman" w:hAnsi="Times New Roman" w:cs="Times New Roman"/>
          <w:sz w:val="24"/>
          <w:szCs w:val="24"/>
        </w:rPr>
        <w:t>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719CCE0D" w14:textId="77777777" w:rsidR="009E4DC1" w:rsidRDefault="009E4DC1" w:rsidP="00E2672D">
      <w:pPr>
        <w:spacing w:after="0"/>
        <w:ind w:left="2880" w:firstLine="720"/>
        <w:rPr>
          <w:rFonts w:ascii="Times New Roman" w:hAnsi="Times New Roman" w:cs="Times New Roman"/>
          <w:sz w:val="24"/>
          <w:szCs w:val="24"/>
        </w:rPr>
      </w:pPr>
    </w:p>
    <w:p w14:paraId="1D99345A" w14:textId="77777777" w:rsidR="00E2672D" w:rsidRDefault="00E2672D" w:rsidP="00E2672D">
      <w:pPr>
        <w:spacing w:after="0"/>
        <w:ind w:left="3600" w:firstLine="720"/>
        <w:rPr>
          <w:rFonts w:ascii="Times New Roman" w:hAnsi="Times New Roman" w:cs="Times New Roman"/>
          <w:sz w:val="24"/>
          <w:szCs w:val="24"/>
        </w:rPr>
      </w:pPr>
      <w:proofErr w:type="gramStart"/>
      <w:r w:rsidRPr="0001010C">
        <w:rPr>
          <w:rFonts w:ascii="Times New Roman" w:hAnsi="Times New Roman" w:cs="Times New Roman"/>
          <w:sz w:val="24"/>
          <w:szCs w:val="24"/>
        </w:rPr>
        <w:t>where</w:t>
      </w:r>
      <w:proofErr w:type="gramEnd"/>
      <w:r w:rsidRPr="0001010C">
        <w:rPr>
          <w:rFonts w:ascii="Times New Roman" w:hAnsi="Times New Roman" w:cs="Times New Roman"/>
          <w:sz w:val="24"/>
          <w:szCs w:val="24"/>
        </w:rPr>
        <w:t xml:space="preserve"> XXX(X) is the 3 or 4 letter Report</w:t>
      </w:r>
      <w:r>
        <w:rPr>
          <w:rFonts w:ascii="Times New Roman" w:hAnsi="Times New Roman" w:cs="Times New Roman"/>
          <w:sz w:val="24"/>
          <w:szCs w:val="24"/>
        </w:rPr>
        <w:t xml:space="preserve"> Code for the individual report</w:t>
      </w:r>
    </w:p>
    <w:p w14:paraId="197A1D51" w14:textId="77777777" w:rsidR="00E2672D" w:rsidRPr="0001010C" w:rsidRDefault="00E2672D" w:rsidP="00E2672D">
      <w:pPr>
        <w:spacing w:after="0"/>
        <w:ind w:left="3600" w:firstLine="720"/>
        <w:rPr>
          <w:rFonts w:ascii="Times New Roman" w:hAnsi="Times New Roman" w:cs="Times New Roman"/>
          <w:sz w:val="24"/>
          <w:szCs w:val="24"/>
        </w:rPr>
      </w:pPr>
      <w:proofErr w:type="gramStart"/>
      <w:r>
        <w:rPr>
          <w:rFonts w:ascii="Times New Roman" w:hAnsi="Times New Roman" w:cs="Times New Roman"/>
          <w:sz w:val="24"/>
          <w:szCs w:val="24"/>
        </w:rPr>
        <w:t>and</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yyyymmdd</w:t>
      </w:r>
      <w:proofErr w:type="spellEnd"/>
      <w:r>
        <w:rPr>
          <w:rFonts w:ascii="Times New Roman" w:hAnsi="Times New Roman" w:cs="Times New Roman"/>
          <w:sz w:val="24"/>
          <w:szCs w:val="24"/>
        </w:rPr>
        <w:t xml:space="preserve"> is the date the file generated in year month day format.</w:t>
      </w:r>
    </w:p>
    <w:p w14:paraId="7CC35DE0" w14:textId="77777777" w:rsidR="00E2672D" w:rsidRDefault="00E2672D" w:rsidP="00E2672D">
      <w:pPr>
        <w:spacing w:after="0"/>
        <w:ind w:left="2880" w:firstLine="720"/>
        <w:rPr>
          <w:rFonts w:ascii="Times New Roman" w:hAnsi="Times New Roman" w:cs="Times New Roman"/>
          <w:sz w:val="24"/>
          <w:szCs w:val="24"/>
        </w:rPr>
      </w:pPr>
    </w:p>
    <w:p w14:paraId="6DF55614" w14:textId="4288DAAE"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2.1.5.1.4 Report Codes</w:t>
      </w:r>
    </w:p>
    <w:p w14:paraId="77F43945" w14:textId="12796A6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The Report Codes for the </w:t>
      </w:r>
      <w:r w:rsidR="00C70600">
        <w:rPr>
          <w:rFonts w:ascii="Times New Roman" w:hAnsi="Times New Roman" w:cs="Times New Roman"/>
          <w:sz w:val="24"/>
          <w:szCs w:val="24"/>
        </w:rPr>
        <w:t xml:space="preserve">Employee </w:t>
      </w:r>
      <w:r>
        <w:rPr>
          <w:rFonts w:ascii="Times New Roman" w:hAnsi="Times New Roman" w:cs="Times New Roman"/>
          <w:sz w:val="24"/>
          <w:szCs w:val="24"/>
        </w:rPr>
        <w:t>reports shall be:</w:t>
      </w:r>
    </w:p>
    <w:p w14:paraId="6F45FD95" w14:textId="77777777" w:rsidR="00E2672D" w:rsidRDefault="00E2672D" w:rsidP="00E2672D">
      <w:pPr>
        <w:spacing w:after="0"/>
        <w:ind w:left="2880" w:firstLine="720"/>
        <w:rPr>
          <w:rFonts w:ascii="Times New Roman" w:hAnsi="Times New Roman" w:cs="Times New Roman"/>
          <w:sz w:val="24"/>
          <w:szCs w:val="24"/>
        </w:rPr>
      </w:pPr>
    </w:p>
    <w:p w14:paraId="40A26F78" w14:textId="32A7573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EA – Excused </w:t>
      </w:r>
      <w:r w:rsidR="00FE6564">
        <w:rPr>
          <w:rFonts w:ascii="Times New Roman" w:hAnsi="Times New Roman" w:cs="Times New Roman"/>
          <w:sz w:val="24"/>
          <w:szCs w:val="24"/>
        </w:rPr>
        <w:t>a</w:t>
      </w:r>
      <w:r>
        <w:rPr>
          <w:rFonts w:ascii="Times New Roman" w:hAnsi="Times New Roman" w:cs="Times New Roman"/>
          <w:sz w:val="24"/>
          <w:szCs w:val="24"/>
        </w:rPr>
        <w:t>bsence</w:t>
      </w:r>
      <w:r w:rsidR="00FE6564">
        <w:rPr>
          <w:rFonts w:ascii="Times New Roman" w:hAnsi="Times New Roman" w:cs="Times New Roman"/>
          <w:sz w:val="24"/>
          <w:szCs w:val="24"/>
        </w:rPr>
        <w:t>, paid leave</w:t>
      </w:r>
    </w:p>
    <w:p w14:paraId="6B1E1E29" w14:textId="5183371C"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HOL –Holiday</w:t>
      </w:r>
      <w:r w:rsidR="00FE6564">
        <w:rPr>
          <w:rFonts w:ascii="Times New Roman" w:hAnsi="Times New Roman" w:cs="Times New Roman"/>
          <w:sz w:val="24"/>
          <w:szCs w:val="24"/>
        </w:rPr>
        <w:t xml:space="preserve"> hours</w:t>
      </w:r>
    </w:p>
    <w:p w14:paraId="7D77ED6C" w14:textId="0CAE92D8" w:rsidR="00E2672D" w:rsidRDefault="00FE6564"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ab/>
        <w:t xml:space="preserve">ITD – Invalid Timecodes – </w:t>
      </w:r>
      <w:r w:rsidR="00E2672D">
        <w:rPr>
          <w:rFonts w:ascii="Times New Roman" w:hAnsi="Times New Roman" w:cs="Times New Roman"/>
          <w:sz w:val="24"/>
          <w:szCs w:val="24"/>
        </w:rPr>
        <w:t>Direct</w:t>
      </w:r>
    </w:p>
    <w:p w14:paraId="7CDC430A" w14:textId="5DEACF45"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ITI – Invalid Timecodes</w:t>
      </w:r>
      <w:r w:rsidR="00FE6564">
        <w:rPr>
          <w:rFonts w:ascii="Times New Roman" w:hAnsi="Times New Roman" w:cs="Times New Roman"/>
          <w:sz w:val="24"/>
          <w:szCs w:val="24"/>
        </w:rPr>
        <w:t xml:space="preserve"> – Paid leave</w:t>
      </w:r>
    </w:p>
    <w:p w14:paraId="2904CBBF" w14:textId="70264AA8"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FWH – Future </w:t>
      </w:r>
      <w:r w:rsidR="00FE6564">
        <w:rPr>
          <w:rFonts w:ascii="Times New Roman" w:hAnsi="Times New Roman" w:cs="Times New Roman"/>
          <w:sz w:val="24"/>
          <w:szCs w:val="24"/>
        </w:rPr>
        <w:t>h</w:t>
      </w:r>
      <w:r>
        <w:rPr>
          <w:rFonts w:ascii="Times New Roman" w:hAnsi="Times New Roman" w:cs="Times New Roman"/>
          <w:sz w:val="24"/>
          <w:szCs w:val="24"/>
        </w:rPr>
        <w:t xml:space="preserve">ours </w:t>
      </w:r>
    </w:p>
    <w:p w14:paraId="3CDC8F69" w14:textId="01D3692E" w:rsidR="00DE6804" w:rsidRDefault="00DE6804" w:rsidP="00DE6804">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OAE – Outstanding Action (Employee) </w:t>
      </w:r>
    </w:p>
    <w:p w14:paraId="380934A1" w14:textId="77777777" w:rsidR="00E2672D" w:rsidRDefault="00E2672D" w:rsidP="00E2672D">
      <w:pPr>
        <w:tabs>
          <w:tab w:val="left" w:pos="1800"/>
        </w:tabs>
        <w:spacing w:after="0"/>
        <w:ind w:left="2160"/>
        <w:rPr>
          <w:rFonts w:ascii="Times New Roman" w:hAnsi="Times New Roman" w:cs="Times New Roman"/>
          <w:sz w:val="24"/>
          <w:szCs w:val="24"/>
        </w:rPr>
      </w:pPr>
    </w:p>
    <w:p w14:paraId="37789187" w14:textId="2EE90438"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2.1.5.1.5 Invalid Records Not Processed</w:t>
      </w:r>
    </w:p>
    <w:p w14:paraId="2773A915" w14:textId="69BF73FF"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Records from the feed file which </w:t>
      </w:r>
      <w:r w:rsidR="00163099">
        <w:rPr>
          <w:rFonts w:ascii="Times New Roman" w:hAnsi="Times New Roman" w:cs="Times New Roman"/>
          <w:sz w:val="24"/>
          <w:szCs w:val="24"/>
        </w:rPr>
        <w:t>cannot</w:t>
      </w:r>
      <w:r>
        <w:rPr>
          <w:rFonts w:ascii="Times New Roman" w:hAnsi="Times New Roman" w:cs="Times New Roman"/>
          <w:sz w:val="24"/>
          <w:szCs w:val="24"/>
        </w:rPr>
        <w:t xml:space="preserve"> be processed will be identified. </w:t>
      </w:r>
    </w:p>
    <w:p w14:paraId="33FACC33" w14:textId="77777777" w:rsidR="00886133" w:rsidRDefault="00886133" w:rsidP="00E2672D">
      <w:pPr>
        <w:tabs>
          <w:tab w:val="left" w:pos="1800"/>
        </w:tabs>
        <w:spacing w:after="0"/>
        <w:ind w:left="2160"/>
        <w:rPr>
          <w:rFonts w:ascii="Times New Roman" w:hAnsi="Times New Roman" w:cs="Times New Roman"/>
          <w:sz w:val="24"/>
          <w:szCs w:val="24"/>
        </w:rPr>
      </w:pPr>
    </w:p>
    <w:p w14:paraId="5434E0F3" w14:textId="3846FDAB"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2.1.5.2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w:t>
      </w:r>
    </w:p>
    <w:p w14:paraId="0BA6A9AA" w14:textId="594E537D" w:rsidR="00E2672D" w:rsidRDefault="00E2672D" w:rsidP="00E2672D">
      <w:pPr>
        <w:spacing w:after="0"/>
        <w:ind w:left="2880"/>
        <w:rPr>
          <w:rFonts w:ascii="Times New Roman" w:hAnsi="Times New Roman" w:cs="Times New Roman"/>
          <w:sz w:val="24"/>
          <w:szCs w:val="24"/>
        </w:rPr>
      </w:pPr>
      <w:r>
        <w:rPr>
          <w:rFonts w:ascii="Times New Roman" w:hAnsi="Times New Roman" w:cs="Times New Roman"/>
          <w:sz w:val="24"/>
          <w:szCs w:val="24"/>
        </w:rPr>
        <w:t>The eCoaching Log</w:t>
      </w:r>
      <w:r w:rsidR="00C70600">
        <w:rPr>
          <w:rFonts w:ascii="Times New Roman" w:hAnsi="Times New Roman" w:cs="Times New Roman"/>
          <w:sz w:val="24"/>
          <w:szCs w:val="24"/>
        </w:rPr>
        <w:t xml:space="preserve"> </w:t>
      </w:r>
      <w:r>
        <w:rPr>
          <w:rFonts w:ascii="Times New Roman" w:hAnsi="Times New Roman" w:cs="Times New Roman"/>
          <w:sz w:val="24"/>
          <w:szCs w:val="24"/>
        </w:rPr>
        <w:t xml:space="preserve">will be </w:t>
      </w:r>
      <w:r w:rsidR="00C70600">
        <w:rPr>
          <w:rFonts w:ascii="Times New Roman" w:hAnsi="Times New Roman" w:cs="Times New Roman"/>
          <w:sz w:val="24"/>
          <w:szCs w:val="24"/>
        </w:rPr>
        <w:t xml:space="preserve">initiated </w:t>
      </w:r>
      <w:r>
        <w:rPr>
          <w:rFonts w:ascii="Times New Roman" w:hAnsi="Times New Roman" w:cs="Times New Roman"/>
          <w:sz w:val="24"/>
          <w:szCs w:val="24"/>
        </w:rPr>
        <w:t xml:space="preserve">in the CSR module </w:t>
      </w:r>
      <w:r w:rsidR="00C70600">
        <w:rPr>
          <w:rFonts w:ascii="Times New Roman" w:hAnsi="Times New Roman" w:cs="Times New Roman"/>
          <w:sz w:val="24"/>
          <w:szCs w:val="24"/>
        </w:rPr>
        <w:t>when the Employee in the feed file</w:t>
      </w:r>
      <w:r>
        <w:rPr>
          <w:rFonts w:ascii="Times New Roman" w:hAnsi="Times New Roman" w:cs="Times New Roman"/>
          <w:sz w:val="24"/>
          <w:szCs w:val="24"/>
        </w:rPr>
        <w:t xml:space="preserve"> </w:t>
      </w:r>
      <w:r w:rsidR="00C70600">
        <w:rPr>
          <w:rFonts w:ascii="Times New Roman" w:hAnsi="Times New Roman" w:cs="Times New Roman"/>
          <w:sz w:val="24"/>
          <w:szCs w:val="24"/>
        </w:rPr>
        <w:t xml:space="preserve">has a job code of WACS01, WACS02, </w:t>
      </w:r>
      <w:proofErr w:type="gramStart"/>
      <w:r w:rsidR="00C70600">
        <w:rPr>
          <w:rFonts w:ascii="Times New Roman" w:hAnsi="Times New Roman" w:cs="Times New Roman"/>
          <w:sz w:val="24"/>
          <w:szCs w:val="24"/>
        </w:rPr>
        <w:t>WACS03</w:t>
      </w:r>
      <w:proofErr w:type="gramEnd"/>
      <w:r w:rsidR="00C70600">
        <w:rPr>
          <w:rFonts w:ascii="Times New Roman" w:hAnsi="Times New Roman" w:cs="Times New Roman"/>
          <w:sz w:val="24"/>
          <w:szCs w:val="24"/>
        </w:rPr>
        <w:t>.  If the Employee in the feed file has a job code of WACS40 the eCoaching Log will be initiated in the Supervisor module.</w:t>
      </w:r>
    </w:p>
    <w:p w14:paraId="13C79B01" w14:textId="77777777" w:rsidR="00E2672D" w:rsidRDefault="00E2672D" w:rsidP="00E2672D">
      <w:pPr>
        <w:spacing w:after="0"/>
        <w:ind w:left="2880"/>
        <w:rPr>
          <w:rFonts w:ascii="Times New Roman" w:hAnsi="Times New Roman" w:cs="Times New Roman"/>
          <w:sz w:val="24"/>
          <w:szCs w:val="24"/>
        </w:rPr>
      </w:pPr>
    </w:p>
    <w:p w14:paraId="6B922A56" w14:textId="3BF1247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2.1.5.2.1 Program</w:t>
      </w:r>
    </w:p>
    <w:p w14:paraId="616F0F30"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Program shall be determined based on the value in the employee hierarchy record.</w:t>
      </w:r>
    </w:p>
    <w:p w14:paraId="7CA69EA4" w14:textId="77777777" w:rsidR="00E2672D" w:rsidRDefault="00E2672D" w:rsidP="00E2672D">
      <w:pPr>
        <w:spacing w:after="0"/>
        <w:ind w:left="2880" w:firstLine="720"/>
        <w:rPr>
          <w:rFonts w:ascii="Times New Roman" w:hAnsi="Times New Roman" w:cs="Times New Roman"/>
          <w:sz w:val="24"/>
          <w:szCs w:val="24"/>
        </w:rPr>
      </w:pPr>
    </w:p>
    <w:p w14:paraId="1F210399" w14:textId="7AF8F6E3"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2.1.5.2.2 Delivery Option</w:t>
      </w:r>
    </w:p>
    <w:p w14:paraId="5093CE89"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Delivery Option shall be considered to be Indirect.</w:t>
      </w:r>
    </w:p>
    <w:p w14:paraId="51674253" w14:textId="77777777" w:rsidR="00E2672D" w:rsidRDefault="00E2672D" w:rsidP="00E2672D">
      <w:pPr>
        <w:tabs>
          <w:tab w:val="left" w:pos="1800"/>
        </w:tabs>
        <w:spacing w:after="0"/>
        <w:ind w:left="2160"/>
        <w:rPr>
          <w:rFonts w:ascii="Times New Roman" w:hAnsi="Times New Roman" w:cs="Times New Roman"/>
          <w:sz w:val="24"/>
          <w:szCs w:val="24"/>
        </w:rPr>
      </w:pPr>
    </w:p>
    <w:p w14:paraId="01683ADB" w14:textId="5C14FE6B"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2.1.5.2.3 Date of Coaching</w:t>
      </w:r>
    </w:p>
    <w:p w14:paraId="16A688BA" w14:textId="6F151340"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date of coaching or event will be the Friday </w:t>
      </w:r>
      <w:r w:rsidR="00401ABF">
        <w:rPr>
          <w:rFonts w:ascii="Times New Roman" w:hAnsi="Times New Roman" w:cs="Times New Roman"/>
          <w:sz w:val="24"/>
          <w:szCs w:val="24"/>
        </w:rPr>
        <w:t>E</w:t>
      </w:r>
      <w:r>
        <w:rPr>
          <w:rFonts w:ascii="Times New Roman" w:hAnsi="Times New Roman" w:cs="Times New Roman"/>
          <w:sz w:val="24"/>
          <w:szCs w:val="24"/>
        </w:rPr>
        <w:t xml:space="preserve">nd </w:t>
      </w:r>
      <w:r w:rsidR="00401ABF">
        <w:rPr>
          <w:rFonts w:ascii="Times New Roman" w:hAnsi="Times New Roman" w:cs="Times New Roman"/>
          <w:sz w:val="24"/>
          <w:szCs w:val="24"/>
        </w:rPr>
        <w:t>Da</w:t>
      </w:r>
      <w:r>
        <w:rPr>
          <w:rFonts w:ascii="Times New Roman" w:hAnsi="Times New Roman" w:cs="Times New Roman"/>
          <w:sz w:val="24"/>
          <w:szCs w:val="24"/>
        </w:rPr>
        <w:t>te in the feed file.</w:t>
      </w:r>
      <w:r w:rsidR="00DE6804">
        <w:rPr>
          <w:rFonts w:ascii="Times New Roman" w:hAnsi="Times New Roman" w:cs="Times New Roman"/>
          <w:sz w:val="24"/>
          <w:szCs w:val="24"/>
        </w:rPr>
        <w:t xml:space="preserve">  For Outstanding Action (Employee) report, the date of coaching or event will be the Time Period.</w:t>
      </w:r>
    </w:p>
    <w:p w14:paraId="0DD7FEA6" w14:textId="77777777" w:rsidR="00E2672D" w:rsidRDefault="00E2672D" w:rsidP="00E2672D">
      <w:pPr>
        <w:tabs>
          <w:tab w:val="left" w:pos="1800"/>
        </w:tabs>
        <w:spacing w:after="0"/>
        <w:ind w:left="2160"/>
        <w:rPr>
          <w:rFonts w:ascii="Times New Roman" w:hAnsi="Times New Roman" w:cs="Times New Roman"/>
          <w:sz w:val="24"/>
          <w:szCs w:val="24"/>
        </w:rPr>
      </w:pPr>
    </w:p>
    <w:p w14:paraId="3250D254" w14:textId="0C30BFEC"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2.1.5.2.4 Coaching Reasons </w:t>
      </w:r>
    </w:p>
    <w:p w14:paraId="61A19C32"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Coaching Reasons shall be as follows:</w:t>
      </w:r>
    </w:p>
    <w:p w14:paraId="0FF20ACA" w14:textId="77777777" w:rsidR="00E2672D" w:rsidRDefault="00E2672D" w:rsidP="00E2672D">
      <w:pPr>
        <w:spacing w:after="0"/>
        <w:ind w:left="4140" w:hanging="54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E2672D" w:rsidRPr="008229D2" w14:paraId="335BF54F" w14:textId="77777777" w:rsidTr="006D27FE">
        <w:trPr>
          <w:cantSplit/>
          <w:trHeight w:val="300"/>
        </w:trPr>
        <w:tc>
          <w:tcPr>
            <w:tcW w:w="1797" w:type="dxa"/>
            <w:shd w:val="clear" w:color="auto" w:fill="000000" w:themeFill="text1"/>
            <w:vAlign w:val="center"/>
            <w:hideMark/>
          </w:tcPr>
          <w:p w14:paraId="5394904B"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05706DD5"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45323D06"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E2672D" w:rsidRPr="008229D2" w14:paraId="52ED9D47" w14:textId="77777777" w:rsidTr="006D27FE">
        <w:trPr>
          <w:cantSplit/>
          <w:trHeight w:val="300"/>
        </w:trPr>
        <w:tc>
          <w:tcPr>
            <w:tcW w:w="1797" w:type="dxa"/>
            <w:shd w:val="clear" w:color="auto" w:fill="auto"/>
            <w:vAlign w:val="center"/>
            <w:hideMark/>
          </w:tcPr>
          <w:p w14:paraId="69DEA147" w14:textId="77777777" w:rsidR="00E2672D" w:rsidRPr="008229D2" w:rsidRDefault="00E2672D" w:rsidP="006D27F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ETS</w:t>
            </w:r>
          </w:p>
        </w:tc>
        <w:tc>
          <w:tcPr>
            <w:tcW w:w="2883" w:type="dxa"/>
            <w:shd w:val="clear" w:color="auto" w:fill="auto"/>
            <w:noWrap/>
            <w:vAlign w:val="center"/>
            <w:hideMark/>
          </w:tcPr>
          <w:p w14:paraId="1CDE08DF" w14:textId="4A8BDFB5" w:rsidR="00E2672D" w:rsidRPr="008229D2" w:rsidRDefault="00E2672D"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r w:rsidR="003F4FCC">
              <w:rPr>
                <w:rFonts w:ascii="Times New Roman" w:eastAsia="Times New Roman" w:hAnsi="Times New Roman" w:cs="Times New Roman"/>
                <w:color w:val="000000"/>
                <w:sz w:val="24"/>
                <w:szCs w:val="24"/>
              </w:rPr>
              <w:t xml:space="preserve"> </w:t>
            </w:r>
          </w:p>
        </w:tc>
        <w:tc>
          <w:tcPr>
            <w:tcW w:w="4950" w:type="dxa"/>
            <w:shd w:val="clear" w:color="auto" w:fill="auto"/>
            <w:noWrap/>
            <w:vAlign w:val="bottom"/>
            <w:hideMark/>
          </w:tcPr>
          <w:p w14:paraId="3F4DC945" w14:textId="5B945B0E" w:rsidR="00E2672D" w:rsidRDefault="00C70600"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Excused a</w:t>
            </w:r>
            <w:r w:rsidR="00E2672D">
              <w:rPr>
                <w:rFonts w:ascii="Times New Roman" w:eastAsia="Times New Roman" w:hAnsi="Times New Roman" w:cs="Times New Roman"/>
                <w:color w:val="000000"/>
                <w:sz w:val="24"/>
                <w:szCs w:val="24"/>
              </w:rPr>
              <w:t>bsence</w:t>
            </w:r>
            <w:r w:rsidR="006D27FE">
              <w:rPr>
                <w:rFonts w:ascii="Times New Roman" w:eastAsia="Times New Roman" w:hAnsi="Times New Roman" w:cs="Times New Roman"/>
                <w:color w:val="000000"/>
                <w:sz w:val="24"/>
                <w:szCs w:val="24"/>
              </w:rPr>
              <w:t>, paid leave</w:t>
            </w:r>
          </w:p>
          <w:p w14:paraId="0D0711F4" w14:textId="79F8C21A" w:rsidR="00E2672D" w:rsidRDefault="00E2672D"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Holiday</w:t>
            </w:r>
            <w:r w:rsidR="006D27FE">
              <w:rPr>
                <w:rFonts w:ascii="Times New Roman" w:eastAsia="Times New Roman" w:hAnsi="Times New Roman" w:cs="Times New Roman"/>
                <w:color w:val="000000"/>
                <w:sz w:val="24"/>
                <w:szCs w:val="24"/>
              </w:rPr>
              <w:t xml:space="preserve"> </w:t>
            </w:r>
            <w:r w:rsidR="00401ABF">
              <w:rPr>
                <w:rFonts w:ascii="Times New Roman" w:eastAsia="Times New Roman" w:hAnsi="Times New Roman" w:cs="Times New Roman"/>
                <w:color w:val="000000"/>
                <w:sz w:val="24"/>
                <w:szCs w:val="24"/>
              </w:rPr>
              <w:t>h</w:t>
            </w:r>
            <w:r w:rsidR="006D27FE">
              <w:rPr>
                <w:rFonts w:ascii="Times New Roman" w:eastAsia="Times New Roman" w:hAnsi="Times New Roman" w:cs="Times New Roman"/>
                <w:color w:val="000000"/>
                <w:sz w:val="24"/>
                <w:szCs w:val="24"/>
              </w:rPr>
              <w:t>ours</w:t>
            </w:r>
          </w:p>
          <w:p w14:paraId="6348874B" w14:textId="29FE9FBC" w:rsidR="00E2672D" w:rsidRDefault="00E2672D"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code </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Direct</w:t>
            </w:r>
          </w:p>
          <w:p w14:paraId="707B374A" w14:textId="638C55DE" w:rsidR="00E2672D" w:rsidRDefault="006D27FE"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Invalid t</w:t>
            </w:r>
            <w:r w:rsidR="00E2672D">
              <w:rPr>
                <w:rFonts w:ascii="Times New Roman" w:eastAsia="Times New Roman" w:hAnsi="Times New Roman" w:cs="Times New Roman"/>
                <w:color w:val="000000"/>
                <w:sz w:val="24"/>
                <w:szCs w:val="24"/>
              </w:rPr>
              <w:t>ime</w:t>
            </w:r>
            <w:r>
              <w:rPr>
                <w:rFonts w:ascii="Times New Roman" w:eastAsia="Times New Roman" w:hAnsi="Times New Roman" w:cs="Times New Roman"/>
                <w:color w:val="000000"/>
                <w:sz w:val="24"/>
                <w:szCs w:val="24"/>
              </w:rPr>
              <w:t xml:space="preserve"> </w:t>
            </w:r>
            <w:r w:rsidR="00E2672D">
              <w:rPr>
                <w:rFonts w:ascii="Times New Roman" w:eastAsia="Times New Roman" w:hAnsi="Times New Roman" w:cs="Times New Roman"/>
                <w:color w:val="000000"/>
                <w:sz w:val="24"/>
                <w:szCs w:val="24"/>
              </w:rPr>
              <w:t>code</w:t>
            </w:r>
            <w:r>
              <w:rPr>
                <w:rFonts w:ascii="Times New Roman" w:eastAsia="Times New Roman" w:hAnsi="Times New Roman" w:cs="Times New Roman"/>
                <w:color w:val="000000"/>
                <w:sz w:val="24"/>
                <w:szCs w:val="24"/>
              </w:rPr>
              <w:t xml:space="preserve"> – Paid </w:t>
            </w:r>
            <w:r w:rsidR="007F7B34">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z w:val="24"/>
                <w:szCs w:val="24"/>
              </w:rPr>
              <w:t xml:space="preserve">eave </w:t>
            </w:r>
          </w:p>
          <w:p w14:paraId="4204F311" w14:textId="2E662807" w:rsidR="00DE6804" w:rsidRPr="008229D2" w:rsidRDefault="007F7B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Future h</w:t>
            </w:r>
            <w:r w:rsidR="00E2672D">
              <w:rPr>
                <w:rFonts w:ascii="Times New Roman" w:eastAsia="Times New Roman" w:hAnsi="Times New Roman" w:cs="Times New Roman"/>
                <w:color w:val="000000"/>
                <w:sz w:val="24"/>
                <w:szCs w:val="24"/>
              </w:rPr>
              <w:t>ours</w:t>
            </w:r>
          </w:p>
        </w:tc>
      </w:tr>
      <w:tr w:rsidR="00B60486" w:rsidRPr="008229D2" w14:paraId="5C59428C" w14:textId="77777777" w:rsidTr="006D27FE">
        <w:trPr>
          <w:cantSplit/>
          <w:trHeight w:val="300"/>
        </w:trPr>
        <w:tc>
          <w:tcPr>
            <w:tcW w:w="1797" w:type="dxa"/>
            <w:shd w:val="clear" w:color="auto" w:fill="auto"/>
            <w:vAlign w:val="center"/>
          </w:tcPr>
          <w:p w14:paraId="1F20E1C1" w14:textId="675ACC4C" w:rsidR="00B60486" w:rsidRPr="008229D2"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4B81661B" w14:textId="215C7ED7" w:rsidR="00B60486" w:rsidRDefault="00B60486"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Research Required</w:t>
            </w:r>
          </w:p>
        </w:tc>
        <w:tc>
          <w:tcPr>
            <w:tcW w:w="4950" w:type="dxa"/>
            <w:shd w:val="clear" w:color="auto" w:fill="auto"/>
            <w:noWrap/>
            <w:vAlign w:val="bottom"/>
          </w:tcPr>
          <w:p w14:paraId="3E36EE1A" w14:textId="201A67B7" w:rsidR="00B60486"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(Employee)</w:t>
            </w:r>
          </w:p>
        </w:tc>
      </w:tr>
    </w:tbl>
    <w:p w14:paraId="00B79F4A" w14:textId="262F3DDA" w:rsidR="00E2672D" w:rsidRDefault="00E2672D" w:rsidP="00E2672D">
      <w:pPr>
        <w:spacing w:after="0"/>
        <w:ind w:left="4140" w:hanging="540"/>
        <w:rPr>
          <w:rFonts w:ascii="Times New Roman" w:hAnsi="Times New Roman" w:cs="Times New Roman"/>
          <w:sz w:val="24"/>
          <w:szCs w:val="24"/>
        </w:rPr>
      </w:pPr>
    </w:p>
    <w:p w14:paraId="1F667BFA" w14:textId="77777777" w:rsidR="00E2672D" w:rsidRDefault="00E2672D" w:rsidP="00E2672D">
      <w:pPr>
        <w:spacing w:after="0"/>
        <w:ind w:left="4140" w:hanging="540"/>
        <w:rPr>
          <w:rFonts w:ascii="Times New Roman" w:hAnsi="Times New Roman" w:cs="Times New Roman"/>
          <w:sz w:val="24"/>
          <w:szCs w:val="24"/>
        </w:rPr>
      </w:pPr>
    </w:p>
    <w:p w14:paraId="39AEF219" w14:textId="01FADC5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2.1.5.2.5 </w:t>
      </w:r>
      <w:r w:rsidR="003A3B12">
        <w:rPr>
          <w:rFonts w:ascii="Times New Roman" w:hAnsi="Times New Roman" w:cs="Times New Roman"/>
          <w:sz w:val="24"/>
          <w:szCs w:val="24"/>
        </w:rPr>
        <w:t xml:space="preserve">Report </w:t>
      </w:r>
      <w:r w:rsidR="00C70600">
        <w:rPr>
          <w:rFonts w:ascii="Times New Roman" w:hAnsi="Times New Roman" w:cs="Times New Roman"/>
          <w:sz w:val="24"/>
          <w:szCs w:val="24"/>
        </w:rPr>
        <w:t>Details</w:t>
      </w:r>
      <w:r>
        <w:rPr>
          <w:rFonts w:ascii="Times New Roman" w:hAnsi="Times New Roman" w:cs="Times New Roman"/>
          <w:sz w:val="24"/>
          <w:szCs w:val="24"/>
        </w:rPr>
        <w:t xml:space="preserve"> </w:t>
      </w:r>
    </w:p>
    <w:p w14:paraId="078A8AFB" w14:textId="2404047C"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w:t>
      </w:r>
      <w:r w:rsidR="003A3B12">
        <w:rPr>
          <w:rFonts w:ascii="Times New Roman" w:hAnsi="Times New Roman" w:cs="Times New Roman"/>
          <w:sz w:val="24"/>
          <w:szCs w:val="24"/>
        </w:rPr>
        <w:t xml:space="preserve">Report </w:t>
      </w:r>
      <w:r w:rsidR="00C70600">
        <w:rPr>
          <w:rFonts w:ascii="Times New Roman" w:hAnsi="Times New Roman" w:cs="Times New Roman"/>
          <w:sz w:val="24"/>
          <w:szCs w:val="24"/>
        </w:rPr>
        <w:t xml:space="preserve">Details </w:t>
      </w:r>
      <w:r>
        <w:rPr>
          <w:rFonts w:ascii="Times New Roman" w:hAnsi="Times New Roman" w:cs="Times New Roman"/>
          <w:sz w:val="24"/>
          <w:szCs w:val="24"/>
        </w:rPr>
        <w:t xml:space="preserve">shall be the following fields from the feed file concatenated together, </w:t>
      </w:r>
      <w:r w:rsidR="0076265B">
        <w:rPr>
          <w:rFonts w:ascii="Times New Roman" w:hAnsi="Times New Roman" w:cs="Times New Roman"/>
          <w:sz w:val="24"/>
          <w:szCs w:val="24"/>
        </w:rPr>
        <w:t>delimited</w:t>
      </w:r>
      <w:r>
        <w:rPr>
          <w:rFonts w:ascii="Times New Roman" w:hAnsi="Times New Roman" w:cs="Times New Roman"/>
          <w:sz w:val="24"/>
          <w:szCs w:val="24"/>
        </w:rPr>
        <w:t xml:space="preserve"> by the pipe or vertical bar </w:t>
      </w:r>
      <w:r w:rsidR="0076265B">
        <w:rPr>
          <w:rFonts w:ascii="Times New Roman" w:hAnsi="Times New Roman" w:cs="Times New Roman"/>
          <w:sz w:val="24"/>
          <w:szCs w:val="24"/>
        </w:rPr>
        <w:t>character</w:t>
      </w:r>
      <w:r>
        <w:rPr>
          <w:rFonts w:ascii="Times New Roman" w:hAnsi="Times New Roman" w:cs="Times New Roman"/>
          <w:sz w:val="24"/>
          <w:szCs w:val="24"/>
        </w:rPr>
        <w:t xml:space="preserve"> (|):</w:t>
      </w:r>
    </w:p>
    <w:p w14:paraId="69026B8A" w14:textId="77777777" w:rsidR="00E2672D" w:rsidRDefault="00E2672D" w:rsidP="00E2672D">
      <w:pPr>
        <w:spacing w:after="0"/>
        <w:ind w:left="4140" w:hanging="540"/>
        <w:rPr>
          <w:rFonts w:ascii="Times New Roman" w:hAnsi="Times New Roman" w:cs="Times New Roman"/>
          <w:sz w:val="24"/>
          <w:szCs w:val="24"/>
        </w:rPr>
      </w:pPr>
    </w:p>
    <w:p w14:paraId="1622AA8F" w14:textId="7394D60A" w:rsidR="00DE6804" w:rsidRDefault="00DE6804"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For report codes </w:t>
      </w:r>
      <w:r w:rsidRPr="00DE6804">
        <w:rPr>
          <w:rFonts w:ascii="Times New Roman" w:hAnsi="Times New Roman" w:cs="Times New Roman"/>
          <w:sz w:val="24"/>
          <w:szCs w:val="24"/>
        </w:rPr>
        <w:t>EOT,</w:t>
      </w:r>
      <w:r>
        <w:rPr>
          <w:rFonts w:ascii="Times New Roman" w:hAnsi="Times New Roman" w:cs="Times New Roman"/>
          <w:sz w:val="24"/>
          <w:szCs w:val="24"/>
        </w:rPr>
        <w:t xml:space="preserve"> </w:t>
      </w:r>
      <w:r w:rsidRPr="00DE6804">
        <w:rPr>
          <w:rFonts w:ascii="Times New Roman" w:hAnsi="Times New Roman" w:cs="Times New Roman"/>
          <w:sz w:val="24"/>
          <w:szCs w:val="24"/>
        </w:rPr>
        <w:t>EA,</w:t>
      </w:r>
      <w:r>
        <w:rPr>
          <w:rFonts w:ascii="Times New Roman" w:hAnsi="Times New Roman" w:cs="Times New Roman"/>
          <w:sz w:val="24"/>
          <w:szCs w:val="24"/>
        </w:rPr>
        <w:t xml:space="preserve"> </w:t>
      </w:r>
      <w:r w:rsidRPr="00DE6804">
        <w:rPr>
          <w:rFonts w:ascii="Times New Roman" w:hAnsi="Times New Roman" w:cs="Times New Roman"/>
          <w:sz w:val="24"/>
          <w:szCs w:val="24"/>
        </w:rPr>
        <w:t>HOL,</w:t>
      </w:r>
      <w:r>
        <w:rPr>
          <w:rFonts w:ascii="Times New Roman" w:hAnsi="Times New Roman" w:cs="Times New Roman"/>
          <w:sz w:val="24"/>
          <w:szCs w:val="24"/>
        </w:rPr>
        <w:t xml:space="preserve"> </w:t>
      </w:r>
      <w:r w:rsidRPr="00DE6804">
        <w:rPr>
          <w:rFonts w:ascii="Times New Roman" w:hAnsi="Times New Roman" w:cs="Times New Roman"/>
          <w:sz w:val="24"/>
          <w:szCs w:val="24"/>
        </w:rPr>
        <w:t>ITD,</w:t>
      </w:r>
      <w:r>
        <w:rPr>
          <w:rFonts w:ascii="Times New Roman" w:hAnsi="Times New Roman" w:cs="Times New Roman"/>
          <w:sz w:val="24"/>
          <w:szCs w:val="24"/>
        </w:rPr>
        <w:t xml:space="preserve"> </w:t>
      </w:r>
      <w:r w:rsidRPr="00DE6804">
        <w:rPr>
          <w:rFonts w:ascii="Times New Roman" w:hAnsi="Times New Roman" w:cs="Times New Roman"/>
          <w:sz w:val="24"/>
          <w:szCs w:val="24"/>
        </w:rPr>
        <w:t>ITI,</w:t>
      </w:r>
      <w:r>
        <w:rPr>
          <w:rFonts w:ascii="Times New Roman" w:hAnsi="Times New Roman" w:cs="Times New Roman"/>
          <w:sz w:val="24"/>
          <w:szCs w:val="24"/>
        </w:rPr>
        <w:t xml:space="preserve"> </w:t>
      </w:r>
      <w:r w:rsidRPr="00DE6804">
        <w:rPr>
          <w:rFonts w:ascii="Times New Roman" w:hAnsi="Times New Roman" w:cs="Times New Roman"/>
          <w:sz w:val="24"/>
          <w:szCs w:val="24"/>
        </w:rPr>
        <w:t>FWH</w:t>
      </w:r>
    </w:p>
    <w:p w14:paraId="7A435D46" w14:textId="77777777" w:rsidR="00F63933" w:rsidRDefault="00F63933"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ab/>
        <w:t>Friday End Date</w:t>
      </w:r>
    </w:p>
    <w:p w14:paraId="1CE47B5B" w14:textId="055E30E8" w:rsidR="00E2672D" w:rsidRPr="009A3634" w:rsidRDefault="00E2672D" w:rsidP="00F63933">
      <w:pPr>
        <w:spacing w:after="0"/>
        <w:ind w:left="4140"/>
        <w:rPr>
          <w:rFonts w:ascii="Times New Roman" w:hAnsi="Times New Roman" w:cs="Times New Roman"/>
          <w:sz w:val="24"/>
          <w:szCs w:val="24"/>
        </w:rPr>
      </w:pPr>
      <w:r w:rsidRPr="009A3634">
        <w:rPr>
          <w:rFonts w:ascii="Times New Roman" w:hAnsi="Times New Roman" w:cs="Times New Roman"/>
          <w:sz w:val="24"/>
          <w:szCs w:val="24"/>
        </w:rPr>
        <w:t>Project Number</w:t>
      </w:r>
    </w:p>
    <w:p w14:paraId="045D0CF5"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Number</w:t>
      </w:r>
    </w:p>
    <w:p w14:paraId="00C6BDA4"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Name</w:t>
      </w:r>
    </w:p>
    <w:p w14:paraId="6365FD9D" w14:textId="77777777" w:rsidR="00E2672D"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Time Code</w:t>
      </w:r>
    </w:p>
    <w:p w14:paraId="5EDC72BA" w14:textId="50A3A7B7" w:rsidR="00AA6AE2" w:rsidRPr="009A3634" w:rsidRDefault="00AA6AE2" w:rsidP="00E2672D">
      <w:pPr>
        <w:spacing w:after="0"/>
        <w:ind w:left="4140"/>
        <w:rPr>
          <w:rFonts w:ascii="Times New Roman" w:hAnsi="Times New Roman" w:cs="Times New Roman"/>
          <w:sz w:val="24"/>
          <w:szCs w:val="24"/>
        </w:rPr>
      </w:pPr>
      <w:r w:rsidRPr="00AA6AE2">
        <w:rPr>
          <w:rFonts w:ascii="Times New Roman" w:hAnsi="Times New Roman" w:cs="Times New Roman"/>
          <w:sz w:val="24"/>
          <w:szCs w:val="24"/>
        </w:rPr>
        <w:t>Supervisor Name</w:t>
      </w:r>
      <w:r>
        <w:rPr>
          <w:rFonts w:ascii="Times New Roman" w:hAnsi="Times New Roman" w:cs="Times New Roman"/>
          <w:sz w:val="24"/>
          <w:szCs w:val="24"/>
        </w:rPr>
        <w:t xml:space="preserve"> (only from non-approver reports)</w:t>
      </w:r>
    </w:p>
    <w:p w14:paraId="7B534789"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Hours</w:t>
      </w:r>
    </w:p>
    <w:p w14:paraId="44EC5CCA"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Sat</w:t>
      </w:r>
    </w:p>
    <w:p w14:paraId="3AB07B56"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Sun</w:t>
      </w:r>
    </w:p>
    <w:p w14:paraId="1F7876CC"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Mon</w:t>
      </w:r>
    </w:p>
    <w:p w14:paraId="6B7240CE"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Tues</w:t>
      </w:r>
    </w:p>
    <w:p w14:paraId="192D10BB"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Wed</w:t>
      </w:r>
    </w:p>
    <w:p w14:paraId="70E78D01"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Thurs</w:t>
      </w:r>
    </w:p>
    <w:p w14:paraId="7E194C9B" w14:textId="77777777" w:rsidR="00E2672D"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Fri</w:t>
      </w:r>
    </w:p>
    <w:p w14:paraId="2FE422A3" w14:textId="77777777" w:rsidR="00DE6804" w:rsidRDefault="00C70600" w:rsidP="00C70600">
      <w:pPr>
        <w:tabs>
          <w:tab w:val="left" w:pos="7230"/>
        </w:tabs>
        <w:spacing w:after="0"/>
        <w:ind w:left="4140" w:hanging="540"/>
        <w:rPr>
          <w:rFonts w:ascii="Times New Roman" w:hAnsi="Times New Roman" w:cs="Times New Roman"/>
          <w:sz w:val="24"/>
          <w:szCs w:val="24"/>
        </w:rPr>
      </w:pPr>
      <w:r>
        <w:rPr>
          <w:rFonts w:ascii="Times New Roman" w:hAnsi="Times New Roman" w:cs="Times New Roman"/>
          <w:sz w:val="24"/>
          <w:szCs w:val="24"/>
        </w:rPr>
        <w:tab/>
      </w:r>
    </w:p>
    <w:p w14:paraId="6B51858A" w14:textId="06BE5649" w:rsidR="00DE6804" w:rsidRDefault="00DE6804" w:rsidP="00DE6804">
      <w:pPr>
        <w:spacing w:after="0"/>
        <w:ind w:left="4140" w:hanging="540"/>
        <w:rPr>
          <w:rFonts w:ascii="Times New Roman" w:hAnsi="Times New Roman" w:cs="Times New Roman"/>
          <w:sz w:val="24"/>
          <w:szCs w:val="24"/>
        </w:rPr>
      </w:pPr>
      <w:r>
        <w:rPr>
          <w:rFonts w:ascii="Times New Roman" w:hAnsi="Times New Roman" w:cs="Times New Roman"/>
          <w:sz w:val="24"/>
          <w:szCs w:val="24"/>
        </w:rPr>
        <w:t>For report code OAE</w:t>
      </w:r>
    </w:p>
    <w:p w14:paraId="317CDE38" w14:textId="6EA8D3CA" w:rsidR="00DE6804" w:rsidRDefault="00DE6804" w:rsidP="00DE6804">
      <w:pPr>
        <w:spacing w:after="0"/>
        <w:ind w:left="4140" w:hanging="540"/>
        <w:rPr>
          <w:rFonts w:ascii="Times New Roman" w:hAnsi="Times New Roman" w:cs="Times New Roman"/>
          <w:sz w:val="24"/>
          <w:szCs w:val="24"/>
        </w:rPr>
      </w:pPr>
      <w:r>
        <w:rPr>
          <w:rFonts w:ascii="Times New Roman" w:hAnsi="Times New Roman" w:cs="Times New Roman"/>
          <w:sz w:val="24"/>
          <w:szCs w:val="24"/>
        </w:rPr>
        <w:tab/>
        <w:t>Time Period</w:t>
      </w:r>
    </w:p>
    <w:p w14:paraId="6481F196" w14:textId="0EDC6119" w:rsidR="00DE6804" w:rsidRDefault="00DE6804" w:rsidP="00DE6804">
      <w:pPr>
        <w:spacing w:after="0"/>
        <w:ind w:left="4140"/>
        <w:rPr>
          <w:rFonts w:ascii="Times New Roman" w:hAnsi="Times New Roman" w:cs="Times New Roman"/>
          <w:sz w:val="24"/>
          <w:szCs w:val="24"/>
        </w:rPr>
      </w:pPr>
      <w:r>
        <w:rPr>
          <w:rFonts w:ascii="Times New Roman" w:hAnsi="Times New Roman" w:cs="Times New Roman"/>
          <w:sz w:val="24"/>
          <w:szCs w:val="24"/>
        </w:rPr>
        <w:lastRenderedPageBreak/>
        <w:t>Employee</w:t>
      </w:r>
      <w:r w:rsidRPr="009A3634">
        <w:rPr>
          <w:rFonts w:ascii="Times New Roman" w:hAnsi="Times New Roman" w:cs="Times New Roman"/>
          <w:sz w:val="24"/>
          <w:szCs w:val="24"/>
        </w:rPr>
        <w:t xml:space="preserve"> Name</w:t>
      </w:r>
    </w:p>
    <w:p w14:paraId="2B9CD038" w14:textId="5E119B5C" w:rsidR="00E2672D" w:rsidRDefault="00C70600" w:rsidP="00C70600">
      <w:pPr>
        <w:tabs>
          <w:tab w:val="left" w:pos="7230"/>
        </w:tabs>
        <w:spacing w:after="0"/>
        <w:ind w:left="4140" w:hanging="540"/>
        <w:rPr>
          <w:rFonts w:ascii="Times New Roman" w:hAnsi="Times New Roman" w:cs="Times New Roman"/>
          <w:sz w:val="24"/>
          <w:szCs w:val="24"/>
        </w:rPr>
      </w:pPr>
      <w:r>
        <w:rPr>
          <w:rFonts w:ascii="Times New Roman" w:hAnsi="Times New Roman" w:cs="Times New Roman"/>
          <w:sz w:val="24"/>
          <w:szCs w:val="24"/>
        </w:rPr>
        <w:tab/>
      </w:r>
    </w:p>
    <w:p w14:paraId="39ECBC33" w14:textId="3CDEFDF0"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2.1.5.2.6 Identify Source for eCoaching Log</w:t>
      </w:r>
    </w:p>
    <w:p w14:paraId="49FCD1C9"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source of the coaching log shall be ETS.</w:t>
      </w:r>
    </w:p>
    <w:p w14:paraId="0308DD05" w14:textId="77777777" w:rsidR="00E2672D" w:rsidRDefault="00E2672D" w:rsidP="00E2672D">
      <w:pPr>
        <w:spacing w:after="0"/>
        <w:ind w:left="4140" w:hanging="540"/>
        <w:rPr>
          <w:rFonts w:ascii="Times New Roman" w:hAnsi="Times New Roman" w:cs="Times New Roman"/>
          <w:sz w:val="24"/>
          <w:szCs w:val="24"/>
        </w:rPr>
      </w:pPr>
    </w:p>
    <w:p w14:paraId="0613C9DC" w14:textId="674EEB80"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2.1.5.3 Notification of eCoaching Logs</w:t>
      </w:r>
    </w:p>
    <w:p w14:paraId="4033A383" w14:textId="53A4E759" w:rsidR="00E2672D" w:rsidRDefault="00E2672D" w:rsidP="00E2672D">
      <w:pPr>
        <w:spacing w:after="0"/>
        <w:ind w:left="2700"/>
        <w:rPr>
          <w:rFonts w:ascii="Times New Roman" w:hAnsi="Times New Roman" w:cs="Times New Roman"/>
          <w:sz w:val="24"/>
          <w:szCs w:val="24"/>
        </w:rPr>
      </w:pPr>
      <w:r>
        <w:rPr>
          <w:rFonts w:ascii="Times New Roman" w:hAnsi="Times New Roman" w:cs="Times New Roman"/>
          <w:sz w:val="24"/>
          <w:szCs w:val="24"/>
        </w:rPr>
        <w:t xml:space="preserve">Email notifications for ETS </w:t>
      </w:r>
      <w:r w:rsidR="00C70600">
        <w:rPr>
          <w:rFonts w:ascii="Times New Roman" w:hAnsi="Times New Roman" w:cs="Times New Roman"/>
          <w:sz w:val="24"/>
          <w:szCs w:val="24"/>
        </w:rPr>
        <w:t xml:space="preserve">data feed </w:t>
      </w:r>
      <w:r>
        <w:rPr>
          <w:rFonts w:ascii="Times New Roman" w:hAnsi="Times New Roman" w:cs="Times New Roman"/>
          <w:sz w:val="24"/>
          <w:szCs w:val="24"/>
        </w:rPr>
        <w:t xml:space="preserve">eCoaching Logs </w:t>
      </w:r>
      <w:r w:rsidR="00DE6804">
        <w:rPr>
          <w:rFonts w:ascii="Times New Roman" w:hAnsi="Times New Roman" w:cs="Times New Roman"/>
          <w:sz w:val="24"/>
          <w:szCs w:val="24"/>
        </w:rPr>
        <w:t xml:space="preserve">from report codes </w:t>
      </w:r>
      <w:r w:rsidR="00DE6804" w:rsidRPr="00DE6804">
        <w:rPr>
          <w:rFonts w:ascii="Times New Roman" w:hAnsi="Times New Roman" w:cs="Times New Roman"/>
          <w:sz w:val="24"/>
          <w:szCs w:val="24"/>
        </w:rPr>
        <w:t>EOT,</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EA,</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HOL,</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ITD,</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ITI,</w:t>
      </w:r>
      <w:r w:rsidR="00DE6804">
        <w:rPr>
          <w:rFonts w:ascii="Times New Roman" w:hAnsi="Times New Roman" w:cs="Times New Roman"/>
          <w:sz w:val="24"/>
          <w:szCs w:val="24"/>
        </w:rPr>
        <w:t xml:space="preserve"> FWH </w:t>
      </w:r>
      <w:r>
        <w:rPr>
          <w:rFonts w:ascii="Times New Roman" w:hAnsi="Times New Roman" w:cs="Times New Roman"/>
          <w:sz w:val="24"/>
          <w:szCs w:val="24"/>
        </w:rPr>
        <w:t>shall follow the same form as those submitted though the user interface as Pending Supervisor Review.</w:t>
      </w:r>
      <w:r w:rsidR="003F4FCC">
        <w:rPr>
          <w:rFonts w:ascii="Times New Roman" w:hAnsi="Times New Roman" w:cs="Times New Roman"/>
          <w:sz w:val="24"/>
          <w:szCs w:val="24"/>
        </w:rPr>
        <w:t xml:space="preserve">  The current employee hierarchy will be used to determine the employee’s supervisor and manager.</w:t>
      </w:r>
    </w:p>
    <w:p w14:paraId="21B4A661" w14:textId="77777777" w:rsidR="00DE6804" w:rsidRDefault="00DE6804" w:rsidP="00E2672D">
      <w:pPr>
        <w:spacing w:after="0"/>
        <w:ind w:left="2700"/>
        <w:rPr>
          <w:rFonts w:ascii="Times New Roman" w:hAnsi="Times New Roman" w:cs="Times New Roman"/>
          <w:sz w:val="24"/>
          <w:szCs w:val="24"/>
        </w:rPr>
      </w:pPr>
    </w:p>
    <w:p w14:paraId="2E2B6239" w14:textId="73866F13" w:rsidR="00DE6804" w:rsidRDefault="00DE6804" w:rsidP="00DE680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2.1.5.3.1 Notification for Outstanding Action </w:t>
      </w:r>
    </w:p>
    <w:p w14:paraId="0A65CACD" w14:textId="78F253E6" w:rsidR="00330E8E" w:rsidRDefault="00330E8E" w:rsidP="00330E8E">
      <w:pPr>
        <w:spacing w:after="0"/>
        <w:ind w:left="3600"/>
        <w:rPr>
          <w:rFonts w:ascii="Times New Roman" w:hAnsi="Times New Roman" w:cs="Times New Roman"/>
          <w:sz w:val="24"/>
          <w:szCs w:val="24"/>
        </w:rPr>
      </w:pPr>
      <w:r>
        <w:rPr>
          <w:rFonts w:ascii="Times New Roman" w:hAnsi="Times New Roman" w:cs="Times New Roman"/>
          <w:sz w:val="24"/>
          <w:szCs w:val="24"/>
        </w:rPr>
        <w:t>The eCoaching Log email format will follow the same format as all other eCoaching email notifications.</w:t>
      </w:r>
    </w:p>
    <w:p w14:paraId="4F159508" w14:textId="77777777" w:rsidR="00330E8E" w:rsidRDefault="00330E8E" w:rsidP="00330E8E">
      <w:pPr>
        <w:spacing w:after="0"/>
        <w:ind w:left="3600"/>
        <w:rPr>
          <w:rFonts w:ascii="Times New Roman" w:hAnsi="Times New Roman" w:cs="Times New Roman"/>
          <w:sz w:val="24"/>
          <w:szCs w:val="24"/>
        </w:rPr>
      </w:pPr>
    </w:p>
    <w:p w14:paraId="06F29FD7" w14:textId="77777777" w:rsidR="00330E8E" w:rsidRDefault="00330E8E" w:rsidP="00330E8E">
      <w:pPr>
        <w:spacing w:after="0"/>
        <w:ind w:left="3600" w:firstLine="720"/>
        <w:rPr>
          <w:rFonts w:ascii="Times New Roman" w:hAnsi="Times New Roman" w:cs="Times New Roman"/>
          <w:sz w:val="24"/>
          <w:szCs w:val="24"/>
        </w:rPr>
      </w:pPr>
      <w:r>
        <w:rPr>
          <w:rFonts w:ascii="Times New Roman" w:hAnsi="Times New Roman" w:cs="Times New Roman"/>
          <w:sz w:val="24"/>
          <w:szCs w:val="24"/>
        </w:rPr>
        <w:t>2.1.5.3.1.1 Pending Supervisor Review</w:t>
      </w:r>
    </w:p>
    <w:p w14:paraId="5AB6D61C" w14:textId="132B8DF0" w:rsidR="00330E8E" w:rsidRDefault="00330E8E" w:rsidP="00330E8E">
      <w:pPr>
        <w:spacing w:after="0"/>
        <w:ind w:left="4320"/>
        <w:rPr>
          <w:rFonts w:ascii="Times New Roman" w:hAnsi="Times New Roman" w:cs="Times New Roman"/>
          <w:sz w:val="24"/>
          <w:szCs w:val="24"/>
        </w:rPr>
      </w:pPr>
      <w:r>
        <w:rPr>
          <w:rFonts w:ascii="Times New Roman" w:hAnsi="Times New Roman" w:cs="Times New Roman"/>
          <w:sz w:val="24"/>
          <w:szCs w:val="24"/>
        </w:rPr>
        <w:t xml:space="preserve">When an eCoaching Log is submitted for an OAE report item, the status is Pending Supervisor Review, the Supervisor receives a system generated </w:t>
      </w:r>
      <w:proofErr w:type="spellStart"/>
      <w:r>
        <w:rPr>
          <w:rFonts w:ascii="Times New Roman" w:hAnsi="Times New Roman" w:cs="Times New Roman"/>
          <w:sz w:val="24"/>
          <w:szCs w:val="24"/>
        </w:rPr>
        <w:t>eMail</w:t>
      </w:r>
      <w:proofErr w:type="spellEnd"/>
      <w:r>
        <w:rPr>
          <w:rFonts w:ascii="Times New Roman" w:hAnsi="Times New Roman" w:cs="Times New Roman"/>
          <w:sz w:val="24"/>
          <w:szCs w:val="24"/>
        </w:rPr>
        <w:t xml:space="preserve"> notification.</w:t>
      </w:r>
    </w:p>
    <w:p w14:paraId="3340D40D" w14:textId="77777777" w:rsidR="00330E8E" w:rsidRDefault="00330E8E" w:rsidP="00330E8E">
      <w:pPr>
        <w:spacing w:after="0"/>
        <w:ind w:left="2700"/>
        <w:rPr>
          <w:rFonts w:ascii="Times New Roman" w:hAnsi="Times New Roman" w:cs="Times New Roman"/>
          <w:sz w:val="24"/>
          <w:szCs w:val="24"/>
        </w:rPr>
      </w:pPr>
    </w:p>
    <w:p w14:paraId="5913D56E" w14:textId="77777777" w:rsidR="00330E8E" w:rsidRDefault="00330E8E" w:rsidP="00330E8E">
      <w:pPr>
        <w:spacing w:after="0"/>
        <w:ind w:left="414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68EFCD93" w14:textId="4641CE70" w:rsidR="00330E8E" w:rsidRDefault="00330E8E" w:rsidP="00330E8E">
      <w:pPr>
        <w:spacing w:after="0"/>
        <w:ind w:left="3960" w:firstLine="360"/>
        <w:rPr>
          <w:rFonts w:ascii="Times New Roman" w:hAnsi="Times New Roman" w:cs="Times New Roman"/>
          <w:sz w:val="24"/>
          <w:szCs w:val="24"/>
        </w:rPr>
      </w:pPr>
      <w:proofErr w:type="spellStart"/>
      <w:proofErr w:type="gramStart"/>
      <w:r w:rsidRPr="00DF5972">
        <w:rPr>
          <w:rFonts w:ascii="Times New Roman" w:hAnsi="Times New Roman" w:cs="Times New Roman"/>
          <w:sz w:val="24"/>
          <w:szCs w:val="24"/>
        </w:rPr>
        <w:t>eCL</w:t>
      </w:r>
      <w:proofErr w:type="spellEnd"/>
      <w:proofErr w:type="gramEnd"/>
      <w:r w:rsidRPr="00DF5972">
        <w:rPr>
          <w:rFonts w:ascii="Times New Roman" w:hAnsi="Times New Roman" w:cs="Times New Roman"/>
          <w:sz w:val="24"/>
          <w:szCs w:val="24"/>
        </w:rPr>
        <w:t xml:space="preserve">: Pending </w:t>
      </w:r>
      <w:r w:rsidR="000229FB">
        <w:rPr>
          <w:rFonts w:ascii="Times New Roman" w:hAnsi="Times New Roman" w:cs="Times New Roman"/>
          <w:sz w:val="24"/>
          <w:szCs w:val="24"/>
        </w:rPr>
        <w:t>Supervisor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52AE80D4" w14:textId="77777777" w:rsidR="00330E8E" w:rsidRDefault="00330E8E" w:rsidP="00330E8E">
      <w:pPr>
        <w:spacing w:after="0"/>
        <w:ind w:left="2700"/>
        <w:rPr>
          <w:rFonts w:ascii="Times New Roman" w:hAnsi="Times New Roman" w:cs="Times New Roman"/>
          <w:sz w:val="24"/>
          <w:szCs w:val="24"/>
        </w:rPr>
      </w:pPr>
    </w:p>
    <w:p w14:paraId="0B912B99" w14:textId="77777777" w:rsidR="00330E8E" w:rsidRDefault="00330E8E" w:rsidP="00330E8E">
      <w:pPr>
        <w:spacing w:after="0"/>
        <w:ind w:left="3780" w:firstLine="54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5B42333E" w14:textId="64FECE3E" w:rsidR="00330E8E" w:rsidRDefault="00330E8E" w:rsidP="00330E8E">
      <w:pPr>
        <w:spacing w:after="0"/>
        <w:ind w:left="4320"/>
        <w:rPr>
          <w:rFonts w:ascii="Times New Roman" w:hAnsi="Times New Roman" w:cs="Times New Roman"/>
          <w:sz w:val="24"/>
          <w:szCs w:val="24"/>
        </w:rPr>
      </w:pPr>
      <w:r w:rsidRPr="00330E8E">
        <w:rPr>
          <w:rFonts w:ascii="Arial" w:hAnsi="Arial"/>
        </w:rPr>
        <w:t xml:space="preserve">A new eCoaching Log has been entered and requires your action. Please click on the link below to review and verify that the </w:t>
      </w:r>
      <w:proofErr w:type="spellStart"/>
      <w:proofErr w:type="gramStart"/>
      <w:r w:rsidRPr="00330E8E">
        <w:rPr>
          <w:rFonts w:ascii="Arial" w:hAnsi="Arial"/>
        </w:rPr>
        <w:t>eCL</w:t>
      </w:r>
      <w:proofErr w:type="spellEnd"/>
      <w:proofErr w:type="gramEnd"/>
      <w:r w:rsidRPr="00330E8E">
        <w:rPr>
          <w:rFonts w:ascii="Arial" w:hAnsi="Arial"/>
        </w:rPr>
        <w:t xml:space="preserve"> entered </w:t>
      </w:r>
      <w:r w:rsidR="00157CB6">
        <w:rPr>
          <w:rFonts w:ascii="Arial" w:hAnsi="Arial"/>
        </w:rPr>
        <w:t xml:space="preserve">on &lt;DATE&gt; for &lt;EMPLOYEE NAME&gt; </w:t>
      </w:r>
      <w:r w:rsidRPr="00330E8E">
        <w:rPr>
          <w:rFonts w:ascii="Arial" w:hAnsi="Arial"/>
        </w:rPr>
        <w:t>is a valid timecard infraction. Further directions are provided on the form.</w:t>
      </w:r>
      <w:r w:rsidRPr="004341D5">
        <w:rPr>
          <w:rFonts w:ascii="Arial" w:hAnsi="Arial"/>
        </w:rPr>
        <w:br/>
      </w:r>
    </w:p>
    <w:p w14:paraId="15B4C73D" w14:textId="77777777" w:rsidR="00330E8E" w:rsidRDefault="00330E8E" w:rsidP="00330E8E">
      <w:pPr>
        <w:spacing w:after="0"/>
        <w:ind w:left="432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08756D0" w14:textId="77777777" w:rsidR="00886133" w:rsidRDefault="00886133" w:rsidP="00E2672D">
      <w:pPr>
        <w:spacing w:after="0"/>
        <w:ind w:left="2700"/>
        <w:rPr>
          <w:rFonts w:ascii="Times New Roman" w:hAnsi="Times New Roman" w:cs="Times New Roman"/>
          <w:sz w:val="24"/>
          <w:szCs w:val="24"/>
        </w:rPr>
      </w:pPr>
    </w:p>
    <w:p w14:paraId="7954F746" w14:textId="1736B82A" w:rsidR="00886133" w:rsidRDefault="00886133" w:rsidP="00886133">
      <w:pPr>
        <w:spacing w:after="0"/>
        <w:ind w:left="2160" w:firstLine="540"/>
        <w:rPr>
          <w:rFonts w:ascii="Times New Roman" w:hAnsi="Times New Roman" w:cs="Times New Roman"/>
          <w:sz w:val="24"/>
          <w:szCs w:val="24"/>
        </w:rPr>
      </w:pPr>
      <w:r>
        <w:rPr>
          <w:rFonts w:ascii="Times New Roman" w:hAnsi="Times New Roman" w:cs="Times New Roman"/>
          <w:sz w:val="24"/>
          <w:szCs w:val="24"/>
        </w:rPr>
        <w:lastRenderedPageBreak/>
        <w:t xml:space="preserve">2.1.5.4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B9F1FAE" w14:textId="14450EAF" w:rsidR="00886133" w:rsidRDefault="00886133" w:rsidP="00886133">
      <w:pPr>
        <w:spacing w:after="0"/>
        <w:ind w:left="2700"/>
        <w:rPr>
          <w:rFonts w:ascii="Times New Roman" w:hAnsi="Times New Roman" w:cs="Times New Roman"/>
          <w:sz w:val="24"/>
          <w:szCs w:val="24"/>
        </w:rPr>
      </w:pPr>
      <w:r>
        <w:rPr>
          <w:rFonts w:ascii="Times New Roman" w:hAnsi="Times New Roman" w:cs="Times New Roman"/>
          <w:sz w:val="24"/>
          <w:szCs w:val="24"/>
        </w:rPr>
        <w:t xml:space="preserve">The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 displayed will be different for each report or type of infraction.</w:t>
      </w:r>
    </w:p>
    <w:p w14:paraId="328F3BBD" w14:textId="77777777" w:rsidR="00886133" w:rsidRDefault="00886133" w:rsidP="00886133">
      <w:pPr>
        <w:spacing w:after="0"/>
        <w:ind w:left="2700"/>
        <w:rPr>
          <w:rFonts w:ascii="Times New Roman" w:hAnsi="Times New Roman" w:cs="Times New Roman"/>
          <w:sz w:val="24"/>
          <w:szCs w:val="24"/>
        </w:rPr>
      </w:pPr>
    </w:p>
    <w:p w14:paraId="5FEB821F" w14:textId="2C4F47ED"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1</w:t>
      </w:r>
      <w:r>
        <w:rPr>
          <w:rFonts w:ascii="Times New Roman" w:hAnsi="Times New Roman" w:cs="Times New Roman"/>
          <w:sz w:val="24"/>
          <w:szCs w:val="24"/>
        </w:rPr>
        <w:t xml:space="preserve"> Excused </w:t>
      </w:r>
      <w:r w:rsidR="007F7B34">
        <w:rPr>
          <w:rFonts w:ascii="Times New Roman" w:hAnsi="Times New Roman" w:cs="Times New Roman"/>
          <w:sz w:val="24"/>
          <w:szCs w:val="24"/>
        </w:rPr>
        <w:t>absence, paid leave</w:t>
      </w:r>
      <w:r>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8EBCCF4" w14:textId="473A06A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Excused </w:t>
      </w:r>
      <w:r w:rsidR="007F7B34">
        <w:rPr>
          <w:rFonts w:ascii="Times New Roman" w:hAnsi="Times New Roman" w:cs="Times New Roman"/>
          <w:sz w:val="24"/>
          <w:szCs w:val="24"/>
        </w:rPr>
        <w:t>absence, paid leave</w:t>
      </w:r>
      <w:r w:rsidR="00886133">
        <w:rPr>
          <w:rFonts w:ascii="Times New Roman" w:hAnsi="Times New Roman" w:cs="Times New Roman"/>
          <w:sz w:val="24"/>
          <w:szCs w:val="24"/>
        </w:rPr>
        <w:t xml:space="preserve"> eCoaching Log:</w:t>
      </w:r>
    </w:p>
    <w:p w14:paraId="3922A9D9" w14:textId="77777777" w:rsidR="00886133" w:rsidRDefault="00886133" w:rsidP="00886133">
      <w:pPr>
        <w:spacing w:after="0"/>
        <w:ind w:left="2700"/>
        <w:rPr>
          <w:rFonts w:ascii="Times New Roman" w:hAnsi="Times New Roman" w:cs="Times New Roman"/>
          <w:sz w:val="24"/>
          <w:szCs w:val="24"/>
        </w:rPr>
      </w:pPr>
    </w:p>
    <w:p w14:paraId="745268BC" w14:textId="069CF77C" w:rsidR="004103B9" w:rsidRPr="004103B9" w:rsidRDefault="004103B9" w:rsidP="004103B9">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employee recorded incorrect Excused Absence hours.</w:t>
      </w:r>
      <w:r>
        <w:rPr>
          <w:rFonts w:ascii="Times New Roman" w:hAnsi="Times New Roman" w:cs="Times New Roman"/>
          <w:sz w:val="24"/>
          <w:szCs w:val="24"/>
        </w:rPr>
        <w:t xml:space="preserve">  </w:t>
      </w:r>
      <w:r w:rsidRPr="004103B9">
        <w:rPr>
          <w:rFonts w:ascii="Times New Roman" w:hAnsi="Times New Roman" w:cs="Times New Roman"/>
          <w:sz w:val="24"/>
          <w:szCs w:val="24"/>
        </w:rPr>
        <w:t>All paid leave (General Leave or floating Holiday time) must be exhausted before using Excused Absence 080984 | 3517.</w:t>
      </w:r>
      <w:r>
        <w:rPr>
          <w:rFonts w:ascii="Times New Roman" w:hAnsi="Times New Roman" w:cs="Times New Roman"/>
          <w:sz w:val="24"/>
          <w:szCs w:val="24"/>
        </w:rPr>
        <w:t xml:space="preserve">  </w:t>
      </w:r>
      <w:r w:rsidRPr="004103B9">
        <w:rPr>
          <w:rFonts w:ascii="Times New Roman" w:hAnsi="Times New Roman" w:cs="Times New Roman"/>
          <w:sz w:val="24"/>
          <w:szCs w:val="24"/>
        </w:rPr>
        <w:t>Excused Absence cannot be taken for full days of leave and you must have some worked hours recorded for the days this project</w:t>
      </w:r>
      <w:r>
        <w:rPr>
          <w:rFonts w:ascii="Times New Roman" w:hAnsi="Times New Roman" w:cs="Times New Roman"/>
          <w:sz w:val="24"/>
          <w:szCs w:val="24"/>
        </w:rPr>
        <w:t xml:space="preserve"> </w:t>
      </w:r>
      <w:r w:rsidRPr="004103B9">
        <w:rPr>
          <w:rFonts w:ascii="Times New Roman" w:hAnsi="Times New Roman" w:cs="Times New Roman"/>
          <w:sz w:val="24"/>
          <w:szCs w:val="24"/>
        </w:rPr>
        <w:t>|</w:t>
      </w:r>
      <w:r>
        <w:rPr>
          <w:rFonts w:ascii="Times New Roman" w:hAnsi="Times New Roman" w:cs="Times New Roman"/>
          <w:sz w:val="24"/>
          <w:szCs w:val="24"/>
        </w:rPr>
        <w:t xml:space="preserve"> </w:t>
      </w:r>
      <w:r w:rsidRPr="004103B9">
        <w:rPr>
          <w:rFonts w:ascii="Times New Roman" w:hAnsi="Times New Roman" w:cs="Times New Roman"/>
          <w:sz w:val="24"/>
          <w:szCs w:val="24"/>
        </w:rPr>
        <w:t>task code is used.</w:t>
      </w:r>
      <w:r>
        <w:rPr>
          <w:rFonts w:ascii="Times New Roman" w:hAnsi="Times New Roman" w:cs="Times New Roman"/>
          <w:sz w:val="24"/>
          <w:szCs w:val="24"/>
        </w:rPr>
        <w:t xml:space="preserve">  </w:t>
      </w:r>
      <w:r w:rsidRPr="004103B9">
        <w:rPr>
          <w:rFonts w:ascii="Times New Roman" w:hAnsi="Times New Roman" w:cs="Times New Roman"/>
          <w:sz w:val="24"/>
          <w:szCs w:val="24"/>
        </w:rPr>
        <w:t>Exempt employees absent for a full day must use LWOP 080984 | 9005. </w:t>
      </w:r>
    </w:p>
    <w:p w14:paraId="7E506D68" w14:textId="77777777" w:rsidR="00886133" w:rsidRDefault="00886133" w:rsidP="00886133">
      <w:pPr>
        <w:spacing w:after="0"/>
        <w:ind w:left="2700"/>
        <w:rPr>
          <w:rFonts w:ascii="Times New Roman" w:hAnsi="Times New Roman" w:cs="Times New Roman"/>
          <w:sz w:val="24"/>
          <w:szCs w:val="24"/>
        </w:rPr>
      </w:pPr>
    </w:p>
    <w:p w14:paraId="2AA3E252" w14:textId="4136BCAF"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0FEBBB72" w14:textId="77777777" w:rsidR="007E0406" w:rsidRDefault="007E0406" w:rsidP="00EE204D">
      <w:pPr>
        <w:spacing w:after="0"/>
        <w:ind w:left="3420" w:firstLine="180"/>
        <w:rPr>
          <w:rFonts w:ascii="Times New Roman" w:hAnsi="Times New Roman" w:cs="Times New Roman"/>
          <w:sz w:val="24"/>
          <w:szCs w:val="24"/>
        </w:rPr>
      </w:pPr>
    </w:p>
    <w:p w14:paraId="6BF15B11" w14:textId="7B49F0A3" w:rsidR="007E0406" w:rsidRDefault="007E0406" w:rsidP="00EE204D">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6C2E32FC" w14:textId="77777777" w:rsidR="00EE204D" w:rsidRDefault="00EE204D" w:rsidP="00886133">
      <w:pPr>
        <w:spacing w:after="0"/>
        <w:ind w:left="2700"/>
        <w:rPr>
          <w:rFonts w:ascii="Times New Roman" w:hAnsi="Times New Roman" w:cs="Times New Roman"/>
          <w:sz w:val="24"/>
          <w:szCs w:val="24"/>
        </w:rPr>
      </w:pPr>
    </w:p>
    <w:p w14:paraId="3BF3A038" w14:textId="595C44A5"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2</w:t>
      </w:r>
      <w:r>
        <w:rPr>
          <w:rFonts w:ascii="Times New Roman" w:hAnsi="Times New Roman" w:cs="Times New Roman"/>
          <w:sz w:val="24"/>
          <w:szCs w:val="24"/>
        </w:rPr>
        <w:t xml:space="preserve"> Holiday </w:t>
      </w:r>
      <w:r w:rsidR="007F7B34">
        <w:rPr>
          <w:rFonts w:ascii="Times New Roman" w:hAnsi="Times New Roman" w:cs="Times New Roman"/>
          <w:sz w:val="24"/>
          <w:szCs w:val="24"/>
        </w:rPr>
        <w:t xml:space="preserve">hours </w:t>
      </w:r>
      <w:r w:rsidR="0076265B">
        <w:rPr>
          <w:rFonts w:ascii="Times New Roman" w:hAnsi="Times New Roman" w:cs="Times New Roman"/>
          <w:sz w:val="24"/>
          <w:szCs w:val="24"/>
        </w:rPr>
        <w:t>Description</w:t>
      </w:r>
      <w:r w:rsidR="007E0406">
        <w:rPr>
          <w:rFonts w:ascii="Times New Roman" w:hAnsi="Times New Roman" w:cs="Times New Roman"/>
          <w:sz w:val="24"/>
          <w:szCs w:val="24"/>
        </w:rPr>
        <w:t xml:space="preserve"> </w:t>
      </w:r>
      <w:r>
        <w:rPr>
          <w:rFonts w:ascii="Times New Roman" w:hAnsi="Times New Roman" w:cs="Times New Roman"/>
          <w:sz w:val="24"/>
          <w:szCs w:val="24"/>
        </w:rPr>
        <w:t>Text</w:t>
      </w:r>
    </w:p>
    <w:p w14:paraId="0C566707" w14:textId="280FB4E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Holiday </w:t>
      </w:r>
      <w:proofErr w:type="gramStart"/>
      <w:r w:rsidR="007F7B34">
        <w:rPr>
          <w:rFonts w:ascii="Times New Roman" w:hAnsi="Times New Roman" w:cs="Times New Roman"/>
          <w:sz w:val="24"/>
          <w:szCs w:val="24"/>
        </w:rPr>
        <w:t>hours</w:t>
      </w:r>
      <w:proofErr w:type="gramEnd"/>
      <w:r w:rsidR="007F7B34">
        <w:rPr>
          <w:rFonts w:ascii="Times New Roman" w:hAnsi="Times New Roman" w:cs="Times New Roman"/>
          <w:sz w:val="24"/>
          <w:szCs w:val="24"/>
        </w:rPr>
        <w:t xml:space="preserve"> </w:t>
      </w:r>
      <w:r w:rsidR="00886133">
        <w:rPr>
          <w:rFonts w:ascii="Times New Roman" w:hAnsi="Times New Roman" w:cs="Times New Roman"/>
          <w:sz w:val="24"/>
          <w:szCs w:val="24"/>
        </w:rPr>
        <w:t>eCoaching Log:</w:t>
      </w:r>
    </w:p>
    <w:p w14:paraId="69BB337C" w14:textId="77777777" w:rsidR="00886133" w:rsidRDefault="00886133" w:rsidP="00886133">
      <w:pPr>
        <w:spacing w:after="0"/>
        <w:ind w:left="2700"/>
        <w:rPr>
          <w:rFonts w:ascii="Times New Roman" w:hAnsi="Times New Roman" w:cs="Times New Roman"/>
          <w:sz w:val="24"/>
          <w:szCs w:val="24"/>
        </w:rPr>
      </w:pPr>
    </w:p>
    <w:p w14:paraId="29787F86" w14:textId="77777777" w:rsidR="004103B9" w:rsidRPr="004103B9" w:rsidRDefault="004103B9" w:rsidP="004103B9">
      <w:pPr>
        <w:spacing w:after="0"/>
        <w:ind w:left="3600"/>
        <w:rPr>
          <w:rFonts w:ascii="Times New Roman" w:hAnsi="Times New Roman" w:cs="Times New Roman"/>
          <w:sz w:val="24"/>
          <w:szCs w:val="24"/>
        </w:rPr>
      </w:pPr>
      <w:r w:rsidRPr="004103B9">
        <w:rPr>
          <w:rFonts w:ascii="Times New Roman" w:hAnsi="Times New Roman" w:cs="Times New Roman"/>
          <w:sz w:val="24"/>
          <w:szCs w:val="24"/>
        </w:rPr>
        <w:t xml:space="preserve">The non-exempt employee recorded incorrect hours on a holiday or recorded holiday hours on an incorrect day. </w:t>
      </w:r>
    </w:p>
    <w:p w14:paraId="0EC10AEE" w14:textId="77777777" w:rsidR="004103B9" w:rsidRPr="004103B9" w:rsidRDefault="004103B9" w:rsidP="004103B9">
      <w:pPr>
        <w:spacing w:after="0"/>
        <w:ind w:left="3420" w:firstLine="180"/>
        <w:rPr>
          <w:rFonts w:ascii="Times New Roman" w:hAnsi="Times New Roman" w:cs="Times New Roman"/>
          <w:sz w:val="24"/>
          <w:szCs w:val="24"/>
        </w:rPr>
      </w:pPr>
    </w:p>
    <w:p w14:paraId="1ECCF85F" w14:textId="77777777" w:rsidR="004103B9" w:rsidRPr="004103B9" w:rsidRDefault="004103B9" w:rsidP="004103B9">
      <w:pPr>
        <w:spacing w:after="0"/>
        <w:ind w:left="3420" w:firstLine="180"/>
        <w:rPr>
          <w:rFonts w:ascii="Times New Roman" w:hAnsi="Times New Roman" w:cs="Times New Roman"/>
          <w:sz w:val="24"/>
          <w:szCs w:val="24"/>
        </w:rPr>
      </w:pPr>
      <w:r w:rsidRPr="004103B9">
        <w:rPr>
          <w:rFonts w:ascii="Times New Roman" w:hAnsi="Times New Roman" w:cs="Times New Roman"/>
          <w:sz w:val="24"/>
          <w:szCs w:val="24"/>
        </w:rPr>
        <w:t>As a reminder, per HR-POL-203 Holidays, for employees with GSA administered benefits:</w:t>
      </w:r>
    </w:p>
    <w:p w14:paraId="2073AD9D" w14:textId="77777777" w:rsidR="00337FE7" w:rsidRDefault="004103B9" w:rsidP="00337FE7">
      <w:pPr>
        <w:spacing w:after="0"/>
        <w:ind w:left="3600" w:firstLine="720"/>
        <w:rPr>
          <w:rFonts w:ascii="Times New Roman" w:hAnsi="Times New Roman" w:cs="Times New Roman"/>
          <w:sz w:val="24"/>
          <w:szCs w:val="24"/>
        </w:rPr>
      </w:pPr>
      <w:r w:rsidRPr="004103B9">
        <w:rPr>
          <w:rFonts w:ascii="Times New Roman" w:hAnsi="Times New Roman" w:cs="Times New Roman"/>
          <w:sz w:val="24"/>
          <w:szCs w:val="24"/>
        </w:rPr>
        <w:t>Holiday can only be recorded on the day it is observed.</w:t>
      </w:r>
      <w:r>
        <w:rPr>
          <w:rFonts w:ascii="Times New Roman" w:hAnsi="Times New Roman" w:cs="Times New Roman"/>
          <w:sz w:val="24"/>
          <w:szCs w:val="24"/>
        </w:rPr>
        <w:t xml:space="preserve">  </w:t>
      </w:r>
    </w:p>
    <w:p w14:paraId="0005E95C" w14:textId="10D824E6" w:rsidR="004103B9" w:rsidRPr="004103B9"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To receive holiday pay, other paid hours must be recorded in the week in which a holiday is observed. </w:t>
      </w:r>
    </w:p>
    <w:p w14:paraId="7DD616CE" w14:textId="70D1F36C" w:rsidR="004103B9" w:rsidRPr="004103B9" w:rsidRDefault="004103B9" w:rsidP="004103B9">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If an employee works on the observed holiday, holiday and time worked would be recorded. </w:t>
      </w:r>
    </w:p>
    <w:p w14:paraId="1935D95F" w14:textId="799B1B2C" w:rsidR="004103B9" w:rsidRPr="004103B9" w:rsidRDefault="004103B9" w:rsidP="004103B9">
      <w:pPr>
        <w:spacing w:after="0"/>
        <w:ind w:left="4320"/>
        <w:rPr>
          <w:rFonts w:ascii="Times New Roman" w:hAnsi="Times New Roman" w:cs="Times New Roman"/>
          <w:sz w:val="24"/>
          <w:szCs w:val="24"/>
        </w:rPr>
      </w:pPr>
      <w:r w:rsidRPr="004103B9">
        <w:rPr>
          <w:rFonts w:ascii="Times New Roman" w:hAnsi="Times New Roman" w:cs="Times New Roman"/>
          <w:sz w:val="24"/>
          <w:szCs w:val="24"/>
        </w:rPr>
        <w:lastRenderedPageBreak/>
        <w:t xml:space="preserve">If the observed holiday falls on an employee’s scheduled day-off, only holiday hours would be recorded. </w:t>
      </w:r>
    </w:p>
    <w:p w14:paraId="7AA8A73E" w14:textId="77777777" w:rsidR="004405FD"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Leave time cannot be recorded on a day </w:t>
      </w:r>
      <w:r>
        <w:rPr>
          <w:rFonts w:ascii="Times New Roman" w:hAnsi="Times New Roman" w:cs="Times New Roman"/>
          <w:sz w:val="24"/>
          <w:szCs w:val="24"/>
        </w:rPr>
        <w:t xml:space="preserve">in which a holiday is recorded.  </w:t>
      </w:r>
    </w:p>
    <w:p w14:paraId="4F0C3C42" w14:textId="3324DC40" w:rsidR="00337FE7"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Shift and bilingual premiums do not apply to holiday hours.</w:t>
      </w:r>
      <w:r>
        <w:rPr>
          <w:rFonts w:ascii="Times New Roman" w:hAnsi="Times New Roman" w:cs="Times New Roman"/>
          <w:sz w:val="24"/>
          <w:szCs w:val="24"/>
        </w:rPr>
        <w:t xml:space="preserve">  </w:t>
      </w:r>
    </w:p>
    <w:p w14:paraId="1825D680" w14:textId="23708C5D" w:rsidR="004103B9" w:rsidRPr="004103B9" w:rsidRDefault="004103B9" w:rsidP="00337FE7">
      <w:pPr>
        <w:spacing w:after="0"/>
        <w:ind w:left="3600"/>
        <w:rPr>
          <w:rFonts w:ascii="Times New Roman" w:hAnsi="Times New Roman" w:cs="Times New Roman"/>
          <w:sz w:val="24"/>
          <w:szCs w:val="24"/>
        </w:rPr>
      </w:pPr>
      <w:r w:rsidRPr="004103B9">
        <w:rPr>
          <w:rFonts w:ascii="Times New Roman" w:hAnsi="Times New Roman" w:cs="Times New Roman"/>
          <w:sz w:val="24"/>
          <w:szCs w:val="24"/>
        </w:rPr>
        <w:t>When an employee takes a fixed holiday off, the time must be charged in a whole-day increment to holiday, regardless of the total number of hours worked in the particular pay period.</w:t>
      </w:r>
    </w:p>
    <w:p w14:paraId="5E503F13" w14:textId="77777777" w:rsidR="00886133" w:rsidRDefault="00886133" w:rsidP="004103B9">
      <w:pPr>
        <w:spacing w:after="0"/>
        <w:ind w:left="3420" w:firstLine="180"/>
        <w:rPr>
          <w:rFonts w:ascii="Times New Roman" w:hAnsi="Times New Roman" w:cs="Times New Roman"/>
          <w:sz w:val="24"/>
          <w:szCs w:val="24"/>
        </w:rPr>
      </w:pPr>
    </w:p>
    <w:p w14:paraId="598C4709" w14:textId="1039E5E0"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7503950E" w14:textId="77777777" w:rsidR="007E0406" w:rsidRDefault="007E0406" w:rsidP="00EE204D">
      <w:pPr>
        <w:spacing w:after="0"/>
        <w:ind w:left="3420" w:firstLine="180"/>
        <w:rPr>
          <w:rFonts w:ascii="Times New Roman" w:hAnsi="Times New Roman" w:cs="Times New Roman"/>
          <w:sz w:val="24"/>
          <w:szCs w:val="24"/>
        </w:rPr>
      </w:pPr>
    </w:p>
    <w:p w14:paraId="5ABC75D7"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758DFF87" w14:textId="77777777" w:rsidR="00EE204D" w:rsidRDefault="00EE204D" w:rsidP="00886133">
      <w:pPr>
        <w:spacing w:after="0"/>
        <w:ind w:left="2700"/>
        <w:rPr>
          <w:rFonts w:ascii="Times New Roman" w:hAnsi="Times New Roman" w:cs="Times New Roman"/>
          <w:sz w:val="24"/>
          <w:szCs w:val="24"/>
        </w:rPr>
      </w:pPr>
    </w:p>
    <w:p w14:paraId="479098AA" w14:textId="5A321443"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3</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code – D</w:t>
      </w:r>
      <w:r>
        <w:rPr>
          <w:rFonts w:ascii="Times New Roman" w:hAnsi="Times New Roman" w:cs="Times New Roman"/>
          <w:sz w:val="24"/>
          <w:szCs w:val="24"/>
        </w:rPr>
        <w:t xml:space="preserve">irect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113D86A8" w14:textId="460844B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886133">
        <w:rPr>
          <w:rFonts w:ascii="Times New Roman" w:hAnsi="Times New Roman" w:cs="Times New Roman"/>
          <w:sz w:val="24"/>
          <w:szCs w:val="24"/>
        </w:rPr>
        <w:t>ime</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 xml:space="preserve">code </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Direct eCoaching Log:</w:t>
      </w:r>
    </w:p>
    <w:p w14:paraId="006386CB" w14:textId="77777777" w:rsidR="00886133" w:rsidRDefault="00886133" w:rsidP="00886133">
      <w:pPr>
        <w:spacing w:after="0"/>
        <w:ind w:left="2700"/>
        <w:rPr>
          <w:rFonts w:ascii="Times New Roman" w:hAnsi="Times New Roman" w:cs="Times New Roman"/>
          <w:sz w:val="24"/>
          <w:szCs w:val="24"/>
        </w:rPr>
      </w:pPr>
    </w:p>
    <w:p w14:paraId="5F1B7E58" w14:textId="521BB61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The employee recorded worked hours with a time code that is not valid in the CCO program.</w:t>
      </w:r>
      <w:r>
        <w:rPr>
          <w:rFonts w:ascii="Times New Roman" w:hAnsi="Times New Roman" w:cs="Times New Roman"/>
          <w:sz w:val="24"/>
          <w:szCs w:val="24"/>
        </w:rPr>
        <w:t xml:space="preserve">  </w:t>
      </w:r>
      <w:r w:rsidRPr="00337FE7">
        <w:rPr>
          <w:rFonts w:ascii="Times New Roman" w:hAnsi="Times New Roman" w:cs="Times New Roman"/>
          <w:sz w:val="24"/>
          <w:szCs w:val="24"/>
        </w:rPr>
        <w:t>Please see your supervisor for a list of valid time codes used in the CCO.</w:t>
      </w:r>
    </w:p>
    <w:p w14:paraId="22DED036" w14:textId="77777777" w:rsidR="00886133" w:rsidRDefault="00886133" w:rsidP="00337FE7">
      <w:pPr>
        <w:spacing w:after="0"/>
        <w:ind w:left="3420" w:firstLine="180"/>
        <w:rPr>
          <w:rFonts w:ascii="Times New Roman" w:hAnsi="Times New Roman" w:cs="Times New Roman"/>
          <w:sz w:val="24"/>
          <w:szCs w:val="24"/>
        </w:rPr>
      </w:pPr>
    </w:p>
    <w:p w14:paraId="18346D76" w14:textId="3075025A"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64075B2" w14:textId="77777777" w:rsidR="007E0406" w:rsidRDefault="007E0406" w:rsidP="00EE204D">
      <w:pPr>
        <w:spacing w:after="0"/>
        <w:ind w:left="3420" w:firstLine="180"/>
        <w:rPr>
          <w:rFonts w:ascii="Times New Roman" w:hAnsi="Times New Roman" w:cs="Times New Roman"/>
          <w:sz w:val="24"/>
          <w:szCs w:val="24"/>
        </w:rPr>
      </w:pPr>
    </w:p>
    <w:p w14:paraId="61FD7EC8"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E580C5A" w14:textId="77777777" w:rsidR="00EE204D" w:rsidRDefault="00EE204D" w:rsidP="00886133">
      <w:pPr>
        <w:spacing w:after="0"/>
        <w:ind w:left="2700"/>
        <w:rPr>
          <w:rFonts w:ascii="Times New Roman" w:hAnsi="Times New Roman" w:cs="Times New Roman"/>
          <w:sz w:val="24"/>
          <w:szCs w:val="24"/>
        </w:rPr>
      </w:pPr>
    </w:p>
    <w:p w14:paraId="58E65DA0" w14:textId="02095286"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4</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7F7B34">
        <w:rPr>
          <w:rFonts w:ascii="Times New Roman" w:hAnsi="Times New Roman" w:cs="Times New Roman"/>
          <w:sz w:val="24"/>
          <w:szCs w:val="24"/>
        </w:rPr>
        <w:t xml:space="preserve">– Paid leave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18A2AB04" w14:textId="673DF589"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886133">
        <w:rPr>
          <w:rFonts w:ascii="Times New Roman" w:hAnsi="Times New Roman" w:cs="Times New Roman"/>
          <w:sz w:val="24"/>
          <w:szCs w:val="24"/>
        </w:rPr>
        <w:t>ime</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 xml:space="preserve">code </w:t>
      </w:r>
      <w:r w:rsidR="007F7B34">
        <w:rPr>
          <w:rFonts w:ascii="Times New Roman" w:hAnsi="Times New Roman" w:cs="Times New Roman"/>
          <w:sz w:val="24"/>
          <w:szCs w:val="24"/>
        </w:rPr>
        <w:t xml:space="preserve">– Paid leave </w:t>
      </w:r>
      <w:r w:rsidR="00886133">
        <w:rPr>
          <w:rFonts w:ascii="Times New Roman" w:hAnsi="Times New Roman" w:cs="Times New Roman"/>
          <w:sz w:val="24"/>
          <w:szCs w:val="24"/>
        </w:rPr>
        <w:t>eCoaching Log:</w:t>
      </w:r>
    </w:p>
    <w:p w14:paraId="33877931" w14:textId="77777777" w:rsidR="00886133" w:rsidRDefault="00886133" w:rsidP="00886133">
      <w:pPr>
        <w:spacing w:after="0"/>
        <w:ind w:left="2700"/>
        <w:rPr>
          <w:rFonts w:ascii="Times New Roman" w:hAnsi="Times New Roman" w:cs="Times New Roman"/>
          <w:sz w:val="24"/>
          <w:szCs w:val="24"/>
        </w:rPr>
      </w:pPr>
    </w:p>
    <w:p w14:paraId="6A59FBF9" w14:textId="60BD87F2"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 xml:space="preserve">The employee recorded paid leave with an invalid time code.  Paid leave is not eligible for shift or bilingual premium.  All paid leave must be recorded with time code of 01 or *. </w:t>
      </w:r>
    </w:p>
    <w:p w14:paraId="31183764" w14:textId="77777777" w:rsidR="00886133" w:rsidRDefault="00886133" w:rsidP="00886133">
      <w:pPr>
        <w:spacing w:after="0"/>
        <w:ind w:left="2700"/>
        <w:rPr>
          <w:rFonts w:ascii="Times New Roman" w:hAnsi="Times New Roman" w:cs="Times New Roman"/>
          <w:sz w:val="24"/>
          <w:szCs w:val="24"/>
        </w:rPr>
      </w:pPr>
    </w:p>
    <w:p w14:paraId="13E7F94F" w14:textId="664C2128"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F01641B" w14:textId="77777777" w:rsidR="007E0406" w:rsidRDefault="007E0406" w:rsidP="00EE204D">
      <w:pPr>
        <w:spacing w:after="0"/>
        <w:ind w:left="3420" w:firstLine="180"/>
        <w:rPr>
          <w:rFonts w:ascii="Times New Roman" w:hAnsi="Times New Roman" w:cs="Times New Roman"/>
          <w:sz w:val="24"/>
          <w:szCs w:val="24"/>
        </w:rPr>
      </w:pPr>
    </w:p>
    <w:p w14:paraId="1F9C6B2C"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lastRenderedPageBreak/>
        <w:t>&lt;Report Details – pipe delimited fields from report&gt;</w:t>
      </w:r>
    </w:p>
    <w:p w14:paraId="45541188" w14:textId="77777777" w:rsidR="00EE204D" w:rsidRDefault="00EE204D" w:rsidP="00886133">
      <w:pPr>
        <w:spacing w:after="0"/>
        <w:ind w:left="2700"/>
        <w:rPr>
          <w:rFonts w:ascii="Times New Roman" w:hAnsi="Times New Roman" w:cs="Times New Roman"/>
          <w:sz w:val="24"/>
          <w:szCs w:val="24"/>
        </w:rPr>
      </w:pPr>
    </w:p>
    <w:p w14:paraId="0911BB4B" w14:textId="5014098E"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5</w:t>
      </w:r>
      <w:r>
        <w:rPr>
          <w:rFonts w:ascii="Times New Roman" w:hAnsi="Times New Roman" w:cs="Times New Roman"/>
          <w:sz w:val="24"/>
          <w:szCs w:val="24"/>
        </w:rPr>
        <w:t xml:space="preserve"> Future </w:t>
      </w:r>
      <w:r w:rsidR="007F7B34">
        <w:rPr>
          <w:rFonts w:ascii="Times New Roman" w:hAnsi="Times New Roman" w:cs="Times New Roman"/>
          <w:sz w:val="24"/>
          <w:szCs w:val="24"/>
        </w:rPr>
        <w:t>h</w:t>
      </w:r>
      <w:r>
        <w:rPr>
          <w:rFonts w:ascii="Times New Roman" w:hAnsi="Times New Roman" w:cs="Times New Roman"/>
          <w:sz w:val="24"/>
          <w:szCs w:val="24"/>
        </w:rPr>
        <w:t xml:space="preserve">ours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084AD60F" w14:textId="55D0B4C3"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Future </w:t>
      </w:r>
      <w:proofErr w:type="gramStart"/>
      <w:r w:rsidR="007F7B34">
        <w:rPr>
          <w:rFonts w:ascii="Times New Roman" w:hAnsi="Times New Roman" w:cs="Times New Roman"/>
          <w:sz w:val="24"/>
          <w:szCs w:val="24"/>
        </w:rPr>
        <w:t>h</w:t>
      </w:r>
      <w:r w:rsidR="00886133">
        <w:rPr>
          <w:rFonts w:ascii="Times New Roman" w:hAnsi="Times New Roman" w:cs="Times New Roman"/>
          <w:sz w:val="24"/>
          <w:szCs w:val="24"/>
        </w:rPr>
        <w:t>ours</w:t>
      </w:r>
      <w:proofErr w:type="gramEnd"/>
      <w:r w:rsidR="00886133">
        <w:rPr>
          <w:rFonts w:ascii="Times New Roman" w:hAnsi="Times New Roman" w:cs="Times New Roman"/>
          <w:sz w:val="24"/>
          <w:szCs w:val="24"/>
        </w:rPr>
        <w:t xml:space="preserve"> eCoaching Log:</w:t>
      </w:r>
    </w:p>
    <w:p w14:paraId="3A02BE90" w14:textId="77777777" w:rsidR="00886133" w:rsidRDefault="00886133" w:rsidP="00886133">
      <w:pPr>
        <w:spacing w:after="0"/>
        <w:ind w:left="4140" w:hanging="540"/>
        <w:rPr>
          <w:rFonts w:ascii="Times New Roman" w:hAnsi="Times New Roman" w:cs="Times New Roman"/>
          <w:sz w:val="24"/>
          <w:szCs w:val="24"/>
        </w:rPr>
      </w:pPr>
    </w:p>
    <w:p w14:paraId="26300361" w14:textId="7777777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The employee has entered worked hours in advance.  The only circumstances in which worked hours should be entered in advance are:</w:t>
      </w:r>
    </w:p>
    <w:p w14:paraId="5A134F09" w14:textId="77777777" w:rsidR="00163099" w:rsidRDefault="00337FE7" w:rsidP="00163099">
      <w:pPr>
        <w:spacing w:after="0"/>
        <w:ind w:left="4320"/>
        <w:rPr>
          <w:rFonts w:ascii="Times New Roman" w:hAnsi="Times New Roman" w:cs="Times New Roman"/>
          <w:sz w:val="24"/>
          <w:szCs w:val="24"/>
        </w:rPr>
      </w:pPr>
      <w:r w:rsidRPr="00337FE7">
        <w:rPr>
          <w:rFonts w:ascii="Times New Roman" w:hAnsi="Times New Roman" w:cs="Times New Roman"/>
          <w:sz w:val="24"/>
          <w:szCs w:val="24"/>
        </w:rPr>
        <w:t>When the employee’s Friday shift doesn’t start until after the stated deadline for them to sign their timecard or</w:t>
      </w:r>
    </w:p>
    <w:p w14:paraId="2D006112" w14:textId="31CBEA75" w:rsidR="00337FE7" w:rsidRPr="00337FE7" w:rsidRDefault="00337FE7" w:rsidP="00163099">
      <w:pPr>
        <w:spacing w:after="0"/>
        <w:ind w:left="4320"/>
        <w:rPr>
          <w:rFonts w:ascii="Times New Roman" w:hAnsi="Times New Roman" w:cs="Times New Roman"/>
          <w:sz w:val="24"/>
          <w:szCs w:val="24"/>
        </w:rPr>
      </w:pPr>
      <w:r w:rsidRPr="00337FE7">
        <w:rPr>
          <w:rFonts w:ascii="Times New Roman" w:hAnsi="Times New Roman" w:cs="Times New Roman"/>
          <w:sz w:val="24"/>
          <w:szCs w:val="24"/>
        </w:rPr>
        <w:t>When the employee is working off-site or traveling and will not have access to ETS.</w:t>
      </w:r>
    </w:p>
    <w:p w14:paraId="0298CA0E" w14:textId="7777777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 xml:space="preserve">If this employee doesn’t fall under one of these situations please coach them and have </w:t>
      </w:r>
      <w:proofErr w:type="gramStart"/>
      <w:r w:rsidRPr="00337FE7">
        <w:rPr>
          <w:rFonts w:ascii="Times New Roman" w:hAnsi="Times New Roman" w:cs="Times New Roman"/>
          <w:sz w:val="24"/>
          <w:szCs w:val="24"/>
        </w:rPr>
        <w:t>them</w:t>
      </w:r>
      <w:proofErr w:type="gramEnd"/>
      <w:r w:rsidRPr="00337FE7">
        <w:rPr>
          <w:rFonts w:ascii="Times New Roman" w:hAnsi="Times New Roman" w:cs="Times New Roman"/>
          <w:sz w:val="24"/>
          <w:szCs w:val="24"/>
        </w:rPr>
        <w:t xml:space="preserve"> remove the future worked hours from their timecard.</w:t>
      </w:r>
    </w:p>
    <w:p w14:paraId="4D00597C" w14:textId="77777777" w:rsidR="00E2672D" w:rsidRDefault="00E2672D" w:rsidP="00415353">
      <w:pPr>
        <w:spacing w:after="0"/>
        <w:ind w:left="720"/>
        <w:rPr>
          <w:rFonts w:ascii="Times New Roman" w:hAnsi="Times New Roman" w:cs="Times New Roman"/>
          <w:sz w:val="24"/>
          <w:szCs w:val="24"/>
        </w:rPr>
      </w:pPr>
    </w:p>
    <w:p w14:paraId="11A0DAD8" w14:textId="61B92431" w:rsidR="00EE204D" w:rsidRDefault="00EE204D" w:rsidP="00EE204D">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2B373AF" w14:textId="77777777" w:rsidR="007E0406" w:rsidRDefault="007E0406" w:rsidP="00EE204D">
      <w:pPr>
        <w:spacing w:after="0"/>
        <w:ind w:left="2880" w:firstLine="720"/>
        <w:rPr>
          <w:rFonts w:ascii="Times New Roman" w:hAnsi="Times New Roman" w:cs="Times New Roman"/>
          <w:sz w:val="24"/>
          <w:szCs w:val="24"/>
        </w:rPr>
      </w:pPr>
    </w:p>
    <w:p w14:paraId="6A2CA5DD"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0B10497" w14:textId="77777777" w:rsidR="00401ABF" w:rsidRDefault="00401ABF" w:rsidP="00401ABF">
      <w:pPr>
        <w:spacing w:after="0"/>
        <w:ind w:left="720"/>
        <w:rPr>
          <w:rFonts w:ascii="Times New Roman" w:hAnsi="Times New Roman" w:cs="Times New Roman"/>
          <w:sz w:val="24"/>
          <w:szCs w:val="24"/>
        </w:rPr>
      </w:pPr>
    </w:p>
    <w:p w14:paraId="5E9491F4" w14:textId="4E8C2F5F" w:rsidR="00330E8E" w:rsidRDefault="00330E8E" w:rsidP="00330E8E">
      <w:pPr>
        <w:spacing w:after="0"/>
        <w:ind w:left="2880" w:firstLine="720"/>
        <w:rPr>
          <w:rFonts w:ascii="Times New Roman" w:hAnsi="Times New Roman" w:cs="Times New Roman"/>
          <w:sz w:val="24"/>
          <w:szCs w:val="24"/>
        </w:rPr>
      </w:pPr>
      <w:r>
        <w:rPr>
          <w:rFonts w:ascii="Times New Roman" w:hAnsi="Times New Roman" w:cs="Times New Roman"/>
          <w:sz w:val="24"/>
          <w:szCs w:val="24"/>
        </w:rPr>
        <w:t>2.1.5.4.6 Outstanding Action (Employee) Description Text</w:t>
      </w:r>
    </w:p>
    <w:p w14:paraId="04B03934" w14:textId="721D9B30" w:rsidR="00330E8E" w:rsidRDefault="00330E8E" w:rsidP="00330E8E">
      <w:pPr>
        <w:spacing w:after="0"/>
        <w:ind w:left="4140" w:hanging="540"/>
        <w:rPr>
          <w:rFonts w:ascii="Times New Roman" w:hAnsi="Times New Roman" w:cs="Times New Roman"/>
          <w:sz w:val="24"/>
          <w:szCs w:val="24"/>
        </w:rPr>
      </w:pPr>
      <w:r>
        <w:rPr>
          <w:rFonts w:ascii="Times New Roman" w:hAnsi="Times New Roman" w:cs="Times New Roman"/>
          <w:sz w:val="24"/>
          <w:szCs w:val="24"/>
        </w:rPr>
        <w:t>Include the following text in the description for Outstanding Action (Employee) eCoaching Log:</w:t>
      </w:r>
    </w:p>
    <w:p w14:paraId="778F2128" w14:textId="77777777" w:rsidR="00330E8E" w:rsidRDefault="00330E8E" w:rsidP="00330E8E">
      <w:pPr>
        <w:spacing w:after="0"/>
        <w:ind w:left="4140" w:hanging="540"/>
        <w:rPr>
          <w:rFonts w:ascii="Times New Roman" w:hAnsi="Times New Roman" w:cs="Times New Roman"/>
          <w:sz w:val="24"/>
          <w:szCs w:val="24"/>
        </w:rPr>
      </w:pPr>
    </w:p>
    <w:p w14:paraId="68420BAA" w14:textId="1A5D61C3" w:rsidR="00330E8E" w:rsidRPr="00337FE7" w:rsidRDefault="00330E8E" w:rsidP="00330E8E">
      <w:pPr>
        <w:spacing w:after="0"/>
        <w:ind w:left="3600"/>
        <w:rPr>
          <w:rFonts w:ascii="Times New Roman" w:hAnsi="Times New Roman" w:cs="Times New Roman"/>
          <w:sz w:val="24"/>
          <w:szCs w:val="24"/>
        </w:rPr>
      </w:pPr>
      <w:r w:rsidRPr="00330E8E">
        <w:rPr>
          <w:rFonts w:ascii="Times New Roman" w:hAnsi="Times New Roman" w:cs="Times New Roman"/>
          <w:sz w:val="24"/>
          <w:szCs w:val="24"/>
        </w:rPr>
        <w:t>The employee either did not sign his or her timecard by the Friday deadline for the period below, or it was signed with errors and rejected. Please review and take action as necessary.</w:t>
      </w:r>
    </w:p>
    <w:p w14:paraId="48C658F7" w14:textId="77777777" w:rsidR="00330E8E" w:rsidRDefault="00330E8E" w:rsidP="00330E8E">
      <w:pPr>
        <w:spacing w:after="0"/>
        <w:ind w:left="720"/>
        <w:rPr>
          <w:rFonts w:ascii="Times New Roman" w:hAnsi="Times New Roman" w:cs="Times New Roman"/>
          <w:sz w:val="24"/>
          <w:szCs w:val="24"/>
        </w:rPr>
      </w:pPr>
    </w:p>
    <w:p w14:paraId="7C4FDE42" w14:textId="54E1157D" w:rsidR="00330E8E" w:rsidRDefault="00330E8E" w:rsidP="00330E8E">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 xml:space="preserve">The </w:t>
      </w:r>
      <w:r w:rsidR="00C54E60">
        <w:rPr>
          <w:rFonts w:ascii="Times New Roman" w:hAnsi="Times New Roman" w:cs="Times New Roman"/>
          <w:sz w:val="24"/>
          <w:szCs w:val="24"/>
        </w:rPr>
        <w:t xml:space="preserve">time period and employee name </w:t>
      </w:r>
      <w:r w:rsidRPr="00EE204D">
        <w:rPr>
          <w:rFonts w:ascii="Times New Roman" w:hAnsi="Times New Roman" w:cs="Times New Roman"/>
          <w:sz w:val="24"/>
          <w:szCs w:val="24"/>
        </w:rPr>
        <w:t>are below:</w:t>
      </w:r>
    </w:p>
    <w:p w14:paraId="1F0E84B6" w14:textId="77777777" w:rsidR="00330E8E" w:rsidRDefault="00330E8E" w:rsidP="00330E8E">
      <w:pPr>
        <w:spacing w:after="0"/>
        <w:ind w:left="2880" w:firstLine="720"/>
        <w:rPr>
          <w:rFonts w:ascii="Times New Roman" w:hAnsi="Times New Roman" w:cs="Times New Roman"/>
          <w:sz w:val="24"/>
          <w:szCs w:val="24"/>
        </w:rPr>
      </w:pPr>
    </w:p>
    <w:p w14:paraId="0B0601FA" w14:textId="77777777" w:rsidR="00330E8E" w:rsidRDefault="00330E8E" w:rsidP="00330E8E">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7D707710" w14:textId="77777777" w:rsidR="00330E8E" w:rsidRDefault="00330E8E" w:rsidP="00401ABF">
      <w:pPr>
        <w:spacing w:after="0"/>
        <w:ind w:left="720"/>
        <w:rPr>
          <w:rFonts w:ascii="Times New Roman" w:hAnsi="Times New Roman" w:cs="Times New Roman"/>
          <w:sz w:val="24"/>
          <w:szCs w:val="24"/>
        </w:rPr>
      </w:pPr>
    </w:p>
    <w:p w14:paraId="068C8C1B" w14:textId="0D0E24E0" w:rsidR="00C54E60" w:rsidRDefault="00C54E60" w:rsidP="00C54E60">
      <w:pPr>
        <w:spacing w:after="0"/>
        <w:ind w:left="2160" w:firstLine="540"/>
        <w:rPr>
          <w:rFonts w:ascii="Times New Roman" w:hAnsi="Times New Roman" w:cs="Times New Roman"/>
          <w:sz w:val="24"/>
          <w:szCs w:val="24"/>
        </w:rPr>
      </w:pPr>
      <w:r>
        <w:rPr>
          <w:rFonts w:ascii="Times New Roman" w:hAnsi="Times New Roman" w:cs="Times New Roman"/>
          <w:sz w:val="24"/>
          <w:szCs w:val="24"/>
        </w:rPr>
        <w:t>2.1.5.5 Supervisor Review</w:t>
      </w:r>
    </w:p>
    <w:p w14:paraId="72A96D14" w14:textId="3E4DF084" w:rsidR="00C54E60" w:rsidRDefault="00C54E60" w:rsidP="00C54E60">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 xml:space="preserve">The format of the review page for an Outstanding Action (Employee) eCoaching Log shall be similar to the Manager </w:t>
      </w:r>
      <w:proofErr w:type="gramStart"/>
      <w:r>
        <w:rPr>
          <w:rFonts w:ascii="Times New Roman" w:hAnsi="Times New Roman" w:cs="Times New Roman"/>
          <w:sz w:val="24"/>
          <w:szCs w:val="24"/>
        </w:rPr>
        <w:t>review</w:t>
      </w:r>
      <w:proofErr w:type="gramEnd"/>
      <w:r>
        <w:rPr>
          <w:rFonts w:ascii="Times New Roman" w:hAnsi="Times New Roman" w:cs="Times New Roman"/>
          <w:sz w:val="24"/>
          <w:szCs w:val="24"/>
        </w:rPr>
        <w:t xml:space="preserve"> page of an OMR log except that the following test will be displayed instead of the OMR text:</w:t>
      </w:r>
    </w:p>
    <w:p w14:paraId="2CAB13D9" w14:textId="27B27F3D" w:rsidR="00C54E60" w:rsidRDefault="00C54E60"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05C81E9B" w14:textId="644495AE" w:rsidR="00C54E60" w:rsidRDefault="00C54E60" w:rsidP="00C54E60">
      <w:pPr>
        <w:spacing w:after="0"/>
        <w:ind w:left="2700"/>
        <w:rPr>
          <w:rFonts w:ascii="Times New Roman" w:hAnsi="Times New Roman" w:cs="Times New Roman"/>
          <w:sz w:val="24"/>
          <w:szCs w:val="24"/>
        </w:rPr>
      </w:pPr>
      <w:r w:rsidRPr="00C54E60">
        <w:rPr>
          <w:rFonts w:ascii="Times New Roman" w:hAnsi="Times New Roman" w:cs="Times New Roman"/>
          <w:sz w:val="24"/>
          <w:szCs w:val="24"/>
        </w:rPr>
        <w:t xml:space="preserve">You are receiving this </w:t>
      </w:r>
      <w:proofErr w:type="spellStart"/>
      <w:proofErr w:type="gramStart"/>
      <w:r w:rsidRPr="00C54E60">
        <w:rPr>
          <w:rFonts w:ascii="Times New Roman" w:hAnsi="Times New Roman" w:cs="Times New Roman"/>
          <w:sz w:val="24"/>
          <w:szCs w:val="24"/>
        </w:rPr>
        <w:t>eCL</w:t>
      </w:r>
      <w:proofErr w:type="spellEnd"/>
      <w:proofErr w:type="gramEnd"/>
      <w:r w:rsidRPr="00C54E60">
        <w:rPr>
          <w:rFonts w:ascii="Times New Roman" w:hAnsi="Times New Roman" w:cs="Times New Roman"/>
          <w:sz w:val="24"/>
          <w:szCs w:val="24"/>
        </w:rPr>
        <w:t xml:space="preserve"> record because an Employee on your team was identified on the CCO TC Outstanding Actions report (also known as the TC Compliance Action report).  Please research why the employee did not complete their timecard before the deadline laid out in </w:t>
      </w:r>
      <w:r w:rsidR="00A4759C" w:rsidRPr="00A4759C">
        <w:rPr>
          <w:rFonts w:ascii="Times New Roman" w:hAnsi="Times New Roman" w:cs="Times New Roman"/>
          <w:sz w:val="24"/>
          <w:szCs w:val="24"/>
        </w:rPr>
        <w:t xml:space="preserve">the latest </w:t>
      </w:r>
      <w:r w:rsidR="00A4759C" w:rsidRPr="00A4759C">
        <w:rPr>
          <w:rFonts w:ascii="Times New Roman" w:hAnsi="Times New Roman" w:cs="Times New Roman"/>
          <w:sz w:val="24"/>
          <w:szCs w:val="24"/>
          <w:u w:val="single"/>
        </w:rPr>
        <w:t>Contact Center Operations 3.06 Timecard Audit SOP</w:t>
      </w:r>
      <w:r w:rsidR="00A4759C" w:rsidRPr="00A4759C">
        <w:rPr>
          <w:rFonts w:ascii="Times New Roman" w:hAnsi="Times New Roman" w:cs="Times New Roman"/>
          <w:sz w:val="24"/>
          <w:szCs w:val="24"/>
        </w:rPr>
        <w:t xml:space="preserve"> and </w:t>
      </w:r>
      <w:r w:rsidRPr="00C54E60">
        <w:rPr>
          <w:rFonts w:ascii="Times New Roman" w:hAnsi="Times New Roman" w:cs="Times New Roman"/>
          <w:sz w:val="24"/>
          <w:szCs w:val="24"/>
        </w:rPr>
        <w:t>provide the details in the record below.</w:t>
      </w:r>
    </w:p>
    <w:p w14:paraId="3A2535C9" w14:textId="77777777" w:rsidR="00C54E60" w:rsidRDefault="00C54E60" w:rsidP="00401ABF">
      <w:pPr>
        <w:spacing w:after="0"/>
        <w:ind w:left="720"/>
        <w:rPr>
          <w:rFonts w:ascii="Times New Roman" w:hAnsi="Times New Roman" w:cs="Times New Roman"/>
          <w:sz w:val="24"/>
          <w:szCs w:val="24"/>
        </w:rPr>
      </w:pPr>
    </w:p>
    <w:p w14:paraId="70109ED3" w14:textId="0BECF24D" w:rsidR="00C54E60" w:rsidRDefault="00C54E60" w:rsidP="00C54E60">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2.1.5.5.1 </w:t>
      </w:r>
      <w:r w:rsidR="00615852">
        <w:rPr>
          <w:rFonts w:ascii="Times New Roman" w:hAnsi="Times New Roman" w:cs="Times New Roman"/>
          <w:sz w:val="24"/>
          <w:szCs w:val="24"/>
        </w:rPr>
        <w:t>Link to SOP</w:t>
      </w:r>
    </w:p>
    <w:p w14:paraId="408D4493" w14:textId="57008B60" w:rsidR="00C54E60" w:rsidRDefault="00615852"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The following is the hyper link to the appropriate Standard Operating Procedure:</w:t>
      </w:r>
    </w:p>
    <w:p w14:paraId="4AEFC17C" w14:textId="1ED12C6C" w:rsidR="00615852" w:rsidRDefault="00615852"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hyperlink r:id="rId38" w:history="1">
        <w:r w:rsidR="00A4759C">
          <w:rPr>
            <w:rStyle w:val="Hyperlink"/>
            <w:rFonts w:ascii="Times New Roman" w:hAnsi="Times New Roman" w:cs="Times New Roman"/>
            <w:sz w:val="24"/>
            <w:szCs w:val="24"/>
          </w:rPr>
          <w:t>https://cco.gdit.com/Resources/SOP/Contact Center Operations/Forms/AllItems.aspx</w:t>
        </w:r>
      </w:hyperlink>
    </w:p>
    <w:p w14:paraId="73DC936C" w14:textId="77777777" w:rsidR="00C54E60" w:rsidRDefault="00C54E60" w:rsidP="00401ABF">
      <w:pPr>
        <w:spacing w:after="0"/>
        <w:ind w:left="720"/>
        <w:rPr>
          <w:rFonts w:ascii="Times New Roman" w:hAnsi="Times New Roman" w:cs="Times New Roman"/>
          <w:sz w:val="24"/>
          <w:szCs w:val="24"/>
        </w:rPr>
      </w:pPr>
    </w:p>
    <w:p w14:paraId="2360D50C" w14:textId="3CD36442" w:rsidR="00042715" w:rsidRDefault="00042715" w:rsidP="00042715">
      <w:pPr>
        <w:spacing w:after="0"/>
        <w:ind w:left="2880" w:firstLine="720"/>
        <w:rPr>
          <w:rFonts w:ascii="Times New Roman" w:hAnsi="Times New Roman" w:cs="Times New Roman"/>
          <w:sz w:val="24"/>
          <w:szCs w:val="24"/>
        </w:rPr>
      </w:pPr>
      <w:r>
        <w:rPr>
          <w:rFonts w:ascii="Times New Roman" w:hAnsi="Times New Roman" w:cs="Times New Roman"/>
          <w:sz w:val="24"/>
          <w:szCs w:val="24"/>
        </w:rPr>
        <w:t>2.1.5.5.2 Date</w:t>
      </w:r>
    </w:p>
    <w:p w14:paraId="54D9FE0E" w14:textId="495D4CA9" w:rsidR="00042715" w:rsidRDefault="00042715" w:rsidP="00042715">
      <w:pPr>
        <w:spacing w:after="0"/>
        <w:ind w:left="3600"/>
        <w:rPr>
          <w:rFonts w:ascii="Times New Roman" w:hAnsi="Times New Roman" w:cs="Times New Roman"/>
          <w:sz w:val="24"/>
          <w:szCs w:val="24"/>
        </w:rPr>
      </w:pPr>
      <w:r>
        <w:rPr>
          <w:rFonts w:ascii="Times New Roman" w:hAnsi="Times New Roman" w:cs="Times New Roman"/>
          <w:sz w:val="24"/>
          <w:szCs w:val="24"/>
        </w:rPr>
        <w:t>Enter or select the date of coaching (if coaching required) or date of review (if coaching not required)</w:t>
      </w:r>
      <w:r w:rsidR="00441EC9">
        <w:rPr>
          <w:rFonts w:ascii="Times New Roman" w:hAnsi="Times New Roman" w:cs="Times New Roman"/>
          <w:sz w:val="24"/>
          <w:szCs w:val="24"/>
        </w:rPr>
        <w:t xml:space="preserve"> – cannot be a future date</w:t>
      </w:r>
      <w:r>
        <w:rPr>
          <w:rFonts w:ascii="Times New Roman" w:hAnsi="Times New Roman" w:cs="Times New Roman"/>
          <w:sz w:val="24"/>
          <w:szCs w:val="24"/>
        </w:rPr>
        <w:t>.</w:t>
      </w:r>
    </w:p>
    <w:p w14:paraId="27AFEE97" w14:textId="77777777" w:rsidR="00042715" w:rsidRDefault="00042715" w:rsidP="00401ABF">
      <w:pPr>
        <w:spacing w:after="0"/>
        <w:ind w:left="720"/>
        <w:rPr>
          <w:rFonts w:ascii="Times New Roman" w:hAnsi="Times New Roman" w:cs="Times New Roman"/>
          <w:sz w:val="24"/>
          <w:szCs w:val="24"/>
        </w:rPr>
      </w:pPr>
    </w:p>
    <w:p w14:paraId="567B97A9" w14:textId="6785F3DD" w:rsidR="00B85B4E" w:rsidRDefault="00B85B4E" w:rsidP="00B85B4E">
      <w:pPr>
        <w:spacing w:after="0"/>
        <w:ind w:left="2880" w:firstLine="720"/>
        <w:rPr>
          <w:rFonts w:ascii="Times New Roman" w:hAnsi="Times New Roman" w:cs="Times New Roman"/>
          <w:sz w:val="24"/>
          <w:szCs w:val="24"/>
        </w:rPr>
      </w:pPr>
      <w:r>
        <w:rPr>
          <w:rFonts w:ascii="Times New Roman" w:hAnsi="Times New Roman" w:cs="Times New Roman"/>
          <w:sz w:val="24"/>
          <w:szCs w:val="24"/>
        </w:rPr>
        <w:t>2.1.5.5.</w:t>
      </w:r>
      <w:r w:rsidR="00042715">
        <w:rPr>
          <w:rFonts w:ascii="Times New Roman" w:hAnsi="Times New Roman" w:cs="Times New Roman"/>
          <w:sz w:val="24"/>
          <w:szCs w:val="24"/>
        </w:rPr>
        <w:t>3</w:t>
      </w:r>
      <w:r>
        <w:rPr>
          <w:rFonts w:ascii="Times New Roman" w:hAnsi="Times New Roman" w:cs="Times New Roman"/>
          <w:sz w:val="24"/>
          <w:szCs w:val="24"/>
        </w:rPr>
        <w:t xml:space="preserve"> </w:t>
      </w:r>
      <w:r w:rsidR="00441EC9">
        <w:rPr>
          <w:rFonts w:ascii="Times New Roman" w:hAnsi="Times New Roman" w:cs="Times New Roman"/>
          <w:sz w:val="24"/>
          <w:szCs w:val="24"/>
        </w:rPr>
        <w:t xml:space="preserve">Is Coaching </w:t>
      </w:r>
      <w:r>
        <w:rPr>
          <w:rFonts w:ascii="Times New Roman" w:hAnsi="Times New Roman" w:cs="Times New Roman"/>
          <w:sz w:val="24"/>
          <w:szCs w:val="24"/>
        </w:rPr>
        <w:t>Require</w:t>
      </w:r>
      <w:r w:rsidR="00441EC9">
        <w:rPr>
          <w:rFonts w:ascii="Times New Roman" w:hAnsi="Times New Roman" w:cs="Times New Roman"/>
          <w:sz w:val="24"/>
          <w:szCs w:val="24"/>
        </w:rPr>
        <w:t>d</w:t>
      </w:r>
    </w:p>
    <w:p w14:paraId="5E76047D" w14:textId="176598A7" w:rsidR="00B85B4E"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 xml:space="preserve">Determine if the </w:t>
      </w:r>
      <w:r w:rsidR="00B85B4E">
        <w:rPr>
          <w:rFonts w:ascii="Times New Roman" w:hAnsi="Times New Roman" w:cs="Times New Roman"/>
          <w:sz w:val="24"/>
          <w:szCs w:val="24"/>
        </w:rPr>
        <w:t>infraction requires coaching.</w:t>
      </w:r>
    </w:p>
    <w:p w14:paraId="65B37E83" w14:textId="77777777" w:rsidR="00042715" w:rsidRDefault="00042715" w:rsidP="00B85B4E">
      <w:pPr>
        <w:spacing w:after="0"/>
        <w:ind w:left="3600"/>
        <w:rPr>
          <w:rFonts w:ascii="Times New Roman" w:hAnsi="Times New Roman" w:cs="Times New Roman"/>
          <w:sz w:val="24"/>
          <w:szCs w:val="24"/>
        </w:rPr>
      </w:pPr>
    </w:p>
    <w:p w14:paraId="1BB41845" w14:textId="2F9E04BA" w:rsidR="009E4DC1" w:rsidRDefault="009E4DC1" w:rsidP="009E4DC1">
      <w:pPr>
        <w:spacing w:after="0"/>
        <w:ind w:left="3600" w:firstLine="720"/>
        <w:rPr>
          <w:rFonts w:ascii="Times New Roman" w:hAnsi="Times New Roman" w:cs="Times New Roman"/>
          <w:sz w:val="24"/>
          <w:szCs w:val="24"/>
        </w:rPr>
      </w:pPr>
      <w:r>
        <w:rPr>
          <w:rFonts w:ascii="Times New Roman" w:hAnsi="Times New Roman" w:cs="Times New Roman"/>
          <w:sz w:val="24"/>
          <w:szCs w:val="24"/>
        </w:rPr>
        <w:t>2.1.5.5.</w:t>
      </w:r>
      <w:r w:rsidR="00042715">
        <w:rPr>
          <w:rFonts w:ascii="Times New Roman" w:hAnsi="Times New Roman" w:cs="Times New Roman"/>
          <w:sz w:val="24"/>
          <w:szCs w:val="24"/>
        </w:rPr>
        <w:t>3</w:t>
      </w:r>
      <w:r>
        <w:rPr>
          <w:rFonts w:ascii="Times New Roman" w:hAnsi="Times New Roman" w:cs="Times New Roman"/>
          <w:sz w:val="24"/>
          <w:szCs w:val="24"/>
        </w:rPr>
        <w:t xml:space="preserve">.1 </w:t>
      </w:r>
      <w:r w:rsidR="00441EC9">
        <w:rPr>
          <w:rFonts w:ascii="Times New Roman" w:hAnsi="Times New Roman" w:cs="Times New Roman"/>
          <w:sz w:val="24"/>
          <w:szCs w:val="24"/>
        </w:rPr>
        <w:t xml:space="preserve">Yes </w:t>
      </w:r>
      <w:r>
        <w:rPr>
          <w:rFonts w:ascii="Times New Roman" w:hAnsi="Times New Roman" w:cs="Times New Roman"/>
          <w:sz w:val="24"/>
          <w:szCs w:val="24"/>
        </w:rPr>
        <w:t>Requires Coaching Fields</w:t>
      </w:r>
    </w:p>
    <w:p w14:paraId="6713E2AF" w14:textId="5071007B" w:rsidR="009E4DC1" w:rsidRDefault="009E4DC1" w:rsidP="009E4DC1">
      <w:pPr>
        <w:spacing w:after="0"/>
        <w:ind w:left="4320"/>
        <w:rPr>
          <w:rFonts w:ascii="Times New Roman" w:hAnsi="Times New Roman" w:cs="Times New Roman"/>
          <w:sz w:val="24"/>
          <w:szCs w:val="24"/>
        </w:rPr>
      </w:pPr>
      <w:r>
        <w:rPr>
          <w:rFonts w:ascii="Times New Roman" w:hAnsi="Times New Roman" w:cs="Times New Roman"/>
          <w:sz w:val="24"/>
          <w:szCs w:val="24"/>
        </w:rPr>
        <w:t>If Yes requires coaching selected, display and accept data entry for the following:</w:t>
      </w:r>
    </w:p>
    <w:p w14:paraId="2BDC909C" w14:textId="77777777" w:rsidR="00441EC9" w:rsidRDefault="00F05A6D" w:rsidP="00F05A6D">
      <w:pPr>
        <w:spacing w:after="0"/>
        <w:ind w:left="5040"/>
        <w:rPr>
          <w:rFonts w:ascii="Times New Roman" w:hAnsi="Times New Roman" w:cs="Times New Roman"/>
          <w:sz w:val="24"/>
          <w:szCs w:val="24"/>
        </w:rPr>
      </w:pPr>
      <w:r>
        <w:rPr>
          <w:rFonts w:ascii="Times New Roman" w:hAnsi="Times New Roman" w:cs="Times New Roman"/>
          <w:sz w:val="24"/>
          <w:szCs w:val="24"/>
        </w:rPr>
        <w:t>Provide the details from the coaching session including action plans developed:</w:t>
      </w:r>
    </w:p>
    <w:p w14:paraId="37FBB7C3" w14:textId="16E81B9D"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r w:rsidR="00441EC9">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6C7C6DE9" w14:textId="2A3EC7C7" w:rsidR="0005689B" w:rsidRDefault="0005689B" w:rsidP="00F05A6D">
      <w:pPr>
        <w:spacing w:after="0"/>
        <w:ind w:left="5040"/>
        <w:rPr>
          <w:rFonts w:ascii="Times New Roman" w:hAnsi="Times New Roman" w:cs="Times New Roman"/>
          <w:sz w:val="24"/>
          <w:szCs w:val="24"/>
        </w:rPr>
      </w:pPr>
      <w:r>
        <w:rPr>
          <w:rFonts w:ascii="Times New Roman" w:hAnsi="Times New Roman" w:cs="Times New Roman"/>
          <w:sz w:val="24"/>
          <w:szCs w:val="24"/>
        </w:rPr>
        <w:t>Value of coaching reason/sub-reason becomes Opportunity</w:t>
      </w:r>
    </w:p>
    <w:p w14:paraId="116D5411" w14:textId="7C449D1D" w:rsidR="0005689B" w:rsidRDefault="0005689B" w:rsidP="00F05A6D">
      <w:pPr>
        <w:spacing w:after="0"/>
        <w:ind w:left="5040"/>
        <w:rPr>
          <w:rFonts w:ascii="Times New Roman" w:hAnsi="Times New Roman" w:cs="Times New Roman"/>
          <w:sz w:val="24"/>
          <w:szCs w:val="24"/>
        </w:rPr>
      </w:pPr>
      <w:r>
        <w:rPr>
          <w:rFonts w:ascii="Times New Roman" w:hAnsi="Times New Roman" w:cs="Times New Roman"/>
          <w:sz w:val="24"/>
          <w:szCs w:val="24"/>
        </w:rPr>
        <w:t>Stat</w:t>
      </w:r>
      <w:r w:rsidR="003B668D">
        <w:rPr>
          <w:rFonts w:ascii="Times New Roman" w:hAnsi="Times New Roman" w:cs="Times New Roman"/>
          <w:sz w:val="24"/>
          <w:szCs w:val="24"/>
        </w:rPr>
        <w:t>u</w:t>
      </w:r>
      <w:r>
        <w:rPr>
          <w:rFonts w:ascii="Times New Roman" w:hAnsi="Times New Roman" w:cs="Times New Roman"/>
          <w:sz w:val="24"/>
          <w:szCs w:val="24"/>
        </w:rPr>
        <w:t>s of coaching log becomes Pending Employee Review</w:t>
      </w:r>
    </w:p>
    <w:p w14:paraId="418BE3E8" w14:textId="77777777" w:rsidR="00B85B4E" w:rsidRDefault="00B85B4E" w:rsidP="00B85B4E">
      <w:pPr>
        <w:spacing w:after="0"/>
        <w:ind w:left="720"/>
        <w:rPr>
          <w:rFonts w:ascii="Times New Roman" w:hAnsi="Times New Roman" w:cs="Times New Roman"/>
          <w:sz w:val="24"/>
          <w:szCs w:val="24"/>
        </w:rPr>
      </w:pPr>
    </w:p>
    <w:p w14:paraId="5A08002E" w14:textId="375DEAED" w:rsidR="00F05A6D" w:rsidRDefault="00F05A6D" w:rsidP="00F05A6D">
      <w:pPr>
        <w:spacing w:after="0"/>
        <w:ind w:left="3600" w:firstLine="720"/>
        <w:rPr>
          <w:rFonts w:ascii="Times New Roman" w:hAnsi="Times New Roman" w:cs="Times New Roman"/>
          <w:sz w:val="24"/>
          <w:szCs w:val="24"/>
        </w:rPr>
      </w:pPr>
      <w:r>
        <w:rPr>
          <w:rFonts w:ascii="Times New Roman" w:hAnsi="Times New Roman" w:cs="Times New Roman"/>
          <w:sz w:val="24"/>
          <w:szCs w:val="24"/>
        </w:rPr>
        <w:t>2.1.5.5.</w:t>
      </w:r>
      <w:r w:rsidR="00441EC9">
        <w:rPr>
          <w:rFonts w:ascii="Times New Roman" w:hAnsi="Times New Roman" w:cs="Times New Roman"/>
          <w:sz w:val="24"/>
          <w:szCs w:val="24"/>
        </w:rPr>
        <w:t>3</w:t>
      </w:r>
      <w:r>
        <w:rPr>
          <w:rFonts w:ascii="Times New Roman" w:hAnsi="Times New Roman" w:cs="Times New Roman"/>
          <w:sz w:val="24"/>
          <w:szCs w:val="24"/>
        </w:rPr>
        <w:t>.</w:t>
      </w:r>
      <w:r w:rsidR="00441EC9">
        <w:rPr>
          <w:rFonts w:ascii="Times New Roman" w:hAnsi="Times New Roman" w:cs="Times New Roman"/>
          <w:sz w:val="24"/>
          <w:szCs w:val="24"/>
        </w:rPr>
        <w:t>2</w:t>
      </w:r>
      <w:r>
        <w:rPr>
          <w:rFonts w:ascii="Times New Roman" w:hAnsi="Times New Roman" w:cs="Times New Roman"/>
          <w:sz w:val="24"/>
          <w:szCs w:val="24"/>
        </w:rPr>
        <w:t xml:space="preserve"> Does Not Require Coaching Fields</w:t>
      </w:r>
    </w:p>
    <w:p w14:paraId="7A08DF07" w14:textId="49BB3694" w:rsidR="00F05A6D" w:rsidRDefault="00F05A6D" w:rsidP="00042715">
      <w:pPr>
        <w:spacing w:after="0"/>
        <w:ind w:left="4320"/>
        <w:rPr>
          <w:rFonts w:ascii="Times New Roman" w:hAnsi="Times New Roman" w:cs="Times New Roman"/>
          <w:sz w:val="24"/>
          <w:szCs w:val="24"/>
        </w:rPr>
      </w:pPr>
      <w:r>
        <w:rPr>
          <w:rFonts w:ascii="Times New Roman" w:hAnsi="Times New Roman" w:cs="Times New Roman"/>
          <w:sz w:val="24"/>
          <w:szCs w:val="24"/>
        </w:rPr>
        <w:t>If No does not require coaching selected, display and accept data entry for the following:</w:t>
      </w:r>
    </w:p>
    <w:p w14:paraId="6178077C" w14:textId="77777777" w:rsidR="00441EC9" w:rsidRDefault="00F05A6D" w:rsidP="00F05A6D">
      <w:pPr>
        <w:spacing w:after="0"/>
        <w:ind w:left="5040"/>
        <w:rPr>
          <w:rFonts w:ascii="Times New Roman" w:hAnsi="Times New Roman" w:cs="Times New Roman"/>
          <w:sz w:val="24"/>
          <w:szCs w:val="24"/>
        </w:rPr>
      </w:pPr>
      <w:r>
        <w:rPr>
          <w:rFonts w:ascii="Times New Roman" w:hAnsi="Times New Roman" w:cs="Times New Roman"/>
          <w:sz w:val="24"/>
          <w:szCs w:val="24"/>
        </w:rPr>
        <w:lastRenderedPageBreak/>
        <w:t xml:space="preserve">What is the main reason this item was not coachable? </w:t>
      </w:r>
    </w:p>
    <w:p w14:paraId="4160FCB7" w14:textId="54C41BC1"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drop</w:t>
      </w:r>
      <w:proofErr w:type="gramEnd"/>
      <w:r>
        <w:rPr>
          <w:rFonts w:ascii="Times New Roman" w:hAnsi="Times New Roman" w:cs="Times New Roman"/>
          <w:sz w:val="24"/>
          <w:szCs w:val="24"/>
        </w:rPr>
        <w:t xml:space="preserve"> down list with Other as an option to select</w:t>
      </w:r>
    </w:p>
    <w:p w14:paraId="09D1422E" w14:textId="77777777" w:rsidR="00441EC9" w:rsidRDefault="00F05A6D" w:rsidP="00441EC9">
      <w:pPr>
        <w:spacing w:after="0"/>
        <w:ind w:left="5040"/>
        <w:rPr>
          <w:rFonts w:ascii="Times New Roman" w:hAnsi="Times New Roman" w:cs="Times New Roman"/>
          <w:sz w:val="24"/>
          <w:szCs w:val="24"/>
        </w:rPr>
      </w:pPr>
      <w:r>
        <w:rPr>
          <w:rFonts w:ascii="Times New Roman" w:hAnsi="Times New Roman" w:cs="Times New Roman"/>
          <w:sz w:val="24"/>
          <w:szCs w:val="24"/>
        </w:rPr>
        <w:t xml:space="preserve">Please provide reason / explanation / justification as to why the item was not coachable: </w:t>
      </w:r>
    </w:p>
    <w:p w14:paraId="6450BC7B" w14:textId="3BE49CE7"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748260BE" w14:textId="726C5698" w:rsidR="0005689B" w:rsidRDefault="0005689B" w:rsidP="0005689B">
      <w:pPr>
        <w:spacing w:after="0"/>
        <w:ind w:left="5040"/>
        <w:rPr>
          <w:rFonts w:ascii="Times New Roman" w:hAnsi="Times New Roman" w:cs="Times New Roman"/>
          <w:sz w:val="24"/>
          <w:szCs w:val="24"/>
        </w:rPr>
      </w:pPr>
      <w:r>
        <w:rPr>
          <w:rFonts w:ascii="Times New Roman" w:hAnsi="Times New Roman" w:cs="Times New Roman"/>
          <w:sz w:val="24"/>
          <w:szCs w:val="24"/>
        </w:rPr>
        <w:t>Value of coaching reason/sub-reason becomes Not Coachable</w:t>
      </w:r>
    </w:p>
    <w:p w14:paraId="48C65854" w14:textId="426E2F59" w:rsidR="0005689B" w:rsidRDefault="003B668D" w:rsidP="0005689B">
      <w:pPr>
        <w:spacing w:after="0"/>
        <w:ind w:left="5040"/>
        <w:rPr>
          <w:rFonts w:ascii="Times New Roman" w:hAnsi="Times New Roman" w:cs="Times New Roman"/>
          <w:sz w:val="24"/>
          <w:szCs w:val="24"/>
        </w:rPr>
      </w:pPr>
      <w:r>
        <w:rPr>
          <w:rFonts w:ascii="Times New Roman" w:hAnsi="Times New Roman" w:cs="Times New Roman"/>
          <w:sz w:val="24"/>
          <w:szCs w:val="24"/>
        </w:rPr>
        <w:t>Sta</w:t>
      </w:r>
      <w:r w:rsidR="0005689B">
        <w:rPr>
          <w:rFonts w:ascii="Times New Roman" w:hAnsi="Times New Roman" w:cs="Times New Roman"/>
          <w:sz w:val="24"/>
          <w:szCs w:val="24"/>
        </w:rPr>
        <w:t>t</w:t>
      </w:r>
      <w:r>
        <w:rPr>
          <w:rFonts w:ascii="Times New Roman" w:hAnsi="Times New Roman" w:cs="Times New Roman"/>
          <w:sz w:val="24"/>
          <w:szCs w:val="24"/>
        </w:rPr>
        <w:t>u</w:t>
      </w:r>
      <w:r w:rsidR="0005689B">
        <w:rPr>
          <w:rFonts w:ascii="Times New Roman" w:hAnsi="Times New Roman" w:cs="Times New Roman"/>
          <w:sz w:val="24"/>
          <w:szCs w:val="24"/>
        </w:rPr>
        <w:t xml:space="preserve">s of coaching log becomes </w:t>
      </w:r>
      <w:r w:rsidR="0005689B" w:rsidRPr="0005689B">
        <w:rPr>
          <w:rFonts w:ascii="Times New Roman" w:hAnsi="Times New Roman" w:cs="Times New Roman"/>
          <w:sz w:val="24"/>
          <w:szCs w:val="24"/>
        </w:rPr>
        <w:t>Inactive</w:t>
      </w:r>
    </w:p>
    <w:p w14:paraId="5E19FF9C" w14:textId="77777777" w:rsidR="000E062E" w:rsidRDefault="000E062E" w:rsidP="00401ABF">
      <w:pPr>
        <w:spacing w:after="0"/>
        <w:ind w:left="720"/>
        <w:rPr>
          <w:rFonts w:ascii="Times New Roman" w:hAnsi="Times New Roman" w:cs="Times New Roman"/>
          <w:sz w:val="24"/>
          <w:szCs w:val="24"/>
        </w:rPr>
      </w:pPr>
    </w:p>
    <w:p w14:paraId="39C4FE27" w14:textId="77777777" w:rsidR="00441EC9" w:rsidRDefault="00441EC9" w:rsidP="00401ABF">
      <w:pPr>
        <w:spacing w:after="0"/>
        <w:ind w:left="720"/>
        <w:rPr>
          <w:rFonts w:ascii="Times New Roman" w:hAnsi="Times New Roman" w:cs="Times New Roman"/>
          <w:sz w:val="24"/>
          <w:szCs w:val="24"/>
        </w:rPr>
      </w:pPr>
    </w:p>
    <w:p w14:paraId="01283273" w14:textId="3761497D" w:rsidR="00F13D19" w:rsidRPr="004A4B7C" w:rsidRDefault="004A4B7C" w:rsidP="004A4B7C">
      <w:pPr>
        <w:spacing w:after="0"/>
        <w:ind w:left="720" w:firstLine="720"/>
        <w:rPr>
          <w:rFonts w:ascii="Times New Roman" w:hAnsi="Times New Roman" w:cs="Times New Roman"/>
          <w:sz w:val="24"/>
          <w:szCs w:val="24"/>
        </w:rPr>
      </w:pPr>
      <w:r>
        <w:rPr>
          <w:rFonts w:ascii="Times New Roman" w:hAnsi="Times New Roman" w:cs="Times New Roman"/>
          <w:sz w:val="24"/>
          <w:szCs w:val="24"/>
        </w:rPr>
        <w:t>2.2</w:t>
      </w:r>
      <w:r w:rsidR="00F13D19" w:rsidRPr="004A4B7C">
        <w:rPr>
          <w:rFonts w:ascii="Times New Roman" w:hAnsi="Times New Roman" w:cs="Times New Roman"/>
          <w:sz w:val="24"/>
          <w:szCs w:val="24"/>
        </w:rPr>
        <w:t xml:space="preserve"> Supervisor</w:t>
      </w:r>
    </w:p>
    <w:p w14:paraId="4894060B" w14:textId="77777777" w:rsidR="00BA51C6" w:rsidRPr="00BA51C6" w:rsidRDefault="00BA51C6" w:rsidP="00415353">
      <w:pPr>
        <w:spacing w:after="0"/>
        <w:ind w:left="720"/>
        <w:rPr>
          <w:rFonts w:ascii="Times New Roman" w:hAnsi="Times New Roman" w:cs="Times New Roman"/>
          <w:sz w:val="24"/>
          <w:szCs w:val="24"/>
        </w:rPr>
      </w:pPr>
    </w:p>
    <w:p w14:paraId="27E8FEE9" w14:textId="445B1D1F"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sidR="002A217C">
        <w:rPr>
          <w:rFonts w:ascii="Times New Roman" w:hAnsi="Times New Roman" w:cs="Times New Roman"/>
          <w:sz w:val="24"/>
          <w:szCs w:val="24"/>
        </w:rPr>
        <w:t>2.2</w:t>
      </w:r>
      <w:r w:rsidR="00F13D19">
        <w:rPr>
          <w:rFonts w:ascii="Times New Roman" w:hAnsi="Times New Roman" w:cs="Times New Roman"/>
          <w:sz w:val="24"/>
          <w:szCs w:val="24"/>
        </w:rPr>
        <w:t>.1 Submission of eCoaching Logs</w:t>
      </w:r>
    </w:p>
    <w:p w14:paraId="38C3B1D5" w14:textId="6AAA1E48" w:rsidR="00A05D1C" w:rsidRDefault="00A05D1C"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 will be submitted for Supervisors. </w:t>
      </w:r>
    </w:p>
    <w:p w14:paraId="21C02AC3" w14:textId="77777777" w:rsidR="00A05D1C" w:rsidRDefault="00A05D1C" w:rsidP="00F13D19">
      <w:pPr>
        <w:spacing w:after="0"/>
        <w:ind w:left="720"/>
        <w:rPr>
          <w:rFonts w:ascii="Times New Roman" w:hAnsi="Times New Roman" w:cs="Times New Roman"/>
          <w:sz w:val="24"/>
          <w:szCs w:val="24"/>
        </w:rPr>
      </w:pPr>
    </w:p>
    <w:p w14:paraId="2EA73E66" w14:textId="62660AF3" w:rsidR="00A05D1C" w:rsidRDefault="00A05D1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1A74CF">
        <w:rPr>
          <w:rFonts w:ascii="Times New Roman" w:hAnsi="Times New Roman" w:cs="Times New Roman"/>
          <w:sz w:val="24"/>
          <w:szCs w:val="24"/>
        </w:rPr>
        <w:tab/>
      </w:r>
      <w:r w:rsidR="004A4B7C">
        <w:rPr>
          <w:rFonts w:ascii="Times New Roman" w:hAnsi="Times New Roman" w:cs="Times New Roman"/>
          <w:sz w:val="24"/>
          <w:szCs w:val="24"/>
        </w:rPr>
        <w:tab/>
      </w:r>
      <w:r w:rsidR="002A217C">
        <w:rPr>
          <w:rFonts w:ascii="Times New Roman" w:hAnsi="Times New Roman" w:cs="Times New Roman"/>
          <w:sz w:val="24"/>
          <w:szCs w:val="24"/>
        </w:rPr>
        <w:t>2.2</w:t>
      </w:r>
      <w:r>
        <w:rPr>
          <w:rFonts w:ascii="Times New Roman" w:hAnsi="Times New Roman" w:cs="Times New Roman"/>
          <w:sz w:val="24"/>
          <w:szCs w:val="24"/>
        </w:rPr>
        <w:t xml:space="preserve">.1.1 </w:t>
      </w:r>
      <w:r w:rsidR="001A74CF">
        <w:rPr>
          <w:rFonts w:ascii="Times New Roman" w:hAnsi="Times New Roman" w:cs="Times New Roman"/>
          <w:sz w:val="24"/>
          <w:szCs w:val="24"/>
        </w:rPr>
        <w:t>Display Supervisors</w:t>
      </w:r>
    </w:p>
    <w:p w14:paraId="03D63352" w14:textId="4C708072"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Display a list of Supervisors regardless of site or location that have the following job codes: </w:t>
      </w:r>
      <w:r w:rsidR="0023534D">
        <w:rPr>
          <w:rFonts w:ascii="Times New Roman" w:hAnsi="Times New Roman" w:cs="Times New Roman"/>
          <w:sz w:val="24"/>
          <w:szCs w:val="24"/>
        </w:rPr>
        <w:t>WACS</w:t>
      </w:r>
      <w:r w:rsidRPr="00A05D1C">
        <w:rPr>
          <w:rFonts w:ascii="Times New Roman" w:hAnsi="Times New Roman" w:cs="Times New Roman"/>
          <w:sz w:val="24"/>
          <w:szCs w:val="24"/>
        </w:rPr>
        <w:t>40</w:t>
      </w:r>
      <w:r w:rsidR="0023534D">
        <w:rPr>
          <w:rFonts w:ascii="Times New Roman" w:hAnsi="Times New Roman" w:cs="Times New Roman"/>
          <w:sz w:val="24"/>
          <w:szCs w:val="24"/>
        </w:rPr>
        <w:t>.</w:t>
      </w:r>
    </w:p>
    <w:p w14:paraId="333AD6CC" w14:textId="77777777" w:rsidR="00A05D1C" w:rsidRDefault="00A05D1C" w:rsidP="00F13D19">
      <w:pPr>
        <w:spacing w:after="0"/>
        <w:ind w:left="720"/>
        <w:rPr>
          <w:rFonts w:ascii="Times New Roman" w:hAnsi="Times New Roman" w:cs="Times New Roman"/>
          <w:sz w:val="24"/>
          <w:szCs w:val="24"/>
        </w:rPr>
      </w:pPr>
    </w:p>
    <w:p w14:paraId="32814067" w14:textId="5C82DC8E"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.1.2 Program</w:t>
      </w:r>
    </w:p>
    <w:p w14:paraId="239079E6" w14:textId="2857EFB6"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selection of Program –</w:t>
      </w:r>
      <w:r w:rsidR="00FF57DF">
        <w:rPr>
          <w:rFonts w:ascii="Times New Roman" w:hAnsi="Times New Roman" w:cs="Times New Roman"/>
          <w:sz w:val="24"/>
          <w:szCs w:val="24"/>
        </w:rPr>
        <w:t xml:space="preserve"> </w:t>
      </w:r>
      <w:r>
        <w:rPr>
          <w:rFonts w:ascii="Times New Roman" w:hAnsi="Times New Roman" w:cs="Times New Roman"/>
          <w:sz w:val="24"/>
          <w:szCs w:val="24"/>
        </w:rPr>
        <w:t>Marketplace</w:t>
      </w:r>
      <w:r w:rsidR="00FF57DF">
        <w:rPr>
          <w:rFonts w:ascii="Times New Roman" w:hAnsi="Times New Roman" w:cs="Times New Roman"/>
          <w:sz w:val="24"/>
          <w:szCs w:val="24"/>
        </w:rPr>
        <w:t xml:space="preserve">, </w:t>
      </w:r>
      <w:r>
        <w:rPr>
          <w:rFonts w:ascii="Times New Roman" w:hAnsi="Times New Roman" w:cs="Times New Roman"/>
          <w:sz w:val="24"/>
          <w:szCs w:val="24"/>
        </w:rPr>
        <w:t>Medicare</w:t>
      </w:r>
      <w:r w:rsidR="00FF57DF">
        <w:rPr>
          <w:rFonts w:ascii="Times New Roman" w:hAnsi="Times New Roman" w:cs="Times New Roman"/>
          <w:sz w:val="24"/>
          <w:szCs w:val="24"/>
        </w:rPr>
        <w:t xml:space="preserve"> or NA</w:t>
      </w:r>
      <w:r>
        <w:rPr>
          <w:rFonts w:ascii="Times New Roman" w:hAnsi="Times New Roman" w:cs="Times New Roman"/>
          <w:sz w:val="24"/>
          <w:szCs w:val="24"/>
        </w:rPr>
        <w:t>.</w:t>
      </w:r>
    </w:p>
    <w:p w14:paraId="734F22E7" w14:textId="77777777" w:rsidR="00A05D1C" w:rsidRDefault="00A05D1C" w:rsidP="00F13D19">
      <w:pPr>
        <w:spacing w:after="0"/>
        <w:ind w:left="720"/>
        <w:rPr>
          <w:rFonts w:ascii="Times New Roman" w:hAnsi="Times New Roman" w:cs="Times New Roman"/>
          <w:sz w:val="24"/>
          <w:szCs w:val="24"/>
        </w:rPr>
      </w:pPr>
    </w:p>
    <w:p w14:paraId="0BAACDFD" w14:textId="6ED26F62"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1A74CF">
        <w:rPr>
          <w:rFonts w:ascii="Times New Roman" w:hAnsi="Times New Roman" w:cs="Times New Roman"/>
          <w:sz w:val="24"/>
          <w:szCs w:val="24"/>
        </w:rPr>
        <w:tab/>
      </w:r>
      <w:r w:rsidR="001A74CF">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.1.3 Delivery Option</w:t>
      </w:r>
    </w:p>
    <w:p w14:paraId="44B89129" w14:textId="77777777"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32AD1796" w14:textId="519B31A2" w:rsidR="001A74CF" w:rsidRDefault="001A74CF" w:rsidP="004A4B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sidR="00175802">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133536D7" w14:textId="49CBE5F9" w:rsidR="001A74CF" w:rsidRDefault="001A74CF" w:rsidP="004A4B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sidR="00175802">
        <w:rPr>
          <w:rFonts w:ascii="Times New Roman" w:hAnsi="Times New Roman" w:cs="Times New Roman"/>
          <w:sz w:val="24"/>
          <w:szCs w:val="24"/>
        </w:rPr>
        <w:t xml:space="preserve"> (also known as Indirect)</w:t>
      </w:r>
    </w:p>
    <w:p w14:paraId="61EE3D19" w14:textId="77777777" w:rsidR="001A74CF" w:rsidRDefault="001A74CF" w:rsidP="001A74CF">
      <w:pPr>
        <w:spacing w:after="0"/>
        <w:ind w:left="2700"/>
        <w:rPr>
          <w:rFonts w:ascii="Times New Roman" w:hAnsi="Times New Roman" w:cs="Times New Roman"/>
          <w:sz w:val="24"/>
          <w:szCs w:val="24"/>
        </w:rPr>
      </w:pPr>
    </w:p>
    <w:p w14:paraId="194CFD01" w14:textId="3CD41373"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.1.4 Date of Coaching</w:t>
      </w:r>
    </w:p>
    <w:p w14:paraId="6F6EFC0C" w14:textId="77777777" w:rsidR="00151DD5" w:rsidRDefault="00151DD5" w:rsidP="00151DD5">
      <w:pPr>
        <w:spacing w:after="0"/>
        <w:ind w:left="720"/>
        <w:rPr>
          <w:rFonts w:ascii="Times New Roman" w:hAnsi="Times New Roman" w:cs="Times New Roman"/>
          <w:sz w:val="24"/>
          <w:szCs w:val="24"/>
        </w:rPr>
      </w:pPr>
    </w:p>
    <w:p w14:paraId="4551D541" w14:textId="0FC8459C"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2.2.1.4.1 Date of Coaching</w:t>
      </w:r>
    </w:p>
    <w:p w14:paraId="3992D9FE" w14:textId="0B637F58" w:rsidR="001A74CF" w:rsidRDefault="001A74CF"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entry of the date of coaching</w:t>
      </w:r>
      <w:r w:rsidR="00151DD5">
        <w:rPr>
          <w:rFonts w:ascii="Times New Roman" w:hAnsi="Times New Roman" w:cs="Times New Roman"/>
          <w:sz w:val="24"/>
          <w:szCs w:val="24"/>
        </w:rPr>
        <w:t xml:space="preserve"> when coaching is direct</w:t>
      </w:r>
      <w:r>
        <w:rPr>
          <w:rFonts w:ascii="Times New Roman" w:hAnsi="Times New Roman" w:cs="Times New Roman"/>
          <w:sz w:val="24"/>
          <w:szCs w:val="24"/>
        </w:rPr>
        <w:t>.</w:t>
      </w:r>
    </w:p>
    <w:p w14:paraId="5CF141BA" w14:textId="77777777" w:rsidR="00151DD5" w:rsidRDefault="00151DD5" w:rsidP="00151DD5">
      <w:pPr>
        <w:spacing w:after="0"/>
        <w:ind w:left="3420" w:firstLine="180"/>
        <w:rPr>
          <w:rFonts w:ascii="Times New Roman" w:hAnsi="Times New Roman" w:cs="Times New Roman"/>
          <w:sz w:val="24"/>
          <w:szCs w:val="24"/>
        </w:rPr>
      </w:pPr>
    </w:p>
    <w:p w14:paraId="1BD1F448" w14:textId="7C99649B"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2.2.1.4.2 Date of Event</w:t>
      </w:r>
    </w:p>
    <w:p w14:paraId="6095326A" w14:textId="2A8D863C" w:rsidR="00151DD5" w:rsidRDefault="00151DD5"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entry of the date of the event when coaching is indirect.</w:t>
      </w:r>
    </w:p>
    <w:p w14:paraId="1263681E" w14:textId="77777777" w:rsidR="00151DD5" w:rsidRDefault="00151DD5" w:rsidP="00151DD5">
      <w:pPr>
        <w:spacing w:after="0"/>
        <w:ind w:left="3420" w:firstLine="180"/>
        <w:rPr>
          <w:rFonts w:ascii="Times New Roman" w:hAnsi="Times New Roman" w:cs="Times New Roman"/>
          <w:sz w:val="24"/>
          <w:szCs w:val="24"/>
        </w:rPr>
      </w:pPr>
    </w:p>
    <w:p w14:paraId="6ADFD7EE" w14:textId="7F4FED7A"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2.2.1.4.3 Date Warning Given</w:t>
      </w:r>
    </w:p>
    <w:p w14:paraId="286BBFE5" w14:textId="7D68FB51" w:rsidR="00151DD5" w:rsidRDefault="00151DD5"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Allow for entry of the date warning given when coaching is direct and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3DFAED1B" w14:textId="77777777" w:rsidR="00A05D1C" w:rsidRDefault="00A05D1C" w:rsidP="001A74CF">
      <w:pPr>
        <w:spacing w:after="0"/>
        <w:rPr>
          <w:rFonts w:ascii="Times New Roman" w:hAnsi="Times New Roman" w:cs="Times New Roman"/>
          <w:sz w:val="24"/>
          <w:szCs w:val="24"/>
        </w:rPr>
      </w:pPr>
    </w:p>
    <w:p w14:paraId="684878BC" w14:textId="3D2A10AA" w:rsidR="00BB0A5E" w:rsidRDefault="004A4B7C" w:rsidP="00BB0A5E">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BB0A5E">
        <w:rPr>
          <w:rFonts w:ascii="Times New Roman" w:hAnsi="Times New Roman" w:cs="Times New Roman"/>
          <w:sz w:val="24"/>
          <w:szCs w:val="24"/>
        </w:rPr>
        <w:t>.1.</w:t>
      </w:r>
      <w:r w:rsidR="00860281">
        <w:rPr>
          <w:rFonts w:ascii="Times New Roman" w:hAnsi="Times New Roman" w:cs="Times New Roman"/>
          <w:sz w:val="24"/>
          <w:szCs w:val="24"/>
        </w:rPr>
        <w:t>5</w:t>
      </w:r>
      <w:r w:rsidR="00BB0A5E">
        <w:rPr>
          <w:rFonts w:ascii="Times New Roman" w:hAnsi="Times New Roman" w:cs="Times New Roman"/>
          <w:sz w:val="24"/>
          <w:szCs w:val="24"/>
        </w:rPr>
        <w:t xml:space="preserve"> Customer Service Escalation</w:t>
      </w:r>
    </w:p>
    <w:p w14:paraId="3F4CAFBF" w14:textId="357C6A4D" w:rsidR="00BB0A5E" w:rsidRDefault="00BB0A5E"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or event is a CSE.</w:t>
      </w:r>
    </w:p>
    <w:p w14:paraId="224F221A" w14:textId="77777777" w:rsidR="00E624E3" w:rsidRDefault="00E624E3" w:rsidP="00BB0A5E">
      <w:pPr>
        <w:spacing w:after="0"/>
        <w:ind w:left="2700"/>
        <w:rPr>
          <w:rFonts w:ascii="Times New Roman" w:hAnsi="Times New Roman" w:cs="Times New Roman"/>
          <w:sz w:val="24"/>
          <w:szCs w:val="24"/>
        </w:rPr>
      </w:pPr>
    </w:p>
    <w:p w14:paraId="50DC0055" w14:textId="4E177FC8" w:rsidR="00E624E3" w:rsidRDefault="00E624E3"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Note: only CSE related Coaching Reasons will be available</w:t>
      </w:r>
      <w:r w:rsidR="00860281">
        <w:rPr>
          <w:rFonts w:ascii="Times New Roman" w:hAnsi="Times New Roman" w:cs="Times New Roman"/>
          <w:sz w:val="24"/>
          <w:szCs w:val="24"/>
        </w:rPr>
        <w:t xml:space="preserve"> if </w:t>
      </w:r>
      <w:proofErr w:type="gramStart"/>
      <w:r w:rsidR="00860281">
        <w:rPr>
          <w:rFonts w:ascii="Times New Roman" w:hAnsi="Times New Roman" w:cs="Times New Roman"/>
          <w:sz w:val="24"/>
          <w:szCs w:val="24"/>
        </w:rPr>
        <w:t>Yes</w:t>
      </w:r>
      <w:proofErr w:type="gramEnd"/>
      <w:r w:rsidR="00860281">
        <w:rPr>
          <w:rFonts w:ascii="Times New Roman" w:hAnsi="Times New Roman" w:cs="Times New Roman"/>
          <w:sz w:val="24"/>
          <w:szCs w:val="24"/>
        </w:rPr>
        <w:t xml:space="preserve"> selected</w:t>
      </w:r>
      <w:r>
        <w:rPr>
          <w:rFonts w:ascii="Times New Roman" w:hAnsi="Times New Roman" w:cs="Times New Roman"/>
          <w:sz w:val="24"/>
          <w:szCs w:val="24"/>
        </w:rPr>
        <w:t>.</w:t>
      </w:r>
    </w:p>
    <w:p w14:paraId="08DB834B" w14:textId="77777777" w:rsidR="00BB0A5E" w:rsidRDefault="00BB0A5E" w:rsidP="001A74CF">
      <w:pPr>
        <w:spacing w:after="0"/>
        <w:rPr>
          <w:rFonts w:ascii="Times New Roman" w:hAnsi="Times New Roman" w:cs="Times New Roman"/>
          <w:sz w:val="24"/>
          <w:szCs w:val="24"/>
        </w:rPr>
      </w:pPr>
    </w:p>
    <w:p w14:paraId="1641EE90" w14:textId="2D0D2CAF"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w:t>
      </w:r>
      <w:r w:rsidR="00860281">
        <w:rPr>
          <w:rFonts w:ascii="Times New Roman" w:hAnsi="Times New Roman" w:cs="Times New Roman"/>
          <w:sz w:val="24"/>
          <w:szCs w:val="24"/>
        </w:rPr>
        <w:t>6</w:t>
      </w:r>
      <w:r w:rsidR="001A74CF">
        <w:rPr>
          <w:rFonts w:ascii="Times New Roman" w:hAnsi="Times New Roman" w:cs="Times New Roman"/>
          <w:sz w:val="24"/>
          <w:szCs w:val="24"/>
        </w:rPr>
        <w:t xml:space="preserve"> Coaching Reasons</w:t>
      </w:r>
      <w:r w:rsidR="00BB0A5E">
        <w:rPr>
          <w:rFonts w:ascii="Times New Roman" w:hAnsi="Times New Roman" w:cs="Times New Roman"/>
          <w:sz w:val="24"/>
          <w:szCs w:val="24"/>
        </w:rPr>
        <w:t xml:space="preserve"> and Sub-Coaching Reasons</w:t>
      </w:r>
    </w:p>
    <w:p w14:paraId="204A994E" w14:textId="656AE9E0" w:rsidR="00175802" w:rsidRDefault="00175802"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318A3A54" w14:textId="77777777" w:rsidR="00175802" w:rsidRDefault="00175802" w:rsidP="001A74CF">
      <w:pPr>
        <w:spacing w:after="0"/>
        <w:ind w:left="720"/>
        <w:rPr>
          <w:rFonts w:ascii="Times New Roman" w:hAnsi="Times New Roman" w:cs="Times New Roman"/>
          <w:sz w:val="24"/>
          <w:szCs w:val="24"/>
        </w:rPr>
      </w:pPr>
    </w:p>
    <w:p w14:paraId="5E50F04A" w14:textId="322DA498" w:rsidR="001A74CF" w:rsidRDefault="001A74CF"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4A4B7C">
        <w:rPr>
          <w:rFonts w:ascii="Times New Roman" w:hAnsi="Times New Roman" w:cs="Times New Roman"/>
          <w:sz w:val="24"/>
          <w:szCs w:val="24"/>
        </w:rPr>
        <w:tab/>
      </w:r>
      <w:r w:rsidR="002A217C">
        <w:rPr>
          <w:rFonts w:ascii="Times New Roman" w:hAnsi="Times New Roman" w:cs="Times New Roman"/>
          <w:sz w:val="24"/>
          <w:szCs w:val="24"/>
        </w:rPr>
        <w:t>2.2</w:t>
      </w:r>
      <w:r>
        <w:rPr>
          <w:rFonts w:ascii="Times New Roman" w:hAnsi="Times New Roman" w:cs="Times New Roman"/>
          <w:sz w:val="24"/>
          <w:szCs w:val="24"/>
        </w:rPr>
        <w:t>.1.</w:t>
      </w:r>
      <w:r w:rsidR="00860281">
        <w:rPr>
          <w:rFonts w:ascii="Times New Roman" w:hAnsi="Times New Roman" w:cs="Times New Roman"/>
          <w:sz w:val="24"/>
          <w:szCs w:val="24"/>
        </w:rPr>
        <w:t>6</w:t>
      </w:r>
      <w:r>
        <w:rPr>
          <w:rFonts w:ascii="Times New Roman" w:hAnsi="Times New Roman" w:cs="Times New Roman"/>
          <w:sz w:val="24"/>
          <w:szCs w:val="24"/>
        </w:rPr>
        <w:t xml:space="preserve">.1 </w:t>
      </w:r>
      <w:r w:rsidR="00175802">
        <w:rPr>
          <w:rFonts w:ascii="Times New Roman" w:hAnsi="Times New Roman" w:cs="Times New Roman"/>
          <w:sz w:val="24"/>
          <w:szCs w:val="24"/>
        </w:rPr>
        <w:t xml:space="preserve">Direct </w:t>
      </w:r>
      <w:r>
        <w:rPr>
          <w:rFonts w:ascii="Times New Roman" w:hAnsi="Times New Roman" w:cs="Times New Roman"/>
          <w:sz w:val="24"/>
          <w:szCs w:val="24"/>
        </w:rPr>
        <w:t>Coaching Reason and Sub-Reasons</w:t>
      </w:r>
    </w:p>
    <w:p w14:paraId="621F2631" w14:textId="734B7E1F" w:rsidR="001A74CF" w:rsidRDefault="001A74CF" w:rsidP="004A4B7C">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Allow for the selection of </w:t>
      </w:r>
      <w:r w:rsidR="00175802">
        <w:rPr>
          <w:rFonts w:ascii="Times New Roman" w:hAnsi="Times New Roman" w:cs="Times New Roman"/>
          <w:sz w:val="24"/>
          <w:szCs w:val="24"/>
        </w:rPr>
        <w:t xml:space="preserve">one or more Direct </w:t>
      </w:r>
      <w:r>
        <w:rPr>
          <w:rFonts w:ascii="Times New Roman" w:hAnsi="Times New Roman" w:cs="Times New Roman"/>
          <w:sz w:val="24"/>
          <w:szCs w:val="24"/>
        </w:rPr>
        <w:t xml:space="preserve">Coaching Reasons </w:t>
      </w:r>
      <w:r w:rsidR="00175802">
        <w:rPr>
          <w:rFonts w:ascii="Times New Roman" w:hAnsi="Times New Roman" w:cs="Times New Roman"/>
          <w:sz w:val="24"/>
          <w:szCs w:val="24"/>
        </w:rPr>
        <w:t>and Sub-Coaching Reasons.</w:t>
      </w:r>
    </w:p>
    <w:p w14:paraId="4EB3CE37" w14:textId="77777777" w:rsidR="001A74CF" w:rsidRDefault="001A74CF" w:rsidP="001A74CF">
      <w:pPr>
        <w:spacing w:after="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35DD6" w:rsidRPr="008229D2" w14:paraId="215BCCBB" w14:textId="77777777" w:rsidTr="0023534D">
        <w:trPr>
          <w:cantSplit/>
          <w:trHeight w:val="300"/>
        </w:trPr>
        <w:tc>
          <w:tcPr>
            <w:tcW w:w="1797" w:type="dxa"/>
            <w:shd w:val="clear" w:color="auto" w:fill="000000" w:themeFill="text1"/>
            <w:vAlign w:val="center"/>
            <w:hideMark/>
          </w:tcPr>
          <w:p w14:paraId="13D6760D"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257B80E7"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0E0CEFE5"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835DD6" w:rsidRPr="008229D2" w14:paraId="313DA07C" w14:textId="77777777" w:rsidTr="0023534D">
        <w:trPr>
          <w:cantSplit/>
          <w:trHeight w:val="300"/>
        </w:trPr>
        <w:tc>
          <w:tcPr>
            <w:tcW w:w="1797" w:type="dxa"/>
            <w:shd w:val="clear" w:color="auto" w:fill="auto"/>
            <w:vAlign w:val="center"/>
            <w:hideMark/>
          </w:tcPr>
          <w:p w14:paraId="68AC09F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AHT</w:t>
            </w:r>
          </w:p>
        </w:tc>
        <w:tc>
          <w:tcPr>
            <w:tcW w:w="2883" w:type="dxa"/>
            <w:shd w:val="clear" w:color="auto" w:fill="auto"/>
            <w:noWrap/>
            <w:vAlign w:val="center"/>
            <w:hideMark/>
          </w:tcPr>
          <w:p w14:paraId="2B077165"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301FC85D" w14:textId="597ECEA4" w:rsidR="005D2043" w:rsidRDefault="005D2043" w:rsidP="00902959">
            <w:pPr>
              <w:spacing w:after="0" w:line="240" w:lineRule="auto"/>
              <w:rPr>
                <w:rFonts w:ascii="Times New Roman" w:eastAsia="Times New Roman" w:hAnsi="Times New Roman" w:cs="Times New Roman"/>
                <w:color w:val="000000"/>
                <w:sz w:val="24"/>
                <w:szCs w:val="24"/>
              </w:rPr>
            </w:pPr>
            <w:r w:rsidRPr="005D2043">
              <w:rPr>
                <w:rFonts w:ascii="Times New Roman" w:eastAsia="Times New Roman" w:hAnsi="Times New Roman" w:cs="Times New Roman"/>
                <w:color w:val="000000"/>
                <w:sz w:val="24"/>
                <w:szCs w:val="24"/>
              </w:rPr>
              <w:t>Appropriate use of hold</w:t>
            </w:r>
          </w:p>
          <w:p w14:paraId="51CC59AC"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Keeping the call on task</w:t>
            </w:r>
          </w:p>
          <w:p w14:paraId="27990EF3"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Navigational efficiency</w:t>
            </w:r>
          </w:p>
          <w:p w14:paraId="35DF5698"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Non transfer opportunity</w:t>
            </w:r>
          </w:p>
          <w:p w14:paraId="5409E8A6"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Over servicing the caller</w:t>
            </w:r>
          </w:p>
          <w:p w14:paraId="0CCC8F3F" w14:textId="1B2F0392" w:rsid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Utilizing appropriate scripting</w:t>
            </w:r>
          </w:p>
          <w:p w14:paraId="579604A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42BBAAFE" w14:textId="77777777" w:rsidTr="0023534D">
        <w:trPr>
          <w:cantSplit/>
          <w:trHeight w:val="300"/>
        </w:trPr>
        <w:tc>
          <w:tcPr>
            <w:tcW w:w="1797" w:type="dxa"/>
            <w:shd w:val="clear" w:color="auto" w:fill="auto"/>
            <w:vAlign w:val="center"/>
            <w:hideMark/>
          </w:tcPr>
          <w:p w14:paraId="24428DC4"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Attendance</w:t>
            </w:r>
          </w:p>
        </w:tc>
        <w:tc>
          <w:tcPr>
            <w:tcW w:w="2883" w:type="dxa"/>
            <w:shd w:val="clear" w:color="auto" w:fill="auto"/>
            <w:noWrap/>
            <w:vAlign w:val="center"/>
            <w:hideMark/>
          </w:tcPr>
          <w:p w14:paraId="28454E14"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05D11FC0"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0EFB239" w14:textId="77777777" w:rsidTr="0023534D">
        <w:trPr>
          <w:cantSplit/>
          <w:trHeight w:val="1500"/>
        </w:trPr>
        <w:tc>
          <w:tcPr>
            <w:tcW w:w="1797" w:type="dxa"/>
            <w:shd w:val="clear" w:color="auto" w:fill="auto"/>
            <w:vAlign w:val="center"/>
            <w:hideMark/>
          </w:tcPr>
          <w:p w14:paraId="349BAC7D"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CCO Processes and Procedures</w:t>
            </w:r>
          </w:p>
        </w:tc>
        <w:tc>
          <w:tcPr>
            <w:tcW w:w="2883" w:type="dxa"/>
            <w:shd w:val="clear" w:color="auto" w:fill="auto"/>
            <w:noWrap/>
            <w:vAlign w:val="center"/>
            <w:hideMark/>
          </w:tcPr>
          <w:p w14:paraId="5335058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6CCFEB5F" w14:textId="180F1F64" w:rsidR="00835DD6"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Learning</w:t>
            </w:r>
            <w:r w:rsidRPr="008229D2">
              <w:rPr>
                <w:rFonts w:ascii="Times New Roman" w:eastAsia="Times New Roman" w:hAnsi="Times New Roman" w:cs="Times New Roman"/>
                <w:color w:val="000000"/>
                <w:sz w:val="24"/>
                <w:szCs w:val="24"/>
              </w:rPr>
              <w:br/>
              <w:t>CUP</w:t>
            </w:r>
            <w:r w:rsidRPr="008229D2">
              <w:rPr>
                <w:rFonts w:ascii="Times New Roman" w:eastAsia="Times New Roman" w:hAnsi="Times New Roman" w:cs="Times New Roman"/>
                <w:color w:val="000000"/>
                <w:sz w:val="24"/>
                <w:szCs w:val="24"/>
              </w:rPr>
              <w:br/>
              <w:t>Desk to Desk</w:t>
            </w:r>
            <w:r w:rsidRPr="008229D2">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Security</w:t>
            </w:r>
            <w:r w:rsidR="00E624E3">
              <w:rPr>
                <w:rFonts w:ascii="Times New Roman" w:eastAsia="Times New Roman" w:hAnsi="Times New Roman" w:cs="Times New Roman"/>
                <w:color w:val="000000"/>
                <w:sz w:val="24"/>
                <w:szCs w:val="24"/>
              </w:rPr>
              <w:t xml:space="preserve"> and Privacy Incident</w:t>
            </w:r>
          </w:p>
          <w:p w14:paraId="4412D12E" w14:textId="415228A5" w:rsidR="00E624E3"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6F9C9536" w14:textId="77777777" w:rsidTr="0023534D">
        <w:trPr>
          <w:cantSplit/>
          <w:trHeight w:val="900"/>
        </w:trPr>
        <w:tc>
          <w:tcPr>
            <w:tcW w:w="1797" w:type="dxa"/>
            <w:shd w:val="clear" w:color="auto" w:fill="auto"/>
            <w:vAlign w:val="center"/>
            <w:hideMark/>
          </w:tcPr>
          <w:p w14:paraId="2694E663"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Coaching</w:t>
            </w:r>
          </w:p>
        </w:tc>
        <w:tc>
          <w:tcPr>
            <w:tcW w:w="2883" w:type="dxa"/>
            <w:shd w:val="clear" w:color="auto" w:fill="auto"/>
            <w:noWrap/>
            <w:vAlign w:val="center"/>
            <w:hideMark/>
          </w:tcPr>
          <w:p w14:paraId="395727D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659DBC0D" w14:textId="77777777" w:rsidR="00835DD6"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Quality </w:t>
            </w:r>
            <w:proofErr w:type="spellStart"/>
            <w:r w:rsidRPr="008229D2">
              <w:rPr>
                <w:rFonts w:ascii="Times New Roman" w:eastAsia="Times New Roman" w:hAnsi="Times New Roman" w:cs="Times New Roman"/>
                <w:color w:val="000000"/>
                <w:sz w:val="24"/>
                <w:szCs w:val="24"/>
              </w:rPr>
              <w:t>eCL</w:t>
            </w:r>
            <w:proofErr w:type="spellEnd"/>
            <w:r w:rsidRPr="008229D2">
              <w:rPr>
                <w:rFonts w:ascii="Times New Roman" w:eastAsia="Times New Roman" w:hAnsi="Times New Roman" w:cs="Times New Roman"/>
                <w:color w:val="000000"/>
                <w:sz w:val="24"/>
                <w:szCs w:val="24"/>
              </w:rPr>
              <w:t xml:space="preserve"> Coaching</w:t>
            </w:r>
            <w:r w:rsidRPr="008229D2">
              <w:rPr>
                <w:rFonts w:ascii="Times New Roman" w:eastAsia="Times New Roman" w:hAnsi="Times New Roman" w:cs="Times New Roman"/>
                <w:color w:val="000000"/>
                <w:sz w:val="24"/>
                <w:szCs w:val="24"/>
              </w:rPr>
              <w:br/>
              <w:t xml:space="preserve">Supervisor </w:t>
            </w:r>
            <w:proofErr w:type="spellStart"/>
            <w:r w:rsidRPr="008229D2">
              <w:rPr>
                <w:rFonts w:ascii="Times New Roman" w:eastAsia="Times New Roman" w:hAnsi="Times New Roman" w:cs="Times New Roman"/>
                <w:color w:val="000000"/>
                <w:sz w:val="24"/>
                <w:szCs w:val="24"/>
              </w:rPr>
              <w:t>eCL</w:t>
            </w:r>
            <w:proofErr w:type="spellEnd"/>
            <w:r w:rsidRPr="008229D2">
              <w:rPr>
                <w:rFonts w:ascii="Times New Roman" w:eastAsia="Times New Roman" w:hAnsi="Times New Roman" w:cs="Times New Roman"/>
                <w:color w:val="000000"/>
                <w:sz w:val="24"/>
                <w:szCs w:val="24"/>
              </w:rPr>
              <w:t xml:space="preserve"> Coaching</w:t>
            </w:r>
          </w:p>
          <w:p w14:paraId="300FF7A7" w14:textId="244688C7" w:rsidR="00E624E3" w:rsidRPr="008229D2" w:rsidRDefault="00E624E3"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CF7D05D" w14:textId="77777777" w:rsidTr="0023534D">
        <w:trPr>
          <w:cantSplit/>
          <w:trHeight w:val="2400"/>
        </w:trPr>
        <w:tc>
          <w:tcPr>
            <w:tcW w:w="1797" w:type="dxa"/>
            <w:shd w:val="clear" w:color="auto" w:fill="auto"/>
            <w:vAlign w:val="center"/>
            <w:hideMark/>
          </w:tcPr>
          <w:p w14:paraId="651526C3"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Corporate and Program Compliance</w:t>
            </w:r>
          </w:p>
        </w:tc>
        <w:tc>
          <w:tcPr>
            <w:tcW w:w="2883" w:type="dxa"/>
            <w:shd w:val="clear" w:color="auto" w:fill="auto"/>
            <w:noWrap/>
            <w:vAlign w:val="center"/>
            <w:hideMark/>
          </w:tcPr>
          <w:p w14:paraId="777CE146"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0B6BEF62" w14:textId="77777777" w:rsidR="00E624E3"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Annual Review</w:t>
            </w:r>
            <w:r w:rsidRPr="008229D2">
              <w:rPr>
                <w:rFonts w:ascii="Times New Roman" w:eastAsia="Times New Roman" w:hAnsi="Times New Roman" w:cs="Times New Roman"/>
                <w:color w:val="000000"/>
                <w:sz w:val="24"/>
                <w:szCs w:val="24"/>
              </w:rPr>
              <w:br/>
            </w:r>
            <w:proofErr w:type="spellStart"/>
            <w:r w:rsidRPr="008229D2">
              <w:rPr>
                <w:rFonts w:ascii="Times New Roman" w:eastAsia="Times New Roman" w:hAnsi="Times New Roman" w:cs="Times New Roman"/>
                <w:color w:val="000000"/>
                <w:sz w:val="24"/>
                <w:szCs w:val="24"/>
              </w:rPr>
              <w:t>CoR</w:t>
            </w:r>
            <w:proofErr w:type="spellEnd"/>
            <w:r w:rsidRPr="008229D2">
              <w:rPr>
                <w:rFonts w:ascii="Times New Roman" w:eastAsia="Times New Roman" w:hAnsi="Times New Roman" w:cs="Times New Roman"/>
                <w:color w:val="000000"/>
                <w:sz w:val="24"/>
                <w:szCs w:val="24"/>
              </w:rPr>
              <w:br/>
            </w:r>
            <w:proofErr w:type="spellStart"/>
            <w:r w:rsidRPr="008229D2">
              <w:rPr>
                <w:rFonts w:ascii="Times New Roman" w:eastAsia="Times New Roman" w:hAnsi="Times New Roman" w:cs="Times New Roman"/>
                <w:color w:val="000000"/>
                <w:sz w:val="24"/>
                <w:szCs w:val="24"/>
              </w:rPr>
              <w:t>eRes</w:t>
            </w:r>
            <w:proofErr w:type="spellEnd"/>
            <w:r w:rsidRPr="008229D2">
              <w:rPr>
                <w:rFonts w:ascii="Times New Roman" w:eastAsia="Times New Roman" w:hAnsi="Times New Roman" w:cs="Times New Roman"/>
                <w:color w:val="000000"/>
                <w:sz w:val="24"/>
                <w:szCs w:val="24"/>
              </w:rPr>
              <w:br/>
              <w:t>IPC</w:t>
            </w:r>
            <w:r w:rsidRPr="008229D2">
              <w:rPr>
                <w:rFonts w:ascii="Times New Roman" w:eastAsia="Times New Roman" w:hAnsi="Times New Roman" w:cs="Times New Roman"/>
                <w:color w:val="000000"/>
                <w:sz w:val="24"/>
                <w:szCs w:val="24"/>
              </w:rPr>
              <w:br/>
              <w:t>ISO</w:t>
            </w:r>
            <w:r w:rsidRPr="008229D2">
              <w:rPr>
                <w:rFonts w:ascii="Times New Roman" w:eastAsia="Times New Roman" w:hAnsi="Times New Roman" w:cs="Times New Roman"/>
                <w:color w:val="000000"/>
                <w:sz w:val="24"/>
                <w:szCs w:val="24"/>
              </w:rPr>
              <w:br/>
              <w:t>Mandatory Training</w:t>
            </w:r>
          </w:p>
          <w:p w14:paraId="52C6BAC4" w14:textId="7CF1EE6B" w:rsidR="00835DD6" w:rsidRPr="008229D2" w:rsidRDefault="00E624E3"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Secure Floor Policy</w:t>
            </w:r>
            <w:r w:rsidR="00835DD6" w:rsidRPr="008229D2">
              <w:rPr>
                <w:rFonts w:ascii="Times New Roman" w:eastAsia="Times New Roman" w:hAnsi="Times New Roman" w:cs="Times New Roman"/>
                <w:color w:val="000000"/>
                <w:sz w:val="24"/>
                <w:szCs w:val="24"/>
              </w:rPr>
              <w:br/>
              <w:t>Other: Specify reason under coaching details.</w:t>
            </w:r>
          </w:p>
        </w:tc>
      </w:tr>
      <w:tr w:rsidR="00F83BC1" w:rsidRPr="008229D2" w14:paraId="27703755" w14:textId="77777777" w:rsidTr="0023534D">
        <w:trPr>
          <w:cantSplit/>
          <w:trHeight w:val="300"/>
        </w:trPr>
        <w:tc>
          <w:tcPr>
            <w:tcW w:w="1797" w:type="dxa"/>
            <w:shd w:val="clear" w:color="auto" w:fill="auto"/>
            <w:vAlign w:val="center"/>
          </w:tcPr>
          <w:p w14:paraId="65270996" w14:textId="17078462"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25A7B7AE" w14:textId="166E688A"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tcPr>
          <w:p w14:paraId="2E3E4F2D" w14:textId="304D8E3D"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76C979FC" w14:textId="77777777" w:rsidTr="0023534D">
        <w:trPr>
          <w:cantSplit/>
          <w:trHeight w:val="300"/>
        </w:trPr>
        <w:tc>
          <w:tcPr>
            <w:tcW w:w="1797" w:type="dxa"/>
            <w:shd w:val="clear" w:color="auto" w:fill="auto"/>
            <w:vAlign w:val="center"/>
            <w:hideMark/>
          </w:tcPr>
          <w:p w14:paraId="58B5908B"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tc>
        <w:tc>
          <w:tcPr>
            <w:tcW w:w="2883" w:type="dxa"/>
            <w:shd w:val="clear" w:color="auto" w:fill="auto"/>
            <w:noWrap/>
            <w:vAlign w:val="center"/>
            <w:hideMark/>
          </w:tcPr>
          <w:p w14:paraId="4877174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4950" w:type="dxa"/>
            <w:shd w:val="clear" w:color="auto" w:fill="auto"/>
            <w:noWrap/>
            <w:vAlign w:val="bottom"/>
            <w:hideMark/>
          </w:tcPr>
          <w:p w14:paraId="1BC52FD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10A1BF9" w14:textId="77777777" w:rsidTr="0023534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59B6CD"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C6B2DC"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7C87A57"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Business Acumen</w:t>
            </w:r>
            <w:r w:rsidRPr="008229D2">
              <w:rPr>
                <w:rFonts w:ascii="Times New Roman" w:eastAsia="Times New Roman" w:hAnsi="Times New Roman" w:cs="Times New Roman"/>
                <w:color w:val="000000"/>
                <w:sz w:val="24"/>
                <w:szCs w:val="24"/>
              </w:rPr>
              <w:br/>
              <w:t>Critical Thinking</w:t>
            </w:r>
            <w:r w:rsidRPr="008229D2">
              <w:rPr>
                <w:rFonts w:ascii="Times New Roman" w:eastAsia="Times New Roman" w:hAnsi="Times New Roman" w:cs="Times New Roman"/>
                <w:color w:val="000000"/>
                <w:sz w:val="24"/>
                <w:szCs w:val="24"/>
              </w:rPr>
              <w:br/>
              <w:t>IDP</w:t>
            </w:r>
            <w:r w:rsidRPr="008229D2">
              <w:rPr>
                <w:rFonts w:ascii="Times New Roman" w:eastAsia="Times New Roman" w:hAnsi="Times New Roman" w:cs="Times New Roman"/>
                <w:color w:val="000000"/>
                <w:sz w:val="24"/>
                <w:szCs w:val="24"/>
              </w:rPr>
              <w:br/>
              <w:t>Leadership Skills</w:t>
            </w:r>
            <w:r w:rsidRPr="008229D2">
              <w:rPr>
                <w:rFonts w:ascii="Times New Roman" w:eastAsia="Times New Roman" w:hAnsi="Times New Roman" w:cs="Times New Roman"/>
                <w:color w:val="000000"/>
                <w:sz w:val="24"/>
                <w:szCs w:val="24"/>
              </w:rPr>
              <w:br/>
              <w:t>Other: Specify reason under coaching details.</w:t>
            </w:r>
          </w:p>
        </w:tc>
      </w:tr>
      <w:tr w:rsidR="00835DD6" w:rsidRPr="008229D2" w14:paraId="10BA4B6F" w14:textId="77777777" w:rsidTr="0023534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DFD40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Performance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D70A8E"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0AF5D5C" w14:textId="67CE6BDF" w:rsidR="00E624E3"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Satisfaction</w:t>
            </w:r>
            <w:r w:rsidRPr="008229D2">
              <w:rPr>
                <w:rFonts w:ascii="Times New Roman" w:eastAsia="Times New Roman" w:hAnsi="Times New Roman" w:cs="Times New Roman"/>
                <w:color w:val="000000"/>
                <w:sz w:val="24"/>
                <w:szCs w:val="24"/>
              </w:rPr>
              <w:br/>
            </w:r>
            <w:proofErr w:type="spellStart"/>
            <w:r w:rsidR="00E624E3">
              <w:rPr>
                <w:rFonts w:ascii="Times New Roman" w:eastAsia="Times New Roman" w:hAnsi="Times New Roman" w:cs="Times New Roman"/>
                <w:color w:val="000000"/>
                <w:sz w:val="24"/>
                <w:szCs w:val="24"/>
              </w:rPr>
              <w:t>PPoM</w:t>
            </w:r>
            <w:proofErr w:type="spellEnd"/>
          </w:p>
          <w:p w14:paraId="536C51B9" w14:textId="77777777" w:rsidR="00E624E3" w:rsidRDefault="00835DD6" w:rsidP="00E624E3">
            <w:pPr>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V</w:t>
            </w:r>
            <w:r w:rsidR="00E624E3">
              <w:rPr>
                <w:rFonts w:ascii="Times New Roman" w:eastAsia="Times New Roman" w:hAnsi="Times New Roman" w:cs="Times New Roman"/>
                <w:color w:val="000000"/>
                <w:sz w:val="24"/>
                <w:szCs w:val="24"/>
              </w:rPr>
              <w:t>erint</w:t>
            </w:r>
            <w:proofErr w:type="spellEnd"/>
          </w:p>
          <w:p w14:paraId="7ECCC54E" w14:textId="7D880EE1" w:rsidR="00E624E3"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0D3DB35A" w14:textId="77777777" w:rsidTr="0023534D">
        <w:trPr>
          <w:cantSplit/>
          <w:trHeight w:val="3300"/>
        </w:trPr>
        <w:tc>
          <w:tcPr>
            <w:tcW w:w="1797" w:type="dxa"/>
            <w:shd w:val="clear" w:color="auto" w:fill="auto"/>
            <w:vAlign w:val="center"/>
            <w:hideMark/>
          </w:tcPr>
          <w:p w14:paraId="55EC8BC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Reports Catalogue</w:t>
            </w:r>
          </w:p>
        </w:tc>
        <w:tc>
          <w:tcPr>
            <w:tcW w:w="2883" w:type="dxa"/>
            <w:shd w:val="clear" w:color="auto" w:fill="auto"/>
            <w:noWrap/>
            <w:vAlign w:val="center"/>
            <w:hideMark/>
          </w:tcPr>
          <w:p w14:paraId="6EBC5DA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C5F731E" w14:textId="77777777" w:rsidR="00E624E3"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Incorrect Escalation: ARC</w:t>
            </w:r>
            <w:r w:rsidRPr="008229D2">
              <w:rPr>
                <w:rFonts w:ascii="Times New Roman" w:eastAsia="Times New Roman" w:hAnsi="Times New Roman" w:cs="Times New Roman"/>
                <w:color w:val="000000"/>
                <w:sz w:val="24"/>
                <w:szCs w:val="24"/>
              </w:rPr>
              <w:br/>
              <w:t>Incorrect Escalation: DMEPOS</w:t>
            </w:r>
            <w:r w:rsidRPr="008229D2">
              <w:rPr>
                <w:rFonts w:ascii="Times New Roman" w:eastAsia="Times New Roman" w:hAnsi="Times New Roman" w:cs="Times New Roman"/>
                <w:color w:val="000000"/>
                <w:sz w:val="24"/>
                <w:szCs w:val="24"/>
              </w:rPr>
              <w:br/>
              <w:t>Incorrect Escalation: EE / MM</w:t>
            </w:r>
            <w:r w:rsidRPr="008229D2">
              <w:rPr>
                <w:rFonts w:ascii="Times New Roman" w:eastAsia="Times New Roman" w:hAnsi="Times New Roman" w:cs="Times New Roman"/>
                <w:color w:val="000000"/>
                <w:sz w:val="24"/>
                <w:szCs w:val="24"/>
              </w:rPr>
              <w:br/>
              <w:t>Incorrect Escalation: RME</w:t>
            </w:r>
            <w:r w:rsidRPr="008229D2">
              <w:rPr>
                <w:rFonts w:ascii="Times New Roman" w:eastAsia="Times New Roman" w:hAnsi="Times New Roman" w:cs="Times New Roman"/>
                <w:color w:val="000000"/>
                <w:sz w:val="24"/>
                <w:szCs w:val="24"/>
              </w:rPr>
              <w:br/>
              <w:t>Incorrect Transfers</w:t>
            </w:r>
            <w:r w:rsidRPr="008229D2">
              <w:rPr>
                <w:rFonts w:ascii="Times New Roman" w:eastAsia="Times New Roman" w:hAnsi="Times New Roman" w:cs="Times New Roman"/>
                <w:color w:val="000000"/>
                <w:sz w:val="24"/>
                <w:szCs w:val="24"/>
              </w:rPr>
              <w:br/>
              <w:t>ISG Usage</w:t>
            </w:r>
            <w:r w:rsidRPr="008229D2">
              <w:rPr>
                <w:rFonts w:ascii="Times New Roman" w:eastAsia="Times New Roman" w:hAnsi="Times New Roman" w:cs="Times New Roman"/>
                <w:color w:val="000000"/>
                <w:sz w:val="24"/>
                <w:szCs w:val="24"/>
              </w:rPr>
              <w:br/>
            </w:r>
            <w:r w:rsidR="00E624E3" w:rsidRPr="008229D2">
              <w:rPr>
                <w:rFonts w:ascii="Times New Roman" w:eastAsia="Times New Roman" w:hAnsi="Times New Roman" w:cs="Times New Roman"/>
                <w:color w:val="000000"/>
                <w:sz w:val="24"/>
                <w:szCs w:val="24"/>
              </w:rPr>
              <w:t>OMR: Default Qualifier</w:t>
            </w:r>
            <w:r w:rsidR="00E624E3" w:rsidRPr="008229D2">
              <w:rPr>
                <w:rFonts w:ascii="Times New Roman" w:eastAsia="Times New Roman" w:hAnsi="Times New Roman" w:cs="Times New Roman"/>
                <w:color w:val="000000"/>
                <w:sz w:val="24"/>
                <w:szCs w:val="24"/>
              </w:rPr>
              <w:br/>
              <w:t xml:space="preserve">OMR: Short Calls Inbound </w:t>
            </w:r>
          </w:p>
          <w:p w14:paraId="4B6217F3" w14:textId="702DA433" w:rsidR="00835DD6"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OMR: Short Calls Outbound</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OMR: Cancelled Calls</w:t>
            </w:r>
            <w:r w:rsidR="00835DD6" w:rsidRPr="008229D2">
              <w:rPr>
                <w:rFonts w:ascii="Times New Roman" w:eastAsia="Times New Roman" w:hAnsi="Times New Roman" w:cs="Times New Roman"/>
                <w:color w:val="000000"/>
                <w:sz w:val="24"/>
                <w:szCs w:val="24"/>
              </w:rPr>
              <w:br/>
              <w:t>OMR: Open Calls</w:t>
            </w:r>
            <w:r w:rsidR="00835DD6" w:rsidRPr="008229D2">
              <w:rPr>
                <w:rFonts w:ascii="Times New Roman" w:eastAsia="Times New Roman" w:hAnsi="Times New Roman" w:cs="Times New Roman"/>
                <w:color w:val="000000"/>
                <w:sz w:val="24"/>
                <w:szCs w:val="24"/>
              </w:rPr>
              <w:br/>
              <w:t>Other: Specify reason under coaching details.</w:t>
            </w:r>
          </w:p>
        </w:tc>
      </w:tr>
      <w:tr w:rsidR="00E624E3" w:rsidRPr="008229D2" w14:paraId="29CD4455" w14:textId="77777777" w:rsidTr="000A275B">
        <w:trPr>
          <w:cantSplit/>
          <w:trHeight w:val="300"/>
        </w:trPr>
        <w:tc>
          <w:tcPr>
            <w:tcW w:w="1797" w:type="dxa"/>
            <w:shd w:val="clear" w:color="auto" w:fill="auto"/>
            <w:vAlign w:val="center"/>
            <w:hideMark/>
          </w:tcPr>
          <w:p w14:paraId="4B953BAF" w14:textId="22012E04" w:rsidR="00E624E3" w:rsidRPr="008229D2" w:rsidRDefault="00E624E3" w:rsidP="000A27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Schedule </w:t>
            </w:r>
            <w:r w:rsidRPr="008229D2">
              <w:rPr>
                <w:rFonts w:ascii="Times New Roman" w:eastAsia="Times New Roman" w:hAnsi="Times New Roman" w:cs="Times New Roman"/>
                <w:color w:val="000000"/>
                <w:sz w:val="24"/>
                <w:szCs w:val="24"/>
              </w:rPr>
              <w:t>Adherence</w:t>
            </w:r>
          </w:p>
        </w:tc>
        <w:tc>
          <w:tcPr>
            <w:tcW w:w="2883" w:type="dxa"/>
            <w:shd w:val="clear" w:color="auto" w:fill="auto"/>
            <w:noWrap/>
            <w:vAlign w:val="center"/>
            <w:hideMark/>
          </w:tcPr>
          <w:p w14:paraId="371F9572" w14:textId="77777777" w:rsidR="00E624E3" w:rsidRPr="008229D2" w:rsidRDefault="00E624E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1B50D55" w14:textId="77777777" w:rsidR="00E624E3" w:rsidRPr="008229D2" w:rsidRDefault="00E624E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565B460B" w14:textId="77777777" w:rsidTr="0023534D">
        <w:trPr>
          <w:cantSplit/>
          <w:trHeight w:val="300"/>
        </w:trPr>
        <w:tc>
          <w:tcPr>
            <w:tcW w:w="1797" w:type="dxa"/>
            <w:shd w:val="clear" w:color="auto" w:fill="auto"/>
            <w:vAlign w:val="center"/>
          </w:tcPr>
          <w:p w14:paraId="131630A8"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Service Escalation (available only if the log is a CSE)</w:t>
            </w:r>
          </w:p>
        </w:tc>
        <w:tc>
          <w:tcPr>
            <w:tcW w:w="2883" w:type="dxa"/>
            <w:shd w:val="clear" w:color="auto" w:fill="auto"/>
            <w:noWrap/>
            <w:vAlign w:val="center"/>
          </w:tcPr>
          <w:p w14:paraId="55554FE8"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w:t>
            </w:r>
          </w:p>
        </w:tc>
        <w:tc>
          <w:tcPr>
            <w:tcW w:w="4950" w:type="dxa"/>
            <w:shd w:val="clear" w:color="auto" w:fill="auto"/>
            <w:noWrap/>
            <w:vAlign w:val="bottom"/>
          </w:tcPr>
          <w:p w14:paraId="44E75DEF" w14:textId="77777777"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Argues</w:t>
            </w:r>
          </w:p>
          <w:p w14:paraId="1ACBDCF1" w14:textId="1ED008C8" w:rsidR="00E624E3" w:rsidRPr="00050146" w:rsidRDefault="00E624E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Blind </w:t>
            </w:r>
            <w:r w:rsidR="00443A23" w:rsidRPr="00050146">
              <w:rPr>
                <w:rFonts w:ascii="Times New Roman" w:eastAsia="Times New Roman" w:hAnsi="Times New Roman" w:cs="Times New Roman"/>
                <w:color w:val="000000"/>
                <w:sz w:val="24"/>
                <w:szCs w:val="24"/>
              </w:rPr>
              <w:t>t</w:t>
            </w:r>
            <w:r w:rsidRPr="00050146">
              <w:rPr>
                <w:rFonts w:ascii="Times New Roman" w:eastAsia="Times New Roman" w:hAnsi="Times New Roman" w:cs="Times New Roman"/>
                <w:color w:val="000000"/>
                <w:sz w:val="24"/>
                <w:szCs w:val="24"/>
              </w:rPr>
              <w:t>ransfers</w:t>
            </w:r>
            <w:r w:rsidR="00443A23" w:rsidRPr="00050146">
              <w:rPr>
                <w:rFonts w:ascii="Times New Roman" w:eastAsia="Times New Roman" w:hAnsi="Times New Roman" w:cs="Times New Roman"/>
                <w:color w:val="000000"/>
                <w:sz w:val="24"/>
                <w:szCs w:val="24"/>
              </w:rPr>
              <w:t xml:space="preserve"> call</w:t>
            </w:r>
          </w:p>
          <w:p w14:paraId="7B0B6DD1" w14:textId="0AE9ED6A"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Encourages</w:t>
            </w:r>
            <w:r w:rsidR="00050146" w:rsidRPr="00050146">
              <w:rPr>
                <w:rFonts w:ascii="Times New Roman" w:eastAsia="Times New Roman" w:hAnsi="Times New Roman" w:cs="Times New Roman"/>
                <w:color w:val="000000"/>
                <w:sz w:val="24"/>
                <w:szCs w:val="24"/>
              </w:rPr>
              <w:t xml:space="preserve"> / commits</w:t>
            </w:r>
            <w:r w:rsidRPr="00050146">
              <w:rPr>
                <w:rFonts w:ascii="Times New Roman" w:eastAsia="Times New Roman" w:hAnsi="Times New Roman" w:cs="Times New Roman"/>
                <w:color w:val="000000"/>
                <w:sz w:val="24"/>
                <w:szCs w:val="24"/>
              </w:rPr>
              <w:t xml:space="preserve"> fraud</w:t>
            </w:r>
          </w:p>
          <w:p w14:paraId="0080DC85" w14:textId="5FE0F1E2"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Intentionally disconnects </w:t>
            </w:r>
            <w:r w:rsidR="00E624E3" w:rsidRPr="00050146">
              <w:rPr>
                <w:rFonts w:ascii="Times New Roman" w:eastAsia="Times New Roman" w:hAnsi="Times New Roman" w:cs="Times New Roman"/>
                <w:color w:val="000000"/>
                <w:sz w:val="24"/>
                <w:szCs w:val="24"/>
              </w:rPr>
              <w:t>caller</w:t>
            </w:r>
          </w:p>
          <w:p w14:paraId="7BA0DE1A" w14:textId="3D0BD5BE"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Threatens caller</w:t>
            </w:r>
            <w:r w:rsidR="00050146" w:rsidRPr="00050146">
              <w:rPr>
                <w:rFonts w:ascii="Times New Roman" w:eastAsia="Times New Roman" w:hAnsi="Times New Roman" w:cs="Times New Roman"/>
                <w:color w:val="000000"/>
                <w:sz w:val="24"/>
                <w:szCs w:val="24"/>
              </w:rPr>
              <w:t xml:space="preserve"> / employee</w:t>
            </w:r>
          </w:p>
          <w:p w14:paraId="65758F2B" w14:textId="39E3B4AA" w:rsidR="00835DD6" w:rsidRPr="00050146" w:rsidRDefault="00443A2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Uses derogatory</w:t>
            </w:r>
            <w:r w:rsidR="00835DD6" w:rsidRPr="00050146">
              <w:rPr>
                <w:rFonts w:ascii="Times New Roman" w:eastAsia="Times New Roman" w:hAnsi="Times New Roman" w:cs="Times New Roman"/>
                <w:color w:val="000000"/>
                <w:sz w:val="24"/>
                <w:szCs w:val="24"/>
              </w:rPr>
              <w:t>/disrespectful words</w:t>
            </w:r>
          </w:p>
          <w:p w14:paraId="6A024B0C" w14:textId="52326D5D"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Uses </w:t>
            </w:r>
            <w:r w:rsidR="00443A23" w:rsidRPr="00050146">
              <w:rPr>
                <w:rFonts w:ascii="Times New Roman" w:eastAsia="Times New Roman" w:hAnsi="Times New Roman" w:cs="Times New Roman"/>
                <w:color w:val="000000"/>
                <w:sz w:val="24"/>
                <w:szCs w:val="24"/>
              </w:rPr>
              <w:t>p</w:t>
            </w:r>
            <w:r w:rsidRPr="00050146">
              <w:rPr>
                <w:rFonts w:ascii="Times New Roman" w:eastAsia="Times New Roman" w:hAnsi="Times New Roman" w:cs="Times New Roman"/>
                <w:color w:val="000000"/>
                <w:sz w:val="24"/>
                <w:szCs w:val="24"/>
              </w:rPr>
              <w:t>rofanity of any kind</w:t>
            </w:r>
          </w:p>
          <w:p w14:paraId="7505F0CF" w14:textId="77777777"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Verbally abusive</w:t>
            </w:r>
          </w:p>
          <w:p w14:paraId="41ADA779" w14:textId="04EE702C"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Yells, </w:t>
            </w:r>
            <w:r w:rsidR="00AD425E">
              <w:rPr>
                <w:rFonts w:ascii="Times New Roman" w:eastAsia="Times New Roman" w:hAnsi="Times New Roman" w:cs="Times New Roman"/>
                <w:color w:val="000000"/>
                <w:sz w:val="24"/>
                <w:szCs w:val="24"/>
              </w:rPr>
              <w:t>s</w:t>
            </w:r>
            <w:r w:rsidRPr="00050146">
              <w:rPr>
                <w:rFonts w:ascii="Times New Roman" w:eastAsia="Times New Roman" w:hAnsi="Times New Roman" w:cs="Times New Roman"/>
                <w:color w:val="000000"/>
                <w:sz w:val="24"/>
                <w:szCs w:val="24"/>
              </w:rPr>
              <w:t>creams</w:t>
            </w:r>
          </w:p>
          <w:p w14:paraId="7FF43326" w14:textId="6C96DA2F" w:rsidR="00E624E3" w:rsidRPr="008229D2" w:rsidRDefault="00E624E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Other: Specify reason under coachin</w:t>
            </w:r>
            <w:r w:rsidRPr="008229D2">
              <w:rPr>
                <w:rFonts w:ascii="Times New Roman" w:eastAsia="Times New Roman" w:hAnsi="Times New Roman" w:cs="Times New Roman"/>
                <w:color w:val="000000"/>
                <w:sz w:val="24"/>
                <w:szCs w:val="24"/>
              </w:rPr>
              <w:t>g details.</w:t>
            </w:r>
          </w:p>
        </w:tc>
      </w:tr>
    </w:tbl>
    <w:p w14:paraId="0956DB96" w14:textId="77777777" w:rsidR="005F7A36" w:rsidRDefault="005F7A36" w:rsidP="001A74CF">
      <w:pPr>
        <w:spacing w:after="0"/>
        <w:rPr>
          <w:rFonts w:ascii="Times New Roman" w:hAnsi="Times New Roman" w:cs="Times New Roman"/>
          <w:sz w:val="24"/>
          <w:szCs w:val="24"/>
        </w:rPr>
      </w:pPr>
    </w:p>
    <w:p w14:paraId="7D3A56DE" w14:textId="6FA6B598" w:rsidR="00A70039" w:rsidRDefault="00A70039" w:rsidP="00D614E2">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07EC4970" w14:textId="77777777" w:rsidR="00175802" w:rsidRDefault="00175802" w:rsidP="001A74CF">
      <w:pPr>
        <w:spacing w:after="0"/>
        <w:rPr>
          <w:rFonts w:ascii="Times New Roman" w:hAnsi="Times New Roman" w:cs="Times New Roman"/>
          <w:sz w:val="24"/>
          <w:szCs w:val="24"/>
        </w:rPr>
      </w:pPr>
    </w:p>
    <w:p w14:paraId="1578BEA0" w14:textId="33EA5C78" w:rsidR="00175802" w:rsidRDefault="004A4B7C" w:rsidP="0017580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75802">
        <w:rPr>
          <w:rFonts w:ascii="Times New Roman" w:hAnsi="Times New Roman" w:cs="Times New Roman"/>
          <w:sz w:val="24"/>
          <w:szCs w:val="24"/>
        </w:rPr>
        <w:t>.1.</w:t>
      </w:r>
      <w:r w:rsidR="00860281">
        <w:rPr>
          <w:rFonts w:ascii="Times New Roman" w:hAnsi="Times New Roman" w:cs="Times New Roman"/>
          <w:sz w:val="24"/>
          <w:szCs w:val="24"/>
        </w:rPr>
        <w:t>6</w:t>
      </w:r>
      <w:r w:rsidR="00175802">
        <w:rPr>
          <w:rFonts w:ascii="Times New Roman" w:hAnsi="Times New Roman" w:cs="Times New Roman"/>
          <w:sz w:val="24"/>
          <w:szCs w:val="24"/>
        </w:rPr>
        <w:t>.2 Indirect Coaching Reason and Sub-Reasons</w:t>
      </w:r>
    </w:p>
    <w:p w14:paraId="6E0252D1" w14:textId="4E3BE335" w:rsidR="00175802" w:rsidRDefault="00175802" w:rsidP="004A4B7C">
      <w:pPr>
        <w:spacing w:after="0"/>
        <w:ind w:left="4140" w:hanging="54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5435B8D8" w14:textId="519F796E" w:rsidR="00175802" w:rsidRDefault="00175802" w:rsidP="00175802">
      <w:pPr>
        <w:spacing w:after="0"/>
        <w:ind w:left="3420" w:firstLine="18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5F7A36" w:rsidRPr="008229D2" w14:paraId="127C2BC6" w14:textId="77777777" w:rsidTr="00835DD6">
        <w:trPr>
          <w:cantSplit/>
          <w:trHeight w:val="300"/>
        </w:trPr>
        <w:tc>
          <w:tcPr>
            <w:tcW w:w="1797" w:type="dxa"/>
            <w:shd w:val="clear" w:color="auto" w:fill="000000" w:themeFill="text1"/>
            <w:vAlign w:val="center"/>
            <w:hideMark/>
          </w:tcPr>
          <w:p w14:paraId="50C76365" w14:textId="77777777" w:rsidR="005F7A36" w:rsidRPr="008229D2" w:rsidRDefault="005F7A36" w:rsidP="00F820FF">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0C3D01D8" w14:textId="77777777" w:rsidR="005F7A36" w:rsidRPr="008229D2" w:rsidRDefault="005F7A36" w:rsidP="008229D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1B7C8161" w14:textId="77777777" w:rsidR="005F7A36" w:rsidRPr="008229D2" w:rsidRDefault="005F7A36" w:rsidP="00F820FF">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7D6AE32C" w14:textId="77777777" w:rsidTr="00835DD6">
        <w:trPr>
          <w:cantSplit/>
          <w:trHeight w:val="300"/>
        </w:trPr>
        <w:tc>
          <w:tcPr>
            <w:tcW w:w="1797" w:type="dxa"/>
            <w:shd w:val="clear" w:color="auto" w:fill="auto"/>
            <w:vAlign w:val="center"/>
            <w:hideMark/>
          </w:tcPr>
          <w:p w14:paraId="527974A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AHT</w:t>
            </w:r>
          </w:p>
        </w:tc>
        <w:tc>
          <w:tcPr>
            <w:tcW w:w="2883" w:type="dxa"/>
            <w:shd w:val="clear" w:color="auto" w:fill="auto"/>
            <w:noWrap/>
            <w:vAlign w:val="center"/>
            <w:hideMark/>
          </w:tcPr>
          <w:p w14:paraId="187D7A3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77B44971" w14:textId="744A2EB4" w:rsidR="005D2043" w:rsidRDefault="005D2043" w:rsidP="00902959">
            <w:pPr>
              <w:spacing w:after="0" w:line="240" w:lineRule="auto"/>
              <w:rPr>
                <w:rFonts w:ascii="Times New Roman" w:eastAsia="Times New Roman" w:hAnsi="Times New Roman" w:cs="Times New Roman"/>
                <w:color w:val="000000"/>
                <w:sz w:val="24"/>
                <w:szCs w:val="24"/>
              </w:rPr>
            </w:pPr>
            <w:r w:rsidRPr="005D2043">
              <w:rPr>
                <w:rFonts w:ascii="Times New Roman" w:eastAsia="Times New Roman" w:hAnsi="Times New Roman" w:cs="Times New Roman"/>
                <w:color w:val="000000"/>
                <w:sz w:val="24"/>
                <w:szCs w:val="24"/>
              </w:rPr>
              <w:t>Appropriate use of hold</w:t>
            </w:r>
          </w:p>
          <w:p w14:paraId="392C63DA"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Keeping the call on task</w:t>
            </w:r>
          </w:p>
          <w:p w14:paraId="76FF85C6"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Navigational efficiency</w:t>
            </w:r>
          </w:p>
          <w:p w14:paraId="43BBE621"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Non transfer opportunity</w:t>
            </w:r>
          </w:p>
          <w:p w14:paraId="1A785ABB"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Over servicing the caller</w:t>
            </w:r>
          </w:p>
          <w:p w14:paraId="75A8B4A7" w14:textId="163D6A23" w:rsid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Utilizing appropriate scripting</w:t>
            </w:r>
          </w:p>
          <w:p w14:paraId="20C695B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5F7A36" w:rsidRPr="008229D2" w14:paraId="5491D73E" w14:textId="77777777" w:rsidTr="00835DD6">
        <w:trPr>
          <w:cantSplit/>
          <w:trHeight w:val="300"/>
        </w:trPr>
        <w:tc>
          <w:tcPr>
            <w:tcW w:w="1797" w:type="dxa"/>
            <w:shd w:val="clear" w:color="auto" w:fill="auto"/>
            <w:vAlign w:val="center"/>
            <w:hideMark/>
          </w:tcPr>
          <w:p w14:paraId="52D411D7"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Attendance</w:t>
            </w:r>
          </w:p>
        </w:tc>
        <w:tc>
          <w:tcPr>
            <w:tcW w:w="2883" w:type="dxa"/>
            <w:shd w:val="clear" w:color="auto" w:fill="auto"/>
            <w:noWrap/>
            <w:vAlign w:val="center"/>
            <w:hideMark/>
          </w:tcPr>
          <w:p w14:paraId="2CBD4012"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734FB9A5"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16C9E53F" w14:textId="77777777" w:rsidTr="00835DD6">
        <w:trPr>
          <w:cantSplit/>
          <w:trHeight w:val="1500"/>
        </w:trPr>
        <w:tc>
          <w:tcPr>
            <w:tcW w:w="1797" w:type="dxa"/>
            <w:shd w:val="clear" w:color="auto" w:fill="auto"/>
            <w:vAlign w:val="center"/>
            <w:hideMark/>
          </w:tcPr>
          <w:p w14:paraId="0FDF5AF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Processes and Procedures</w:t>
            </w:r>
          </w:p>
        </w:tc>
        <w:tc>
          <w:tcPr>
            <w:tcW w:w="2883" w:type="dxa"/>
            <w:shd w:val="clear" w:color="auto" w:fill="auto"/>
            <w:noWrap/>
            <w:vAlign w:val="center"/>
            <w:hideMark/>
          </w:tcPr>
          <w:p w14:paraId="06B1CF7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8C6A1A4" w14:textId="717C0D2D" w:rsidR="00835DD6"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Learning</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CUP</w:t>
            </w:r>
            <w:r w:rsidR="00212132" w:rsidRPr="008229D2">
              <w:rPr>
                <w:rFonts w:ascii="Times New Roman" w:eastAsia="Times New Roman" w:hAnsi="Times New Roman" w:cs="Times New Roman"/>
                <w:color w:val="000000"/>
                <w:sz w:val="24"/>
                <w:szCs w:val="24"/>
              </w:rPr>
              <w:br/>
            </w:r>
            <w:r w:rsidRPr="008229D2">
              <w:rPr>
                <w:rFonts w:ascii="Times New Roman" w:eastAsia="Times New Roman" w:hAnsi="Times New Roman" w:cs="Times New Roman"/>
                <w:color w:val="000000"/>
                <w:sz w:val="24"/>
                <w:szCs w:val="24"/>
              </w:rPr>
              <w:t>Desk to Desk</w:t>
            </w:r>
            <w:r w:rsidRPr="008229D2">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Security</w:t>
            </w:r>
            <w:r w:rsidR="000D2013">
              <w:rPr>
                <w:rFonts w:ascii="Times New Roman" w:eastAsia="Times New Roman" w:hAnsi="Times New Roman" w:cs="Times New Roman"/>
                <w:color w:val="000000"/>
                <w:sz w:val="24"/>
                <w:szCs w:val="24"/>
              </w:rPr>
              <w:t xml:space="preserve"> and Privacy Incident</w:t>
            </w:r>
          </w:p>
          <w:p w14:paraId="6E719765" w14:textId="4BF470B8" w:rsidR="000D2013"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23CF48CB" w14:textId="77777777" w:rsidTr="00835DD6">
        <w:trPr>
          <w:cantSplit/>
          <w:trHeight w:val="900"/>
        </w:trPr>
        <w:tc>
          <w:tcPr>
            <w:tcW w:w="1797" w:type="dxa"/>
            <w:shd w:val="clear" w:color="auto" w:fill="auto"/>
            <w:vAlign w:val="center"/>
            <w:hideMark/>
          </w:tcPr>
          <w:p w14:paraId="1DC0727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Coaching</w:t>
            </w:r>
          </w:p>
        </w:tc>
        <w:tc>
          <w:tcPr>
            <w:tcW w:w="2883" w:type="dxa"/>
            <w:shd w:val="clear" w:color="auto" w:fill="auto"/>
            <w:noWrap/>
            <w:vAlign w:val="center"/>
            <w:hideMark/>
          </w:tcPr>
          <w:p w14:paraId="7AF51E6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41B2A4A3" w14:textId="77777777" w:rsidR="00212132" w:rsidRDefault="00212132"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Quality </w:t>
            </w:r>
            <w:proofErr w:type="spellStart"/>
            <w:r w:rsidRPr="008229D2">
              <w:rPr>
                <w:rFonts w:ascii="Times New Roman" w:eastAsia="Times New Roman" w:hAnsi="Times New Roman" w:cs="Times New Roman"/>
                <w:color w:val="000000"/>
                <w:sz w:val="24"/>
                <w:szCs w:val="24"/>
              </w:rPr>
              <w:t>eCL</w:t>
            </w:r>
            <w:proofErr w:type="spellEnd"/>
            <w:r w:rsidRPr="008229D2">
              <w:rPr>
                <w:rFonts w:ascii="Times New Roman" w:eastAsia="Times New Roman" w:hAnsi="Times New Roman" w:cs="Times New Roman"/>
                <w:color w:val="000000"/>
                <w:sz w:val="24"/>
                <w:szCs w:val="24"/>
              </w:rPr>
              <w:t xml:space="preserve"> Coaching</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 xml:space="preserve">Supervisor </w:t>
            </w:r>
            <w:proofErr w:type="spellStart"/>
            <w:r w:rsidR="00835DD6" w:rsidRPr="008229D2">
              <w:rPr>
                <w:rFonts w:ascii="Times New Roman" w:eastAsia="Times New Roman" w:hAnsi="Times New Roman" w:cs="Times New Roman"/>
                <w:color w:val="000000"/>
                <w:sz w:val="24"/>
                <w:szCs w:val="24"/>
              </w:rPr>
              <w:t>eCL</w:t>
            </w:r>
            <w:proofErr w:type="spellEnd"/>
            <w:r w:rsidR="00835DD6" w:rsidRPr="008229D2">
              <w:rPr>
                <w:rFonts w:ascii="Times New Roman" w:eastAsia="Times New Roman" w:hAnsi="Times New Roman" w:cs="Times New Roman"/>
                <w:color w:val="000000"/>
                <w:sz w:val="24"/>
                <w:szCs w:val="24"/>
              </w:rPr>
              <w:t xml:space="preserve"> Coaching</w:t>
            </w:r>
          </w:p>
          <w:p w14:paraId="289CD620" w14:textId="53274904" w:rsidR="000D2013" w:rsidRPr="008229D2" w:rsidRDefault="000D2013"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85DE47C" w14:textId="77777777" w:rsidTr="00835DD6">
        <w:trPr>
          <w:cantSplit/>
          <w:trHeight w:val="2400"/>
        </w:trPr>
        <w:tc>
          <w:tcPr>
            <w:tcW w:w="1797" w:type="dxa"/>
            <w:shd w:val="clear" w:color="auto" w:fill="auto"/>
            <w:vAlign w:val="center"/>
            <w:hideMark/>
          </w:tcPr>
          <w:p w14:paraId="62284BF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Corporate and Program Compliance</w:t>
            </w:r>
          </w:p>
        </w:tc>
        <w:tc>
          <w:tcPr>
            <w:tcW w:w="2883" w:type="dxa"/>
            <w:shd w:val="clear" w:color="auto" w:fill="auto"/>
            <w:noWrap/>
            <w:vAlign w:val="center"/>
            <w:hideMark/>
          </w:tcPr>
          <w:p w14:paraId="3EF63F3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1D203202" w14:textId="77777777" w:rsidR="000D2013" w:rsidRDefault="00835DD6"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Annual Review</w:t>
            </w:r>
            <w:r w:rsidRPr="008229D2">
              <w:rPr>
                <w:rFonts w:ascii="Times New Roman" w:eastAsia="Times New Roman" w:hAnsi="Times New Roman" w:cs="Times New Roman"/>
                <w:color w:val="000000"/>
                <w:sz w:val="24"/>
                <w:szCs w:val="24"/>
              </w:rPr>
              <w:br/>
            </w:r>
            <w:proofErr w:type="spellStart"/>
            <w:r w:rsidRPr="008229D2">
              <w:rPr>
                <w:rFonts w:ascii="Times New Roman" w:eastAsia="Times New Roman" w:hAnsi="Times New Roman" w:cs="Times New Roman"/>
                <w:color w:val="000000"/>
                <w:sz w:val="24"/>
                <w:szCs w:val="24"/>
              </w:rPr>
              <w:t>CoR</w:t>
            </w:r>
            <w:proofErr w:type="spellEnd"/>
            <w:r w:rsidRPr="008229D2">
              <w:rPr>
                <w:rFonts w:ascii="Times New Roman" w:eastAsia="Times New Roman" w:hAnsi="Times New Roman" w:cs="Times New Roman"/>
                <w:color w:val="000000"/>
                <w:sz w:val="24"/>
                <w:szCs w:val="24"/>
              </w:rPr>
              <w:br/>
            </w:r>
            <w:proofErr w:type="spellStart"/>
            <w:r w:rsidRPr="008229D2">
              <w:rPr>
                <w:rFonts w:ascii="Times New Roman" w:eastAsia="Times New Roman" w:hAnsi="Times New Roman" w:cs="Times New Roman"/>
                <w:color w:val="000000"/>
                <w:sz w:val="24"/>
                <w:szCs w:val="24"/>
              </w:rPr>
              <w:t>eRes</w:t>
            </w:r>
            <w:proofErr w:type="spellEnd"/>
            <w:r w:rsidRPr="008229D2">
              <w:rPr>
                <w:rFonts w:ascii="Times New Roman" w:eastAsia="Times New Roman" w:hAnsi="Times New Roman" w:cs="Times New Roman"/>
                <w:color w:val="000000"/>
                <w:sz w:val="24"/>
                <w:szCs w:val="24"/>
              </w:rPr>
              <w:br/>
              <w:t>IPC</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ISO</w:t>
            </w:r>
            <w:r w:rsidR="00212132" w:rsidRPr="008229D2">
              <w:rPr>
                <w:rFonts w:ascii="Times New Roman" w:eastAsia="Times New Roman" w:hAnsi="Times New Roman" w:cs="Times New Roman"/>
                <w:color w:val="000000"/>
                <w:sz w:val="24"/>
                <w:szCs w:val="24"/>
              </w:rPr>
              <w:br/>
              <w:t>Mandatory Training</w:t>
            </w:r>
          </w:p>
          <w:p w14:paraId="07E49CBE" w14:textId="506BC2A1" w:rsidR="00835DD6" w:rsidRPr="008229D2" w:rsidRDefault="000D2013" w:rsidP="00835DD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Secure Floor Policy</w:t>
            </w:r>
            <w:r w:rsidR="00212132" w:rsidRPr="008229D2">
              <w:rPr>
                <w:rFonts w:ascii="Times New Roman" w:eastAsia="Times New Roman" w:hAnsi="Times New Roman" w:cs="Times New Roman"/>
                <w:color w:val="000000"/>
                <w:sz w:val="24"/>
                <w:szCs w:val="24"/>
              </w:rPr>
              <w:br/>
              <w:t>Other: Specify reason under coaching details.</w:t>
            </w:r>
          </w:p>
        </w:tc>
      </w:tr>
      <w:tr w:rsidR="00F83BC1" w:rsidRPr="008229D2" w14:paraId="7A290078" w14:textId="77777777" w:rsidTr="00835DD6">
        <w:trPr>
          <w:cantSplit/>
          <w:trHeight w:val="300"/>
        </w:trPr>
        <w:tc>
          <w:tcPr>
            <w:tcW w:w="1797" w:type="dxa"/>
            <w:shd w:val="clear" w:color="auto" w:fill="auto"/>
            <w:vAlign w:val="center"/>
          </w:tcPr>
          <w:p w14:paraId="4D20E121" w14:textId="1203F3A2"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01698EE7" w14:textId="5B2B3443"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tcPr>
          <w:p w14:paraId="499BD436" w14:textId="34BF1425"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408080D5" w14:textId="77777777" w:rsidTr="00835DD6">
        <w:trPr>
          <w:cantSplit/>
          <w:trHeight w:val="300"/>
        </w:trPr>
        <w:tc>
          <w:tcPr>
            <w:tcW w:w="1797" w:type="dxa"/>
            <w:shd w:val="clear" w:color="auto" w:fill="auto"/>
            <w:vAlign w:val="center"/>
            <w:hideMark/>
          </w:tcPr>
          <w:p w14:paraId="67855B6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tc>
        <w:tc>
          <w:tcPr>
            <w:tcW w:w="2883" w:type="dxa"/>
            <w:shd w:val="clear" w:color="auto" w:fill="auto"/>
            <w:noWrap/>
            <w:vAlign w:val="center"/>
            <w:hideMark/>
          </w:tcPr>
          <w:p w14:paraId="020F734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4950" w:type="dxa"/>
            <w:shd w:val="clear" w:color="auto" w:fill="auto"/>
            <w:noWrap/>
            <w:vAlign w:val="bottom"/>
            <w:hideMark/>
          </w:tcPr>
          <w:p w14:paraId="25C638D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1B948B9D" w14:textId="77777777" w:rsidTr="00835DD6">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35354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48BBE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65D7D17" w14:textId="2F95EF34" w:rsidR="00212132" w:rsidRPr="008229D2" w:rsidRDefault="00835DD6"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Business Acumen</w:t>
            </w:r>
            <w:r w:rsidRPr="008229D2">
              <w:rPr>
                <w:rFonts w:ascii="Times New Roman" w:eastAsia="Times New Roman" w:hAnsi="Times New Roman" w:cs="Times New Roman"/>
                <w:color w:val="000000"/>
                <w:sz w:val="24"/>
                <w:szCs w:val="24"/>
              </w:rPr>
              <w:br/>
              <w:t>Critical Thinking</w:t>
            </w:r>
            <w:r w:rsidRPr="008229D2">
              <w:rPr>
                <w:rFonts w:ascii="Times New Roman" w:eastAsia="Times New Roman" w:hAnsi="Times New Roman" w:cs="Times New Roman"/>
                <w:color w:val="000000"/>
                <w:sz w:val="24"/>
                <w:szCs w:val="24"/>
              </w:rPr>
              <w:br/>
              <w:t>IDP</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Leadership Skills</w:t>
            </w:r>
            <w:r w:rsidR="00212132" w:rsidRPr="008229D2">
              <w:rPr>
                <w:rFonts w:ascii="Times New Roman" w:eastAsia="Times New Roman" w:hAnsi="Times New Roman" w:cs="Times New Roman"/>
                <w:color w:val="000000"/>
                <w:sz w:val="24"/>
                <w:szCs w:val="24"/>
              </w:rPr>
              <w:br/>
              <w:t>Other: Specify reason under coaching details.</w:t>
            </w:r>
          </w:p>
        </w:tc>
      </w:tr>
      <w:tr w:rsidR="00835DD6" w:rsidRPr="008229D2" w14:paraId="259DE91C" w14:textId="77777777" w:rsidTr="00835DD6">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AA325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Performance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5A772C"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553DB17" w14:textId="037B30A1" w:rsidR="000D2013"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Satisfaction</w:t>
            </w:r>
            <w:r w:rsidRPr="008229D2">
              <w:rPr>
                <w:rFonts w:ascii="Times New Roman" w:eastAsia="Times New Roman" w:hAnsi="Times New Roman" w:cs="Times New Roman"/>
                <w:color w:val="000000"/>
                <w:sz w:val="24"/>
                <w:szCs w:val="24"/>
              </w:rPr>
              <w:br/>
            </w:r>
            <w:proofErr w:type="spellStart"/>
            <w:r w:rsidR="000D2013">
              <w:rPr>
                <w:rFonts w:ascii="Times New Roman" w:eastAsia="Times New Roman" w:hAnsi="Times New Roman" w:cs="Times New Roman"/>
                <w:color w:val="000000"/>
                <w:sz w:val="24"/>
                <w:szCs w:val="24"/>
              </w:rPr>
              <w:t>PPoM</w:t>
            </w:r>
            <w:proofErr w:type="spellEnd"/>
          </w:p>
          <w:p w14:paraId="63894B57" w14:textId="2805514E" w:rsidR="00835DD6" w:rsidRDefault="00835DD6" w:rsidP="000D2013">
            <w:pPr>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Verint</w:t>
            </w:r>
            <w:proofErr w:type="spellEnd"/>
          </w:p>
          <w:p w14:paraId="4A9A899B" w14:textId="46871CE0" w:rsidR="000D2013"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5F7A36" w:rsidRPr="008229D2" w14:paraId="0F69CFF1" w14:textId="77777777" w:rsidTr="00835DD6">
        <w:trPr>
          <w:cantSplit/>
          <w:trHeight w:val="3300"/>
        </w:trPr>
        <w:tc>
          <w:tcPr>
            <w:tcW w:w="1797" w:type="dxa"/>
            <w:shd w:val="clear" w:color="auto" w:fill="auto"/>
            <w:vAlign w:val="center"/>
            <w:hideMark/>
          </w:tcPr>
          <w:p w14:paraId="79FB395D"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Reports Catalogue</w:t>
            </w:r>
          </w:p>
        </w:tc>
        <w:tc>
          <w:tcPr>
            <w:tcW w:w="2883" w:type="dxa"/>
            <w:shd w:val="clear" w:color="auto" w:fill="auto"/>
            <w:noWrap/>
            <w:vAlign w:val="center"/>
            <w:hideMark/>
          </w:tcPr>
          <w:p w14:paraId="35D4AECE"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E337B53" w14:textId="25F63D32" w:rsidR="000D2013"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Incorrect Escalation: ARC</w:t>
            </w:r>
            <w:r w:rsidRPr="008229D2">
              <w:rPr>
                <w:rFonts w:ascii="Times New Roman" w:eastAsia="Times New Roman" w:hAnsi="Times New Roman" w:cs="Times New Roman"/>
                <w:color w:val="000000"/>
                <w:sz w:val="24"/>
                <w:szCs w:val="24"/>
              </w:rPr>
              <w:br/>
              <w:t>Incorrect Escalation: DMEPOS</w:t>
            </w:r>
            <w:r w:rsidRPr="008229D2">
              <w:rPr>
                <w:rFonts w:ascii="Times New Roman" w:eastAsia="Times New Roman" w:hAnsi="Times New Roman" w:cs="Times New Roman"/>
                <w:color w:val="000000"/>
                <w:sz w:val="24"/>
                <w:szCs w:val="24"/>
              </w:rPr>
              <w:br/>
              <w:t>Incorrect Escalation: EE / MM</w:t>
            </w:r>
            <w:r w:rsidRPr="008229D2">
              <w:rPr>
                <w:rFonts w:ascii="Times New Roman" w:eastAsia="Times New Roman" w:hAnsi="Times New Roman" w:cs="Times New Roman"/>
                <w:color w:val="000000"/>
                <w:sz w:val="24"/>
                <w:szCs w:val="24"/>
              </w:rPr>
              <w:br/>
              <w:t>Incorrect Escalation: RME</w:t>
            </w:r>
            <w:r w:rsidRPr="008229D2">
              <w:rPr>
                <w:rFonts w:ascii="Times New Roman" w:eastAsia="Times New Roman" w:hAnsi="Times New Roman" w:cs="Times New Roman"/>
                <w:color w:val="000000"/>
                <w:sz w:val="24"/>
                <w:szCs w:val="24"/>
              </w:rPr>
              <w:br/>
              <w:t>Incorrect Transfers</w:t>
            </w:r>
            <w:r w:rsidRPr="008229D2">
              <w:rPr>
                <w:rFonts w:ascii="Times New Roman" w:eastAsia="Times New Roman" w:hAnsi="Times New Roman" w:cs="Times New Roman"/>
                <w:color w:val="000000"/>
                <w:sz w:val="24"/>
                <w:szCs w:val="24"/>
              </w:rPr>
              <w:br/>
              <w:t>ISG Usage</w:t>
            </w:r>
            <w:r w:rsidRPr="008229D2">
              <w:rPr>
                <w:rFonts w:ascii="Times New Roman" w:eastAsia="Times New Roman" w:hAnsi="Times New Roman" w:cs="Times New Roman"/>
                <w:color w:val="000000"/>
                <w:sz w:val="24"/>
                <w:szCs w:val="24"/>
              </w:rPr>
              <w:br/>
            </w:r>
            <w:r w:rsidR="000D2013" w:rsidRPr="008229D2">
              <w:rPr>
                <w:rFonts w:ascii="Times New Roman" w:eastAsia="Times New Roman" w:hAnsi="Times New Roman" w:cs="Times New Roman"/>
                <w:color w:val="000000"/>
                <w:sz w:val="24"/>
                <w:szCs w:val="24"/>
              </w:rPr>
              <w:t>OMR: Default Qualifier</w:t>
            </w:r>
            <w:r w:rsidR="000D2013" w:rsidRPr="008229D2">
              <w:rPr>
                <w:rFonts w:ascii="Times New Roman" w:eastAsia="Times New Roman" w:hAnsi="Times New Roman" w:cs="Times New Roman"/>
                <w:color w:val="000000"/>
                <w:sz w:val="24"/>
                <w:szCs w:val="24"/>
              </w:rPr>
              <w:br/>
              <w:t>OMR: S</w:t>
            </w:r>
            <w:r w:rsidR="000D2013">
              <w:rPr>
                <w:rFonts w:ascii="Times New Roman" w:eastAsia="Times New Roman" w:hAnsi="Times New Roman" w:cs="Times New Roman"/>
                <w:color w:val="000000"/>
                <w:sz w:val="24"/>
                <w:szCs w:val="24"/>
              </w:rPr>
              <w:t>hort Calls Inbound</w:t>
            </w:r>
          </w:p>
          <w:p w14:paraId="3B42DECA" w14:textId="729666B4" w:rsidR="005F7A36"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OMR: Short Calls Outbound</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OMR: Cancelled Calls</w:t>
            </w:r>
            <w:r w:rsidR="00835DD6" w:rsidRPr="008229D2">
              <w:rPr>
                <w:rFonts w:ascii="Times New Roman" w:eastAsia="Times New Roman" w:hAnsi="Times New Roman" w:cs="Times New Roman"/>
                <w:color w:val="000000"/>
                <w:sz w:val="24"/>
                <w:szCs w:val="24"/>
              </w:rPr>
              <w:br/>
              <w:t>OMR: Open Calls</w:t>
            </w:r>
            <w:r w:rsidR="00835DD6" w:rsidRPr="008229D2">
              <w:rPr>
                <w:rFonts w:ascii="Times New Roman" w:eastAsia="Times New Roman" w:hAnsi="Times New Roman" w:cs="Times New Roman"/>
                <w:color w:val="000000"/>
                <w:sz w:val="24"/>
                <w:szCs w:val="24"/>
              </w:rPr>
              <w:br/>
            </w:r>
            <w:r w:rsidR="005F7A36" w:rsidRPr="008229D2">
              <w:rPr>
                <w:rFonts w:ascii="Times New Roman" w:eastAsia="Times New Roman" w:hAnsi="Times New Roman" w:cs="Times New Roman"/>
                <w:color w:val="000000"/>
                <w:sz w:val="24"/>
                <w:szCs w:val="24"/>
              </w:rPr>
              <w:t>Other: Specify reason under coaching details.</w:t>
            </w:r>
          </w:p>
        </w:tc>
      </w:tr>
      <w:tr w:rsidR="000D2013" w:rsidRPr="008229D2" w14:paraId="6ED75EA2" w14:textId="77777777" w:rsidTr="000A275B">
        <w:trPr>
          <w:cantSplit/>
          <w:trHeight w:val="300"/>
        </w:trPr>
        <w:tc>
          <w:tcPr>
            <w:tcW w:w="1797" w:type="dxa"/>
            <w:shd w:val="clear" w:color="auto" w:fill="auto"/>
            <w:vAlign w:val="center"/>
            <w:hideMark/>
          </w:tcPr>
          <w:p w14:paraId="77308EE4" w14:textId="5756596C" w:rsidR="000D2013" w:rsidRPr="008229D2" w:rsidRDefault="000D2013" w:rsidP="000A27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Schedule </w:t>
            </w:r>
            <w:r w:rsidRPr="008229D2">
              <w:rPr>
                <w:rFonts w:ascii="Times New Roman" w:eastAsia="Times New Roman" w:hAnsi="Times New Roman" w:cs="Times New Roman"/>
                <w:color w:val="000000"/>
                <w:sz w:val="24"/>
                <w:szCs w:val="24"/>
              </w:rPr>
              <w:t>Adherence</w:t>
            </w:r>
          </w:p>
        </w:tc>
        <w:tc>
          <w:tcPr>
            <w:tcW w:w="2883" w:type="dxa"/>
            <w:shd w:val="clear" w:color="auto" w:fill="auto"/>
            <w:noWrap/>
            <w:vAlign w:val="center"/>
            <w:hideMark/>
          </w:tcPr>
          <w:p w14:paraId="1CE6C8C0" w14:textId="77777777" w:rsidR="000D2013" w:rsidRPr="008229D2" w:rsidRDefault="000D201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CB03468" w14:textId="77777777" w:rsidR="000D2013" w:rsidRPr="008229D2" w:rsidRDefault="000D201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D930CB" w:rsidRPr="008229D2" w14:paraId="724EECB0" w14:textId="77777777" w:rsidTr="00835DD6">
        <w:trPr>
          <w:cantSplit/>
          <w:trHeight w:val="300"/>
        </w:trPr>
        <w:tc>
          <w:tcPr>
            <w:tcW w:w="1797" w:type="dxa"/>
            <w:shd w:val="clear" w:color="auto" w:fill="auto"/>
            <w:vAlign w:val="center"/>
          </w:tcPr>
          <w:p w14:paraId="4B09ED06" w14:textId="77777777" w:rsidR="00D930CB" w:rsidRPr="008229D2" w:rsidRDefault="00D930CB"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Service Escalation (available only if the log is a CSE)</w:t>
            </w:r>
          </w:p>
        </w:tc>
        <w:tc>
          <w:tcPr>
            <w:tcW w:w="2883" w:type="dxa"/>
            <w:shd w:val="clear" w:color="auto" w:fill="auto"/>
            <w:noWrap/>
            <w:vAlign w:val="center"/>
          </w:tcPr>
          <w:p w14:paraId="56D6D69F" w14:textId="77777777" w:rsidR="00D930CB" w:rsidRPr="008229D2" w:rsidRDefault="00D930CB"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w:t>
            </w:r>
          </w:p>
        </w:tc>
        <w:tc>
          <w:tcPr>
            <w:tcW w:w="4950" w:type="dxa"/>
            <w:shd w:val="clear" w:color="auto" w:fill="auto"/>
            <w:noWrap/>
            <w:vAlign w:val="bottom"/>
          </w:tcPr>
          <w:p w14:paraId="0AF46AA1" w14:textId="77777777" w:rsidR="00D930CB" w:rsidRPr="00050146" w:rsidRDefault="00D930CB" w:rsidP="00F820FF">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Argues</w:t>
            </w:r>
          </w:p>
          <w:p w14:paraId="2E44BF08" w14:textId="7F1679BD" w:rsidR="000D2013" w:rsidRPr="00050146" w:rsidRDefault="000D2013" w:rsidP="000D2013">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Blind transfers call</w:t>
            </w:r>
          </w:p>
          <w:p w14:paraId="1976C67E" w14:textId="49B8DDD7"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Encourages</w:t>
            </w:r>
            <w:r w:rsidR="00050146" w:rsidRPr="00050146">
              <w:rPr>
                <w:rFonts w:ascii="Times New Roman" w:eastAsia="Times New Roman" w:hAnsi="Times New Roman" w:cs="Times New Roman"/>
                <w:color w:val="000000"/>
                <w:sz w:val="24"/>
                <w:szCs w:val="24"/>
              </w:rPr>
              <w:t xml:space="preserve"> / commits </w:t>
            </w:r>
            <w:r w:rsidRPr="00050146">
              <w:rPr>
                <w:rFonts w:ascii="Times New Roman" w:eastAsia="Times New Roman" w:hAnsi="Times New Roman" w:cs="Times New Roman"/>
                <w:color w:val="000000"/>
                <w:sz w:val="24"/>
                <w:szCs w:val="24"/>
              </w:rPr>
              <w:t>fraud</w:t>
            </w:r>
          </w:p>
          <w:p w14:paraId="75350FBA" w14:textId="0FA95ADE" w:rsidR="000D2013" w:rsidRPr="00050146"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Intentionally disconnects caller</w:t>
            </w:r>
          </w:p>
          <w:p w14:paraId="56E48E64" w14:textId="0A13B19E"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Threatens caller</w:t>
            </w:r>
            <w:r w:rsidR="00050146" w:rsidRPr="00050146">
              <w:rPr>
                <w:rFonts w:ascii="Times New Roman" w:eastAsia="Times New Roman" w:hAnsi="Times New Roman" w:cs="Times New Roman"/>
                <w:color w:val="000000"/>
                <w:sz w:val="24"/>
                <w:szCs w:val="24"/>
              </w:rPr>
              <w:t xml:space="preserve"> / employee</w:t>
            </w:r>
          </w:p>
          <w:p w14:paraId="017C39EC" w14:textId="303C23F6" w:rsidR="00835DD6" w:rsidRPr="00050146"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Uses derogatory/</w:t>
            </w:r>
            <w:r w:rsidR="00835DD6" w:rsidRPr="00050146">
              <w:rPr>
                <w:rFonts w:ascii="Times New Roman" w:eastAsia="Times New Roman" w:hAnsi="Times New Roman" w:cs="Times New Roman"/>
                <w:color w:val="000000"/>
                <w:sz w:val="24"/>
                <w:szCs w:val="24"/>
              </w:rPr>
              <w:t>disrespectful words</w:t>
            </w:r>
          </w:p>
          <w:p w14:paraId="055B7B0B" w14:textId="094207DA"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Uses </w:t>
            </w:r>
            <w:r w:rsidR="000D2013" w:rsidRPr="00050146">
              <w:rPr>
                <w:rFonts w:ascii="Times New Roman" w:eastAsia="Times New Roman" w:hAnsi="Times New Roman" w:cs="Times New Roman"/>
                <w:color w:val="000000"/>
                <w:sz w:val="24"/>
                <w:szCs w:val="24"/>
              </w:rPr>
              <w:t>p</w:t>
            </w:r>
            <w:r w:rsidRPr="00050146">
              <w:rPr>
                <w:rFonts w:ascii="Times New Roman" w:eastAsia="Times New Roman" w:hAnsi="Times New Roman" w:cs="Times New Roman"/>
                <w:color w:val="000000"/>
                <w:sz w:val="24"/>
                <w:szCs w:val="24"/>
              </w:rPr>
              <w:t>rofanity of any kind</w:t>
            </w:r>
          </w:p>
          <w:p w14:paraId="321BF34D" w14:textId="77777777"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Verbally abusive</w:t>
            </w:r>
          </w:p>
          <w:p w14:paraId="2B652834" w14:textId="3C041F77" w:rsidR="00D930CB" w:rsidRPr="00050146" w:rsidRDefault="00D930CB"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Yells, </w:t>
            </w:r>
            <w:r w:rsidR="00AD425E">
              <w:rPr>
                <w:rFonts w:ascii="Times New Roman" w:eastAsia="Times New Roman" w:hAnsi="Times New Roman" w:cs="Times New Roman"/>
                <w:color w:val="000000"/>
                <w:sz w:val="24"/>
                <w:szCs w:val="24"/>
              </w:rPr>
              <w:t>s</w:t>
            </w:r>
            <w:r w:rsidRPr="00050146">
              <w:rPr>
                <w:rFonts w:ascii="Times New Roman" w:eastAsia="Times New Roman" w:hAnsi="Times New Roman" w:cs="Times New Roman"/>
                <w:color w:val="000000"/>
                <w:sz w:val="24"/>
                <w:szCs w:val="24"/>
              </w:rPr>
              <w:t>creams</w:t>
            </w:r>
          </w:p>
          <w:p w14:paraId="5E5EB4E7" w14:textId="16F2A1C7" w:rsidR="000D2013" w:rsidRPr="008229D2"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Other: Specify reason under coaching details.</w:t>
            </w:r>
          </w:p>
        </w:tc>
      </w:tr>
    </w:tbl>
    <w:p w14:paraId="62FAE56D" w14:textId="77777777" w:rsidR="001A74CF" w:rsidRDefault="001A74CF" w:rsidP="001A74CF">
      <w:pPr>
        <w:spacing w:after="0"/>
        <w:rPr>
          <w:rFonts w:ascii="Times New Roman" w:hAnsi="Times New Roman" w:cs="Times New Roman"/>
          <w:sz w:val="24"/>
          <w:szCs w:val="24"/>
        </w:rPr>
      </w:pPr>
    </w:p>
    <w:p w14:paraId="46B6B6DC" w14:textId="69918592" w:rsidR="00A70039" w:rsidRDefault="00A70039" w:rsidP="00D614E2">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2C54F3ED" w14:textId="77777777" w:rsidR="004A4B7C" w:rsidRDefault="004A4B7C" w:rsidP="00A70039">
      <w:pPr>
        <w:spacing w:after="0"/>
        <w:rPr>
          <w:rFonts w:ascii="Times New Roman" w:hAnsi="Times New Roman" w:cs="Times New Roman"/>
          <w:sz w:val="24"/>
          <w:szCs w:val="24"/>
        </w:rPr>
      </w:pPr>
    </w:p>
    <w:p w14:paraId="3AD3C3D6" w14:textId="219584CF" w:rsidR="007D6B1F" w:rsidRDefault="007D6B1F" w:rsidP="007D6B1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2.2.1.6.3 Direct Warning Reason and Sub-Reasons</w:t>
      </w:r>
    </w:p>
    <w:p w14:paraId="690CCB6C" w14:textId="32143408" w:rsidR="007D6B1F" w:rsidRDefault="007D6B1F" w:rsidP="007D6B1F">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Allow for the selection of </w:t>
      </w:r>
      <w:r w:rsidR="002D334C">
        <w:rPr>
          <w:rFonts w:ascii="Times New Roman" w:hAnsi="Times New Roman" w:cs="Times New Roman"/>
          <w:sz w:val="24"/>
          <w:szCs w:val="24"/>
        </w:rPr>
        <w:t xml:space="preserve">a single </w:t>
      </w:r>
      <w:r>
        <w:rPr>
          <w:rFonts w:ascii="Times New Roman" w:hAnsi="Times New Roman" w:cs="Times New Roman"/>
          <w:sz w:val="24"/>
          <w:szCs w:val="24"/>
        </w:rPr>
        <w:t>Direct Warning Reason and Sub-</w:t>
      </w:r>
      <w:r w:rsidR="006732CE">
        <w:rPr>
          <w:rFonts w:ascii="Times New Roman" w:hAnsi="Times New Roman" w:cs="Times New Roman"/>
          <w:sz w:val="24"/>
          <w:szCs w:val="24"/>
        </w:rPr>
        <w:t xml:space="preserve">Warning </w:t>
      </w:r>
      <w:r>
        <w:rPr>
          <w:rFonts w:ascii="Times New Roman" w:hAnsi="Times New Roman" w:cs="Times New Roman"/>
          <w:sz w:val="24"/>
          <w:szCs w:val="24"/>
        </w:rPr>
        <w:t>Reason.</w:t>
      </w:r>
    </w:p>
    <w:p w14:paraId="2AE4D08B" w14:textId="77777777" w:rsidR="007D6B1F" w:rsidRDefault="007D6B1F" w:rsidP="007D6B1F">
      <w:pPr>
        <w:spacing w:after="0"/>
        <w:ind w:left="3420" w:firstLine="18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7D6B1F" w:rsidRPr="008229D2" w14:paraId="727A5BE7" w14:textId="77777777" w:rsidTr="003449EA">
        <w:trPr>
          <w:cantSplit/>
          <w:trHeight w:val="300"/>
        </w:trPr>
        <w:tc>
          <w:tcPr>
            <w:tcW w:w="1797" w:type="dxa"/>
            <w:shd w:val="clear" w:color="auto" w:fill="000000" w:themeFill="text1"/>
            <w:vAlign w:val="center"/>
            <w:hideMark/>
          </w:tcPr>
          <w:p w14:paraId="272123F6" w14:textId="66DA98FF" w:rsidR="007D6B1F" w:rsidRPr="008229D2" w:rsidRDefault="007D6B1F" w:rsidP="003449EA">
            <w:pPr>
              <w:spacing w:after="0" w:line="240" w:lineRule="auto"/>
              <w:rPr>
                <w:rFonts w:ascii="Times New Roman" w:eastAsia="Times New Roman" w:hAnsi="Times New Roman" w:cs="Times New Roman"/>
                <w:color w:val="FFFFFF" w:themeColor="background1"/>
                <w:sz w:val="24"/>
                <w:szCs w:val="24"/>
              </w:rPr>
            </w:pPr>
            <w:r>
              <w:rPr>
                <w:rFonts w:ascii="Times New Roman" w:eastAsia="Times New Roman" w:hAnsi="Times New Roman" w:cs="Times New Roman"/>
                <w:color w:val="FFFFFF" w:themeColor="background1"/>
                <w:sz w:val="24"/>
                <w:szCs w:val="24"/>
              </w:rPr>
              <w:t>Warning</w:t>
            </w:r>
            <w:r w:rsidRPr="008229D2">
              <w:rPr>
                <w:rFonts w:ascii="Times New Roman" w:eastAsia="Times New Roman" w:hAnsi="Times New Roman" w:cs="Times New Roman"/>
                <w:color w:val="FFFFFF" w:themeColor="background1"/>
                <w:sz w:val="24"/>
                <w:szCs w:val="24"/>
              </w:rPr>
              <w:t xml:space="preserve"> Reason</w:t>
            </w:r>
          </w:p>
        </w:tc>
        <w:tc>
          <w:tcPr>
            <w:tcW w:w="2883" w:type="dxa"/>
            <w:shd w:val="clear" w:color="auto" w:fill="000000" w:themeFill="text1"/>
            <w:noWrap/>
            <w:vAlign w:val="bottom"/>
            <w:hideMark/>
          </w:tcPr>
          <w:p w14:paraId="3D6D6870" w14:textId="77777777" w:rsidR="007D6B1F" w:rsidRPr="008229D2" w:rsidRDefault="007D6B1F" w:rsidP="003449EA">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294C62E3" w14:textId="07C2F98D" w:rsidR="007D6B1F" w:rsidRPr="008229D2" w:rsidRDefault="007D6B1F" w:rsidP="006732C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w:t>
            </w:r>
            <w:r w:rsidR="006732CE">
              <w:rPr>
                <w:rFonts w:ascii="Times New Roman" w:eastAsia="Times New Roman" w:hAnsi="Times New Roman" w:cs="Times New Roman"/>
                <w:color w:val="FFFFFF" w:themeColor="background1"/>
                <w:sz w:val="24"/>
                <w:szCs w:val="24"/>
              </w:rPr>
              <w:t xml:space="preserve">Warning </w:t>
            </w:r>
            <w:r w:rsidRPr="008229D2">
              <w:rPr>
                <w:rFonts w:ascii="Times New Roman" w:eastAsia="Times New Roman" w:hAnsi="Times New Roman" w:cs="Times New Roman"/>
                <w:color w:val="FFFFFF" w:themeColor="background1"/>
                <w:sz w:val="24"/>
                <w:szCs w:val="24"/>
              </w:rPr>
              <w:t>Reason</w:t>
            </w:r>
          </w:p>
        </w:tc>
      </w:tr>
      <w:tr w:rsidR="007D6B1F" w:rsidRPr="008229D2" w14:paraId="7B9F796A" w14:textId="77777777" w:rsidTr="003449EA">
        <w:trPr>
          <w:cantSplit/>
          <w:trHeight w:val="300"/>
        </w:trPr>
        <w:tc>
          <w:tcPr>
            <w:tcW w:w="1797" w:type="dxa"/>
            <w:shd w:val="clear" w:color="auto" w:fill="auto"/>
            <w:vAlign w:val="center"/>
            <w:hideMark/>
          </w:tcPr>
          <w:p w14:paraId="5B24AB05" w14:textId="1D6F3BC9"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Verbal Warning</w:t>
            </w:r>
          </w:p>
        </w:tc>
        <w:tc>
          <w:tcPr>
            <w:tcW w:w="2883" w:type="dxa"/>
            <w:shd w:val="clear" w:color="auto" w:fill="auto"/>
            <w:noWrap/>
            <w:vAlign w:val="center"/>
            <w:hideMark/>
          </w:tcPr>
          <w:p w14:paraId="28C1D3A2" w14:textId="1E90F250"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noWrap/>
            <w:vAlign w:val="bottom"/>
            <w:hideMark/>
          </w:tcPr>
          <w:p w14:paraId="2CE571B1"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7947706F"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44B14A0F"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6073057A"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37A605F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2EE0A826" w14:textId="773FBD1A"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r w:rsidR="007D6B1F" w:rsidRPr="008229D2" w14:paraId="713CC841" w14:textId="77777777" w:rsidTr="003449EA">
        <w:trPr>
          <w:cantSplit/>
          <w:trHeight w:val="300"/>
        </w:trPr>
        <w:tc>
          <w:tcPr>
            <w:tcW w:w="1797" w:type="dxa"/>
            <w:shd w:val="clear" w:color="auto" w:fill="auto"/>
            <w:vAlign w:val="center"/>
            <w:hideMark/>
          </w:tcPr>
          <w:p w14:paraId="3001DFE1" w14:textId="198CBF76"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Written Warning</w:t>
            </w:r>
          </w:p>
        </w:tc>
        <w:tc>
          <w:tcPr>
            <w:tcW w:w="2883" w:type="dxa"/>
            <w:shd w:val="clear" w:color="auto" w:fill="auto"/>
            <w:noWrap/>
            <w:vAlign w:val="center"/>
            <w:hideMark/>
          </w:tcPr>
          <w:p w14:paraId="52F684B1" w14:textId="39ACB79C"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noWrap/>
            <w:vAlign w:val="bottom"/>
            <w:hideMark/>
          </w:tcPr>
          <w:p w14:paraId="54343632"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720FEDE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6826E400"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3705C49E"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7354BB76"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564D5EDA" w14:textId="14A88472"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r w:rsidR="007D6B1F" w:rsidRPr="008229D2" w14:paraId="1508D5DA" w14:textId="77777777" w:rsidTr="003449EA">
        <w:trPr>
          <w:cantSplit/>
          <w:trHeight w:val="1500"/>
        </w:trPr>
        <w:tc>
          <w:tcPr>
            <w:tcW w:w="1797" w:type="dxa"/>
            <w:shd w:val="clear" w:color="auto" w:fill="auto"/>
            <w:vAlign w:val="center"/>
            <w:hideMark/>
          </w:tcPr>
          <w:p w14:paraId="43DB5781" w14:textId="7145D1DD"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Final Written Warning</w:t>
            </w:r>
          </w:p>
        </w:tc>
        <w:tc>
          <w:tcPr>
            <w:tcW w:w="2883" w:type="dxa"/>
            <w:shd w:val="clear" w:color="auto" w:fill="auto"/>
            <w:noWrap/>
            <w:vAlign w:val="center"/>
            <w:hideMark/>
          </w:tcPr>
          <w:p w14:paraId="50B8CD4C" w14:textId="320CBFA1"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vAlign w:val="bottom"/>
            <w:hideMark/>
          </w:tcPr>
          <w:p w14:paraId="60303507"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346F36BE"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2993F1C3"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2BAE9E6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64FFCA14"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5254A9F4" w14:textId="43F85A5A"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bl>
    <w:p w14:paraId="63DBCD81" w14:textId="77777777" w:rsidR="007D6B1F" w:rsidRDefault="007D6B1F" w:rsidP="007D6B1F">
      <w:pPr>
        <w:spacing w:after="0"/>
        <w:rPr>
          <w:rFonts w:ascii="Times New Roman" w:hAnsi="Times New Roman" w:cs="Times New Roman"/>
          <w:sz w:val="24"/>
          <w:szCs w:val="24"/>
        </w:rPr>
      </w:pPr>
    </w:p>
    <w:p w14:paraId="0267C7C7" w14:textId="0B7F7CFD" w:rsidR="007D6B1F" w:rsidRDefault="007D6B1F" w:rsidP="007D6B1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7D6B1F">
        <w:rPr>
          <w:rFonts w:ascii="Times New Roman" w:eastAsia="Times New Roman" w:hAnsi="Times New Roman" w:cs="Times New Roman"/>
          <w:color w:val="000000"/>
          <w:sz w:val="24"/>
          <w:szCs w:val="24"/>
        </w:rPr>
        <w:t>Other Policy (non-Security/Privacy)</w:t>
      </w:r>
      <w:r>
        <w:rPr>
          <w:rFonts w:ascii="Times New Roman" w:eastAsia="Times New Roman" w:hAnsi="Times New Roman" w:cs="Times New Roman"/>
          <w:color w:val="000000"/>
          <w:sz w:val="24"/>
          <w:szCs w:val="24"/>
        </w:rPr>
        <w:t xml:space="preserve"> should be l</w:t>
      </w:r>
      <w:r>
        <w:rPr>
          <w:rFonts w:ascii="Times New Roman" w:hAnsi="Times New Roman" w:cs="Times New Roman"/>
          <w:sz w:val="24"/>
          <w:szCs w:val="24"/>
        </w:rPr>
        <w:t>ast in the list.</w:t>
      </w:r>
    </w:p>
    <w:p w14:paraId="25AEB7F4" w14:textId="77777777" w:rsidR="007D6B1F" w:rsidRDefault="007D6B1F" w:rsidP="00A70039">
      <w:pPr>
        <w:spacing w:after="0"/>
        <w:rPr>
          <w:rFonts w:ascii="Times New Roman" w:hAnsi="Times New Roman" w:cs="Times New Roman"/>
          <w:sz w:val="24"/>
          <w:szCs w:val="24"/>
        </w:rPr>
      </w:pPr>
    </w:p>
    <w:p w14:paraId="310B1FA9" w14:textId="7375ECAB"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7</w:t>
      </w:r>
      <w:r w:rsidR="006132F2">
        <w:rPr>
          <w:rFonts w:ascii="Times New Roman" w:hAnsi="Times New Roman" w:cs="Times New Roman"/>
          <w:sz w:val="24"/>
          <w:szCs w:val="24"/>
        </w:rPr>
        <w:t xml:space="preserve"> Coaching Details</w:t>
      </w:r>
    </w:p>
    <w:p w14:paraId="3E0639AB" w14:textId="17CFB3AA" w:rsidR="00E6005B" w:rsidRDefault="00E6005B"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and CSE or non-CSE, provide details of behavior to be coached.</w:t>
      </w:r>
    </w:p>
    <w:p w14:paraId="5ABC648D" w14:textId="77777777" w:rsidR="007D6B1F" w:rsidRDefault="007D6B1F" w:rsidP="004A4B7C">
      <w:pPr>
        <w:spacing w:after="0"/>
        <w:ind w:left="2700" w:firstLine="180"/>
        <w:rPr>
          <w:rFonts w:ascii="Times New Roman" w:hAnsi="Times New Roman" w:cs="Times New Roman"/>
          <w:sz w:val="24"/>
          <w:szCs w:val="24"/>
        </w:rPr>
      </w:pPr>
    </w:p>
    <w:p w14:paraId="086A6E03" w14:textId="7A6AD023" w:rsidR="007D6B1F" w:rsidRDefault="007D6B1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lastRenderedPageBreak/>
        <w:t xml:space="preserve">Note: not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4E407172" w14:textId="77777777" w:rsidR="001A74CF" w:rsidRDefault="001A74CF" w:rsidP="001A74CF">
      <w:pPr>
        <w:spacing w:after="0"/>
        <w:rPr>
          <w:rFonts w:ascii="Times New Roman" w:hAnsi="Times New Roman" w:cs="Times New Roman"/>
          <w:sz w:val="24"/>
          <w:szCs w:val="24"/>
        </w:rPr>
      </w:pPr>
    </w:p>
    <w:p w14:paraId="0D10FC47" w14:textId="7E912F73"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8</w:t>
      </w:r>
      <w:r w:rsidR="006132F2">
        <w:rPr>
          <w:rFonts w:ascii="Times New Roman" w:hAnsi="Times New Roman" w:cs="Times New Roman"/>
          <w:sz w:val="24"/>
          <w:szCs w:val="24"/>
        </w:rPr>
        <w:t xml:space="preserve"> Coaching Session Details</w:t>
      </w:r>
    </w:p>
    <w:p w14:paraId="5FAAE883" w14:textId="30EA4D65" w:rsidR="006132F2" w:rsidRDefault="006132F2" w:rsidP="004A4B7C">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w:t>
      </w:r>
      <w:r w:rsidR="00E6005B">
        <w:rPr>
          <w:rFonts w:ascii="Times New Roman" w:hAnsi="Times New Roman" w:cs="Times New Roman"/>
          <w:sz w:val="24"/>
          <w:szCs w:val="24"/>
        </w:rPr>
        <w:t>, CSE or non-CSE</w:t>
      </w:r>
      <w:r>
        <w:rPr>
          <w:rFonts w:ascii="Times New Roman" w:hAnsi="Times New Roman" w:cs="Times New Roman"/>
          <w:sz w:val="24"/>
          <w:szCs w:val="24"/>
        </w:rPr>
        <w:t xml:space="preserve">, </w:t>
      </w:r>
      <w:r w:rsidR="00E6005B">
        <w:rPr>
          <w:rFonts w:ascii="Times New Roman" w:hAnsi="Times New Roman" w:cs="Times New Roman"/>
          <w:sz w:val="24"/>
          <w:szCs w:val="24"/>
        </w:rPr>
        <w:t xml:space="preserve">provide the </w:t>
      </w:r>
      <w:r>
        <w:rPr>
          <w:rFonts w:ascii="Times New Roman" w:hAnsi="Times New Roman" w:cs="Times New Roman"/>
          <w:sz w:val="24"/>
          <w:szCs w:val="24"/>
        </w:rPr>
        <w:t xml:space="preserve">details </w:t>
      </w:r>
      <w:r w:rsidR="00E6005B">
        <w:rPr>
          <w:rFonts w:ascii="Times New Roman" w:hAnsi="Times New Roman" w:cs="Times New Roman"/>
          <w:sz w:val="24"/>
          <w:szCs w:val="24"/>
        </w:rPr>
        <w:t xml:space="preserve">from the </w:t>
      </w:r>
      <w:r>
        <w:rPr>
          <w:rFonts w:ascii="Times New Roman" w:hAnsi="Times New Roman" w:cs="Times New Roman"/>
          <w:sz w:val="24"/>
          <w:szCs w:val="24"/>
        </w:rPr>
        <w:t>coaching session including action plans developed.</w:t>
      </w:r>
    </w:p>
    <w:p w14:paraId="3E512EA5" w14:textId="77777777" w:rsidR="006132F2" w:rsidRDefault="006132F2" w:rsidP="006132F2">
      <w:pPr>
        <w:spacing w:after="0"/>
        <w:ind w:left="720"/>
        <w:rPr>
          <w:rFonts w:ascii="Times New Roman" w:hAnsi="Times New Roman" w:cs="Times New Roman"/>
          <w:sz w:val="24"/>
          <w:szCs w:val="24"/>
        </w:rPr>
      </w:pPr>
    </w:p>
    <w:p w14:paraId="54687C9B"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not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5112AC4A" w14:textId="77777777" w:rsidR="007D6B1F" w:rsidRDefault="007D6B1F" w:rsidP="006132F2">
      <w:pPr>
        <w:spacing w:after="0"/>
        <w:ind w:left="720"/>
        <w:rPr>
          <w:rFonts w:ascii="Times New Roman" w:hAnsi="Times New Roman" w:cs="Times New Roman"/>
          <w:sz w:val="24"/>
          <w:szCs w:val="24"/>
        </w:rPr>
      </w:pPr>
    </w:p>
    <w:p w14:paraId="24E065AF" w14:textId="6A820AF9"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860281">
        <w:rPr>
          <w:rFonts w:ascii="Times New Roman" w:hAnsi="Times New Roman" w:cs="Times New Roman"/>
          <w:sz w:val="24"/>
          <w:szCs w:val="24"/>
        </w:rPr>
        <w:t>.1.9</w:t>
      </w:r>
      <w:r w:rsidR="006132F2">
        <w:rPr>
          <w:rFonts w:ascii="Times New Roman" w:hAnsi="Times New Roman" w:cs="Times New Roman"/>
          <w:sz w:val="24"/>
          <w:szCs w:val="24"/>
        </w:rPr>
        <w:t xml:space="preserve"> </w:t>
      </w:r>
      <w:r w:rsidR="00755115">
        <w:rPr>
          <w:rFonts w:ascii="Times New Roman" w:hAnsi="Times New Roman" w:cs="Times New Roman"/>
          <w:sz w:val="24"/>
          <w:szCs w:val="24"/>
        </w:rPr>
        <w:t>Identify Source for eCoaching Log</w:t>
      </w:r>
    </w:p>
    <w:p w14:paraId="4FA9C0AB" w14:textId="514437F0" w:rsidR="006132F2" w:rsidRDefault="006132F2"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2A9C59BE" w14:textId="7777777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CSR Reported Issue</w:t>
      </w:r>
    </w:p>
    <w:p w14:paraId="4B2B9BF0" w14:textId="7777777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DMEPOS Escalations</w:t>
      </w:r>
    </w:p>
    <w:p w14:paraId="646F489B" w14:textId="446E7DC6"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Internal CCO Reporting</w:t>
      </w:r>
    </w:p>
    <w:p w14:paraId="3EE3CE4F" w14:textId="235EA499"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Training and Development</w:t>
      </w:r>
    </w:p>
    <w:p w14:paraId="253B74FD" w14:textId="42613448"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5625DAF6" w14:textId="77777777" w:rsidR="007D6B1F" w:rsidRDefault="007D6B1F" w:rsidP="007D6B1F">
      <w:pPr>
        <w:spacing w:after="0"/>
        <w:ind w:left="2700" w:firstLine="180"/>
        <w:rPr>
          <w:rFonts w:ascii="Times New Roman" w:hAnsi="Times New Roman" w:cs="Times New Roman"/>
          <w:sz w:val="24"/>
          <w:szCs w:val="24"/>
        </w:rPr>
      </w:pPr>
    </w:p>
    <w:p w14:paraId="14D54E34" w14:textId="26896348"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Note: not available for selection if Yes is selected for Progressive Disciplinary Warning, but should default to Warning.</w:t>
      </w:r>
    </w:p>
    <w:p w14:paraId="416D2FF3" w14:textId="77777777" w:rsidR="007D6B1F" w:rsidRDefault="007D6B1F" w:rsidP="001A74CF">
      <w:pPr>
        <w:spacing w:after="0"/>
        <w:rPr>
          <w:rFonts w:ascii="Times New Roman" w:hAnsi="Times New Roman" w:cs="Times New Roman"/>
          <w:sz w:val="24"/>
          <w:szCs w:val="24"/>
        </w:rPr>
      </w:pPr>
    </w:p>
    <w:p w14:paraId="6DD37314" w14:textId="0A815DD0"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10</w:t>
      </w:r>
      <w:r w:rsidR="006132F2">
        <w:rPr>
          <w:rFonts w:ascii="Times New Roman" w:hAnsi="Times New Roman" w:cs="Times New Roman"/>
          <w:sz w:val="24"/>
          <w:szCs w:val="24"/>
        </w:rPr>
        <w:t xml:space="preserve"> Associated with a Call Record</w:t>
      </w:r>
    </w:p>
    <w:p w14:paraId="63F2C112" w14:textId="4C45ED56" w:rsidR="006132F2" w:rsidRDefault="006132F2" w:rsidP="004A4B7C">
      <w:pPr>
        <w:spacing w:after="0"/>
        <w:ind w:left="2880"/>
        <w:rPr>
          <w:rFonts w:ascii="Times New Roman" w:hAnsi="Times New Roman" w:cs="Times New Roman"/>
          <w:sz w:val="24"/>
          <w:szCs w:val="24"/>
        </w:rPr>
      </w:pPr>
      <w:r>
        <w:rPr>
          <w:rFonts w:ascii="Times New Roman" w:hAnsi="Times New Roman" w:cs="Times New Roman"/>
          <w:sz w:val="24"/>
          <w:szCs w:val="24"/>
        </w:rPr>
        <w:t xml:space="preserve">If the coaching log is associated with a Call Record, </w:t>
      </w:r>
      <w:r w:rsidR="00D930CB">
        <w:rPr>
          <w:rFonts w:ascii="Times New Roman" w:hAnsi="Times New Roman" w:cs="Times New Roman"/>
          <w:sz w:val="24"/>
          <w:szCs w:val="24"/>
        </w:rPr>
        <w:t>a</w:t>
      </w:r>
      <w:r>
        <w:rPr>
          <w:rFonts w:ascii="Times New Roman" w:hAnsi="Times New Roman" w:cs="Times New Roman"/>
          <w:sz w:val="24"/>
          <w:szCs w:val="24"/>
        </w:rPr>
        <w:t xml:space="preserve">llow for the </w:t>
      </w:r>
      <w:r w:rsidR="00D930CB">
        <w:rPr>
          <w:rFonts w:ascii="Times New Roman" w:hAnsi="Times New Roman" w:cs="Times New Roman"/>
          <w:sz w:val="24"/>
          <w:szCs w:val="24"/>
        </w:rPr>
        <w:t xml:space="preserve">entry of call record source and corresponding </w:t>
      </w:r>
      <w:r w:rsidR="00E6005B">
        <w:rPr>
          <w:rFonts w:ascii="Times New Roman" w:hAnsi="Times New Roman" w:cs="Times New Roman"/>
          <w:sz w:val="24"/>
          <w:szCs w:val="24"/>
        </w:rPr>
        <w:t xml:space="preserve">valid </w:t>
      </w:r>
      <w:r w:rsidR="00D930CB">
        <w:rPr>
          <w:rFonts w:ascii="Times New Roman" w:hAnsi="Times New Roman" w:cs="Times New Roman"/>
          <w:sz w:val="24"/>
          <w:szCs w:val="24"/>
        </w:rPr>
        <w:t>identifier.  Available sources are</w:t>
      </w:r>
      <w:r w:rsidR="00867006">
        <w:rPr>
          <w:rFonts w:ascii="Times New Roman" w:hAnsi="Times New Roman" w:cs="Times New Roman"/>
          <w:sz w:val="24"/>
          <w:szCs w:val="24"/>
        </w:rPr>
        <w:t xml:space="preserve"> (in display order)</w:t>
      </w:r>
      <w:r w:rsidR="00D930CB">
        <w:rPr>
          <w:rFonts w:ascii="Times New Roman" w:hAnsi="Times New Roman" w:cs="Times New Roman"/>
          <w:sz w:val="24"/>
          <w:szCs w:val="24"/>
        </w:rPr>
        <w:t>:</w:t>
      </w:r>
    </w:p>
    <w:p w14:paraId="0008B95C"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Verint</w:t>
      </w:r>
      <w:proofErr w:type="spellEnd"/>
      <w:r>
        <w:rPr>
          <w:rFonts w:ascii="Times New Roman" w:hAnsi="Times New Roman" w:cs="Times New Roman"/>
          <w:sz w:val="24"/>
          <w:szCs w:val="24"/>
        </w:rPr>
        <w:t xml:space="preserve"> – valid id is numeric, 10 or 19 digits</w:t>
      </w:r>
    </w:p>
    <w:p w14:paraId="6228A4C4"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4A23F0C4" w14:textId="77777777" w:rsidR="00D417EF" w:rsidRDefault="00D417EF" w:rsidP="00D417E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Avoke</w:t>
      </w:r>
      <w:proofErr w:type="spellEnd"/>
      <w:r>
        <w:rPr>
          <w:rFonts w:ascii="Times New Roman" w:hAnsi="Times New Roman" w:cs="Times New Roman"/>
          <w:sz w:val="24"/>
          <w:szCs w:val="24"/>
        </w:rPr>
        <w:t xml:space="preserve"> – valid id is any letter or number with an underscore, 24 characters</w:t>
      </w:r>
    </w:p>
    <w:p w14:paraId="0B00AB28" w14:textId="77777777" w:rsidR="00D417EF" w:rsidRDefault="00D417EF" w:rsidP="00D417E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UCID – valid id is any letter or number, 26 characters </w:t>
      </w:r>
    </w:p>
    <w:p w14:paraId="616BD811" w14:textId="77777777" w:rsidR="00D930CB" w:rsidRDefault="00D930CB" w:rsidP="006132F2">
      <w:pPr>
        <w:spacing w:after="0"/>
        <w:rPr>
          <w:rFonts w:ascii="Times New Roman" w:hAnsi="Times New Roman" w:cs="Times New Roman"/>
          <w:sz w:val="24"/>
          <w:szCs w:val="24"/>
        </w:rPr>
      </w:pPr>
    </w:p>
    <w:p w14:paraId="5E09332A"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not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7F6197CB" w14:textId="77777777" w:rsidR="007D6B1F" w:rsidRDefault="007D6B1F" w:rsidP="006132F2">
      <w:pPr>
        <w:spacing w:after="0"/>
        <w:rPr>
          <w:rFonts w:ascii="Times New Roman" w:hAnsi="Times New Roman" w:cs="Times New Roman"/>
          <w:sz w:val="24"/>
          <w:szCs w:val="24"/>
        </w:rPr>
      </w:pPr>
    </w:p>
    <w:p w14:paraId="59E6D52B" w14:textId="22AC49CA" w:rsidR="00755115" w:rsidRDefault="004A4B7C" w:rsidP="00755115">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sidR="00755115">
        <w:rPr>
          <w:rFonts w:ascii="Times New Roman" w:hAnsi="Times New Roman" w:cs="Times New Roman"/>
          <w:sz w:val="24"/>
          <w:szCs w:val="24"/>
        </w:rPr>
        <w:tab/>
      </w:r>
      <w:r w:rsidR="00755115">
        <w:rPr>
          <w:rFonts w:ascii="Times New Roman" w:hAnsi="Times New Roman" w:cs="Times New Roman"/>
          <w:sz w:val="24"/>
          <w:szCs w:val="24"/>
        </w:rPr>
        <w:tab/>
      </w:r>
      <w:r w:rsidR="002A217C">
        <w:rPr>
          <w:rFonts w:ascii="Times New Roman" w:hAnsi="Times New Roman" w:cs="Times New Roman"/>
          <w:sz w:val="24"/>
          <w:szCs w:val="24"/>
        </w:rPr>
        <w:t>2.2</w:t>
      </w:r>
      <w:r w:rsidR="00755115">
        <w:rPr>
          <w:rFonts w:ascii="Times New Roman" w:hAnsi="Times New Roman" w:cs="Times New Roman"/>
          <w:sz w:val="24"/>
          <w:szCs w:val="24"/>
        </w:rPr>
        <w:t>.1.1</w:t>
      </w:r>
      <w:r w:rsidR="00860281">
        <w:rPr>
          <w:rFonts w:ascii="Times New Roman" w:hAnsi="Times New Roman" w:cs="Times New Roman"/>
          <w:sz w:val="24"/>
          <w:szCs w:val="24"/>
        </w:rPr>
        <w:t>1</w:t>
      </w:r>
      <w:r w:rsidR="00755115">
        <w:rPr>
          <w:rFonts w:ascii="Times New Roman" w:hAnsi="Times New Roman" w:cs="Times New Roman"/>
          <w:sz w:val="24"/>
          <w:szCs w:val="24"/>
        </w:rPr>
        <w:t xml:space="preserve"> Verification </w:t>
      </w:r>
    </w:p>
    <w:p w14:paraId="078CBF6C" w14:textId="77777777" w:rsidR="00755115" w:rsidRDefault="00755115" w:rsidP="004A4B7C">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701A52FC" w14:textId="77777777" w:rsidR="00E6005B" w:rsidRDefault="00E6005B" w:rsidP="00755115">
      <w:pPr>
        <w:spacing w:after="0"/>
        <w:ind w:left="2700"/>
        <w:rPr>
          <w:rFonts w:ascii="Times New Roman" w:hAnsi="Times New Roman" w:cs="Times New Roman"/>
          <w:sz w:val="24"/>
          <w:szCs w:val="24"/>
        </w:rPr>
      </w:pPr>
    </w:p>
    <w:p w14:paraId="51A62AB5"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not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7A315566" w14:textId="77777777" w:rsidR="007D6B1F" w:rsidRDefault="007D6B1F" w:rsidP="00755115">
      <w:pPr>
        <w:spacing w:after="0"/>
        <w:ind w:left="2700"/>
        <w:rPr>
          <w:rFonts w:ascii="Times New Roman" w:hAnsi="Times New Roman" w:cs="Times New Roman"/>
          <w:sz w:val="24"/>
          <w:szCs w:val="24"/>
        </w:rPr>
      </w:pPr>
    </w:p>
    <w:p w14:paraId="2639B681" w14:textId="3D53EC21" w:rsidR="00E6005B" w:rsidRDefault="004A4B7C" w:rsidP="00E6005B">
      <w:pPr>
        <w:spacing w:after="0"/>
        <w:ind w:left="720"/>
        <w:rPr>
          <w:rFonts w:ascii="Times New Roman" w:hAnsi="Times New Roman" w:cs="Times New Roman"/>
          <w:sz w:val="24"/>
          <w:szCs w:val="24"/>
        </w:rPr>
      </w:pPr>
      <w:r>
        <w:rPr>
          <w:rFonts w:ascii="Times New Roman" w:hAnsi="Times New Roman" w:cs="Times New Roman"/>
          <w:sz w:val="24"/>
          <w:szCs w:val="24"/>
        </w:rPr>
        <w:tab/>
      </w:r>
      <w:r w:rsidR="00E6005B">
        <w:rPr>
          <w:rFonts w:ascii="Times New Roman" w:hAnsi="Times New Roman" w:cs="Times New Roman"/>
          <w:sz w:val="24"/>
          <w:szCs w:val="24"/>
        </w:rPr>
        <w:tab/>
      </w:r>
      <w:r w:rsidR="00E6005B">
        <w:rPr>
          <w:rFonts w:ascii="Times New Roman" w:hAnsi="Times New Roman" w:cs="Times New Roman"/>
          <w:sz w:val="24"/>
          <w:szCs w:val="24"/>
        </w:rPr>
        <w:tab/>
      </w:r>
      <w:r w:rsidR="002A217C">
        <w:rPr>
          <w:rFonts w:ascii="Times New Roman" w:hAnsi="Times New Roman" w:cs="Times New Roman"/>
          <w:sz w:val="24"/>
          <w:szCs w:val="24"/>
        </w:rPr>
        <w:t>2.2</w:t>
      </w:r>
      <w:r w:rsidR="00E6005B">
        <w:rPr>
          <w:rFonts w:ascii="Times New Roman" w:hAnsi="Times New Roman" w:cs="Times New Roman"/>
          <w:sz w:val="24"/>
          <w:szCs w:val="24"/>
        </w:rPr>
        <w:t>.1.1</w:t>
      </w:r>
      <w:r w:rsidR="00860281">
        <w:rPr>
          <w:rFonts w:ascii="Times New Roman" w:hAnsi="Times New Roman" w:cs="Times New Roman"/>
          <w:sz w:val="24"/>
          <w:szCs w:val="24"/>
        </w:rPr>
        <w:t>2</w:t>
      </w:r>
      <w:r w:rsidR="00E6005B">
        <w:rPr>
          <w:rFonts w:ascii="Times New Roman" w:hAnsi="Times New Roman" w:cs="Times New Roman"/>
          <w:sz w:val="24"/>
          <w:szCs w:val="24"/>
        </w:rPr>
        <w:t xml:space="preserve"> </w:t>
      </w:r>
      <w:proofErr w:type="gramStart"/>
      <w:r w:rsidR="00E6005B">
        <w:rPr>
          <w:rFonts w:ascii="Times New Roman" w:hAnsi="Times New Roman" w:cs="Times New Roman"/>
          <w:sz w:val="24"/>
          <w:szCs w:val="24"/>
        </w:rPr>
        <w:t>Required</w:t>
      </w:r>
      <w:proofErr w:type="gramEnd"/>
      <w:r w:rsidR="00E6005B">
        <w:rPr>
          <w:rFonts w:ascii="Times New Roman" w:hAnsi="Times New Roman" w:cs="Times New Roman"/>
          <w:sz w:val="24"/>
          <w:szCs w:val="24"/>
        </w:rPr>
        <w:t xml:space="preserve"> entry fields </w:t>
      </w:r>
    </w:p>
    <w:p w14:paraId="0F1B27C4" w14:textId="2EAF2790" w:rsidR="00E6005B" w:rsidRDefault="00E6005B"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w:t>
      </w:r>
      <w:r w:rsidR="00E025E3">
        <w:rPr>
          <w:rFonts w:ascii="Times New Roman" w:hAnsi="Times New Roman" w:cs="Times New Roman"/>
          <w:sz w:val="24"/>
          <w:szCs w:val="24"/>
        </w:rPr>
        <w:t>s</w:t>
      </w:r>
      <w:r>
        <w:rPr>
          <w:rFonts w:ascii="Times New Roman" w:hAnsi="Times New Roman" w:cs="Times New Roman"/>
          <w:sz w:val="24"/>
          <w:szCs w:val="24"/>
        </w:rPr>
        <w:t xml:space="preserve"> are required </w:t>
      </w:r>
      <w:r w:rsidR="00E025E3">
        <w:rPr>
          <w:rFonts w:ascii="Times New Roman" w:hAnsi="Times New Roman" w:cs="Times New Roman"/>
          <w:sz w:val="24"/>
          <w:szCs w:val="24"/>
        </w:rPr>
        <w:t xml:space="preserve">(when displayed) </w:t>
      </w:r>
      <w:r>
        <w:rPr>
          <w:rFonts w:ascii="Times New Roman" w:hAnsi="Times New Roman" w:cs="Times New Roman"/>
          <w:sz w:val="24"/>
          <w:szCs w:val="24"/>
        </w:rPr>
        <w:t>for submission of eCoaching Logs:</w:t>
      </w:r>
    </w:p>
    <w:p w14:paraId="5CA69C24" w14:textId="5C0AC1A6"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Module </w:t>
      </w:r>
    </w:p>
    <w:p w14:paraId="7EC0F4F4" w14:textId="46850A46"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23B3DF2A" w14:textId="5FC02531"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Program</w:t>
      </w:r>
    </w:p>
    <w:p w14:paraId="5610DB76" w14:textId="0D87DEBC"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7E8EAE4" w14:textId="56CAA1EF"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w:t>
      </w:r>
      <w:r w:rsidR="00E025E3">
        <w:rPr>
          <w:rFonts w:ascii="Times New Roman" w:hAnsi="Times New Roman" w:cs="Times New Roman"/>
          <w:sz w:val="24"/>
          <w:szCs w:val="24"/>
        </w:rPr>
        <w:t xml:space="preserve">, </w:t>
      </w:r>
      <w:r>
        <w:rPr>
          <w:rFonts w:ascii="Times New Roman" w:hAnsi="Times New Roman" w:cs="Times New Roman"/>
          <w:sz w:val="24"/>
          <w:szCs w:val="24"/>
        </w:rPr>
        <w:t>event</w:t>
      </w:r>
      <w:r w:rsidR="00E025E3">
        <w:rPr>
          <w:rFonts w:ascii="Times New Roman" w:hAnsi="Times New Roman" w:cs="Times New Roman"/>
          <w:sz w:val="24"/>
          <w:szCs w:val="24"/>
        </w:rPr>
        <w:t>, or warning given</w:t>
      </w:r>
    </w:p>
    <w:p w14:paraId="76CCA934" w14:textId="19BE7C43" w:rsidR="00E025E3" w:rsidRDefault="00E025E3" w:rsidP="00E025E3">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Progressive Disciplinary Warnings</w:t>
      </w:r>
    </w:p>
    <w:p w14:paraId="0418F8DF" w14:textId="033FCBCE"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6104766B" w14:textId="35C8FC19" w:rsidR="00E6005B" w:rsidRDefault="00E025E3"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Coaching or Warning </w:t>
      </w:r>
      <w:r w:rsidR="00E6005B">
        <w:rPr>
          <w:rFonts w:ascii="Times New Roman" w:hAnsi="Times New Roman" w:cs="Times New Roman"/>
          <w:sz w:val="24"/>
          <w:szCs w:val="24"/>
        </w:rPr>
        <w:t>Reason, Opportunity or Reinforcement, Sub-Coaching</w:t>
      </w:r>
      <w:r>
        <w:rPr>
          <w:rFonts w:ascii="Times New Roman" w:hAnsi="Times New Roman" w:cs="Times New Roman"/>
          <w:sz w:val="24"/>
          <w:szCs w:val="24"/>
        </w:rPr>
        <w:t>/Warning</w:t>
      </w:r>
      <w:r w:rsidR="00E6005B">
        <w:rPr>
          <w:rFonts w:ascii="Times New Roman" w:hAnsi="Times New Roman" w:cs="Times New Roman"/>
          <w:sz w:val="24"/>
          <w:szCs w:val="24"/>
        </w:rPr>
        <w:t xml:space="preserve"> Reason</w:t>
      </w:r>
    </w:p>
    <w:p w14:paraId="7B1AA42A" w14:textId="3BF7FD63"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0022392C" w14:textId="54D60B6D"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10C0F079" w14:textId="4E91EA5C"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4AE552C6" w14:textId="12AD9F0F"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2F029F7F" w14:textId="09F60478"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yes call record, then type and valid identifier are required</w:t>
      </w:r>
    </w:p>
    <w:p w14:paraId="164ACC72" w14:textId="2287B2DB"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4A90C3E3" w14:textId="77777777" w:rsidR="00755115" w:rsidRDefault="00755115" w:rsidP="006132F2">
      <w:pPr>
        <w:spacing w:after="0"/>
        <w:rPr>
          <w:rFonts w:ascii="Times New Roman" w:hAnsi="Times New Roman" w:cs="Times New Roman"/>
          <w:sz w:val="24"/>
          <w:szCs w:val="24"/>
        </w:rPr>
      </w:pPr>
    </w:p>
    <w:p w14:paraId="32B93D4A" w14:textId="42B23B09"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D930CB">
        <w:rPr>
          <w:rFonts w:ascii="Times New Roman" w:hAnsi="Times New Roman" w:cs="Times New Roman"/>
          <w:sz w:val="24"/>
          <w:szCs w:val="24"/>
        </w:rPr>
        <w:t>.1.1</w:t>
      </w:r>
      <w:r w:rsidR="00860281">
        <w:rPr>
          <w:rFonts w:ascii="Times New Roman" w:hAnsi="Times New Roman" w:cs="Times New Roman"/>
          <w:sz w:val="24"/>
          <w:szCs w:val="24"/>
        </w:rPr>
        <w:t>3</w:t>
      </w:r>
      <w:r w:rsidR="00D930CB">
        <w:rPr>
          <w:rFonts w:ascii="Times New Roman" w:hAnsi="Times New Roman" w:cs="Times New Roman"/>
          <w:sz w:val="24"/>
          <w:szCs w:val="24"/>
        </w:rPr>
        <w:t xml:space="preserve"> Access to submission</w:t>
      </w:r>
    </w:p>
    <w:p w14:paraId="07711607" w14:textId="12C3AC4E" w:rsidR="00D930CB" w:rsidRDefault="00D930CB" w:rsidP="002A217C">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w:t>
      </w:r>
      <w:r w:rsidR="00432CFC">
        <w:rPr>
          <w:rFonts w:ascii="Times New Roman" w:hAnsi="Times New Roman" w:cs="Times New Roman"/>
          <w:sz w:val="24"/>
          <w:szCs w:val="24"/>
        </w:rPr>
        <w:t>s</w:t>
      </w:r>
      <w:r>
        <w:rPr>
          <w:rFonts w:ascii="Times New Roman" w:hAnsi="Times New Roman" w:cs="Times New Roman"/>
          <w:sz w:val="24"/>
          <w:szCs w:val="24"/>
        </w:rPr>
        <w:t xml:space="preserve"> will have access and ability to submit eCoaching Logs for Supervisors:</w:t>
      </w:r>
    </w:p>
    <w:p w14:paraId="11637D3F" w14:textId="25B124B5" w:rsidR="0086048F" w:rsidRDefault="0086048F"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            Senior Quality Specialist – WACQ13</w:t>
      </w:r>
    </w:p>
    <w:p w14:paraId="50691CB2" w14:textId="20E5AB0D" w:rsidR="00D930CB" w:rsidRDefault="00D930CB" w:rsidP="00034CF4">
      <w:pPr>
        <w:spacing w:after="0"/>
        <w:ind w:left="3600"/>
        <w:rPr>
          <w:rFonts w:ascii="Times New Roman" w:hAnsi="Times New Roman" w:cs="Times New Roman"/>
          <w:sz w:val="24"/>
          <w:szCs w:val="24"/>
        </w:rPr>
      </w:pPr>
      <w:r>
        <w:rPr>
          <w:rFonts w:ascii="Times New Roman" w:hAnsi="Times New Roman" w:cs="Times New Roman"/>
          <w:sz w:val="24"/>
          <w:szCs w:val="24"/>
        </w:rPr>
        <w:t>Supervisor</w:t>
      </w:r>
      <w:r w:rsidR="00034CF4">
        <w:rPr>
          <w:rFonts w:ascii="Times New Roman" w:hAnsi="Times New Roman" w:cs="Times New Roman"/>
          <w:sz w:val="24"/>
          <w:szCs w:val="24"/>
        </w:rPr>
        <w:t xml:space="preserve"> / Other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23534D">
        <w:rPr>
          <w:rFonts w:ascii="Times New Roman" w:hAnsi="Times New Roman" w:cs="Times New Roman"/>
          <w:sz w:val="24"/>
          <w:szCs w:val="24"/>
        </w:rPr>
        <w:t>WACS</w:t>
      </w:r>
      <w:r w:rsidR="0064640B">
        <w:rPr>
          <w:rFonts w:ascii="Times New Roman" w:hAnsi="Times New Roman" w:cs="Times New Roman"/>
          <w:sz w:val="24"/>
          <w:szCs w:val="24"/>
        </w:rPr>
        <w:t>4</w:t>
      </w:r>
      <w:r w:rsidR="0023534D">
        <w:rPr>
          <w:rFonts w:ascii="Times New Roman" w:hAnsi="Times New Roman" w:cs="Times New Roman"/>
          <w:sz w:val="24"/>
          <w:szCs w:val="24"/>
        </w:rPr>
        <w:t>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WFFA40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WISY13</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WMPR40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WPPM11</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WPSM11, WPSM12, WPSM13, WPSM14, WPSM15</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WTTI02</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WTTR12</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WTTR40</w:t>
      </w:r>
      <w:r w:rsidR="008509BD">
        <w:rPr>
          <w:rFonts w:ascii="Times New Roman" w:hAnsi="Times New Roman" w:cs="Times New Roman"/>
          <w:sz w:val="24"/>
          <w:szCs w:val="24"/>
        </w:rPr>
        <w:t xml:space="preserve">, </w:t>
      </w:r>
      <w:r w:rsidR="008509BD" w:rsidRPr="008509BD">
        <w:rPr>
          <w:rFonts w:ascii="Times New Roman" w:hAnsi="Times New Roman" w:cs="Times New Roman"/>
          <w:sz w:val="24"/>
          <w:szCs w:val="24"/>
        </w:rPr>
        <w:t>WPOP11, WPPM12</w:t>
      </w:r>
    </w:p>
    <w:p w14:paraId="014D0189" w14:textId="24579F75" w:rsidR="00D930CB" w:rsidRDefault="00D930CB" w:rsidP="00034CF4">
      <w:pPr>
        <w:spacing w:after="0"/>
        <w:ind w:left="3600"/>
        <w:rPr>
          <w:rFonts w:ascii="Times New Roman" w:hAnsi="Times New Roman" w:cs="Times New Roman"/>
          <w:sz w:val="24"/>
          <w:szCs w:val="24"/>
        </w:rPr>
      </w:pPr>
      <w:r>
        <w:rPr>
          <w:rFonts w:ascii="Times New Roman" w:hAnsi="Times New Roman" w:cs="Times New Roman"/>
          <w:sz w:val="24"/>
          <w:szCs w:val="24"/>
        </w:rPr>
        <w:lastRenderedPageBreak/>
        <w:t>Manager</w:t>
      </w:r>
      <w:r w:rsidR="0023534D">
        <w:rPr>
          <w:rFonts w:ascii="Times New Roman" w:hAnsi="Times New Roman" w:cs="Times New Roman"/>
          <w:sz w:val="24"/>
          <w:szCs w:val="24"/>
        </w:rPr>
        <w:t xml:space="preserve"> – WACS</w:t>
      </w:r>
      <w:r w:rsidR="0064640B">
        <w:rPr>
          <w:rFonts w:ascii="Times New Roman" w:hAnsi="Times New Roman" w:cs="Times New Roman"/>
          <w:sz w:val="24"/>
          <w:szCs w:val="24"/>
        </w:rPr>
        <w:t>5</w:t>
      </w:r>
      <w:r w:rsidR="00034CF4">
        <w:rPr>
          <w:rFonts w:ascii="Times New Roman" w:hAnsi="Times New Roman" w:cs="Times New Roman"/>
          <w:sz w:val="24"/>
          <w:szCs w:val="24"/>
        </w:rPr>
        <w:t xml:space="preserve">0, </w:t>
      </w:r>
      <w:r w:rsidR="00034CF4" w:rsidRPr="00034CF4">
        <w:rPr>
          <w:rFonts w:ascii="Times New Roman" w:hAnsi="Times New Roman" w:cs="Times New Roman"/>
          <w:sz w:val="24"/>
          <w:szCs w:val="24"/>
        </w:rPr>
        <w:t>WBCO50</w:t>
      </w:r>
      <w:r w:rsidR="00034CF4">
        <w:rPr>
          <w:rFonts w:ascii="Times New Roman" w:hAnsi="Times New Roman" w:cs="Times New Roman"/>
          <w:sz w:val="24"/>
          <w:szCs w:val="24"/>
        </w:rPr>
        <w:t xml:space="preserve">, WFFA50, </w:t>
      </w:r>
      <w:r w:rsidR="00034CF4" w:rsidRPr="00034CF4">
        <w:rPr>
          <w:rFonts w:ascii="Times New Roman" w:hAnsi="Times New Roman" w:cs="Times New Roman"/>
          <w:sz w:val="24"/>
          <w:szCs w:val="24"/>
        </w:rPr>
        <w:t>WMPR50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WPOP50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WTTR50</w:t>
      </w:r>
    </w:p>
    <w:p w14:paraId="01A92D5B" w14:textId="1991A675" w:rsidR="0064640B" w:rsidRDefault="0064640B" w:rsidP="00034CF4">
      <w:pPr>
        <w:spacing w:after="0"/>
        <w:ind w:left="3600"/>
        <w:rPr>
          <w:rFonts w:ascii="Times New Roman" w:hAnsi="Times New Roman" w:cs="Times New Roman"/>
          <w:sz w:val="24"/>
          <w:szCs w:val="24"/>
        </w:rPr>
      </w:pPr>
      <w:r>
        <w:rPr>
          <w:rFonts w:ascii="Times New Roman" w:hAnsi="Times New Roman" w:cs="Times New Roman"/>
          <w:sz w:val="24"/>
          <w:szCs w:val="24"/>
        </w:rPr>
        <w:t>Sr. Manager – WACS</w:t>
      </w:r>
      <w:r w:rsidR="003019B3">
        <w:rPr>
          <w:rFonts w:ascii="Times New Roman" w:hAnsi="Times New Roman" w:cs="Times New Roman"/>
          <w:sz w:val="24"/>
          <w:szCs w:val="24"/>
        </w:rPr>
        <w:t>6</w:t>
      </w:r>
      <w:r>
        <w:rPr>
          <w:rFonts w:ascii="Times New Roman" w:hAnsi="Times New Roman" w:cs="Times New Roman"/>
          <w:sz w:val="24"/>
          <w:szCs w:val="24"/>
        </w:rPr>
        <w:t>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WBCO70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WEEX90</w:t>
      </w:r>
      <w:r w:rsidR="00034CF4">
        <w:rPr>
          <w:rFonts w:ascii="Times New Roman" w:hAnsi="Times New Roman" w:cs="Times New Roman"/>
          <w:sz w:val="24"/>
          <w:szCs w:val="24"/>
        </w:rPr>
        <w:t xml:space="preserve">, WEEX91, </w:t>
      </w:r>
      <w:r w:rsidR="00034CF4" w:rsidRPr="00034CF4">
        <w:rPr>
          <w:rFonts w:ascii="Times New Roman" w:hAnsi="Times New Roman" w:cs="Times New Roman"/>
          <w:sz w:val="24"/>
          <w:szCs w:val="24"/>
        </w:rPr>
        <w:t>WPOP60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WPPM60, WPPM70, WPPM80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WPPT60</w:t>
      </w:r>
      <w:r w:rsidR="00EB02DD">
        <w:rPr>
          <w:rFonts w:ascii="Times New Roman" w:hAnsi="Times New Roman" w:cs="Times New Roman"/>
          <w:sz w:val="24"/>
          <w:szCs w:val="24"/>
        </w:rPr>
        <w:t>, WPWL51</w:t>
      </w:r>
    </w:p>
    <w:p w14:paraId="47F6D7CF" w14:textId="77777777" w:rsidR="008E6D78" w:rsidRPr="008E6D78" w:rsidRDefault="008E6D78" w:rsidP="008E6D78">
      <w:pPr>
        <w:spacing w:after="0"/>
        <w:ind w:left="3600"/>
        <w:rPr>
          <w:rFonts w:ascii="Times New Roman" w:hAnsi="Times New Roman" w:cs="Times New Roman"/>
          <w:sz w:val="24"/>
          <w:szCs w:val="24"/>
        </w:rPr>
      </w:pPr>
      <w:r w:rsidRPr="008E6D78">
        <w:rPr>
          <w:rFonts w:ascii="Times New Roman" w:hAnsi="Times New Roman" w:cs="Times New Roman"/>
          <w:sz w:val="24"/>
          <w:szCs w:val="24"/>
        </w:rPr>
        <w:t>Others:</w:t>
      </w:r>
      <w:r w:rsidRPr="008E6D78">
        <w:rPr>
          <w:rFonts w:ascii="Times New Roman" w:hAnsi="Times New Roman" w:cs="Times New Roman"/>
          <w:sz w:val="24"/>
          <w:szCs w:val="24"/>
        </w:rPr>
        <w:tab/>
      </w:r>
    </w:p>
    <w:p w14:paraId="63C1FC49"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WISO13 – Software Engineer</w:t>
      </w:r>
    </w:p>
    <w:p w14:paraId="23F85F6D"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WISY13 – Systems Analyst</w:t>
      </w:r>
    </w:p>
    <w:p w14:paraId="7382D550" w14:textId="0A71A973" w:rsid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WSTE13 – Testing Engineer</w:t>
      </w:r>
    </w:p>
    <w:p w14:paraId="1C174F9F" w14:textId="6C9A117D" w:rsidR="009436FF" w:rsidRDefault="009436FF" w:rsidP="008E6D78">
      <w:pPr>
        <w:spacing w:after="0"/>
        <w:ind w:left="3600" w:firstLine="720"/>
        <w:rPr>
          <w:rFonts w:ascii="Times New Roman" w:hAnsi="Times New Roman" w:cs="Times New Roman"/>
          <w:sz w:val="24"/>
          <w:szCs w:val="24"/>
        </w:rPr>
      </w:pPr>
      <w:r>
        <w:rPr>
          <w:rFonts w:ascii="Times New Roman" w:hAnsi="Times New Roman" w:cs="Times New Roman"/>
          <w:sz w:val="24"/>
          <w:szCs w:val="24"/>
        </w:rPr>
        <w:t>WPOP70 – Director, Operations</w:t>
      </w:r>
    </w:p>
    <w:p w14:paraId="1E584AF7" w14:textId="77777777" w:rsidR="007D6B1F" w:rsidRDefault="007D6B1F" w:rsidP="007D6B1F">
      <w:pPr>
        <w:spacing w:after="0"/>
        <w:ind w:left="720"/>
        <w:rPr>
          <w:rFonts w:ascii="Times New Roman" w:hAnsi="Times New Roman" w:cs="Times New Roman"/>
          <w:sz w:val="24"/>
          <w:szCs w:val="24"/>
        </w:rPr>
      </w:pPr>
    </w:p>
    <w:p w14:paraId="040BDF2B" w14:textId="70CA6D2C" w:rsidR="007D6B1F" w:rsidRDefault="007D6B1F" w:rsidP="007D6B1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2.2.1.14 Progressive </w:t>
      </w:r>
      <w:r w:rsidR="000721A8">
        <w:rPr>
          <w:rFonts w:ascii="Times New Roman" w:hAnsi="Times New Roman" w:cs="Times New Roman"/>
          <w:sz w:val="24"/>
          <w:szCs w:val="24"/>
        </w:rPr>
        <w:t>Disciplinary</w:t>
      </w:r>
      <w:r>
        <w:rPr>
          <w:rFonts w:ascii="Times New Roman" w:hAnsi="Times New Roman" w:cs="Times New Roman"/>
          <w:sz w:val="24"/>
          <w:szCs w:val="24"/>
        </w:rPr>
        <w:t xml:space="preserve"> Warnings</w:t>
      </w:r>
    </w:p>
    <w:p w14:paraId="7DB0D03C" w14:textId="1A0FEAC8"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log is for progressive disciplinary warning.</w:t>
      </w:r>
      <w:r w:rsidR="006732CE">
        <w:rPr>
          <w:rFonts w:ascii="Times New Roman" w:hAnsi="Times New Roman" w:cs="Times New Roman"/>
          <w:sz w:val="24"/>
          <w:szCs w:val="24"/>
        </w:rPr>
        <w:t xml:space="preserve">  Select Yes or No to “</w:t>
      </w:r>
      <w:r w:rsidR="006732CE" w:rsidRPr="006732CE">
        <w:rPr>
          <w:rFonts w:ascii="Times New Roman" w:hAnsi="Times New Roman" w:cs="Times New Roman"/>
          <w:sz w:val="24"/>
          <w:szCs w:val="24"/>
        </w:rPr>
        <w:t>Do you need to submit a progressive disciplinary action (WARNING)?</w:t>
      </w:r>
      <w:r w:rsidR="006732CE">
        <w:rPr>
          <w:rFonts w:ascii="Times New Roman" w:hAnsi="Times New Roman" w:cs="Times New Roman"/>
          <w:sz w:val="24"/>
          <w:szCs w:val="24"/>
        </w:rPr>
        <w:t>”</w:t>
      </w:r>
    </w:p>
    <w:p w14:paraId="56706623" w14:textId="77777777" w:rsidR="006132F2" w:rsidRDefault="006132F2" w:rsidP="001A74CF">
      <w:pPr>
        <w:spacing w:after="0"/>
        <w:rPr>
          <w:rFonts w:ascii="Times New Roman" w:hAnsi="Times New Roman" w:cs="Times New Roman"/>
          <w:sz w:val="24"/>
          <w:szCs w:val="24"/>
        </w:rPr>
      </w:pPr>
    </w:p>
    <w:p w14:paraId="414675CD" w14:textId="10A33C22" w:rsidR="007D6B1F" w:rsidRDefault="00E025E3" w:rsidP="00E025E3">
      <w:pPr>
        <w:spacing w:after="0"/>
        <w:ind w:left="2880"/>
        <w:rPr>
          <w:rFonts w:ascii="Times New Roman" w:hAnsi="Times New Roman" w:cs="Times New Roman"/>
          <w:sz w:val="24"/>
          <w:szCs w:val="24"/>
        </w:rPr>
      </w:pPr>
      <w:r>
        <w:rPr>
          <w:rFonts w:ascii="Times New Roman" w:hAnsi="Times New Roman" w:cs="Times New Roman"/>
          <w:sz w:val="24"/>
          <w:szCs w:val="24"/>
        </w:rPr>
        <w:t xml:space="preserve">Note: </w:t>
      </w:r>
      <w:r w:rsidR="006732CE" w:rsidRPr="006732CE">
        <w:rPr>
          <w:rFonts w:ascii="Times New Roman" w:hAnsi="Times New Roman" w:cs="Times New Roman"/>
          <w:sz w:val="24"/>
          <w:szCs w:val="24"/>
        </w:rPr>
        <w:t>Not available if the submitter is not the Employee’s immediate Supervisor or Manager as defined in the Employee Hierarchy or if coaching is Indirect (No, I will not be delivering the coaching session.)</w:t>
      </w:r>
    </w:p>
    <w:p w14:paraId="7F65EB96" w14:textId="77777777" w:rsidR="007D6B1F" w:rsidRDefault="007D6B1F" w:rsidP="001A74CF">
      <w:pPr>
        <w:spacing w:after="0"/>
        <w:rPr>
          <w:rFonts w:ascii="Times New Roman" w:hAnsi="Times New Roman" w:cs="Times New Roman"/>
          <w:sz w:val="24"/>
          <w:szCs w:val="24"/>
        </w:rPr>
      </w:pPr>
    </w:p>
    <w:p w14:paraId="7A5B01EB" w14:textId="542389E2" w:rsidR="006751EE" w:rsidRDefault="006751EE" w:rsidP="006751EE">
      <w:pPr>
        <w:spacing w:after="0"/>
        <w:ind w:left="2160" w:firstLine="720"/>
        <w:rPr>
          <w:rFonts w:ascii="Times New Roman" w:hAnsi="Times New Roman" w:cs="Times New Roman"/>
          <w:sz w:val="24"/>
          <w:szCs w:val="24"/>
        </w:rPr>
      </w:pPr>
      <w:r>
        <w:rPr>
          <w:rFonts w:ascii="Times New Roman" w:hAnsi="Times New Roman" w:cs="Times New Roman"/>
          <w:sz w:val="24"/>
          <w:szCs w:val="24"/>
        </w:rPr>
        <w:t>2.2.1.15 No log to self</w:t>
      </w:r>
    </w:p>
    <w:p w14:paraId="49575655" w14:textId="52DA18E9" w:rsidR="006751EE" w:rsidRDefault="00807324" w:rsidP="006751EE">
      <w:pPr>
        <w:spacing w:after="0"/>
        <w:ind w:left="2160" w:firstLine="720"/>
        <w:rPr>
          <w:rFonts w:ascii="Times New Roman" w:hAnsi="Times New Roman" w:cs="Times New Roman"/>
          <w:sz w:val="24"/>
          <w:szCs w:val="24"/>
        </w:rPr>
      </w:pPr>
      <w:r w:rsidRPr="00807324">
        <w:rPr>
          <w:rFonts w:ascii="Times New Roman" w:hAnsi="Times New Roman" w:cs="Times New Roman"/>
          <w:sz w:val="24"/>
          <w:szCs w:val="24"/>
        </w:rPr>
        <w:t xml:space="preserve">Submitters of logs will not be available for selection from the list of </w:t>
      </w:r>
      <w:r>
        <w:rPr>
          <w:rFonts w:ascii="Times New Roman" w:hAnsi="Times New Roman" w:cs="Times New Roman"/>
          <w:sz w:val="24"/>
          <w:szCs w:val="24"/>
        </w:rPr>
        <w:t>supervisors</w:t>
      </w:r>
      <w:r w:rsidRPr="00807324">
        <w:rPr>
          <w:rFonts w:ascii="Times New Roman" w:hAnsi="Times New Roman" w:cs="Times New Roman"/>
          <w:sz w:val="24"/>
          <w:szCs w:val="24"/>
        </w:rPr>
        <w:t>.</w:t>
      </w:r>
    </w:p>
    <w:p w14:paraId="3697D88A" w14:textId="77777777" w:rsidR="006751EE" w:rsidRDefault="006751EE" w:rsidP="001A74CF">
      <w:pPr>
        <w:spacing w:after="0"/>
        <w:rPr>
          <w:rFonts w:ascii="Times New Roman" w:hAnsi="Times New Roman" w:cs="Times New Roman"/>
          <w:sz w:val="24"/>
          <w:szCs w:val="24"/>
        </w:rPr>
      </w:pPr>
    </w:p>
    <w:p w14:paraId="52B5700D" w14:textId="137D6528" w:rsidR="00B9043C" w:rsidRDefault="00B9043C" w:rsidP="00B9043C">
      <w:pPr>
        <w:spacing w:after="0"/>
        <w:ind w:left="2160" w:firstLine="720"/>
        <w:rPr>
          <w:rFonts w:ascii="Times New Roman" w:hAnsi="Times New Roman" w:cs="Times New Roman"/>
          <w:sz w:val="24"/>
          <w:szCs w:val="24"/>
        </w:rPr>
      </w:pPr>
      <w:r>
        <w:rPr>
          <w:rFonts w:ascii="Times New Roman" w:hAnsi="Times New Roman" w:cs="Times New Roman"/>
          <w:sz w:val="24"/>
          <w:szCs w:val="24"/>
        </w:rPr>
        <w:t>2.2.1.16 No Duplicate Warnings</w:t>
      </w:r>
    </w:p>
    <w:p w14:paraId="15988DF3"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Do now allow duplicate warnings to be submitted.</w:t>
      </w:r>
    </w:p>
    <w:p w14:paraId="188A53FC" w14:textId="77777777" w:rsidR="00B9043C" w:rsidRDefault="00B9043C" w:rsidP="00B9043C">
      <w:pPr>
        <w:tabs>
          <w:tab w:val="left" w:pos="1800"/>
        </w:tabs>
        <w:spacing w:after="0"/>
        <w:ind w:left="720"/>
        <w:rPr>
          <w:rFonts w:ascii="Times New Roman" w:hAnsi="Times New Roman" w:cs="Times New Roman"/>
          <w:sz w:val="24"/>
          <w:szCs w:val="24"/>
        </w:rPr>
      </w:pPr>
    </w:p>
    <w:p w14:paraId="0DC4A093" w14:textId="43D4B0FD"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2.2.1.16.1 Duplicate Warnings</w:t>
      </w:r>
    </w:p>
    <w:p w14:paraId="4B50D974"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Duplicate Warnings are defined as logs with the same:</w:t>
      </w:r>
    </w:p>
    <w:p w14:paraId="77B31DDD"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Employee ID</w:t>
      </w:r>
    </w:p>
    <w:p w14:paraId="2D8DA89D"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Given Date</w:t>
      </w:r>
    </w:p>
    <w:p w14:paraId="2E8A564B"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Type (Coaching Reason)</w:t>
      </w:r>
    </w:p>
    <w:p w14:paraId="0C1D4B20"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Reason (Sub-coaching Reason)</w:t>
      </w:r>
    </w:p>
    <w:p w14:paraId="5AD7AFDD"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Also, the log must be Active and have a Status of Complete </w:t>
      </w:r>
    </w:p>
    <w:p w14:paraId="1F8295B1" w14:textId="77777777" w:rsidR="00B9043C" w:rsidRDefault="00B9043C" w:rsidP="00B9043C">
      <w:pPr>
        <w:tabs>
          <w:tab w:val="left" w:pos="1800"/>
        </w:tabs>
        <w:spacing w:after="0"/>
        <w:ind w:left="720"/>
        <w:rPr>
          <w:rFonts w:ascii="Times New Roman" w:hAnsi="Times New Roman" w:cs="Times New Roman"/>
          <w:sz w:val="24"/>
          <w:szCs w:val="24"/>
        </w:rPr>
      </w:pPr>
    </w:p>
    <w:p w14:paraId="6FB56A0F" w14:textId="307F2CDF"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w:t>
      </w:r>
      <w:r w:rsidR="00961B10">
        <w:rPr>
          <w:rFonts w:ascii="Times New Roman" w:hAnsi="Times New Roman" w:cs="Times New Roman"/>
          <w:sz w:val="24"/>
          <w:szCs w:val="24"/>
        </w:rPr>
        <w:t>2</w:t>
      </w:r>
      <w:r>
        <w:rPr>
          <w:rFonts w:ascii="Times New Roman" w:hAnsi="Times New Roman" w:cs="Times New Roman"/>
          <w:sz w:val="24"/>
          <w:szCs w:val="24"/>
        </w:rPr>
        <w:t>.1.</w:t>
      </w:r>
      <w:r w:rsidR="00961B10">
        <w:rPr>
          <w:rFonts w:ascii="Times New Roman" w:hAnsi="Times New Roman" w:cs="Times New Roman"/>
          <w:sz w:val="24"/>
          <w:szCs w:val="24"/>
        </w:rPr>
        <w:t>16</w:t>
      </w:r>
      <w:r>
        <w:rPr>
          <w:rFonts w:ascii="Times New Roman" w:hAnsi="Times New Roman" w:cs="Times New Roman"/>
          <w:sz w:val="24"/>
          <w:szCs w:val="24"/>
        </w:rPr>
        <w:t>.2 Duplicate Error</w:t>
      </w:r>
    </w:p>
    <w:p w14:paraId="1DB2BB96"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Display the following error message if a duplicate warning log is found:</w:t>
      </w:r>
    </w:p>
    <w:p w14:paraId="6CD31FF6" w14:textId="77777777" w:rsidR="00B9043C" w:rsidRDefault="00B9043C" w:rsidP="00B9043C">
      <w:pPr>
        <w:tabs>
          <w:tab w:val="left" w:pos="1800"/>
        </w:tabs>
        <w:spacing w:after="0"/>
        <w:ind w:left="3600"/>
        <w:rPr>
          <w:rFonts w:ascii="Times New Roman" w:hAnsi="Times New Roman" w:cs="Times New Roman"/>
          <w:sz w:val="24"/>
          <w:szCs w:val="24"/>
        </w:rPr>
      </w:pPr>
    </w:p>
    <w:p w14:paraId="7A7E2297" w14:textId="77777777" w:rsidR="00B9043C" w:rsidRDefault="00B9043C" w:rsidP="00B9043C">
      <w:pPr>
        <w:tabs>
          <w:tab w:val="left" w:pos="1800"/>
        </w:tabs>
        <w:spacing w:after="0"/>
        <w:ind w:left="3600"/>
        <w:rPr>
          <w:rFonts w:ascii="Times New Roman" w:hAnsi="Times New Roman" w:cs="Times New Roman"/>
          <w:sz w:val="24"/>
          <w:szCs w:val="24"/>
        </w:rPr>
      </w:pPr>
      <w:r w:rsidRPr="00B9043C">
        <w:rPr>
          <w:rFonts w:ascii="Times New Roman" w:hAnsi="Times New Roman" w:cs="Times New Roman"/>
          <w:sz w:val="24"/>
          <w:szCs w:val="24"/>
        </w:rPr>
        <w:t>“A warning with the same category and type already exists. Please review your warning section in the My Dashboard for details.”</w:t>
      </w:r>
    </w:p>
    <w:p w14:paraId="4DABFA64" w14:textId="77777777" w:rsidR="00B9043C" w:rsidRDefault="00B9043C" w:rsidP="001A74CF">
      <w:pPr>
        <w:spacing w:after="0"/>
        <w:rPr>
          <w:rFonts w:ascii="Times New Roman" w:hAnsi="Times New Roman" w:cs="Times New Roman"/>
          <w:sz w:val="24"/>
          <w:szCs w:val="24"/>
        </w:rPr>
      </w:pPr>
    </w:p>
    <w:p w14:paraId="69F95767" w14:textId="4513707E" w:rsidR="00F13D19" w:rsidRDefault="002A21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Pr>
          <w:rFonts w:ascii="Times New Roman" w:hAnsi="Times New Roman" w:cs="Times New Roman"/>
          <w:sz w:val="24"/>
          <w:szCs w:val="24"/>
        </w:rPr>
        <w:t>2.2</w:t>
      </w:r>
      <w:r w:rsidR="00F13D19">
        <w:rPr>
          <w:rFonts w:ascii="Times New Roman" w:hAnsi="Times New Roman" w:cs="Times New Roman"/>
          <w:sz w:val="24"/>
          <w:szCs w:val="24"/>
        </w:rPr>
        <w:t>.2 Notification of eCoaching Logs</w:t>
      </w:r>
    </w:p>
    <w:p w14:paraId="634AF2C4" w14:textId="31B9A626" w:rsidR="00147DEF" w:rsidRDefault="00147DEF" w:rsidP="00147DEF">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ab/>
      </w:r>
      <w:r w:rsidR="00DF5972">
        <w:rPr>
          <w:rFonts w:ascii="Times New Roman" w:hAnsi="Times New Roman" w:cs="Times New Roman"/>
          <w:sz w:val="24"/>
          <w:szCs w:val="24"/>
        </w:rPr>
        <w:t xml:space="preserve">A system generated </w:t>
      </w:r>
      <w:proofErr w:type="spellStart"/>
      <w:r>
        <w:rPr>
          <w:rFonts w:ascii="Times New Roman" w:hAnsi="Times New Roman" w:cs="Times New Roman"/>
          <w:sz w:val="24"/>
          <w:szCs w:val="24"/>
        </w:rPr>
        <w:t>eMail</w:t>
      </w:r>
      <w:proofErr w:type="spellEnd"/>
      <w:r>
        <w:rPr>
          <w:rFonts w:ascii="Times New Roman" w:hAnsi="Times New Roman" w:cs="Times New Roman"/>
          <w:sz w:val="24"/>
          <w:szCs w:val="24"/>
        </w:rPr>
        <w:t xml:space="preserve"> notification is sent to the appropriate party when an eCoaching Log is submitted.</w:t>
      </w:r>
    </w:p>
    <w:p w14:paraId="768740B8" w14:textId="77777777" w:rsidR="00147DEF" w:rsidRDefault="00147DEF" w:rsidP="00F13D19">
      <w:pPr>
        <w:spacing w:after="0"/>
        <w:ind w:left="720"/>
        <w:rPr>
          <w:rFonts w:ascii="Times New Roman" w:hAnsi="Times New Roman" w:cs="Times New Roman"/>
          <w:sz w:val="24"/>
          <w:szCs w:val="24"/>
        </w:rPr>
      </w:pPr>
    </w:p>
    <w:p w14:paraId="0EFC8FA4" w14:textId="4F9A0C24" w:rsidR="00147DEF"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147DEF">
        <w:rPr>
          <w:rFonts w:ascii="Times New Roman" w:hAnsi="Times New Roman" w:cs="Times New Roman"/>
          <w:sz w:val="24"/>
          <w:szCs w:val="24"/>
        </w:rPr>
        <w:t>.</w:t>
      </w:r>
      <w:r w:rsidR="00DF5972">
        <w:rPr>
          <w:rFonts w:ascii="Times New Roman" w:hAnsi="Times New Roman" w:cs="Times New Roman"/>
          <w:sz w:val="24"/>
          <w:szCs w:val="24"/>
        </w:rPr>
        <w:t>2.1</w:t>
      </w:r>
      <w:r w:rsidR="00147DEF">
        <w:rPr>
          <w:rFonts w:ascii="Times New Roman" w:hAnsi="Times New Roman" w:cs="Times New Roman"/>
          <w:sz w:val="24"/>
          <w:szCs w:val="24"/>
        </w:rPr>
        <w:t xml:space="preserve"> </w:t>
      </w:r>
      <w:proofErr w:type="gramStart"/>
      <w:r w:rsidR="00DF5972">
        <w:rPr>
          <w:rFonts w:ascii="Times New Roman" w:hAnsi="Times New Roman" w:cs="Times New Roman"/>
          <w:sz w:val="24"/>
          <w:szCs w:val="24"/>
        </w:rPr>
        <w:t>eCoaching</w:t>
      </w:r>
      <w:proofErr w:type="gramEnd"/>
      <w:r w:rsidR="00DF5972">
        <w:rPr>
          <w:rFonts w:ascii="Times New Roman" w:hAnsi="Times New Roman" w:cs="Times New Roman"/>
          <w:sz w:val="24"/>
          <w:szCs w:val="24"/>
        </w:rPr>
        <w:t xml:space="preserve"> Log </w:t>
      </w:r>
      <w:proofErr w:type="spellStart"/>
      <w:r w:rsidR="00DF5972">
        <w:rPr>
          <w:rFonts w:ascii="Times New Roman" w:hAnsi="Times New Roman" w:cs="Times New Roman"/>
          <w:sz w:val="24"/>
          <w:szCs w:val="24"/>
        </w:rPr>
        <w:t>eMail</w:t>
      </w:r>
      <w:proofErr w:type="spellEnd"/>
      <w:r w:rsidR="00DF5972">
        <w:rPr>
          <w:rFonts w:ascii="Times New Roman" w:hAnsi="Times New Roman" w:cs="Times New Roman"/>
          <w:sz w:val="24"/>
          <w:szCs w:val="24"/>
        </w:rPr>
        <w:t xml:space="preserve"> Format</w:t>
      </w:r>
    </w:p>
    <w:p w14:paraId="0A1F49F1" w14:textId="1FAE0C51" w:rsidR="00147DEF" w:rsidRDefault="00DF5972" w:rsidP="00147DEF">
      <w:pPr>
        <w:spacing w:after="0"/>
        <w:ind w:left="2700"/>
        <w:rPr>
          <w:rFonts w:ascii="Times New Roman" w:hAnsi="Times New Roman" w:cs="Times New Roman"/>
          <w:sz w:val="24"/>
          <w:szCs w:val="24"/>
        </w:rPr>
      </w:pPr>
      <w:r>
        <w:rPr>
          <w:rFonts w:ascii="Times New Roman" w:hAnsi="Times New Roman" w:cs="Times New Roman"/>
          <w:sz w:val="24"/>
          <w:szCs w:val="24"/>
        </w:rPr>
        <w:t xml:space="preserve">The following is the basic form of the eCoaching Log </w:t>
      </w:r>
      <w:proofErr w:type="spellStart"/>
      <w:r>
        <w:rPr>
          <w:rFonts w:ascii="Times New Roman" w:hAnsi="Times New Roman" w:cs="Times New Roman"/>
          <w:sz w:val="24"/>
          <w:szCs w:val="24"/>
        </w:rPr>
        <w:t>eMail</w:t>
      </w:r>
      <w:proofErr w:type="spellEnd"/>
      <w:r>
        <w:rPr>
          <w:rFonts w:ascii="Times New Roman" w:hAnsi="Times New Roman" w:cs="Times New Roman"/>
          <w:sz w:val="24"/>
          <w:szCs w:val="24"/>
        </w:rPr>
        <w:t xml:space="preserve"> notification.  The subject and message will change depending on certain criteria.</w:t>
      </w:r>
    </w:p>
    <w:p w14:paraId="731B3346" w14:textId="77777777" w:rsidR="00DF5972" w:rsidRDefault="00DF5972" w:rsidP="00147DEF">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DF5972" w14:paraId="4393F0D4" w14:textId="77777777" w:rsidTr="00DF5972">
        <w:tc>
          <w:tcPr>
            <w:tcW w:w="8208" w:type="dxa"/>
            <w:shd w:val="clear" w:color="auto" w:fill="auto"/>
          </w:tcPr>
          <w:p w14:paraId="65C14C2B" w14:textId="5E71CD6F" w:rsidR="00DF5972" w:rsidRPr="0039727F" w:rsidRDefault="00DF5972" w:rsidP="00DF5972">
            <w:pPr>
              <w:spacing w:before="120" w:after="120"/>
              <w:rPr>
                <w:rFonts w:ascii="Tahoma" w:hAnsi="Tahoma" w:cs="Tahoma"/>
                <w:sz w:val="18"/>
              </w:rPr>
            </w:pPr>
            <w:r w:rsidRPr="0039727F">
              <w:rPr>
                <w:rFonts w:ascii="Tahoma" w:hAnsi="Tahoma" w:cs="Tahoma"/>
                <w:sz w:val="18"/>
              </w:rPr>
              <w:t>To – [to]</w:t>
            </w:r>
          </w:p>
        </w:tc>
      </w:tr>
      <w:tr w:rsidR="00DF5972" w14:paraId="6E431ADA" w14:textId="77777777" w:rsidTr="00DF5972">
        <w:tc>
          <w:tcPr>
            <w:tcW w:w="8208" w:type="dxa"/>
            <w:shd w:val="clear" w:color="auto" w:fill="auto"/>
          </w:tcPr>
          <w:p w14:paraId="1D8ABB60" w14:textId="1BA1FFBD" w:rsidR="00DF5972" w:rsidRPr="0039727F" w:rsidRDefault="00DF5972" w:rsidP="00DF5972">
            <w:pPr>
              <w:spacing w:before="120" w:after="120"/>
              <w:rPr>
                <w:rFonts w:ascii="Tahoma" w:hAnsi="Tahoma" w:cs="Tahoma"/>
                <w:sz w:val="18"/>
              </w:rPr>
            </w:pPr>
            <w:r w:rsidRPr="0039727F">
              <w:rPr>
                <w:rFonts w:ascii="Tahoma" w:hAnsi="Tahoma" w:cs="Tahoma"/>
                <w:sz w:val="18"/>
              </w:rPr>
              <w:t>Subject – [Subject]</w:t>
            </w:r>
          </w:p>
        </w:tc>
      </w:tr>
      <w:tr w:rsidR="00DF5972" w14:paraId="410ABFF8" w14:textId="77777777" w:rsidTr="00DF5972">
        <w:tc>
          <w:tcPr>
            <w:tcW w:w="8208" w:type="dxa"/>
            <w:shd w:val="clear" w:color="auto" w:fill="auto"/>
          </w:tcPr>
          <w:p w14:paraId="1F6A1A41" w14:textId="2709054A" w:rsidR="00DF5972" w:rsidRPr="0039727F" w:rsidRDefault="00DF5972" w:rsidP="009C4189">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447DE93C" w14:textId="5CEBC2FE" w:rsidR="00DF5972" w:rsidRPr="005A260F" w:rsidRDefault="005A260F" w:rsidP="009C4189">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w:t>
            </w:r>
            <w:r w:rsidR="00DF5972" w:rsidRPr="005A260F">
              <w:rPr>
                <w:rFonts w:ascii="Tahoma" w:hAnsi="Tahoma" w:cs="Tahoma"/>
                <w:sz w:val="18"/>
                <w:szCs w:val="18"/>
              </w:rPr>
              <w:t>[Link to Dashboard]</w:t>
            </w:r>
          </w:p>
          <w:p w14:paraId="2D69706D" w14:textId="389E0133" w:rsidR="00DF5972" w:rsidRPr="0039727F" w:rsidRDefault="00DF5972" w:rsidP="00DF5972">
            <w:pPr>
              <w:rPr>
                <w:sz w:val="18"/>
              </w:rPr>
            </w:pPr>
            <w:r w:rsidRPr="0039727F">
              <w:rPr>
                <w:rFonts w:ascii="Tahoma" w:hAnsi="Tahoma" w:cs="Tahoma"/>
                <w:sz w:val="18"/>
              </w:rPr>
              <w:t>Form ID: [</w:t>
            </w:r>
            <w:proofErr w:type="spellStart"/>
            <w:r w:rsidRPr="0039727F">
              <w:rPr>
                <w:rFonts w:ascii="Tahoma" w:hAnsi="Tahoma" w:cs="Tahoma"/>
                <w:sz w:val="18"/>
              </w:rPr>
              <w:t>FormID</w:t>
            </w:r>
            <w:proofErr w:type="spellEnd"/>
            <w:r w:rsidRPr="0039727F">
              <w:rPr>
                <w:rFonts w:ascii="Tahoma" w:hAnsi="Tahoma" w:cs="Tahoma"/>
                <w:sz w:val="18"/>
              </w:rPr>
              <w:t>]</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r>
            <w:r w:rsidRPr="0039727F">
              <w:rPr>
                <w:rFonts w:ascii="Tahoma" w:hAnsi="Tahoma" w:cs="Tahoma"/>
                <w:sz w:val="18"/>
              </w:rPr>
              <w:lastRenderedPageBreak/>
              <w:t>eCoaching Log Team</w:t>
            </w:r>
            <w:r w:rsidRPr="0039727F">
              <w:rPr>
                <w:rFonts w:ascii="Tahoma" w:hAnsi="Tahoma" w:cs="Tahoma"/>
                <w:sz w:val="18"/>
              </w:rPr>
              <w:br/>
            </w:r>
            <w:r>
              <w:rPr>
                <w:rFonts w:ascii="Tahoma" w:hAnsi="Tahoma" w:cs="Tahoma"/>
                <w:noProof/>
                <w:sz w:val="18"/>
              </w:rPr>
              <w:drawing>
                <wp:inline distT="0" distB="0" distL="0" distR="0" wp14:anchorId="218E28D6" wp14:editId="60397228">
                  <wp:extent cx="1752600" cy="381000"/>
                  <wp:effectExtent l="0" t="0" r="0" b="0"/>
                  <wp:docPr id="18" name="Picture 1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758AF8F1" w14:textId="77777777" w:rsidR="00DF5972" w:rsidRDefault="00DF5972" w:rsidP="00147DEF">
      <w:pPr>
        <w:spacing w:after="0"/>
        <w:ind w:left="2700"/>
        <w:rPr>
          <w:rFonts w:ascii="Times New Roman" w:hAnsi="Times New Roman" w:cs="Times New Roman"/>
          <w:sz w:val="24"/>
          <w:szCs w:val="24"/>
        </w:rPr>
      </w:pPr>
    </w:p>
    <w:p w14:paraId="6F7D20C5" w14:textId="77777777" w:rsidR="00DF5972" w:rsidRDefault="00DF5972" w:rsidP="00DF5972">
      <w:pPr>
        <w:spacing w:after="0"/>
        <w:rPr>
          <w:rFonts w:ascii="Times New Roman" w:hAnsi="Times New Roman" w:cs="Times New Roman"/>
          <w:sz w:val="24"/>
          <w:szCs w:val="24"/>
        </w:rPr>
      </w:pPr>
    </w:p>
    <w:p w14:paraId="48F9F45D" w14:textId="549A7DA1" w:rsidR="00DF597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DF5972">
        <w:rPr>
          <w:rFonts w:ascii="Times New Roman" w:hAnsi="Times New Roman" w:cs="Times New Roman"/>
          <w:sz w:val="24"/>
          <w:szCs w:val="24"/>
        </w:rPr>
        <w:t>.2.2 Pending Employee Review</w:t>
      </w:r>
    </w:p>
    <w:p w14:paraId="1F22B055" w14:textId="53548F58" w:rsidR="00DF5972"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an eCoaching Log is submitted and the coaching is Direct and is not a Customer Service Escalation and the status is Pending Employee Review, the Employee (Supervisor) </w:t>
      </w:r>
      <w:r w:rsidR="00DF5972">
        <w:rPr>
          <w:rFonts w:ascii="Times New Roman" w:hAnsi="Times New Roman" w:cs="Times New Roman"/>
          <w:sz w:val="24"/>
          <w:szCs w:val="24"/>
        </w:rPr>
        <w:t xml:space="preserve">receives a system generated </w:t>
      </w:r>
      <w:proofErr w:type="spellStart"/>
      <w:r w:rsidR="00DF5972">
        <w:rPr>
          <w:rFonts w:ascii="Times New Roman" w:hAnsi="Times New Roman" w:cs="Times New Roman"/>
          <w:sz w:val="24"/>
          <w:szCs w:val="24"/>
        </w:rPr>
        <w:t>eMail</w:t>
      </w:r>
      <w:proofErr w:type="spellEnd"/>
      <w:r w:rsidR="00DF5972">
        <w:rPr>
          <w:rFonts w:ascii="Times New Roman" w:hAnsi="Times New Roman" w:cs="Times New Roman"/>
          <w:sz w:val="24"/>
          <w:szCs w:val="24"/>
        </w:rPr>
        <w:t xml:space="preserve"> notification.</w:t>
      </w:r>
    </w:p>
    <w:p w14:paraId="1860B204" w14:textId="77777777" w:rsidR="00DF5972" w:rsidRDefault="00DF5972" w:rsidP="00DF5972">
      <w:pPr>
        <w:spacing w:after="0"/>
        <w:ind w:left="2700"/>
        <w:rPr>
          <w:rFonts w:ascii="Times New Roman" w:hAnsi="Times New Roman" w:cs="Times New Roman"/>
          <w:sz w:val="24"/>
          <w:szCs w:val="24"/>
        </w:rPr>
      </w:pPr>
    </w:p>
    <w:p w14:paraId="197CD2D0" w14:textId="77777777" w:rsidR="00AD3435" w:rsidRDefault="00DF597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642863EB" w14:textId="7DD12C4E" w:rsidR="00AD3435" w:rsidRDefault="00DF5972" w:rsidP="002A217C">
      <w:pPr>
        <w:spacing w:after="0"/>
        <w:ind w:left="2700" w:firstLine="180"/>
        <w:rPr>
          <w:rFonts w:ascii="Times New Roman" w:hAnsi="Times New Roman" w:cs="Times New Roman"/>
          <w:sz w:val="24"/>
          <w:szCs w:val="24"/>
        </w:rPr>
      </w:pPr>
      <w:proofErr w:type="spellStart"/>
      <w:proofErr w:type="gramStart"/>
      <w:r w:rsidRPr="00DF5972">
        <w:rPr>
          <w:rFonts w:ascii="Times New Roman" w:hAnsi="Times New Roman" w:cs="Times New Roman"/>
          <w:sz w:val="24"/>
          <w:szCs w:val="24"/>
        </w:rPr>
        <w:t>eCL</w:t>
      </w:r>
      <w:proofErr w:type="spellEnd"/>
      <w:proofErr w:type="gramEnd"/>
      <w:r w:rsidRPr="00DF5972">
        <w:rPr>
          <w:rFonts w:ascii="Times New Roman" w:hAnsi="Times New Roman" w:cs="Times New Roman"/>
          <w:sz w:val="24"/>
          <w:szCs w:val="24"/>
        </w:rPr>
        <w:t>: Pending Employee Review (&lt;EMPLOYEE NAME&gt;</w:t>
      </w:r>
      <w:r w:rsidR="00E2672D">
        <w:rPr>
          <w:rFonts w:ascii="Times New Roman" w:hAnsi="Times New Roman" w:cs="Times New Roman"/>
          <w:sz w:val="24"/>
          <w:szCs w:val="24"/>
        </w:rPr>
        <w:t>)</w:t>
      </w:r>
    </w:p>
    <w:p w14:paraId="72CC0F88" w14:textId="77777777" w:rsidR="00AD3435" w:rsidRDefault="00AD3435" w:rsidP="00AD3435">
      <w:pPr>
        <w:spacing w:after="0"/>
        <w:ind w:left="2700"/>
        <w:rPr>
          <w:rFonts w:ascii="Times New Roman" w:hAnsi="Times New Roman" w:cs="Times New Roman"/>
          <w:sz w:val="24"/>
          <w:szCs w:val="24"/>
        </w:rPr>
      </w:pPr>
    </w:p>
    <w:p w14:paraId="076A27AD" w14:textId="77777777" w:rsidR="00AD3435" w:rsidRDefault="00DF597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36EE629A" w14:textId="0E80C568" w:rsidR="00DF5972" w:rsidRDefault="00DF5972" w:rsidP="002A217C">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6D646157" w14:textId="1942CAAF" w:rsidR="00147DEF"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12082824" w14:textId="77777777" w:rsidR="00AD3435" w:rsidRDefault="00AD3435" w:rsidP="00AD3435">
      <w:pPr>
        <w:spacing w:after="0"/>
        <w:ind w:left="2700"/>
        <w:rPr>
          <w:rFonts w:ascii="Times New Roman" w:hAnsi="Times New Roman" w:cs="Times New Roman"/>
          <w:sz w:val="24"/>
          <w:szCs w:val="24"/>
        </w:rPr>
      </w:pPr>
    </w:p>
    <w:p w14:paraId="28002491" w14:textId="34029623" w:rsidR="00AD3435"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D3435">
        <w:rPr>
          <w:rFonts w:ascii="Times New Roman" w:hAnsi="Times New Roman" w:cs="Times New Roman"/>
          <w:sz w:val="24"/>
          <w:szCs w:val="24"/>
        </w:rPr>
        <w:t>.2.3 Pending Manager Review</w:t>
      </w:r>
    </w:p>
    <w:p w14:paraId="6A698536" w14:textId="424906ED"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an eCoaching Log is submitted and the coaching is Indirect and is not a Customer Service Escalation and the status is Pending Manager Review, the immediate Manager of the Employee (Supervisor) receives a system generated </w:t>
      </w:r>
      <w:proofErr w:type="spellStart"/>
      <w:r>
        <w:rPr>
          <w:rFonts w:ascii="Times New Roman" w:hAnsi="Times New Roman" w:cs="Times New Roman"/>
          <w:sz w:val="24"/>
          <w:szCs w:val="24"/>
        </w:rPr>
        <w:t>eMail</w:t>
      </w:r>
      <w:proofErr w:type="spellEnd"/>
      <w:r>
        <w:rPr>
          <w:rFonts w:ascii="Times New Roman" w:hAnsi="Times New Roman" w:cs="Times New Roman"/>
          <w:sz w:val="24"/>
          <w:szCs w:val="24"/>
        </w:rPr>
        <w:t xml:space="preserve"> notification.</w:t>
      </w:r>
    </w:p>
    <w:p w14:paraId="76336ED0" w14:textId="77777777" w:rsidR="00AD3435" w:rsidRDefault="00AD3435" w:rsidP="00AD3435">
      <w:pPr>
        <w:spacing w:after="0"/>
        <w:ind w:left="2700"/>
        <w:rPr>
          <w:rFonts w:ascii="Times New Roman" w:hAnsi="Times New Roman" w:cs="Times New Roman"/>
          <w:sz w:val="24"/>
          <w:szCs w:val="24"/>
        </w:rPr>
      </w:pPr>
    </w:p>
    <w:p w14:paraId="2E2F1FAB" w14:textId="77777777" w:rsidR="00AD3435" w:rsidRDefault="00AD343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60DEB192" w14:textId="69FC5BFF" w:rsidR="00AD3435" w:rsidRDefault="00AD3435" w:rsidP="002A217C">
      <w:pPr>
        <w:spacing w:after="0"/>
        <w:ind w:left="2700" w:firstLine="180"/>
        <w:rPr>
          <w:rFonts w:ascii="Times New Roman" w:hAnsi="Times New Roman" w:cs="Times New Roman"/>
          <w:sz w:val="24"/>
          <w:szCs w:val="24"/>
        </w:rPr>
      </w:pPr>
      <w:proofErr w:type="spellStart"/>
      <w:proofErr w:type="gramStart"/>
      <w:r w:rsidRPr="00DF5972">
        <w:rPr>
          <w:rFonts w:ascii="Times New Roman" w:hAnsi="Times New Roman" w:cs="Times New Roman"/>
          <w:sz w:val="24"/>
          <w:szCs w:val="24"/>
        </w:rPr>
        <w:t>eCL</w:t>
      </w:r>
      <w:proofErr w:type="spellEnd"/>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sidR="00E2672D">
        <w:rPr>
          <w:rFonts w:ascii="Times New Roman" w:hAnsi="Times New Roman" w:cs="Times New Roman"/>
          <w:sz w:val="24"/>
          <w:szCs w:val="24"/>
        </w:rPr>
        <w:t>)</w:t>
      </w:r>
    </w:p>
    <w:p w14:paraId="5A4F0EB2" w14:textId="77777777" w:rsidR="00AD3435" w:rsidRDefault="00AD3435" w:rsidP="00AD3435">
      <w:pPr>
        <w:spacing w:after="0"/>
        <w:ind w:left="2700"/>
        <w:rPr>
          <w:rFonts w:ascii="Times New Roman" w:hAnsi="Times New Roman" w:cs="Times New Roman"/>
          <w:sz w:val="24"/>
          <w:szCs w:val="24"/>
        </w:rPr>
      </w:pPr>
    </w:p>
    <w:p w14:paraId="25F3A8A5" w14:textId="77777777"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lastRenderedPageBreak/>
        <w:t>Message</w:t>
      </w:r>
      <w:r w:rsidRPr="00AD3435">
        <w:rPr>
          <w:rFonts w:ascii="Times New Roman" w:hAnsi="Times New Roman" w:cs="Times New Roman"/>
          <w:sz w:val="24"/>
          <w:szCs w:val="24"/>
        </w:rPr>
        <w:t>:</w:t>
      </w:r>
    </w:p>
    <w:p w14:paraId="0F997D96" w14:textId="35F82394" w:rsidR="00AD3435" w:rsidRPr="00AD3435" w:rsidRDefault="00AD3435" w:rsidP="002A217C">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sidR="00A95B42">
        <w:rPr>
          <w:rFonts w:ascii="Times New Roman" w:hAnsi="Times New Roman" w:cs="Times New Roman"/>
          <w:sz w:val="24"/>
          <w:szCs w:val="24"/>
        </w:rPr>
        <w:t>.</w:t>
      </w:r>
      <w:r w:rsidRPr="00AD3435">
        <w:rPr>
          <w:rFonts w:ascii="Times New Roman" w:hAnsi="Times New Roman" w:cs="Times New Roman"/>
          <w:sz w:val="24"/>
          <w:szCs w:val="24"/>
        </w:rPr>
        <w:br/>
      </w:r>
    </w:p>
    <w:p w14:paraId="25AB2C2A" w14:textId="06BCD6E0" w:rsidR="00147DEF"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158C1403" w14:textId="77777777" w:rsidR="00AD3435" w:rsidRDefault="00AD3435" w:rsidP="00AD3435">
      <w:pPr>
        <w:spacing w:after="0"/>
        <w:ind w:left="2700"/>
        <w:rPr>
          <w:rFonts w:ascii="Times New Roman" w:hAnsi="Times New Roman" w:cs="Times New Roman"/>
          <w:sz w:val="24"/>
          <w:szCs w:val="24"/>
        </w:rPr>
      </w:pPr>
    </w:p>
    <w:p w14:paraId="6775CFCF" w14:textId="45FCBA6F" w:rsidR="00AD3435"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D3435">
        <w:rPr>
          <w:rFonts w:ascii="Times New Roman" w:hAnsi="Times New Roman" w:cs="Times New Roman"/>
          <w:sz w:val="24"/>
          <w:szCs w:val="24"/>
        </w:rPr>
        <w:t>.2.4 Pending Sr. Manager Review</w:t>
      </w:r>
    </w:p>
    <w:p w14:paraId="0F9927D8" w14:textId="44173C00"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an eCoaching Log is submitted and the coaching is Direct and is a Customer Service Escalation and the status is Pending Sr. Manager Review, the immediate Sr. Manager of the Employee (Supervisor) receives a system generated </w:t>
      </w:r>
      <w:proofErr w:type="spellStart"/>
      <w:r>
        <w:rPr>
          <w:rFonts w:ascii="Times New Roman" w:hAnsi="Times New Roman" w:cs="Times New Roman"/>
          <w:sz w:val="24"/>
          <w:szCs w:val="24"/>
        </w:rPr>
        <w:t>eMail</w:t>
      </w:r>
      <w:proofErr w:type="spellEnd"/>
      <w:r>
        <w:rPr>
          <w:rFonts w:ascii="Times New Roman" w:hAnsi="Times New Roman" w:cs="Times New Roman"/>
          <w:sz w:val="24"/>
          <w:szCs w:val="24"/>
        </w:rPr>
        <w:t xml:space="preserve"> notification.</w:t>
      </w:r>
    </w:p>
    <w:p w14:paraId="15B3A620" w14:textId="77777777" w:rsidR="00A95B42" w:rsidRDefault="00A95B42" w:rsidP="00AD3435">
      <w:pPr>
        <w:spacing w:after="0"/>
        <w:ind w:left="2700"/>
        <w:rPr>
          <w:rFonts w:ascii="Times New Roman" w:hAnsi="Times New Roman" w:cs="Times New Roman"/>
          <w:sz w:val="24"/>
          <w:szCs w:val="24"/>
        </w:rPr>
      </w:pPr>
    </w:p>
    <w:p w14:paraId="4110EFE9" w14:textId="77777777" w:rsidR="00AD3435" w:rsidRDefault="00AD343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41D09DC7" w14:textId="28B1934B" w:rsidR="00AD3435" w:rsidRDefault="00AD3435" w:rsidP="002A217C">
      <w:pPr>
        <w:spacing w:after="0"/>
        <w:ind w:left="2700" w:firstLine="180"/>
        <w:rPr>
          <w:rFonts w:ascii="Times New Roman" w:hAnsi="Times New Roman" w:cs="Times New Roman"/>
          <w:sz w:val="24"/>
          <w:szCs w:val="24"/>
        </w:rPr>
      </w:pPr>
      <w:proofErr w:type="spellStart"/>
      <w:proofErr w:type="gramStart"/>
      <w:r w:rsidRPr="00DF5972">
        <w:rPr>
          <w:rFonts w:ascii="Times New Roman" w:hAnsi="Times New Roman" w:cs="Times New Roman"/>
          <w:sz w:val="24"/>
          <w:szCs w:val="24"/>
        </w:rPr>
        <w:t>eCL</w:t>
      </w:r>
      <w:proofErr w:type="spellEnd"/>
      <w:proofErr w:type="gramEnd"/>
      <w:r w:rsidRPr="00DF5972">
        <w:rPr>
          <w:rFonts w:ascii="Times New Roman" w:hAnsi="Times New Roman" w:cs="Times New Roman"/>
          <w:sz w:val="24"/>
          <w:szCs w:val="24"/>
        </w:rPr>
        <w:t xml:space="preserve">: Pending </w:t>
      </w:r>
      <w:r w:rsidR="00A95B42">
        <w:rPr>
          <w:rFonts w:ascii="Times New Roman" w:hAnsi="Times New Roman" w:cs="Times New Roman"/>
          <w:sz w:val="24"/>
          <w:szCs w:val="24"/>
        </w:rPr>
        <w:t xml:space="preserve">Sr.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sidR="00E2672D">
        <w:rPr>
          <w:rFonts w:ascii="Times New Roman" w:hAnsi="Times New Roman" w:cs="Times New Roman"/>
          <w:sz w:val="24"/>
          <w:szCs w:val="24"/>
        </w:rPr>
        <w:t>)</w:t>
      </w:r>
    </w:p>
    <w:p w14:paraId="7B41B6DA" w14:textId="77777777" w:rsidR="00AD3435" w:rsidRDefault="00AD3435" w:rsidP="00AD3435">
      <w:pPr>
        <w:spacing w:after="0"/>
        <w:ind w:left="2700"/>
        <w:rPr>
          <w:rFonts w:ascii="Times New Roman" w:hAnsi="Times New Roman" w:cs="Times New Roman"/>
          <w:sz w:val="24"/>
          <w:szCs w:val="24"/>
        </w:rPr>
      </w:pPr>
    </w:p>
    <w:p w14:paraId="2310C80D" w14:textId="77777777"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55D76221" w14:textId="640F31D8" w:rsidR="00AD3435" w:rsidRPr="00AD3435" w:rsidRDefault="00A95B42" w:rsidP="002A217C">
      <w:pPr>
        <w:spacing w:after="0"/>
        <w:ind w:left="2880"/>
        <w:rPr>
          <w:rFonts w:ascii="Times New Roman" w:hAnsi="Times New Roman" w:cs="Times New Roman"/>
          <w:sz w:val="24"/>
          <w:szCs w:val="24"/>
        </w:rPr>
      </w:pPr>
      <w:r w:rsidRPr="00A95B42">
        <w:rPr>
          <w:rFonts w:ascii="Times New Roman" w:hAnsi="Times New Roman" w:cs="Times New Roman"/>
          <w:sz w:val="24"/>
          <w:szCs w:val="24"/>
        </w:rPr>
        <w:t xml:space="preserve">A new eCoaching Log has been entered and requires your action. Please click on the link below to review and verify that the </w:t>
      </w:r>
      <w:proofErr w:type="spellStart"/>
      <w:proofErr w:type="gramStart"/>
      <w:r w:rsidRPr="00A95B42">
        <w:rPr>
          <w:rFonts w:ascii="Times New Roman" w:hAnsi="Times New Roman" w:cs="Times New Roman"/>
          <w:sz w:val="24"/>
          <w:szCs w:val="24"/>
        </w:rPr>
        <w:t>eCL</w:t>
      </w:r>
      <w:proofErr w:type="spellEnd"/>
      <w:proofErr w:type="gramEnd"/>
      <w:r w:rsidRPr="00A95B42">
        <w:rPr>
          <w:rFonts w:ascii="Times New Roman" w:hAnsi="Times New Roman" w:cs="Times New Roman"/>
          <w:sz w:val="24"/>
          <w:szCs w:val="24"/>
        </w:rPr>
        <w:t xml:space="preserve">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00AD3435" w:rsidRPr="00AD3435">
        <w:rPr>
          <w:rFonts w:ascii="Times New Roman" w:hAnsi="Times New Roman" w:cs="Times New Roman"/>
          <w:sz w:val="24"/>
          <w:szCs w:val="24"/>
        </w:rPr>
        <w:br/>
      </w:r>
    </w:p>
    <w:p w14:paraId="42DC69CC" w14:textId="77777777" w:rsidR="00AD3435"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FC72F7F" w14:textId="77777777" w:rsidR="00AD3435" w:rsidRDefault="00AD3435" w:rsidP="00AD3435">
      <w:pPr>
        <w:spacing w:after="0"/>
        <w:ind w:left="2700"/>
        <w:rPr>
          <w:rFonts w:ascii="Times New Roman" w:hAnsi="Times New Roman" w:cs="Times New Roman"/>
          <w:sz w:val="24"/>
          <w:szCs w:val="24"/>
        </w:rPr>
      </w:pPr>
    </w:p>
    <w:p w14:paraId="6B81E363" w14:textId="2521E539"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95B42">
        <w:rPr>
          <w:rFonts w:ascii="Times New Roman" w:hAnsi="Times New Roman" w:cs="Times New Roman"/>
          <w:sz w:val="24"/>
          <w:szCs w:val="24"/>
        </w:rPr>
        <w:t>.2.5 Pending Sr. Manager Review</w:t>
      </w:r>
    </w:p>
    <w:p w14:paraId="70FD4C1E" w14:textId="56C2D62D"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an eCoaching Log is submitted and the coaching is Indirect and is a Customer Service Escalation and the status is Pending Sr. Manager Review, the immediate Sr. Manager of the Employee (Supervisor) receives a system generated </w:t>
      </w:r>
      <w:proofErr w:type="spellStart"/>
      <w:r>
        <w:rPr>
          <w:rFonts w:ascii="Times New Roman" w:hAnsi="Times New Roman" w:cs="Times New Roman"/>
          <w:sz w:val="24"/>
          <w:szCs w:val="24"/>
        </w:rPr>
        <w:t>eMail</w:t>
      </w:r>
      <w:proofErr w:type="spellEnd"/>
      <w:r>
        <w:rPr>
          <w:rFonts w:ascii="Times New Roman" w:hAnsi="Times New Roman" w:cs="Times New Roman"/>
          <w:sz w:val="24"/>
          <w:szCs w:val="24"/>
        </w:rPr>
        <w:t xml:space="preserve"> notification.</w:t>
      </w:r>
    </w:p>
    <w:p w14:paraId="405DFE2E" w14:textId="77777777" w:rsidR="00A95B42" w:rsidRDefault="00A95B42" w:rsidP="00A95B42">
      <w:pPr>
        <w:spacing w:after="0"/>
        <w:ind w:left="2700"/>
        <w:rPr>
          <w:rFonts w:ascii="Times New Roman" w:hAnsi="Times New Roman" w:cs="Times New Roman"/>
          <w:sz w:val="24"/>
          <w:szCs w:val="24"/>
        </w:rPr>
      </w:pPr>
    </w:p>
    <w:p w14:paraId="70ECF81C"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4DF73C5D" w14:textId="40AC91A8" w:rsidR="00A95B42" w:rsidRDefault="00A95B42" w:rsidP="002A217C">
      <w:pPr>
        <w:spacing w:after="0"/>
        <w:ind w:left="2700" w:firstLine="180"/>
        <w:rPr>
          <w:rFonts w:ascii="Times New Roman" w:hAnsi="Times New Roman" w:cs="Times New Roman"/>
          <w:sz w:val="24"/>
          <w:szCs w:val="24"/>
        </w:rPr>
      </w:pPr>
      <w:proofErr w:type="spellStart"/>
      <w:proofErr w:type="gramStart"/>
      <w:r w:rsidRPr="00DF5972">
        <w:rPr>
          <w:rFonts w:ascii="Times New Roman" w:hAnsi="Times New Roman" w:cs="Times New Roman"/>
          <w:sz w:val="24"/>
          <w:szCs w:val="24"/>
        </w:rPr>
        <w:lastRenderedPageBreak/>
        <w:t>eCL</w:t>
      </w:r>
      <w:proofErr w:type="spellEnd"/>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Sr. Manager</w:t>
      </w:r>
      <w:r w:rsidRPr="00DF5972">
        <w:rPr>
          <w:rFonts w:ascii="Times New Roman" w:hAnsi="Times New Roman" w:cs="Times New Roman"/>
          <w:sz w:val="24"/>
          <w:szCs w:val="24"/>
        </w:rPr>
        <w:t xml:space="preserve"> Review (&lt;EMPLOYEE NAME&gt;</w:t>
      </w:r>
      <w:r w:rsidR="00FC6434">
        <w:rPr>
          <w:rFonts w:ascii="Times New Roman" w:hAnsi="Times New Roman" w:cs="Times New Roman"/>
          <w:sz w:val="24"/>
          <w:szCs w:val="24"/>
        </w:rPr>
        <w:t>)</w:t>
      </w:r>
    </w:p>
    <w:p w14:paraId="20D38EBC" w14:textId="77777777" w:rsidR="00A95B42" w:rsidRDefault="00A95B42" w:rsidP="00A95B42">
      <w:pPr>
        <w:spacing w:after="0"/>
        <w:ind w:left="2700"/>
        <w:rPr>
          <w:rFonts w:ascii="Times New Roman" w:hAnsi="Times New Roman" w:cs="Times New Roman"/>
          <w:sz w:val="24"/>
          <w:szCs w:val="24"/>
        </w:rPr>
      </w:pPr>
    </w:p>
    <w:p w14:paraId="6F1778B1"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727E198E" w14:textId="77777777" w:rsidR="00A95B42" w:rsidRPr="00AD3435" w:rsidRDefault="00A95B42" w:rsidP="002A217C">
      <w:pPr>
        <w:spacing w:after="0"/>
        <w:ind w:left="2880"/>
        <w:rPr>
          <w:rFonts w:ascii="Times New Roman" w:hAnsi="Times New Roman" w:cs="Times New Roman"/>
          <w:sz w:val="24"/>
          <w:szCs w:val="24"/>
        </w:rPr>
      </w:pPr>
      <w:r w:rsidRPr="00A95B42">
        <w:rPr>
          <w:rFonts w:ascii="Times New Roman" w:hAnsi="Times New Roman" w:cs="Times New Roman"/>
          <w:sz w:val="24"/>
          <w:szCs w:val="24"/>
        </w:rPr>
        <w:t xml:space="preserve">A new eCoaching Log has been entered and requires your action. Please click on the link below to review and verify that the </w:t>
      </w:r>
      <w:proofErr w:type="spellStart"/>
      <w:proofErr w:type="gramStart"/>
      <w:r w:rsidRPr="00A95B42">
        <w:rPr>
          <w:rFonts w:ascii="Times New Roman" w:hAnsi="Times New Roman" w:cs="Times New Roman"/>
          <w:sz w:val="24"/>
          <w:szCs w:val="24"/>
        </w:rPr>
        <w:t>eCL</w:t>
      </w:r>
      <w:proofErr w:type="spellEnd"/>
      <w:proofErr w:type="gramEnd"/>
      <w:r w:rsidRPr="00A95B42">
        <w:rPr>
          <w:rFonts w:ascii="Times New Roman" w:hAnsi="Times New Roman" w:cs="Times New Roman"/>
          <w:sz w:val="24"/>
          <w:szCs w:val="24"/>
        </w:rPr>
        <w:t xml:space="preserve">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Pr="00AD3435">
        <w:rPr>
          <w:rFonts w:ascii="Times New Roman" w:hAnsi="Times New Roman" w:cs="Times New Roman"/>
          <w:sz w:val="24"/>
          <w:szCs w:val="24"/>
        </w:rPr>
        <w:br/>
      </w:r>
    </w:p>
    <w:p w14:paraId="6AA75525"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39E87941" w14:textId="77777777" w:rsidR="00AD3435" w:rsidRDefault="00AD3435" w:rsidP="00AD3435">
      <w:pPr>
        <w:spacing w:after="0"/>
        <w:ind w:left="2700"/>
        <w:rPr>
          <w:rFonts w:ascii="Times New Roman" w:hAnsi="Times New Roman" w:cs="Times New Roman"/>
          <w:sz w:val="24"/>
          <w:szCs w:val="24"/>
        </w:rPr>
      </w:pPr>
    </w:p>
    <w:p w14:paraId="5BA32FDC" w14:textId="5B04E28B" w:rsidR="00E025E3" w:rsidRDefault="00E025E3" w:rsidP="00E025E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2.2.2.6 Progressive </w:t>
      </w:r>
      <w:r w:rsidR="000721A8">
        <w:rPr>
          <w:rFonts w:ascii="Times New Roman" w:hAnsi="Times New Roman" w:cs="Times New Roman"/>
          <w:sz w:val="24"/>
          <w:szCs w:val="24"/>
        </w:rPr>
        <w:t>Disciplinary</w:t>
      </w:r>
      <w:r>
        <w:rPr>
          <w:rFonts w:ascii="Times New Roman" w:hAnsi="Times New Roman" w:cs="Times New Roman"/>
          <w:sz w:val="24"/>
          <w:szCs w:val="24"/>
        </w:rPr>
        <w:t xml:space="preserve"> Warnings</w:t>
      </w:r>
    </w:p>
    <w:p w14:paraId="200DAE5A" w14:textId="602B7294" w:rsidR="00E025E3" w:rsidRDefault="00E025E3" w:rsidP="00AD3435">
      <w:pPr>
        <w:spacing w:after="0"/>
        <w:ind w:left="2700"/>
        <w:rPr>
          <w:rFonts w:ascii="Times New Roman" w:hAnsi="Times New Roman" w:cs="Times New Roman"/>
          <w:sz w:val="24"/>
          <w:szCs w:val="24"/>
        </w:rPr>
      </w:pPr>
      <w:r>
        <w:rPr>
          <w:rFonts w:ascii="Times New Roman" w:hAnsi="Times New Roman" w:cs="Times New Roman"/>
          <w:sz w:val="24"/>
          <w:szCs w:val="24"/>
        </w:rPr>
        <w:t>No email notification is sent for Progressive Disciplinary eCoaching Logs</w:t>
      </w:r>
    </w:p>
    <w:p w14:paraId="71CCDF66" w14:textId="77777777" w:rsidR="00E025E3" w:rsidRDefault="00E025E3" w:rsidP="00AD3435">
      <w:pPr>
        <w:spacing w:after="0"/>
        <w:ind w:left="2700"/>
        <w:rPr>
          <w:rFonts w:ascii="Times New Roman" w:hAnsi="Times New Roman" w:cs="Times New Roman"/>
          <w:sz w:val="24"/>
          <w:szCs w:val="24"/>
        </w:rPr>
      </w:pPr>
    </w:p>
    <w:p w14:paraId="6F001C5D" w14:textId="252287EA"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D930CB">
        <w:rPr>
          <w:rFonts w:ascii="Times New Roman" w:hAnsi="Times New Roman" w:cs="Times New Roman"/>
          <w:sz w:val="24"/>
          <w:szCs w:val="24"/>
        </w:rPr>
        <w:t>.</w:t>
      </w:r>
      <w:r w:rsidR="0012287C">
        <w:rPr>
          <w:rFonts w:ascii="Times New Roman" w:hAnsi="Times New Roman" w:cs="Times New Roman"/>
          <w:sz w:val="24"/>
          <w:szCs w:val="24"/>
        </w:rPr>
        <w:t>3</w:t>
      </w:r>
      <w:r w:rsidR="00D930CB">
        <w:rPr>
          <w:rFonts w:ascii="Times New Roman" w:hAnsi="Times New Roman" w:cs="Times New Roman"/>
          <w:sz w:val="24"/>
          <w:szCs w:val="24"/>
        </w:rPr>
        <w:t xml:space="preserve"> Outlier Data Feed (OMR</w:t>
      </w:r>
      <w:r w:rsidR="0012287C">
        <w:rPr>
          <w:rFonts w:ascii="Times New Roman" w:hAnsi="Times New Roman" w:cs="Times New Roman"/>
          <w:sz w:val="24"/>
          <w:szCs w:val="24"/>
        </w:rPr>
        <w:t>)</w:t>
      </w:r>
    </w:p>
    <w:p w14:paraId="724CFC24" w14:textId="4EB1F29A"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Outlier Data Feed for </w:t>
      </w:r>
      <w:r w:rsidR="0076265B">
        <w:rPr>
          <w:rFonts w:ascii="Times New Roman" w:hAnsi="Times New Roman" w:cs="Times New Roman"/>
          <w:sz w:val="24"/>
          <w:szCs w:val="24"/>
        </w:rPr>
        <w:t>Supervisors</w:t>
      </w:r>
      <w:r w:rsidR="00D930CB">
        <w:rPr>
          <w:rFonts w:ascii="Times New Roman" w:hAnsi="Times New Roman" w:cs="Times New Roman"/>
          <w:sz w:val="24"/>
          <w:szCs w:val="24"/>
        </w:rPr>
        <w:t xml:space="preserve"> is not defined.</w:t>
      </w:r>
    </w:p>
    <w:p w14:paraId="0E71E1B3" w14:textId="77777777" w:rsidR="00D930CB" w:rsidRDefault="00D930CB" w:rsidP="00D930CB">
      <w:pPr>
        <w:spacing w:after="0"/>
        <w:ind w:left="720"/>
        <w:rPr>
          <w:rFonts w:ascii="Times New Roman" w:hAnsi="Times New Roman" w:cs="Times New Roman"/>
          <w:sz w:val="24"/>
          <w:szCs w:val="24"/>
        </w:rPr>
      </w:pPr>
    </w:p>
    <w:p w14:paraId="41EC43CE" w14:textId="30511283" w:rsidR="00D930CB" w:rsidRDefault="002A217C" w:rsidP="0001010C">
      <w:pPr>
        <w:tabs>
          <w:tab w:val="left" w:pos="720"/>
          <w:tab w:val="left" w:pos="1440"/>
          <w:tab w:val="left" w:pos="2160"/>
          <w:tab w:val="left" w:pos="2880"/>
          <w:tab w:val="left" w:pos="3600"/>
          <w:tab w:val="left" w:pos="4320"/>
          <w:tab w:val="left" w:pos="5040"/>
          <w:tab w:val="center" w:pos="6840"/>
        </w:tabs>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12287C">
        <w:rPr>
          <w:rFonts w:ascii="Times New Roman" w:hAnsi="Times New Roman" w:cs="Times New Roman"/>
          <w:sz w:val="24"/>
          <w:szCs w:val="24"/>
        </w:rPr>
        <w:t>.4</w:t>
      </w:r>
      <w:r w:rsidR="00D930CB">
        <w:rPr>
          <w:rFonts w:ascii="Times New Roman" w:hAnsi="Times New Roman" w:cs="Times New Roman"/>
          <w:sz w:val="24"/>
          <w:szCs w:val="24"/>
        </w:rPr>
        <w:t xml:space="preserve"> Quality Data Feed (IQS)</w:t>
      </w:r>
      <w:r w:rsidR="0001010C">
        <w:rPr>
          <w:rFonts w:ascii="Times New Roman" w:hAnsi="Times New Roman" w:cs="Times New Roman"/>
          <w:sz w:val="24"/>
          <w:szCs w:val="24"/>
        </w:rPr>
        <w:tab/>
      </w:r>
    </w:p>
    <w:p w14:paraId="1FF1FD05" w14:textId="6695B045"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Quality Data Feed for Supervisors is not defined. </w:t>
      </w:r>
    </w:p>
    <w:p w14:paraId="5D7D3C65" w14:textId="77777777" w:rsidR="00A43023" w:rsidRDefault="00A43023" w:rsidP="00D930CB">
      <w:pPr>
        <w:tabs>
          <w:tab w:val="left" w:pos="1800"/>
        </w:tabs>
        <w:spacing w:after="0"/>
        <w:ind w:left="720"/>
        <w:rPr>
          <w:rFonts w:ascii="Times New Roman" w:hAnsi="Times New Roman" w:cs="Times New Roman"/>
          <w:sz w:val="24"/>
          <w:szCs w:val="24"/>
        </w:rPr>
      </w:pPr>
    </w:p>
    <w:p w14:paraId="407E4B19" w14:textId="01E0DBA1" w:rsidR="00A43023" w:rsidRDefault="00A43023" w:rsidP="00A43023">
      <w:pPr>
        <w:spacing w:after="0"/>
        <w:ind w:left="1440" w:firstLine="720"/>
        <w:rPr>
          <w:rFonts w:ascii="Times New Roman" w:hAnsi="Times New Roman" w:cs="Times New Roman"/>
          <w:sz w:val="24"/>
          <w:szCs w:val="24"/>
        </w:rPr>
      </w:pPr>
      <w:r>
        <w:rPr>
          <w:rFonts w:ascii="Times New Roman" w:hAnsi="Times New Roman" w:cs="Times New Roman"/>
          <w:sz w:val="24"/>
          <w:szCs w:val="24"/>
        </w:rPr>
        <w:t>2.2.5 Electronic Timecard System Data Feed (ETS)</w:t>
      </w:r>
    </w:p>
    <w:p w14:paraId="4813DD17" w14:textId="3453B7E3" w:rsidR="00A43023" w:rsidRDefault="00A43023" w:rsidP="00A43023">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ETS Data Feed allows for the creation of eCoaching logs for Supervisors </w:t>
      </w:r>
      <w:r w:rsidR="00401ABF">
        <w:rPr>
          <w:rFonts w:ascii="Times New Roman" w:hAnsi="Times New Roman" w:cs="Times New Roman"/>
          <w:sz w:val="24"/>
          <w:szCs w:val="24"/>
        </w:rPr>
        <w:t xml:space="preserve">who </w:t>
      </w:r>
      <w:r w:rsidR="0076265B">
        <w:rPr>
          <w:rFonts w:ascii="Times New Roman" w:hAnsi="Times New Roman" w:cs="Times New Roman"/>
          <w:sz w:val="24"/>
          <w:szCs w:val="24"/>
        </w:rPr>
        <w:t>committed</w:t>
      </w:r>
      <w:r w:rsidR="00401ABF">
        <w:rPr>
          <w:rFonts w:ascii="Times New Roman" w:hAnsi="Times New Roman" w:cs="Times New Roman"/>
          <w:sz w:val="24"/>
          <w:szCs w:val="24"/>
        </w:rPr>
        <w:t xml:space="preserve"> a timekeeping infraction such as using an incorrect charge code or </w:t>
      </w:r>
      <w:r>
        <w:rPr>
          <w:rFonts w:ascii="Times New Roman" w:hAnsi="Times New Roman" w:cs="Times New Roman"/>
          <w:sz w:val="24"/>
          <w:szCs w:val="24"/>
        </w:rPr>
        <w:t xml:space="preserve">who </w:t>
      </w:r>
      <w:r w:rsidR="00C70600">
        <w:rPr>
          <w:rFonts w:ascii="Times New Roman" w:hAnsi="Times New Roman" w:cs="Times New Roman"/>
          <w:sz w:val="24"/>
          <w:szCs w:val="24"/>
        </w:rPr>
        <w:t xml:space="preserve">approved a time card of a direct report which contained a </w:t>
      </w:r>
      <w:r>
        <w:rPr>
          <w:rFonts w:ascii="Times New Roman" w:hAnsi="Times New Roman" w:cs="Times New Roman"/>
          <w:sz w:val="24"/>
          <w:szCs w:val="24"/>
        </w:rPr>
        <w:t xml:space="preserve">timekeeping infraction. </w:t>
      </w:r>
    </w:p>
    <w:p w14:paraId="31F89AFD" w14:textId="77777777" w:rsidR="00A43023" w:rsidRDefault="00A43023" w:rsidP="00A43023">
      <w:pPr>
        <w:tabs>
          <w:tab w:val="left" w:pos="1800"/>
        </w:tabs>
        <w:spacing w:after="0"/>
        <w:ind w:left="2160"/>
        <w:rPr>
          <w:rFonts w:ascii="Times New Roman" w:hAnsi="Times New Roman" w:cs="Times New Roman"/>
          <w:sz w:val="24"/>
          <w:szCs w:val="24"/>
        </w:rPr>
      </w:pPr>
    </w:p>
    <w:p w14:paraId="3DB96107" w14:textId="641638A5" w:rsidR="00A43023" w:rsidRDefault="00A43023" w:rsidP="00A4302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2.2.5.1 </w:t>
      </w:r>
      <w:r w:rsidR="00FC6434">
        <w:rPr>
          <w:rFonts w:ascii="Times New Roman" w:hAnsi="Times New Roman" w:cs="Times New Roman"/>
          <w:sz w:val="24"/>
          <w:szCs w:val="24"/>
        </w:rPr>
        <w:t>ETS Reports</w:t>
      </w:r>
    </w:p>
    <w:p w14:paraId="0BCC282E" w14:textId="11CBE440" w:rsidR="00A43023" w:rsidRDefault="00FC6434" w:rsidP="00A43023">
      <w:pPr>
        <w:spacing w:after="0"/>
        <w:ind w:left="2880"/>
        <w:rPr>
          <w:rFonts w:ascii="Times New Roman" w:hAnsi="Times New Roman" w:cs="Times New Roman"/>
          <w:sz w:val="24"/>
          <w:szCs w:val="24"/>
        </w:rPr>
      </w:pPr>
      <w:r>
        <w:rPr>
          <w:rFonts w:ascii="Times New Roman" w:hAnsi="Times New Roman" w:cs="Times New Roman"/>
          <w:sz w:val="24"/>
          <w:szCs w:val="24"/>
        </w:rPr>
        <w:t>The following reports will be generated by Time Card Administrators</w:t>
      </w:r>
      <w:r w:rsidR="0029406C">
        <w:rPr>
          <w:rFonts w:ascii="Times New Roman" w:hAnsi="Times New Roman" w:cs="Times New Roman"/>
          <w:sz w:val="24"/>
          <w:szCs w:val="24"/>
        </w:rPr>
        <w:t xml:space="preserve"> for supervisors who </w:t>
      </w:r>
      <w:r w:rsidR="0076265B">
        <w:rPr>
          <w:rFonts w:ascii="Times New Roman" w:hAnsi="Times New Roman" w:cs="Times New Roman"/>
          <w:sz w:val="24"/>
          <w:szCs w:val="24"/>
        </w:rPr>
        <w:t>committed</w:t>
      </w:r>
      <w:r w:rsidR="0029406C">
        <w:rPr>
          <w:rFonts w:ascii="Times New Roman" w:hAnsi="Times New Roman" w:cs="Times New Roman"/>
          <w:sz w:val="24"/>
          <w:szCs w:val="24"/>
        </w:rPr>
        <w:t xml:space="preserve"> infractions</w:t>
      </w:r>
      <w:r w:rsidR="006C56E5">
        <w:rPr>
          <w:rFonts w:ascii="Times New Roman" w:hAnsi="Times New Roman" w:cs="Times New Roman"/>
          <w:sz w:val="24"/>
          <w:szCs w:val="24"/>
        </w:rPr>
        <w:t>:</w:t>
      </w:r>
    </w:p>
    <w:p w14:paraId="295EA651" w14:textId="77777777" w:rsidR="00A43023" w:rsidRDefault="00A43023" w:rsidP="00A43023">
      <w:pPr>
        <w:tabs>
          <w:tab w:val="left" w:pos="1800"/>
        </w:tabs>
        <w:spacing w:after="0"/>
        <w:ind w:left="2160"/>
        <w:rPr>
          <w:rFonts w:ascii="Times New Roman" w:hAnsi="Times New Roman" w:cs="Times New Roman"/>
          <w:sz w:val="24"/>
          <w:szCs w:val="24"/>
        </w:rPr>
      </w:pPr>
    </w:p>
    <w:p w14:paraId="10B9B771" w14:textId="77777777" w:rsidR="005A33A0" w:rsidRDefault="005A33A0" w:rsidP="005A33A0">
      <w:pPr>
        <w:spacing w:after="0"/>
        <w:ind w:left="3420" w:firstLine="180"/>
        <w:rPr>
          <w:rFonts w:ascii="Times New Roman" w:hAnsi="Times New Roman" w:cs="Times New Roman"/>
          <w:sz w:val="24"/>
          <w:szCs w:val="24"/>
        </w:rPr>
      </w:pPr>
      <w:r>
        <w:rPr>
          <w:rFonts w:ascii="Times New Roman" w:hAnsi="Times New Roman" w:cs="Times New Roman"/>
          <w:sz w:val="24"/>
          <w:szCs w:val="24"/>
        </w:rPr>
        <w:t>Exempt Over Time</w:t>
      </w:r>
    </w:p>
    <w:p w14:paraId="36153D1A" w14:textId="77777777" w:rsidR="00401ABF" w:rsidRDefault="00401ABF" w:rsidP="00401ABF">
      <w:pPr>
        <w:spacing w:after="0"/>
        <w:ind w:left="3420" w:firstLine="180"/>
        <w:rPr>
          <w:rFonts w:ascii="Times New Roman" w:hAnsi="Times New Roman" w:cs="Times New Roman"/>
          <w:sz w:val="24"/>
          <w:szCs w:val="24"/>
        </w:rPr>
      </w:pPr>
      <w:r>
        <w:rPr>
          <w:rFonts w:ascii="Times New Roman" w:hAnsi="Times New Roman" w:cs="Times New Roman"/>
          <w:sz w:val="24"/>
          <w:szCs w:val="24"/>
        </w:rPr>
        <w:lastRenderedPageBreak/>
        <w:t xml:space="preserve">Excused Absence </w:t>
      </w:r>
    </w:p>
    <w:p w14:paraId="375CB884" w14:textId="2CDBED17" w:rsidR="00FC6434" w:rsidRDefault="00FC6434" w:rsidP="00FC6434">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Incorrect Holiday </w:t>
      </w:r>
      <w:r w:rsidR="006D27FE">
        <w:rPr>
          <w:rFonts w:ascii="Times New Roman" w:hAnsi="Times New Roman" w:cs="Times New Roman"/>
          <w:sz w:val="24"/>
          <w:szCs w:val="24"/>
        </w:rPr>
        <w:t>(Approver)</w:t>
      </w:r>
    </w:p>
    <w:p w14:paraId="7B1F7BA9" w14:textId="0C235803" w:rsidR="00FC6434" w:rsidRDefault="00FC6434" w:rsidP="00FC6434">
      <w:pPr>
        <w:spacing w:after="0"/>
        <w:ind w:left="3240" w:firstLine="360"/>
        <w:rPr>
          <w:rFonts w:ascii="Times New Roman" w:hAnsi="Times New Roman" w:cs="Times New Roman"/>
          <w:sz w:val="24"/>
          <w:szCs w:val="24"/>
        </w:rPr>
      </w:pPr>
      <w:r>
        <w:rPr>
          <w:rFonts w:ascii="Times New Roman" w:hAnsi="Times New Roman" w:cs="Times New Roman"/>
          <w:sz w:val="24"/>
          <w:szCs w:val="24"/>
        </w:rPr>
        <w:t>Invalid Timecodes Direct</w:t>
      </w:r>
      <w:r w:rsidR="006D27FE">
        <w:rPr>
          <w:rFonts w:ascii="Times New Roman" w:hAnsi="Times New Roman" w:cs="Times New Roman"/>
          <w:sz w:val="24"/>
          <w:szCs w:val="24"/>
        </w:rPr>
        <w:t xml:space="preserve"> (Approver)</w:t>
      </w:r>
    </w:p>
    <w:p w14:paraId="09E2F38D" w14:textId="42F41799" w:rsidR="00FC6434" w:rsidRDefault="00FC6434" w:rsidP="00FC6434">
      <w:pPr>
        <w:spacing w:after="0"/>
        <w:ind w:left="3060" w:firstLine="540"/>
        <w:rPr>
          <w:rFonts w:ascii="Times New Roman" w:hAnsi="Times New Roman" w:cs="Times New Roman"/>
          <w:sz w:val="24"/>
          <w:szCs w:val="24"/>
        </w:rPr>
      </w:pPr>
      <w:r>
        <w:rPr>
          <w:rFonts w:ascii="Times New Roman" w:hAnsi="Times New Roman" w:cs="Times New Roman"/>
          <w:sz w:val="24"/>
          <w:szCs w:val="24"/>
        </w:rPr>
        <w:t>Invalid Timecodes Indirect</w:t>
      </w:r>
      <w:r w:rsidR="006D27FE">
        <w:rPr>
          <w:rFonts w:ascii="Times New Roman" w:hAnsi="Times New Roman" w:cs="Times New Roman"/>
          <w:sz w:val="24"/>
          <w:szCs w:val="24"/>
        </w:rPr>
        <w:t xml:space="preserve"> (Approver)</w:t>
      </w:r>
    </w:p>
    <w:p w14:paraId="240D244B" w14:textId="35AC21E4"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Future Hours Worked</w:t>
      </w:r>
      <w:r w:rsidR="006D27FE">
        <w:rPr>
          <w:rFonts w:ascii="Times New Roman" w:hAnsi="Times New Roman" w:cs="Times New Roman"/>
          <w:sz w:val="24"/>
          <w:szCs w:val="24"/>
        </w:rPr>
        <w:t xml:space="preserve"> (Approver)</w:t>
      </w:r>
    </w:p>
    <w:p w14:paraId="03C5A349" w14:textId="71F23522" w:rsidR="00F05A6D" w:rsidRDefault="00F05A6D" w:rsidP="00F05A6D">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Acton (Employee)</w:t>
      </w:r>
    </w:p>
    <w:p w14:paraId="5808672D" w14:textId="71CB42C3" w:rsidR="00615852" w:rsidRDefault="00615852"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Acton (</w:t>
      </w:r>
      <w:r w:rsidR="00F05A6D">
        <w:rPr>
          <w:rFonts w:ascii="Times New Roman" w:hAnsi="Times New Roman" w:cs="Times New Roman"/>
          <w:sz w:val="24"/>
          <w:szCs w:val="24"/>
        </w:rPr>
        <w:t>Supervisor</w:t>
      </w:r>
      <w:r>
        <w:rPr>
          <w:rFonts w:ascii="Times New Roman" w:hAnsi="Times New Roman" w:cs="Times New Roman"/>
          <w:sz w:val="24"/>
          <w:szCs w:val="24"/>
        </w:rPr>
        <w:t>)</w:t>
      </w:r>
    </w:p>
    <w:p w14:paraId="2F1F3310" w14:textId="77777777" w:rsidR="00A43023" w:rsidRDefault="00A43023" w:rsidP="00A43023">
      <w:pPr>
        <w:tabs>
          <w:tab w:val="left" w:pos="1800"/>
        </w:tabs>
        <w:spacing w:after="0"/>
        <w:ind w:left="2160"/>
        <w:rPr>
          <w:rFonts w:ascii="Times New Roman" w:hAnsi="Times New Roman" w:cs="Times New Roman"/>
          <w:sz w:val="24"/>
          <w:szCs w:val="24"/>
        </w:rPr>
      </w:pPr>
    </w:p>
    <w:p w14:paraId="29CA3AA8" w14:textId="77777777"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2.2.5.1.1 ETS Feed File Layout</w:t>
      </w:r>
    </w:p>
    <w:p w14:paraId="278C4581" w14:textId="1F6C60E3" w:rsidR="0001010C" w:rsidRDefault="0001010C" w:rsidP="0001010C">
      <w:pPr>
        <w:spacing w:after="0"/>
        <w:ind w:left="3600"/>
        <w:rPr>
          <w:rFonts w:ascii="Times New Roman" w:hAnsi="Times New Roman" w:cs="Times New Roman"/>
          <w:sz w:val="24"/>
          <w:szCs w:val="24"/>
        </w:rPr>
      </w:pPr>
      <w:r w:rsidRPr="009A3634">
        <w:rPr>
          <w:rFonts w:ascii="Times New Roman" w:hAnsi="Times New Roman" w:cs="Times New Roman"/>
          <w:sz w:val="24"/>
          <w:szCs w:val="24"/>
        </w:rPr>
        <w:t>CCO_eCoaching_Log_ETS_Layout.docx</w:t>
      </w:r>
      <w:r>
        <w:rPr>
          <w:rFonts w:ascii="Times New Roman" w:hAnsi="Times New Roman" w:cs="Times New Roman"/>
          <w:sz w:val="24"/>
          <w:szCs w:val="24"/>
        </w:rPr>
        <w:t xml:space="preserve"> identifies the fields and layout of each report.  The report files will be a comma separated value (CSV) file.</w:t>
      </w:r>
    </w:p>
    <w:p w14:paraId="1481C008" w14:textId="77777777" w:rsidR="0001010C" w:rsidRDefault="0001010C" w:rsidP="00A43023">
      <w:pPr>
        <w:tabs>
          <w:tab w:val="left" w:pos="1800"/>
        </w:tabs>
        <w:spacing w:after="0"/>
        <w:ind w:left="2160"/>
        <w:rPr>
          <w:rFonts w:ascii="Times New Roman" w:hAnsi="Times New Roman" w:cs="Times New Roman"/>
          <w:sz w:val="24"/>
          <w:szCs w:val="24"/>
        </w:rPr>
      </w:pPr>
    </w:p>
    <w:p w14:paraId="0D0363F1" w14:textId="3CAC034C"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2.2.5.1.2 Location </w:t>
      </w:r>
    </w:p>
    <w:p w14:paraId="561DDE21" w14:textId="4A21D63E"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will placed in the following location to be processed:</w:t>
      </w:r>
    </w:p>
    <w:p w14:paraId="66D9A1E3" w14:textId="77777777" w:rsidR="0001010C" w:rsidRDefault="0001010C" w:rsidP="0001010C">
      <w:pPr>
        <w:spacing w:after="0"/>
        <w:ind w:left="2880" w:firstLine="720"/>
        <w:rPr>
          <w:rFonts w:ascii="Times New Roman" w:hAnsi="Times New Roman" w:cs="Times New Roman"/>
          <w:sz w:val="24"/>
          <w:szCs w:val="24"/>
        </w:rPr>
      </w:pPr>
    </w:p>
    <w:p w14:paraId="114BF348" w14:textId="345403C2"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r>
      <w:hyperlink r:id="rId39" w:history="1">
        <w:r w:rsidRPr="0001010C">
          <w:rPr>
            <w:rFonts w:ascii="Times New Roman" w:hAnsi="Times New Roman" w:cs="Times New Roman"/>
            <w:sz w:val="24"/>
            <w:szCs w:val="24"/>
          </w:rPr>
          <w:t>\\vrivscors01\BCC Scorecards\Coaching\ETS\</w:t>
        </w:r>
      </w:hyperlink>
    </w:p>
    <w:p w14:paraId="5F52F810" w14:textId="77777777" w:rsidR="0001010C" w:rsidRDefault="0001010C" w:rsidP="00A43023">
      <w:pPr>
        <w:tabs>
          <w:tab w:val="left" w:pos="1800"/>
        </w:tabs>
        <w:spacing w:after="0"/>
        <w:ind w:left="2160"/>
        <w:rPr>
          <w:rFonts w:ascii="Times New Roman" w:hAnsi="Times New Roman" w:cs="Times New Roman"/>
          <w:sz w:val="24"/>
          <w:szCs w:val="24"/>
        </w:rPr>
      </w:pPr>
    </w:p>
    <w:p w14:paraId="03ACBC67" w14:textId="5B2B44C2"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2.2.5.1.3 Naming Convention</w:t>
      </w:r>
    </w:p>
    <w:p w14:paraId="14C45B91" w14:textId="20AC565E" w:rsidR="0001010C" w:rsidRDefault="00F05A6D" w:rsidP="00F05A6D">
      <w:pPr>
        <w:spacing w:after="0"/>
        <w:ind w:left="3600"/>
        <w:rPr>
          <w:rFonts w:ascii="Times New Roman" w:hAnsi="Times New Roman" w:cs="Times New Roman"/>
          <w:sz w:val="24"/>
          <w:szCs w:val="24"/>
        </w:rPr>
      </w:pPr>
      <w:r>
        <w:rPr>
          <w:rFonts w:ascii="Times New Roman" w:hAnsi="Times New Roman" w:cs="Times New Roman"/>
          <w:sz w:val="24"/>
          <w:szCs w:val="24"/>
        </w:rPr>
        <w:t xml:space="preserve">Each report (EOT, EA, HOLA, ITDA, ITIA, </w:t>
      </w:r>
      <w:proofErr w:type="gramStart"/>
      <w:r>
        <w:rPr>
          <w:rFonts w:ascii="Times New Roman" w:hAnsi="Times New Roman" w:cs="Times New Roman"/>
          <w:sz w:val="24"/>
          <w:szCs w:val="24"/>
        </w:rPr>
        <w:t>FWHA</w:t>
      </w:r>
      <w:proofErr w:type="gramEnd"/>
      <w:r>
        <w:rPr>
          <w:rFonts w:ascii="Times New Roman" w:hAnsi="Times New Roman" w:cs="Times New Roman"/>
          <w:sz w:val="24"/>
          <w:szCs w:val="24"/>
        </w:rPr>
        <w:t>) shall have the following file naming convention:</w:t>
      </w:r>
    </w:p>
    <w:p w14:paraId="4BF97A3B" w14:textId="77777777" w:rsidR="0001010C" w:rsidRDefault="0001010C" w:rsidP="0001010C">
      <w:pPr>
        <w:spacing w:after="0"/>
        <w:ind w:left="2880" w:firstLine="720"/>
        <w:rPr>
          <w:rFonts w:ascii="Times New Roman" w:hAnsi="Times New Roman" w:cs="Times New Roman"/>
          <w:sz w:val="24"/>
          <w:szCs w:val="24"/>
        </w:rPr>
      </w:pPr>
    </w:p>
    <w:p w14:paraId="5BBC5083" w14:textId="77777777" w:rsidR="0001010C" w:rsidRDefault="0001010C" w:rsidP="0001010C">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1CA6D1A8" w14:textId="77777777" w:rsidR="00F05A6D" w:rsidRDefault="00F05A6D" w:rsidP="0001010C">
      <w:pPr>
        <w:spacing w:after="0"/>
        <w:rPr>
          <w:rFonts w:ascii="Times New Roman" w:hAnsi="Times New Roman" w:cs="Times New Roman"/>
          <w:sz w:val="24"/>
          <w:szCs w:val="24"/>
        </w:rPr>
      </w:pPr>
    </w:p>
    <w:p w14:paraId="2CEB4B97" w14:textId="03C06D2D" w:rsidR="00F05A6D" w:rsidRDefault="00F05A6D" w:rsidP="00F05A6D">
      <w:pPr>
        <w:spacing w:after="0"/>
        <w:ind w:left="2880" w:firstLine="720"/>
        <w:rPr>
          <w:rFonts w:ascii="Times New Roman" w:hAnsi="Times New Roman" w:cs="Times New Roman"/>
          <w:sz w:val="24"/>
          <w:szCs w:val="24"/>
        </w:rPr>
      </w:pPr>
      <w:r>
        <w:rPr>
          <w:rFonts w:ascii="Times New Roman" w:hAnsi="Times New Roman" w:cs="Times New Roman"/>
          <w:sz w:val="24"/>
          <w:szCs w:val="24"/>
        </w:rPr>
        <w:t>Report</w:t>
      </w:r>
      <w:r w:rsidR="00C84E24">
        <w:rPr>
          <w:rFonts w:ascii="Times New Roman" w:hAnsi="Times New Roman" w:cs="Times New Roman"/>
          <w:sz w:val="24"/>
          <w:szCs w:val="24"/>
        </w:rPr>
        <w:t>s</w:t>
      </w:r>
      <w:r>
        <w:rPr>
          <w:rFonts w:ascii="Times New Roman" w:hAnsi="Times New Roman" w:cs="Times New Roman"/>
          <w:sz w:val="24"/>
          <w:szCs w:val="24"/>
        </w:rPr>
        <w:t xml:space="preserve"> OAE </w:t>
      </w:r>
      <w:r w:rsidR="00C84E24">
        <w:rPr>
          <w:rFonts w:ascii="Times New Roman" w:hAnsi="Times New Roman" w:cs="Times New Roman"/>
          <w:sz w:val="24"/>
          <w:szCs w:val="24"/>
        </w:rPr>
        <w:t xml:space="preserve">and OAS </w:t>
      </w:r>
      <w:r>
        <w:rPr>
          <w:rFonts w:ascii="Times New Roman" w:hAnsi="Times New Roman" w:cs="Times New Roman"/>
          <w:sz w:val="24"/>
          <w:szCs w:val="24"/>
        </w:rPr>
        <w:t>shall have the following file naming convention:</w:t>
      </w:r>
    </w:p>
    <w:p w14:paraId="59BFAEC1" w14:textId="77777777" w:rsidR="00F05A6D" w:rsidRDefault="00F05A6D" w:rsidP="00F05A6D">
      <w:pPr>
        <w:spacing w:after="0"/>
        <w:ind w:left="2880" w:firstLine="720"/>
        <w:rPr>
          <w:rFonts w:ascii="Times New Roman" w:hAnsi="Times New Roman" w:cs="Times New Roman"/>
          <w:sz w:val="24"/>
          <w:szCs w:val="24"/>
        </w:rPr>
      </w:pPr>
    </w:p>
    <w:p w14:paraId="29A00638" w14:textId="77777777" w:rsidR="00F05A6D" w:rsidRDefault="00F05A6D" w:rsidP="00F05A6D">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w:t>
      </w:r>
      <w:r>
        <w:rPr>
          <w:rFonts w:ascii="Times New Roman" w:hAnsi="Times New Roman" w:cs="Times New Roman"/>
          <w:sz w:val="24"/>
          <w:szCs w:val="24"/>
        </w:rPr>
        <w:t>Compliance_</w:t>
      </w:r>
      <w:r w:rsidRPr="0001010C">
        <w:rPr>
          <w:rFonts w:ascii="Times New Roman" w:hAnsi="Times New Roman" w:cs="Times New Roman"/>
          <w:sz w:val="24"/>
          <w:szCs w:val="24"/>
        </w:rPr>
        <w:t>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703F549C" w14:textId="77777777" w:rsidR="0001010C" w:rsidRDefault="0001010C" w:rsidP="0001010C">
      <w:pPr>
        <w:spacing w:after="0"/>
        <w:ind w:left="2880" w:firstLine="720"/>
        <w:rPr>
          <w:rFonts w:ascii="Times New Roman" w:hAnsi="Times New Roman" w:cs="Times New Roman"/>
          <w:sz w:val="24"/>
          <w:szCs w:val="24"/>
        </w:rPr>
      </w:pPr>
    </w:p>
    <w:p w14:paraId="1A10C53F" w14:textId="689C6293" w:rsidR="0001010C" w:rsidRDefault="0001010C" w:rsidP="0001010C">
      <w:pPr>
        <w:spacing w:after="0"/>
        <w:ind w:left="3600" w:firstLine="720"/>
        <w:rPr>
          <w:rFonts w:ascii="Times New Roman" w:hAnsi="Times New Roman" w:cs="Times New Roman"/>
          <w:sz w:val="24"/>
          <w:szCs w:val="24"/>
        </w:rPr>
      </w:pPr>
      <w:proofErr w:type="gramStart"/>
      <w:r w:rsidRPr="0001010C">
        <w:rPr>
          <w:rFonts w:ascii="Times New Roman" w:hAnsi="Times New Roman" w:cs="Times New Roman"/>
          <w:sz w:val="24"/>
          <w:szCs w:val="24"/>
        </w:rPr>
        <w:t>where</w:t>
      </w:r>
      <w:proofErr w:type="gramEnd"/>
      <w:r w:rsidRPr="0001010C">
        <w:rPr>
          <w:rFonts w:ascii="Times New Roman" w:hAnsi="Times New Roman" w:cs="Times New Roman"/>
          <w:sz w:val="24"/>
          <w:szCs w:val="24"/>
        </w:rPr>
        <w:t xml:space="preserve"> XXX(X) is the 3 or 4 letter Report</w:t>
      </w:r>
      <w:r>
        <w:rPr>
          <w:rFonts w:ascii="Times New Roman" w:hAnsi="Times New Roman" w:cs="Times New Roman"/>
          <w:sz w:val="24"/>
          <w:szCs w:val="24"/>
        </w:rPr>
        <w:t xml:space="preserve"> Code for the individual report</w:t>
      </w:r>
    </w:p>
    <w:p w14:paraId="3E49F8D4" w14:textId="36DBAA58" w:rsidR="0001010C" w:rsidRPr="0001010C" w:rsidRDefault="0001010C" w:rsidP="0001010C">
      <w:pPr>
        <w:spacing w:after="0"/>
        <w:ind w:left="3600" w:firstLine="720"/>
        <w:rPr>
          <w:rFonts w:ascii="Times New Roman" w:hAnsi="Times New Roman" w:cs="Times New Roman"/>
          <w:sz w:val="24"/>
          <w:szCs w:val="24"/>
        </w:rPr>
      </w:pPr>
      <w:proofErr w:type="gramStart"/>
      <w:r>
        <w:rPr>
          <w:rFonts w:ascii="Times New Roman" w:hAnsi="Times New Roman" w:cs="Times New Roman"/>
          <w:sz w:val="24"/>
          <w:szCs w:val="24"/>
        </w:rPr>
        <w:t>and</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yyyymmdd</w:t>
      </w:r>
      <w:proofErr w:type="spellEnd"/>
      <w:r>
        <w:rPr>
          <w:rFonts w:ascii="Times New Roman" w:hAnsi="Times New Roman" w:cs="Times New Roman"/>
          <w:sz w:val="24"/>
          <w:szCs w:val="24"/>
        </w:rPr>
        <w:t xml:space="preserve"> is the date the file generated in year month day format.</w:t>
      </w:r>
    </w:p>
    <w:p w14:paraId="3CD2F7E2" w14:textId="3F4A2240" w:rsidR="0001010C" w:rsidRDefault="0001010C" w:rsidP="0001010C">
      <w:pPr>
        <w:spacing w:after="0"/>
        <w:ind w:left="2880" w:firstLine="720"/>
        <w:rPr>
          <w:rFonts w:ascii="Times New Roman" w:hAnsi="Times New Roman" w:cs="Times New Roman"/>
          <w:sz w:val="24"/>
          <w:szCs w:val="24"/>
        </w:rPr>
      </w:pPr>
    </w:p>
    <w:p w14:paraId="557C85E4" w14:textId="7D136A7B"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2.2.5.1.4 Report Codes</w:t>
      </w:r>
    </w:p>
    <w:p w14:paraId="25296FE5" w14:textId="491B7AFC"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The Report Codes for the Supervisor reports shall be:</w:t>
      </w:r>
    </w:p>
    <w:p w14:paraId="41B66587" w14:textId="77777777" w:rsidR="0001010C" w:rsidRDefault="0001010C" w:rsidP="0001010C">
      <w:pPr>
        <w:spacing w:after="0"/>
        <w:ind w:left="2880" w:firstLine="720"/>
        <w:rPr>
          <w:rFonts w:ascii="Times New Roman" w:hAnsi="Times New Roman" w:cs="Times New Roman"/>
          <w:sz w:val="24"/>
          <w:szCs w:val="24"/>
        </w:rPr>
      </w:pPr>
    </w:p>
    <w:p w14:paraId="7AB5212D" w14:textId="77777777" w:rsidR="00B77417" w:rsidRDefault="00B77417" w:rsidP="00B77417">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EOT – Exempt OT </w:t>
      </w:r>
      <w:proofErr w:type="spellStart"/>
      <w:r>
        <w:rPr>
          <w:rFonts w:ascii="Times New Roman" w:hAnsi="Times New Roman" w:cs="Times New Roman"/>
          <w:sz w:val="24"/>
          <w:szCs w:val="24"/>
        </w:rPr>
        <w:t>hrs</w:t>
      </w:r>
      <w:proofErr w:type="spellEnd"/>
    </w:p>
    <w:p w14:paraId="0A50AC75" w14:textId="6100AF2F"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EA – Excused </w:t>
      </w:r>
      <w:r w:rsidR="004E3D54">
        <w:rPr>
          <w:rFonts w:ascii="Times New Roman" w:hAnsi="Times New Roman" w:cs="Times New Roman"/>
          <w:sz w:val="24"/>
          <w:szCs w:val="24"/>
        </w:rPr>
        <w:t>a</w:t>
      </w:r>
      <w:r>
        <w:rPr>
          <w:rFonts w:ascii="Times New Roman" w:hAnsi="Times New Roman" w:cs="Times New Roman"/>
          <w:sz w:val="24"/>
          <w:szCs w:val="24"/>
        </w:rPr>
        <w:t>bsence</w:t>
      </w:r>
      <w:r w:rsidR="004E3D54">
        <w:rPr>
          <w:rFonts w:ascii="Times New Roman" w:hAnsi="Times New Roman" w:cs="Times New Roman"/>
          <w:sz w:val="24"/>
          <w:szCs w:val="24"/>
        </w:rPr>
        <w:t>, paid leave</w:t>
      </w:r>
    </w:p>
    <w:p w14:paraId="2422B6D4" w14:textId="7BFBF2A0"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HOLA –</w:t>
      </w:r>
      <w:r w:rsidR="003F4FCC">
        <w:rPr>
          <w:rFonts w:ascii="Times New Roman" w:hAnsi="Times New Roman" w:cs="Times New Roman"/>
          <w:sz w:val="24"/>
          <w:szCs w:val="24"/>
        </w:rPr>
        <w:t xml:space="preserve"> </w:t>
      </w:r>
      <w:r>
        <w:rPr>
          <w:rFonts w:ascii="Times New Roman" w:hAnsi="Times New Roman" w:cs="Times New Roman"/>
          <w:sz w:val="24"/>
          <w:szCs w:val="24"/>
        </w:rPr>
        <w:t>Holiday</w:t>
      </w:r>
      <w:r w:rsidR="006D27FE">
        <w:rPr>
          <w:rFonts w:ascii="Times New Roman" w:hAnsi="Times New Roman" w:cs="Times New Roman"/>
          <w:sz w:val="24"/>
          <w:szCs w:val="24"/>
        </w:rPr>
        <w:t xml:space="preserve"> </w:t>
      </w:r>
      <w:r w:rsidR="004E3D54">
        <w:rPr>
          <w:rFonts w:ascii="Times New Roman" w:hAnsi="Times New Roman" w:cs="Times New Roman"/>
          <w:sz w:val="24"/>
          <w:szCs w:val="24"/>
        </w:rPr>
        <w:t xml:space="preserve">hours </w:t>
      </w:r>
      <w:r w:rsidR="006D27FE">
        <w:rPr>
          <w:rFonts w:ascii="Times New Roman" w:hAnsi="Times New Roman" w:cs="Times New Roman"/>
          <w:sz w:val="24"/>
          <w:szCs w:val="24"/>
        </w:rPr>
        <w:t>(Approver)</w:t>
      </w:r>
    </w:p>
    <w:p w14:paraId="451779D7" w14:textId="3EEF62CF"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ITDA – Invalid Timecodes</w:t>
      </w:r>
      <w:r w:rsidR="004E3D54">
        <w:rPr>
          <w:rFonts w:ascii="Times New Roman" w:hAnsi="Times New Roman" w:cs="Times New Roman"/>
          <w:sz w:val="24"/>
          <w:szCs w:val="24"/>
        </w:rPr>
        <w:t xml:space="preserve"> – </w:t>
      </w:r>
      <w:r>
        <w:rPr>
          <w:rFonts w:ascii="Times New Roman" w:hAnsi="Times New Roman" w:cs="Times New Roman"/>
          <w:sz w:val="24"/>
          <w:szCs w:val="24"/>
        </w:rPr>
        <w:t>Direct</w:t>
      </w:r>
      <w:r w:rsidR="006D27FE">
        <w:rPr>
          <w:rFonts w:ascii="Times New Roman" w:hAnsi="Times New Roman" w:cs="Times New Roman"/>
          <w:sz w:val="24"/>
          <w:szCs w:val="24"/>
        </w:rPr>
        <w:t xml:space="preserve"> (Approver)</w:t>
      </w:r>
    </w:p>
    <w:p w14:paraId="41EF3CBB" w14:textId="6F6CB496"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ITIA – Invalid Timecodes </w:t>
      </w:r>
      <w:r w:rsidR="004E3D54">
        <w:rPr>
          <w:rFonts w:ascii="Times New Roman" w:hAnsi="Times New Roman" w:cs="Times New Roman"/>
          <w:sz w:val="24"/>
          <w:szCs w:val="24"/>
        </w:rPr>
        <w:t xml:space="preserve">– Paid leave </w:t>
      </w:r>
      <w:r w:rsidR="006D27FE">
        <w:rPr>
          <w:rFonts w:ascii="Times New Roman" w:hAnsi="Times New Roman" w:cs="Times New Roman"/>
          <w:sz w:val="24"/>
          <w:szCs w:val="24"/>
        </w:rPr>
        <w:t>(Approver)</w:t>
      </w:r>
    </w:p>
    <w:p w14:paraId="2D5DB1BA" w14:textId="3FA43B0B"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FWHA – Future </w:t>
      </w:r>
      <w:r w:rsidR="004E3D54">
        <w:rPr>
          <w:rFonts w:ascii="Times New Roman" w:hAnsi="Times New Roman" w:cs="Times New Roman"/>
          <w:sz w:val="24"/>
          <w:szCs w:val="24"/>
        </w:rPr>
        <w:t>h</w:t>
      </w:r>
      <w:r>
        <w:rPr>
          <w:rFonts w:ascii="Times New Roman" w:hAnsi="Times New Roman" w:cs="Times New Roman"/>
          <w:sz w:val="24"/>
          <w:szCs w:val="24"/>
        </w:rPr>
        <w:t>ours</w:t>
      </w:r>
      <w:r w:rsidR="006D27FE">
        <w:rPr>
          <w:rFonts w:ascii="Times New Roman" w:hAnsi="Times New Roman" w:cs="Times New Roman"/>
          <w:sz w:val="24"/>
          <w:szCs w:val="24"/>
        </w:rPr>
        <w:t xml:space="preserve"> (Approver)</w:t>
      </w:r>
      <w:r>
        <w:rPr>
          <w:rFonts w:ascii="Times New Roman" w:hAnsi="Times New Roman" w:cs="Times New Roman"/>
          <w:sz w:val="24"/>
          <w:szCs w:val="24"/>
        </w:rPr>
        <w:t xml:space="preserve"> </w:t>
      </w:r>
    </w:p>
    <w:p w14:paraId="0A2C1179" w14:textId="285A964C" w:rsidR="00B60486" w:rsidRDefault="00B60486"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OA</w:t>
      </w:r>
      <w:r w:rsidR="00C84E24">
        <w:rPr>
          <w:rFonts w:ascii="Times New Roman" w:hAnsi="Times New Roman" w:cs="Times New Roman"/>
          <w:sz w:val="24"/>
          <w:szCs w:val="24"/>
        </w:rPr>
        <w:t>E</w:t>
      </w:r>
      <w:r>
        <w:rPr>
          <w:rFonts w:ascii="Times New Roman" w:hAnsi="Times New Roman" w:cs="Times New Roman"/>
          <w:sz w:val="24"/>
          <w:szCs w:val="24"/>
        </w:rPr>
        <w:t xml:space="preserve"> – Outstanding Action (</w:t>
      </w:r>
      <w:r w:rsidR="00C84E24">
        <w:rPr>
          <w:rFonts w:ascii="Times New Roman" w:hAnsi="Times New Roman" w:cs="Times New Roman"/>
          <w:sz w:val="24"/>
          <w:szCs w:val="24"/>
        </w:rPr>
        <w:t>Employee</w:t>
      </w:r>
      <w:r>
        <w:rPr>
          <w:rFonts w:ascii="Times New Roman" w:hAnsi="Times New Roman" w:cs="Times New Roman"/>
          <w:sz w:val="24"/>
          <w:szCs w:val="24"/>
        </w:rPr>
        <w:t>)</w:t>
      </w:r>
    </w:p>
    <w:p w14:paraId="50FA309B" w14:textId="67CAAB99" w:rsidR="00C84E24" w:rsidRDefault="00C84E24" w:rsidP="00C84E24">
      <w:pPr>
        <w:spacing w:after="0"/>
        <w:ind w:left="2880" w:firstLine="720"/>
        <w:rPr>
          <w:rFonts w:ascii="Times New Roman" w:hAnsi="Times New Roman" w:cs="Times New Roman"/>
          <w:sz w:val="24"/>
          <w:szCs w:val="24"/>
        </w:rPr>
      </w:pPr>
      <w:r>
        <w:rPr>
          <w:rFonts w:ascii="Times New Roman" w:hAnsi="Times New Roman" w:cs="Times New Roman"/>
          <w:sz w:val="24"/>
          <w:szCs w:val="24"/>
        </w:rPr>
        <w:tab/>
        <w:t>OA</w:t>
      </w:r>
      <w:r w:rsidR="00033C89">
        <w:rPr>
          <w:rFonts w:ascii="Times New Roman" w:hAnsi="Times New Roman" w:cs="Times New Roman"/>
          <w:sz w:val="24"/>
          <w:szCs w:val="24"/>
        </w:rPr>
        <w:t>S</w:t>
      </w:r>
      <w:r>
        <w:rPr>
          <w:rFonts w:ascii="Times New Roman" w:hAnsi="Times New Roman" w:cs="Times New Roman"/>
          <w:sz w:val="24"/>
          <w:szCs w:val="24"/>
        </w:rPr>
        <w:t xml:space="preserve"> – Outstanding Action (Supervisor)</w:t>
      </w:r>
    </w:p>
    <w:p w14:paraId="50B0BE95" w14:textId="77777777" w:rsidR="0001010C" w:rsidRDefault="0001010C" w:rsidP="0001010C">
      <w:pPr>
        <w:tabs>
          <w:tab w:val="left" w:pos="1800"/>
        </w:tabs>
        <w:spacing w:after="0"/>
        <w:ind w:left="2160"/>
        <w:rPr>
          <w:rFonts w:ascii="Times New Roman" w:hAnsi="Times New Roman" w:cs="Times New Roman"/>
          <w:sz w:val="24"/>
          <w:szCs w:val="24"/>
        </w:rPr>
      </w:pPr>
    </w:p>
    <w:p w14:paraId="03225D21" w14:textId="77777777"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2.2.5.1.5 Invalid Records Not Processed</w:t>
      </w:r>
    </w:p>
    <w:p w14:paraId="585B77D4" w14:textId="2D8CBEAD"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Records from the feed file which </w:t>
      </w:r>
      <w:r w:rsidR="0076265B">
        <w:rPr>
          <w:rFonts w:ascii="Times New Roman" w:hAnsi="Times New Roman" w:cs="Times New Roman"/>
          <w:sz w:val="24"/>
          <w:szCs w:val="24"/>
        </w:rPr>
        <w:t>cannot</w:t>
      </w:r>
      <w:r>
        <w:rPr>
          <w:rFonts w:ascii="Times New Roman" w:hAnsi="Times New Roman" w:cs="Times New Roman"/>
          <w:sz w:val="24"/>
          <w:szCs w:val="24"/>
        </w:rPr>
        <w:t xml:space="preserve"> be processed will be identified.  </w:t>
      </w:r>
    </w:p>
    <w:p w14:paraId="616BE44E" w14:textId="77777777" w:rsidR="00886133" w:rsidRDefault="00886133" w:rsidP="0001010C">
      <w:pPr>
        <w:tabs>
          <w:tab w:val="left" w:pos="1800"/>
        </w:tabs>
        <w:spacing w:after="0"/>
        <w:ind w:left="2160"/>
        <w:rPr>
          <w:rFonts w:ascii="Times New Roman" w:hAnsi="Times New Roman" w:cs="Times New Roman"/>
          <w:sz w:val="24"/>
          <w:szCs w:val="24"/>
        </w:rPr>
      </w:pPr>
    </w:p>
    <w:p w14:paraId="2B35099E" w14:textId="4FB40CA9" w:rsidR="00FC6434" w:rsidRDefault="00FC6434" w:rsidP="00FC6434">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2.2.5.2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w:t>
      </w:r>
    </w:p>
    <w:p w14:paraId="2ED6B12B" w14:textId="1AC2C53F" w:rsidR="00401ABF" w:rsidRDefault="00401ABF" w:rsidP="00401ABF">
      <w:pPr>
        <w:spacing w:after="0"/>
        <w:ind w:left="2880"/>
        <w:rPr>
          <w:rFonts w:ascii="Times New Roman" w:hAnsi="Times New Roman" w:cs="Times New Roman"/>
          <w:sz w:val="24"/>
          <w:szCs w:val="24"/>
        </w:rPr>
      </w:pPr>
      <w:r>
        <w:rPr>
          <w:rFonts w:ascii="Times New Roman" w:hAnsi="Times New Roman" w:cs="Times New Roman"/>
          <w:sz w:val="24"/>
          <w:szCs w:val="24"/>
        </w:rPr>
        <w:t xml:space="preserve">The eCoaching Log will be initiated in the CSR module when the Employee in the feed file has a job code of WACS01, WACS02, </w:t>
      </w:r>
      <w:proofErr w:type="gramStart"/>
      <w:r>
        <w:rPr>
          <w:rFonts w:ascii="Times New Roman" w:hAnsi="Times New Roman" w:cs="Times New Roman"/>
          <w:sz w:val="24"/>
          <w:szCs w:val="24"/>
        </w:rPr>
        <w:t>WACS03</w:t>
      </w:r>
      <w:proofErr w:type="gramEnd"/>
      <w:r>
        <w:rPr>
          <w:rFonts w:ascii="Times New Roman" w:hAnsi="Times New Roman" w:cs="Times New Roman"/>
          <w:sz w:val="24"/>
          <w:szCs w:val="24"/>
        </w:rPr>
        <w:t xml:space="preserve">.  If the Employee in the feed file has a job code of WACS40 the eCoaching Log will be initiated in the Supervisor module.  Note: only Supervisors are expected to be in the Approver </w:t>
      </w:r>
      <w:r w:rsidR="00C84E24">
        <w:rPr>
          <w:rFonts w:ascii="Times New Roman" w:hAnsi="Times New Roman" w:cs="Times New Roman"/>
          <w:sz w:val="24"/>
          <w:szCs w:val="24"/>
        </w:rPr>
        <w:t xml:space="preserve">and OAS </w:t>
      </w:r>
      <w:r>
        <w:rPr>
          <w:rFonts w:ascii="Times New Roman" w:hAnsi="Times New Roman" w:cs="Times New Roman"/>
          <w:sz w:val="24"/>
          <w:szCs w:val="24"/>
        </w:rPr>
        <w:t>reports.</w:t>
      </w:r>
    </w:p>
    <w:p w14:paraId="162C8D3B" w14:textId="77777777" w:rsidR="00FC6434" w:rsidRDefault="00FC6434" w:rsidP="00FC6434">
      <w:pPr>
        <w:spacing w:after="0"/>
        <w:ind w:left="2880"/>
        <w:rPr>
          <w:rFonts w:ascii="Times New Roman" w:hAnsi="Times New Roman" w:cs="Times New Roman"/>
          <w:sz w:val="24"/>
          <w:szCs w:val="24"/>
        </w:rPr>
      </w:pPr>
    </w:p>
    <w:p w14:paraId="3447D0DF" w14:textId="69A438A9"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2.2.5.2.1 Program</w:t>
      </w:r>
    </w:p>
    <w:p w14:paraId="4224BB27" w14:textId="3B581A40"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The Program shall be determined based on the value in the employee hierarchy record.</w:t>
      </w:r>
    </w:p>
    <w:p w14:paraId="0E632E50" w14:textId="77777777" w:rsidR="00FC6434" w:rsidRDefault="00FC6434" w:rsidP="00FC6434">
      <w:pPr>
        <w:spacing w:after="0"/>
        <w:ind w:left="2880" w:firstLine="720"/>
        <w:rPr>
          <w:rFonts w:ascii="Times New Roman" w:hAnsi="Times New Roman" w:cs="Times New Roman"/>
          <w:sz w:val="24"/>
          <w:szCs w:val="24"/>
        </w:rPr>
      </w:pPr>
    </w:p>
    <w:p w14:paraId="62490A76" w14:textId="12F26CDF"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2.2.5.2.2 Delivery Option</w:t>
      </w:r>
    </w:p>
    <w:p w14:paraId="27234036" w14:textId="16DB721C"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The Delivery Option shall be considered to be Indirect.</w:t>
      </w:r>
    </w:p>
    <w:p w14:paraId="5AF6CB25" w14:textId="77777777" w:rsidR="00A43023" w:rsidRDefault="00A43023" w:rsidP="00A43023">
      <w:pPr>
        <w:tabs>
          <w:tab w:val="left" w:pos="1800"/>
        </w:tabs>
        <w:spacing w:after="0"/>
        <w:ind w:left="2160"/>
        <w:rPr>
          <w:rFonts w:ascii="Times New Roman" w:hAnsi="Times New Roman" w:cs="Times New Roman"/>
          <w:sz w:val="24"/>
          <w:szCs w:val="24"/>
        </w:rPr>
      </w:pPr>
    </w:p>
    <w:p w14:paraId="76C5D913" w14:textId="53CB0659"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2.2.5.2.3 Date of Coaching</w:t>
      </w:r>
    </w:p>
    <w:p w14:paraId="1F25B24E" w14:textId="1E195FB9"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 xml:space="preserve">The date of coaching or event will be the Friday </w:t>
      </w:r>
      <w:r w:rsidR="00401ABF">
        <w:rPr>
          <w:rFonts w:ascii="Times New Roman" w:hAnsi="Times New Roman" w:cs="Times New Roman"/>
          <w:sz w:val="24"/>
          <w:szCs w:val="24"/>
        </w:rPr>
        <w:t>E</w:t>
      </w:r>
      <w:r>
        <w:rPr>
          <w:rFonts w:ascii="Times New Roman" w:hAnsi="Times New Roman" w:cs="Times New Roman"/>
          <w:sz w:val="24"/>
          <w:szCs w:val="24"/>
        </w:rPr>
        <w:t xml:space="preserve">nd </w:t>
      </w:r>
      <w:r w:rsidR="00401ABF">
        <w:rPr>
          <w:rFonts w:ascii="Times New Roman" w:hAnsi="Times New Roman" w:cs="Times New Roman"/>
          <w:sz w:val="24"/>
          <w:szCs w:val="24"/>
        </w:rPr>
        <w:t>D</w:t>
      </w:r>
      <w:r>
        <w:rPr>
          <w:rFonts w:ascii="Times New Roman" w:hAnsi="Times New Roman" w:cs="Times New Roman"/>
          <w:sz w:val="24"/>
          <w:szCs w:val="24"/>
        </w:rPr>
        <w:t>ate in the feed file.</w:t>
      </w:r>
      <w:r w:rsidR="00B60486">
        <w:rPr>
          <w:rFonts w:ascii="Times New Roman" w:hAnsi="Times New Roman" w:cs="Times New Roman"/>
          <w:sz w:val="24"/>
          <w:szCs w:val="24"/>
        </w:rPr>
        <w:t xml:space="preserve">  For Outstanding Action (</w:t>
      </w:r>
      <w:r w:rsidR="00C84E24">
        <w:rPr>
          <w:rFonts w:ascii="Times New Roman" w:hAnsi="Times New Roman" w:cs="Times New Roman"/>
          <w:sz w:val="24"/>
          <w:szCs w:val="24"/>
        </w:rPr>
        <w:t>Employee</w:t>
      </w:r>
      <w:r w:rsidR="00B60486">
        <w:rPr>
          <w:rFonts w:ascii="Times New Roman" w:hAnsi="Times New Roman" w:cs="Times New Roman"/>
          <w:sz w:val="24"/>
          <w:szCs w:val="24"/>
        </w:rPr>
        <w:t xml:space="preserve">) </w:t>
      </w:r>
      <w:r w:rsidR="00C84E24">
        <w:rPr>
          <w:rFonts w:ascii="Times New Roman" w:hAnsi="Times New Roman" w:cs="Times New Roman"/>
          <w:sz w:val="24"/>
          <w:szCs w:val="24"/>
        </w:rPr>
        <w:t xml:space="preserve">and Outstanding Action (Supervisor) </w:t>
      </w:r>
      <w:r w:rsidR="00B60486">
        <w:rPr>
          <w:rFonts w:ascii="Times New Roman" w:hAnsi="Times New Roman" w:cs="Times New Roman"/>
          <w:sz w:val="24"/>
          <w:szCs w:val="24"/>
        </w:rPr>
        <w:t>report</w:t>
      </w:r>
      <w:r w:rsidR="00C84E24">
        <w:rPr>
          <w:rFonts w:ascii="Times New Roman" w:hAnsi="Times New Roman" w:cs="Times New Roman"/>
          <w:sz w:val="24"/>
          <w:szCs w:val="24"/>
        </w:rPr>
        <w:t>s</w:t>
      </w:r>
      <w:r w:rsidR="00B60486">
        <w:rPr>
          <w:rFonts w:ascii="Times New Roman" w:hAnsi="Times New Roman" w:cs="Times New Roman"/>
          <w:sz w:val="24"/>
          <w:szCs w:val="24"/>
        </w:rPr>
        <w:t>, the date of coaching or event will be the Time Period.</w:t>
      </w:r>
    </w:p>
    <w:p w14:paraId="7BB5568A" w14:textId="77777777" w:rsidR="00FC6434" w:rsidRDefault="00FC6434" w:rsidP="00A43023">
      <w:pPr>
        <w:tabs>
          <w:tab w:val="left" w:pos="1800"/>
        </w:tabs>
        <w:spacing w:after="0"/>
        <w:ind w:left="2160"/>
        <w:rPr>
          <w:rFonts w:ascii="Times New Roman" w:hAnsi="Times New Roman" w:cs="Times New Roman"/>
          <w:sz w:val="24"/>
          <w:szCs w:val="24"/>
        </w:rPr>
      </w:pPr>
    </w:p>
    <w:p w14:paraId="4FC45E9E" w14:textId="4DF9DFDD"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2.2.5.2.4 Coaching Reasons </w:t>
      </w:r>
    </w:p>
    <w:p w14:paraId="3B6EBCC0" w14:textId="00E85389"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Coaching Reasons shall be </w:t>
      </w:r>
      <w:r w:rsidR="009A3634">
        <w:rPr>
          <w:rFonts w:ascii="Times New Roman" w:hAnsi="Times New Roman" w:cs="Times New Roman"/>
          <w:sz w:val="24"/>
          <w:szCs w:val="24"/>
        </w:rPr>
        <w:t>as follows:</w:t>
      </w:r>
    </w:p>
    <w:p w14:paraId="7B95839A" w14:textId="77777777" w:rsidR="009A3634" w:rsidRDefault="009A3634" w:rsidP="00FC6434">
      <w:pPr>
        <w:spacing w:after="0"/>
        <w:ind w:left="4140" w:hanging="54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9A3634" w:rsidRPr="008229D2" w14:paraId="73514E68" w14:textId="77777777" w:rsidTr="006D27FE">
        <w:trPr>
          <w:cantSplit/>
          <w:trHeight w:val="300"/>
        </w:trPr>
        <w:tc>
          <w:tcPr>
            <w:tcW w:w="1797" w:type="dxa"/>
            <w:shd w:val="clear" w:color="auto" w:fill="000000" w:themeFill="text1"/>
            <w:vAlign w:val="center"/>
            <w:hideMark/>
          </w:tcPr>
          <w:p w14:paraId="00CA7A1C"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72BB40C9"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14B15D34"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9A3634" w:rsidRPr="008229D2" w14:paraId="13E7132E" w14:textId="77777777" w:rsidTr="006D27FE">
        <w:trPr>
          <w:cantSplit/>
          <w:trHeight w:val="300"/>
        </w:trPr>
        <w:tc>
          <w:tcPr>
            <w:tcW w:w="1797" w:type="dxa"/>
            <w:shd w:val="clear" w:color="auto" w:fill="auto"/>
            <w:vAlign w:val="center"/>
            <w:hideMark/>
          </w:tcPr>
          <w:p w14:paraId="0CDC5166" w14:textId="77777777" w:rsidR="009A3634" w:rsidRPr="008229D2" w:rsidRDefault="009A3634" w:rsidP="006D27F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ETS</w:t>
            </w:r>
          </w:p>
        </w:tc>
        <w:tc>
          <w:tcPr>
            <w:tcW w:w="2883" w:type="dxa"/>
            <w:shd w:val="clear" w:color="auto" w:fill="auto"/>
            <w:noWrap/>
            <w:vAlign w:val="center"/>
            <w:hideMark/>
          </w:tcPr>
          <w:p w14:paraId="7B2B7E3E" w14:textId="157B78D9" w:rsidR="009A3634" w:rsidRPr="008229D2" w:rsidRDefault="009A3634"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r w:rsidR="003F4FCC">
              <w:rPr>
                <w:rFonts w:ascii="Times New Roman" w:eastAsia="Times New Roman" w:hAnsi="Times New Roman" w:cs="Times New Roman"/>
                <w:color w:val="000000"/>
                <w:sz w:val="24"/>
                <w:szCs w:val="24"/>
              </w:rPr>
              <w:t xml:space="preserve"> </w:t>
            </w:r>
          </w:p>
        </w:tc>
        <w:tc>
          <w:tcPr>
            <w:tcW w:w="4950" w:type="dxa"/>
            <w:shd w:val="clear" w:color="auto" w:fill="auto"/>
            <w:noWrap/>
            <w:vAlign w:val="bottom"/>
            <w:hideMark/>
          </w:tcPr>
          <w:p w14:paraId="3FBF1EBA" w14:textId="0ACF0520" w:rsidR="005A33A0" w:rsidRDefault="005A33A0"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Exempt OT </w:t>
            </w:r>
            <w:proofErr w:type="spellStart"/>
            <w:r>
              <w:rPr>
                <w:rFonts w:ascii="Times New Roman" w:eastAsia="Times New Roman" w:hAnsi="Times New Roman" w:cs="Times New Roman"/>
                <w:color w:val="000000"/>
                <w:sz w:val="24"/>
                <w:szCs w:val="24"/>
              </w:rPr>
              <w:t>hrs</w:t>
            </w:r>
            <w:proofErr w:type="spellEnd"/>
          </w:p>
          <w:p w14:paraId="1BC25894" w14:textId="77777777" w:rsidR="00401ABF" w:rsidRDefault="00401ABF"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Excused absence, paid leave</w:t>
            </w:r>
          </w:p>
          <w:p w14:paraId="0454748A" w14:textId="01F114E9"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Holiday</w:t>
            </w:r>
            <w:r w:rsidR="006D27FE">
              <w:rPr>
                <w:rFonts w:ascii="Times New Roman" w:eastAsia="Times New Roman" w:hAnsi="Times New Roman" w:cs="Times New Roman"/>
                <w:color w:val="000000"/>
                <w:sz w:val="24"/>
                <w:szCs w:val="24"/>
              </w:rPr>
              <w:t xml:space="preserve"> hours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p w14:paraId="370792F2" w14:textId="7B5FEB1D"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code</w:t>
            </w:r>
            <w:r w:rsidR="006D27FE">
              <w:rPr>
                <w:rFonts w:ascii="Times New Roman" w:eastAsia="Times New Roman" w:hAnsi="Times New Roman" w:cs="Times New Roman"/>
                <w:color w:val="000000"/>
                <w:sz w:val="24"/>
                <w:szCs w:val="24"/>
              </w:rPr>
              <w:t xml:space="preserve"> – D</w:t>
            </w:r>
            <w:r>
              <w:rPr>
                <w:rFonts w:ascii="Times New Roman" w:eastAsia="Times New Roman" w:hAnsi="Times New Roman" w:cs="Times New Roman"/>
                <w:color w:val="000000"/>
                <w:sz w:val="24"/>
                <w:szCs w:val="24"/>
              </w:rPr>
              <w:t>irect</w:t>
            </w:r>
            <w:r w:rsidR="006D27FE">
              <w:rPr>
                <w:rFonts w:ascii="Times New Roman" w:eastAsia="Times New Roman" w:hAnsi="Times New Roman" w:cs="Times New Roman"/>
                <w:color w:val="000000"/>
                <w:sz w:val="24"/>
                <w:szCs w:val="24"/>
              </w:rPr>
              <w:t xml:space="preserve">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p w14:paraId="00BA40E7" w14:textId="05EA6FB5"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code</w:t>
            </w:r>
            <w:r w:rsidR="006D27FE">
              <w:rPr>
                <w:rFonts w:ascii="Times New Roman" w:eastAsia="Times New Roman" w:hAnsi="Times New Roman" w:cs="Times New Roman"/>
                <w:color w:val="000000"/>
                <w:sz w:val="24"/>
                <w:szCs w:val="24"/>
              </w:rPr>
              <w:t xml:space="preserve"> – Paid leave </w:t>
            </w:r>
            <w:r w:rsidR="00BE3D79">
              <w:rPr>
                <w:rFonts w:ascii="Times New Roman" w:eastAsia="Times New Roman" w:hAnsi="Times New Roman" w:cs="Times New Roman"/>
                <w:color w:val="000000"/>
                <w:sz w:val="24"/>
                <w:szCs w:val="24"/>
              </w:rPr>
              <w:t>(</w:t>
            </w:r>
            <w:r w:rsidR="006D27FE">
              <w:rPr>
                <w:rFonts w:ascii="Times New Roman" w:eastAsia="Times New Roman" w:hAnsi="Times New Roman" w:cs="Times New Roman"/>
                <w:color w:val="000000"/>
                <w:sz w:val="24"/>
                <w:szCs w:val="24"/>
              </w:rPr>
              <w:t>Appro</w:t>
            </w:r>
            <w:r w:rsidR="007F7B34">
              <w:rPr>
                <w:rFonts w:ascii="Times New Roman" w:eastAsia="Times New Roman" w:hAnsi="Times New Roman" w:cs="Times New Roman"/>
                <w:color w:val="000000"/>
                <w:sz w:val="24"/>
                <w:szCs w:val="24"/>
              </w:rPr>
              <w:t>ver</w:t>
            </w:r>
            <w:r w:rsidR="00BE3D79">
              <w:rPr>
                <w:rFonts w:ascii="Times New Roman" w:eastAsia="Times New Roman" w:hAnsi="Times New Roman" w:cs="Times New Roman"/>
                <w:color w:val="000000"/>
                <w:sz w:val="24"/>
                <w:szCs w:val="24"/>
              </w:rPr>
              <w:t>)</w:t>
            </w:r>
          </w:p>
          <w:p w14:paraId="4E970D53" w14:textId="46388813" w:rsidR="003F4FCC" w:rsidRPr="008229D2" w:rsidRDefault="009A3634" w:rsidP="007F7B3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Future </w:t>
            </w:r>
            <w:r w:rsidR="006D27FE">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z w:val="24"/>
                <w:szCs w:val="24"/>
              </w:rPr>
              <w:t>ours</w:t>
            </w:r>
            <w:r w:rsidR="007F7B34">
              <w:rPr>
                <w:rFonts w:ascii="Times New Roman" w:eastAsia="Times New Roman" w:hAnsi="Times New Roman" w:cs="Times New Roman"/>
                <w:color w:val="000000"/>
                <w:sz w:val="24"/>
                <w:szCs w:val="24"/>
              </w:rPr>
              <w:t xml:space="preserve">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tc>
      </w:tr>
      <w:tr w:rsidR="00B60486" w:rsidRPr="008229D2" w14:paraId="4C27BEA6" w14:textId="77777777" w:rsidTr="006D27FE">
        <w:trPr>
          <w:cantSplit/>
          <w:trHeight w:val="300"/>
        </w:trPr>
        <w:tc>
          <w:tcPr>
            <w:tcW w:w="1797" w:type="dxa"/>
            <w:shd w:val="clear" w:color="auto" w:fill="auto"/>
            <w:vAlign w:val="center"/>
          </w:tcPr>
          <w:p w14:paraId="540C09C3" w14:textId="2BC9D5A6" w:rsidR="00B60486" w:rsidRPr="008229D2"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6CDF6ADC" w14:textId="791617FE" w:rsidR="00B60486" w:rsidRDefault="00B60486"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Research Required</w:t>
            </w:r>
          </w:p>
        </w:tc>
        <w:tc>
          <w:tcPr>
            <w:tcW w:w="4950" w:type="dxa"/>
            <w:shd w:val="clear" w:color="auto" w:fill="auto"/>
            <w:noWrap/>
            <w:vAlign w:val="bottom"/>
          </w:tcPr>
          <w:p w14:paraId="324326FB" w14:textId="3F08210A" w:rsidR="00C84E24" w:rsidRDefault="00C84E24"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(Employee)</w:t>
            </w:r>
          </w:p>
          <w:p w14:paraId="52135EC6" w14:textId="2DC5CC12" w:rsidR="00B60486" w:rsidRDefault="00B60486" w:rsidP="00C84E2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w:t>
            </w:r>
            <w:r w:rsidR="00C84E24">
              <w:rPr>
                <w:rFonts w:ascii="Times New Roman" w:eastAsia="Times New Roman" w:hAnsi="Times New Roman" w:cs="Times New Roman"/>
                <w:color w:val="000000"/>
                <w:sz w:val="24"/>
                <w:szCs w:val="24"/>
              </w:rPr>
              <w:t>Supervisor</w:t>
            </w:r>
            <w:r>
              <w:rPr>
                <w:rFonts w:ascii="Times New Roman" w:eastAsia="Times New Roman" w:hAnsi="Times New Roman" w:cs="Times New Roman"/>
                <w:color w:val="000000"/>
                <w:sz w:val="24"/>
                <w:szCs w:val="24"/>
              </w:rPr>
              <w:t>)</w:t>
            </w:r>
          </w:p>
        </w:tc>
      </w:tr>
    </w:tbl>
    <w:p w14:paraId="31E6992B" w14:textId="04587BBE" w:rsidR="009A3634" w:rsidRDefault="009A3634" w:rsidP="00FC6434">
      <w:pPr>
        <w:spacing w:after="0"/>
        <w:ind w:left="4140" w:hanging="540"/>
        <w:rPr>
          <w:rFonts w:ascii="Times New Roman" w:hAnsi="Times New Roman" w:cs="Times New Roman"/>
          <w:sz w:val="24"/>
          <w:szCs w:val="24"/>
        </w:rPr>
      </w:pPr>
    </w:p>
    <w:p w14:paraId="768EC196" w14:textId="77777777" w:rsidR="009A3634" w:rsidRDefault="009A3634" w:rsidP="00FC6434">
      <w:pPr>
        <w:spacing w:after="0"/>
        <w:ind w:left="4140" w:hanging="540"/>
        <w:rPr>
          <w:rFonts w:ascii="Times New Roman" w:hAnsi="Times New Roman" w:cs="Times New Roman"/>
          <w:sz w:val="24"/>
          <w:szCs w:val="24"/>
        </w:rPr>
      </w:pPr>
    </w:p>
    <w:p w14:paraId="43048113" w14:textId="704F3FD3" w:rsidR="009A3634" w:rsidRDefault="009A3634" w:rsidP="009A363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2.2.5.2.5 </w:t>
      </w:r>
      <w:r w:rsidR="003A3B12">
        <w:rPr>
          <w:rFonts w:ascii="Times New Roman" w:hAnsi="Times New Roman" w:cs="Times New Roman"/>
          <w:sz w:val="24"/>
          <w:szCs w:val="24"/>
        </w:rPr>
        <w:t xml:space="preserve">Report </w:t>
      </w:r>
      <w:r w:rsidR="00401ABF">
        <w:rPr>
          <w:rFonts w:ascii="Times New Roman" w:hAnsi="Times New Roman" w:cs="Times New Roman"/>
          <w:sz w:val="24"/>
          <w:szCs w:val="24"/>
        </w:rPr>
        <w:t>Details</w:t>
      </w:r>
      <w:r>
        <w:rPr>
          <w:rFonts w:ascii="Times New Roman" w:hAnsi="Times New Roman" w:cs="Times New Roman"/>
          <w:sz w:val="24"/>
          <w:szCs w:val="24"/>
        </w:rPr>
        <w:t xml:space="preserve"> </w:t>
      </w:r>
    </w:p>
    <w:p w14:paraId="1ED886C1" w14:textId="3A8DD70E" w:rsid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w:t>
      </w:r>
      <w:r w:rsidR="003A3B12">
        <w:rPr>
          <w:rFonts w:ascii="Times New Roman" w:hAnsi="Times New Roman" w:cs="Times New Roman"/>
          <w:sz w:val="24"/>
          <w:szCs w:val="24"/>
        </w:rPr>
        <w:t xml:space="preserve">Report </w:t>
      </w:r>
      <w:r w:rsidR="00401ABF">
        <w:rPr>
          <w:rFonts w:ascii="Times New Roman" w:hAnsi="Times New Roman" w:cs="Times New Roman"/>
          <w:sz w:val="24"/>
          <w:szCs w:val="24"/>
        </w:rPr>
        <w:t>Details</w:t>
      </w:r>
      <w:r>
        <w:rPr>
          <w:rFonts w:ascii="Times New Roman" w:hAnsi="Times New Roman" w:cs="Times New Roman"/>
          <w:sz w:val="24"/>
          <w:szCs w:val="24"/>
        </w:rPr>
        <w:t xml:space="preserve"> shall be the following fields from the feed file concatenated together, </w:t>
      </w:r>
      <w:r w:rsidR="0076265B">
        <w:rPr>
          <w:rFonts w:ascii="Times New Roman" w:hAnsi="Times New Roman" w:cs="Times New Roman"/>
          <w:sz w:val="24"/>
          <w:szCs w:val="24"/>
        </w:rPr>
        <w:t>delimited</w:t>
      </w:r>
      <w:r>
        <w:rPr>
          <w:rFonts w:ascii="Times New Roman" w:hAnsi="Times New Roman" w:cs="Times New Roman"/>
          <w:sz w:val="24"/>
          <w:szCs w:val="24"/>
        </w:rPr>
        <w:t xml:space="preserve"> by the pipe or vertical bar </w:t>
      </w:r>
      <w:r w:rsidR="0076265B">
        <w:rPr>
          <w:rFonts w:ascii="Times New Roman" w:hAnsi="Times New Roman" w:cs="Times New Roman"/>
          <w:sz w:val="24"/>
          <w:szCs w:val="24"/>
        </w:rPr>
        <w:t>character</w:t>
      </w:r>
      <w:r>
        <w:rPr>
          <w:rFonts w:ascii="Times New Roman" w:hAnsi="Times New Roman" w:cs="Times New Roman"/>
          <w:sz w:val="24"/>
          <w:szCs w:val="24"/>
        </w:rPr>
        <w:t xml:space="preserve"> (|)</w:t>
      </w:r>
      <w:r w:rsidR="006C56E5">
        <w:rPr>
          <w:rFonts w:ascii="Times New Roman" w:hAnsi="Times New Roman" w:cs="Times New Roman"/>
          <w:sz w:val="24"/>
          <w:szCs w:val="24"/>
        </w:rPr>
        <w:t>:</w:t>
      </w:r>
    </w:p>
    <w:p w14:paraId="5DA595D2" w14:textId="77777777" w:rsidR="009A3634" w:rsidRDefault="009A3634" w:rsidP="00FC6434">
      <w:pPr>
        <w:spacing w:after="0"/>
        <w:ind w:left="4140" w:hanging="540"/>
        <w:rPr>
          <w:rFonts w:ascii="Times New Roman" w:hAnsi="Times New Roman" w:cs="Times New Roman"/>
          <w:sz w:val="24"/>
          <w:szCs w:val="24"/>
        </w:rPr>
      </w:pPr>
    </w:p>
    <w:p w14:paraId="5391D5DD" w14:textId="4C2AC7E1"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For report codes </w:t>
      </w:r>
      <w:r w:rsidRPr="00DE6804">
        <w:rPr>
          <w:rFonts w:ascii="Times New Roman" w:hAnsi="Times New Roman" w:cs="Times New Roman"/>
          <w:sz w:val="24"/>
          <w:szCs w:val="24"/>
        </w:rPr>
        <w:t>EOT,</w:t>
      </w:r>
      <w:r>
        <w:rPr>
          <w:rFonts w:ascii="Times New Roman" w:hAnsi="Times New Roman" w:cs="Times New Roman"/>
          <w:sz w:val="24"/>
          <w:szCs w:val="24"/>
        </w:rPr>
        <w:t xml:space="preserve"> </w:t>
      </w:r>
      <w:r w:rsidRPr="00DE6804">
        <w:rPr>
          <w:rFonts w:ascii="Times New Roman" w:hAnsi="Times New Roman" w:cs="Times New Roman"/>
          <w:sz w:val="24"/>
          <w:szCs w:val="24"/>
        </w:rPr>
        <w:t>EA,</w:t>
      </w:r>
      <w:r>
        <w:rPr>
          <w:rFonts w:ascii="Times New Roman" w:hAnsi="Times New Roman" w:cs="Times New Roman"/>
          <w:sz w:val="24"/>
          <w:szCs w:val="24"/>
        </w:rPr>
        <w:t xml:space="preserve"> </w:t>
      </w:r>
      <w:r w:rsidRPr="00DE6804">
        <w:rPr>
          <w:rFonts w:ascii="Times New Roman" w:hAnsi="Times New Roman" w:cs="Times New Roman"/>
          <w:sz w:val="24"/>
          <w:szCs w:val="24"/>
        </w:rPr>
        <w:t>HOL</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ITD</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ITI</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FWH</w:t>
      </w:r>
      <w:r>
        <w:rPr>
          <w:rFonts w:ascii="Times New Roman" w:hAnsi="Times New Roman" w:cs="Times New Roman"/>
          <w:sz w:val="24"/>
          <w:szCs w:val="24"/>
        </w:rPr>
        <w:t>A</w:t>
      </w:r>
    </w:p>
    <w:p w14:paraId="0986EC1B" w14:textId="198CBBDB" w:rsidR="00F63933" w:rsidRDefault="00F63933"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ab/>
        <w:t>Friday End Date</w:t>
      </w:r>
    </w:p>
    <w:p w14:paraId="04D5C8DB" w14:textId="77777777" w:rsidR="009A3634" w:rsidRP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ab/>
      </w:r>
      <w:r w:rsidRPr="009A3634">
        <w:rPr>
          <w:rFonts w:ascii="Times New Roman" w:hAnsi="Times New Roman" w:cs="Times New Roman"/>
          <w:sz w:val="24"/>
          <w:szCs w:val="24"/>
        </w:rPr>
        <w:t>Project Number</w:t>
      </w:r>
    </w:p>
    <w:p w14:paraId="18873055"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Number</w:t>
      </w:r>
    </w:p>
    <w:p w14:paraId="1555FE41"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Name</w:t>
      </w:r>
    </w:p>
    <w:p w14:paraId="1F07C122"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Time Code</w:t>
      </w:r>
    </w:p>
    <w:p w14:paraId="0788EDB4" w14:textId="64F61C2C" w:rsidR="009A3634" w:rsidRPr="009A3634" w:rsidRDefault="00AA6AE2" w:rsidP="009A3634">
      <w:pPr>
        <w:spacing w:after="0"/>
        <w:ind w:left="4140"/>
        <w:rPr>
          <w:rFonts w:ascii="Times New Roman" w:hAnsi="Times New Roman" w:cs="Times New Roman"/>
          <w:sz w:val="24"/>
          <w:szCs w:val="24"/>
        </w:rPr>
      </w:pPr>
      <w:r w:rsidRPr="00AA6AE2">
        <w:rPr>
          <w:rFonts w:ascii="Times New Roman" w:hAnsi="Times New Roman" w:cs="Times New Roman"/>
          <w:sz w:val="24"/>
          <w:szCs w:val="24"/>
        </w:rPr>
        <w:t xml:space="preserve">Name of CSR Whose Timecard Contained the Error </w:t>
      </w:r>
      <w:r w:rsidR="00401ABF">
        <w:rPr>
          <w:rFonts w:ascii="Times New Roman" w:hAnsi="Times New Roman" w:cs="Times New Roman"/>
          <w:sz w:val="24"/>
          <w:szCs w:val="24"/>
        </w:rPr>
        <w:t>(only from the Approver reports)</w:t>
      </w:r>
    </w:p>
    <w:p w14:paraId="2B13B648"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lastRenderedPageBreak/>
        <w:t>Hours</w:t>
      </w:r>
    </w:p>
    <w:p w14:paraId="2E44C239"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Sat</w:t>
      </w:r>
    </w:p>
    <w:p w14:paraId="1EDBC4EC"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Sun</w:t>
      </w:r>
    </w:p>
    <w:p w14:paraId="701E5EC2"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Mon</w:t>
      </w:r>
    </w:p>
    <w:p w14:paraId="58262E30"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Tues</w:t>
      </w:r>
    </w:p>
    <w:p w14:paraId="4BC6CF10"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Wed</w:t>
      </w:r>
    </w:p>
    <w:p w14:paraId="25027AAC"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Thurs</w:t>
      </w:r>
    </w:p>
    <w:p w14:paraId="1BA6DD56" w14:textId="6B28D480" w:rsid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Fri</w:t>
      </w:r>
    </w:p>
    <w:p w14:paraId="34717CB8" w14:textId="77777777" w:rsidR="009A3634" w:rsidRDefault="009A3634" w:rsidP="00FC6434">
      <w:pPr>
        <w:spacing w:after="0"/>
        <w:ind w:left="4140" w:hanging="540"/>
        <w:rPr>
          <w:rFonts w:ascii="Times New Roman" w:hAnsi="Times New Roman" w:cs="Times New Roman"/>
          <w:sz w:val="24"/>
          <w:szCs w:val="24"/>
        </w:rPr>
      </w:pPr>
    </w:p>
    <w:p w14:paraId="0E497413" w14:textId="6F7B90BA"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For report code</w:t>
      </w:r>
      <w:r w:rsidR="00C84E24">
        <w:rPr>
          <w:rFonts w:ascii="Times New Roman" w:hAnsi="Times New Roman" w:cs="Times New Roman"/>
          <w:sz w:val="24"/>
          <w:szCs w:val="24"/>
        </w:rPr>
        <w:t>s</w:t>
      </w:r>
      <w:r>
        <w:rPr>
          <w:rFonts w:ascii="Times New Roman" w:hAnsi="Times New Roman" w:cs="Times New Roman"/>
          <w:sz w:val="24"/>
          <w:szCs w:val="24"/>
        </w:rPr>
        <w:t xml:space="preserve"> OA</w:t>
      </w:r>
      <w:r w:rsidR="00C84E24">
        <w:rPr>
          <w:rFonts w:ascii="Times New Roman" w:hAnsi="Times New Roman" w:cs="Times New Roman"/>
          <w:sz w:val="24"/>
          <w:szCs w:val="24"/>
        </w:rPr>
        <w:t>E, OAS</w:t>
      </w:r>
    </w:p>
    <w:p w14:paraId="32F6C549" w14:textId="77777777"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ab/>
        <w:t>Time Period</w:t>
      </w:r>
    </w:p>
    <w:p w14:paraId="3FFB46D4" w14:textId="3A0D20B7" w:rsidR="000229FB" w:rsidRDefault="00C84E24" w:rsidP="000229FB">
      <w:pPr>
        <w:spacing w:after="0"/>
        <w:ind w:left="4140"/>
        <w:rPr>
          <w:rFonts w:ascii="Times New Roman" w:hAnsi="Times New Roman" w:cs="Times New Roman"/>
          <w:sz w:val="24"/>
          <w:szCs w:val="24"/>
        </w:rPr>
      </w:pPr>
      <w:r>
        <w:rPr>
          <w:rFonts w:ascii="Times New Roman" w:hAnsi="Times New Roman" w:cs="Times New Roman"/>
          <w:sz w:val="24"/>
          <w:szCs w:val="24"/>
        </w:rPr>
        <w:t xml:space="preserve">Employee </w:t>
      </w:r>
      <w:r w:rsidR="000229FB" w:rsidRPr="009A3634">
        <w:rPr>
          <w:rFonts w:ascii="Times New Roman" w:hAnsi="Times New Roman" w:cs="Times New Roman"/>
          <w:sz w:val="24"/>
          <w:szCs w:val="24"/>
        </w:rPr>
        <w:t>Name</w:t>
      </w:r>
    </w:p>
    <w:p w14:paraId="303009E9" w14:textId="7592567B" w:rsidR="000229FB" w:rsidRDefault="00C84E24" w:rsidP="000229FB">
      <w:pPr>
        <w:spacing w:after="0"/>
        <w:ind w:left="4140"/>
        <w:rPr>
          <w:rFonts w:ascii="Times New Roman" w:hAnsi="Times New Roman" w:cs="Times New Roman"/>
          <w:sz w:val="24"/>
          <w:szCs w:val="24"/>
        </w:rPr>
      </w:pPr>
      <w:r>
        <w:rPr>
          <w:rFonts w:ascii="Times New Roman" w:hAnsi="Times New Roman" w:cs="Times New Roman"/>
          <w:sz w:val="24"/>
          <w:szCs w:val="24"/>
        </w:rPr>
        <w:t>Associated Person (only for the OAS report)</w:t>
      </w:r>
    </w:p>
    <w:p w14:paraId="1490B3AB" w14:textId="77777777" w:rsidR="000229FB" w:rsidRDefault="000229FB" w:rsidP="00FC6434">
      <w:pPr>
        <w:spacing w:after="0"/>
        <w:ind w:left="4140" w:hanging="540"/>
        <w:rPr>
          <w:rFonts w:ascii="Times New Roman" w:hAnsi="Times New Roman" w:cs="Times New Roman"/>
          <w:sz w:val="24"/>
          <w:szCs w:val="24"/>
        </w:rPr>
      </w:pPr>
    </w:p>
    <w:p w14:paraId="0934D3D3" w14:textId="53D93E58" w:rsidR="009A3634" w:rsidRDefault="009A3634" w:rsidP="009A3634">
      <w:pPr>
        <w:spacing w:after="0"/>
        <w:ind w:left="2880" w:firstLine="720"/>
        <w:rPr>
          <w:rFonts w:ascii="Times New Roman" w:hAnsi="Times New Roman" w:cs="Times New Roman"/>
          <w:sz w:val="24"/>
          <w:szCs w:val="24"/>
        </w:rPr>
      </w:pPr>
      <w:r>
        <w:rPr>
          <w:rFonts w:ascii="Times New Roman" w:hAnsi="Times New Roman" w:cs="Times New Roman"/>
          <w:sz w:val="24"/>
          <w:szCs w:val="24"/>
        </w:rPr>
        <w:t>2.2.5.2.6 Identify Source for eCoaching Log</w:t>
      </w:r>
    </w:p>
    <w:p w14:paraId="4AAEEF16" w14:textId="0F0FE8D3" w:rsid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The source of the coaching log shall be ETS.</w:t>
      </w:r>
    </w:p>
    <w:p w14:paraId="0412B49A" w14:textId="77777777" w:rsidR="009A3634" w:rsidRDefault="009A3634" w:rsidP="00FC6434">
      <w:pPr>
        <w:spacing w:after="0"/>
        <w:ind w:left="4140" w:hanging="540"/>
        <w:rPr>
          <w:rFonts w:ascii="Times New Roman" w:hAnsi="Times New Roman" w:cs="Times New Roman"/>
          <w:sz w:val="24"/>
          <w:szCs w:val="24"/>
        </w:rPr>
      </w:pPr>
    </w:p>
    <w:p w14:paraId="4D4AE62B" w14:textId="0BB84CD7" w:rsidR="009A3634" w:rsidRDefault="009A3634" w:rsidP="009A3634">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2.2.5.3 </w:t>
      </w:r>
      <w:r w:rsidR="003D6016">
        <w:rPr>
          <w:rFonts w:ascii="Times New Roman" w:hAnsi="Times New Roman" w:cs="Times New Roman"/>
          <w:sz w:val="24"/>
          <w:szCs w:val="24"/>
        </w:rPr>
        <w:t>Notification of eCoaching Logs</w:t>
      </w:r>
    </w:p>
    <w:p w14:paraId="386894EC" w14:textId="6D9FF014" w:rsidR="003D6016" w:rsidRDefault="003D6016" w:rsidP="00E2672D">
      <w:pPr>
        <w:spacing w:after="0"/>
        <w:ind w:left="2700"/>
        <w:rPr>
          <w:rFonts w:ascii="Times New Roman" w:hAnsi="Times New Roman" w:cs="Times New Roman"/>
          <w:sz w:val="24"/>
          <w:szCs w:val="24"/>
        </w:rPr>
      </w:pPr>
      <w:r>
        <w:rPr>
          <w:rFonts w:ascii="Times New Roman" w:hAnsi="Times New Roman" w:cs="Times New Roman"/>
          <w:sz w:val="24"/>
          <w:szCs w:val="24"/>
        </w:rPr>
        <w:t xml:space="preserve">Email notifications for ETS eCoaching Logs </w:t>
      </w:r>
      <w:r w:rsidR="000229FB">
        <w:rPr>
          <w:rFonts w:ascii="Times New Roman" w:hAnsi="Times New Roman" w:cs="Times New Roman"/>
          <w:sz w:val="24"/>
          <w:szCs w:val="24"/>
        </w:rPr>
        <w:t xml:space="preserve">from report codes </w:t>
      </w:r>
      <w:r w:rsidR="000229FB" w:rsidRPr="00DE6804">
        <w:rPr>
          <w:rFonts w:ascii="Times New Roman" w:hAnsi="Times New Roman" w:cs="Times New Roman"/>
          <w:sz w:val="24"/>
          <w:szCs w:val="24"/>
        </w:rPr>
        <w:t>EOT,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EA,</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HOL</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ITD</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ITI</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FWHA </w:t>
      </w:r>
      <w:r>
        <w:rPr>
          <w:rFonts w:ascii="Times New Roman" w:hAnsi="Times New Roman" w:cs="Times New Roman"/>
          <w:sz w:val="24"/>
          <w:szCs w:val="24"/>
        </w:rPr>
        <w:t>shall follow the same form</w:t>
      </w:r>
      <w:r w:rsidR="00E2672D">
        <w:rPr>
          <w:rFonts w:ascii="Times New Roman" w:hAnsi="Times New Roman" w:cs="Times New Roman"/>
          <w:sz w:val="24"/>
          <w:szCs w:val="24"/>
        </w:rPr>
        <w:t xml:space="preserve"> as those submitted though the user interface as Pending Manager Review.</w:t>
      </w:r>
      <w:r w:rsidR="00904CDD">
        <w:rPr>
          <w:rFonts w:ascii="Times New Roman" w:hAnsi="Times New Roman" w:cs="Times New Roman"/>
          <w:sz w:val="24"/>
          <w:szCs w:val="24"/>
        </w:rPr>
        <w:t xml:space="preserve">  The current employee hierarchy will be used to determine the employee’s supervisor and manager.</w:t>
      </w:r>
    </w:p>
    <w:p w14:paraId="5638F064" w14:textId="77777777" w:rsidR="00F13D19" w:rsidRDefault="00F13D19" w:rsidP="00415353">
      <w:pPr>
        <w:spacing w:after="0"/>
        <w:ind w:left="720"/>
        <w:rPr>
          <w:rFonts w:ascii="Times New Roman" w:hAnsi="Times New Roman" w:cs="Times New Roman"/>
          <w:sz w:val="24"/>
          <w:szCs w:val="24"/>
        </w:rPr>
      </w:pPr>
    </w:p>
    <w:p w14:paraId="759B8793" w14:textId="782C17EB"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2.2.5.3.1 Notification for Outstanding Action </w:t>
      </w:r>
    </w:p>
    <w:p w14:paraId="6AACF8C1" w14:textId="77777777" w:rsidR="000229FB" w:rsidRDefault="000229FB" w:rsidP="000229FB">
      <w:pPr>
        <w:spacing w:after="0"/>
        <w:ind w:left="3600"/>
        <w:rPr>
          <w:rFonts w:ascii="Times New Roman" w:hAnsi="Times New Roman" w:cs="Times New Roman"/>
          <w:sz w:val="24"/>
          <w:szCs w:val="24"/>
        </w:rPr>
      </w:pPr>
      <w:r>
        <w:rPr>
          <w:rFonts w:ascii="Times New Roman" w:hAnsi="Times New Roman" w:cs="Times New Roman"/>
          <w:sz w:val="24"/>
          <w:szCs w:val="24"/>
        </w:rPr>
        <w:t>The eCoaching Log email format will follow the same format as all other eCoaching email notifications.</w:t>
      </w:r>
    </w:p>
    <w:p w14:paraId="08CFE2C0" w14:textId="77777777" w:rsidR="000229FB" w:rsidRDefault="000229FB" w:rsidP="000229FB">
      <w:pPr>
        <w:spacing w:after="0"/>
        <w:ind w:left="3600"/>
        <w:rPr>
          <w:rFonts w:ascii="Times New Roman" w:hAnsi="Times New Roman" w:cs="Times New Roman"/>
          <w:sz w:val="24"/>
          <w:szCs w:val="24"/>
        </w:rPr>
      </w:pPr>
    </w:p>
    <w:p w14:paraId="2A3AA30A" w14:textId="2B43AECD" w:rsidR="000229FB" w:rsidRDefault="000229FB" w:rsidP="000229FB">
      <w:pPr>
        <w:spacing w:after="0"/>
        <w:ind w:left="3600" w:firstLine="720"/>
        <w:rPr>
          <w:rFonts w:ascii="Times New Roman" w:hAnsi="Times New Roman" w:cs="Times New Roman"/>
          <w:sz w:val="24"/>
          <w:szCs w:val="24"/>
        </w:rPr>
      </w:pPr>
      <w:r>
        <w:rPr>
          <w:rFonts w:ascii="Times New Roman" w:hAnsi="Times New Roman" w:cs="Times New Roman"/>
          <w:sz w:val="24"/>
          <w:szCs w:val="24"/>
        </w:rPr>
        <w:t>2.2.5.3.1.1 Pending Manager Review</w:t>
      </w:r>
    </w:p>
    <w:p w14:paraId="268D6E75" w14:textId="3B61DDF7" w:rsidR="000229FB" w:rsidRDefault="000229FB" w:rsidP="000229FB">
      <w:pPr>
        <w:spacing w:after="0"/>
        <w:ind w:left="4320"/>
        <w:rPr>
          <w:rFonts w:ascii="Times New Roman" w:hAnsi="Times New Roman" w:cs="Times New Roman"/>
          <w:sz w:val="24"/>
          <w:szCs w:val="24"/>
        </w:rPr>
      </w:pPr>
      <w:r>
        <w:rPr>
          <w:rFonts w:ascii="Times New Roman" w:hAnsi="Times New Roman" w:cs="Times New Roman"/>
          <w:sz w:val="24"/>
          <w:szCs w:val="24"/>
        </w:rPr>
        <w:t xml:space="preserve">When an eCoaching Log is submitted for an </w:t>
      </w:r>
      <w:r w:rsidR="00C84E24">
        <w:rPr>
          <w:rFonts w:ascii="Times New Roman" w:hAnsi="Times New Roman" w:cs="Times New Roman"/>
          <w:sz w:val="24"/>
          <w:szCs w:val="24"/>
        </w:rPr>
        <w:t xml:space="preserve">OAE or </w:t>
      </w:r>
      <w:r>
        <w:rPr>
          <w:rFonts w:ascii="Times New Roman" w:hAnsi="Times New Roman" w:cs="Times New Roman"/>
          <w:sz w:val="24"/>
          <w:szCs w:val="24"/>
        </w:rPr>
        <w:t>OA</w:t>
      </w:r>
      <w:r w:rsidR="00C84E24">
        <w:rPr>
          <w:rFonts w:ascii="Times New Roman" w:hAnsi="Times New Roman" w:cs="Times New Roman"/>
          <w:sz w:val="24"/>
          <w:szCs w:val="24"/>
        </w:rPr>
        <w:t>S</w:t>
      </w:r>
      <w:r>
        <w:rPr>
          <w:rFonts w:ascii="Times New Roman" w:hAnsi="Times New Roman" w:cs="Times New Roman"/>
          <w:sz w:val="24"/>
          <w:szCs w:val="24"/>
        </w:rPr>
        <w:t xml:space="preserve"> report item, the status is Pending Manager Review, the Manager receives a system generated </w:t>
      </w:r>
      <w:proofErr w:type="spellStart"/>
      <w:r>
        <w:rPr>
          <w:rFonts w:ascii="Times New Roman" w:hAnsi="Times New Roman" w:cs="Times New Roman"/>
          <w:sz w:val="24"/>
          <w:szCs w:val="24"/>
        </w:rPr>
        <w:t>eMail</w:t>
      </w:r>
      <w:proofErr w:type="spellEnd"/>
      <w:r>
        <w:rPr>
          <w:rFonts w:ascii="Times New Roman" w:hAnsi="Times New Roman" w:cs="Times New Roman"/>
          <w:sz w:val="24"/>
          <w:szCs w:val="24"/>
        </w:rPr>
        <w:t xml:space="preserve"> notification.</w:t>
      </w:r>
    </w:p>
    <w:p w14:paraId="1AD33E58" w14:textId="77777777" w:rsidR="000229FB" w:rsidRDefault="000229FB" w:rsidP="000229FB">
      <w:pPr>
        <w:spacing w:after="0"/>
        <w:ind w:left="2700"/>
        <w:rPr>
          <w:rFonts w:ascii="Times New Roman" w:hAnsi="Times New Roman" w:cs="Times New Roman"/>
          <w:sz w:val="24"/>
          <w:szCs w:val="24"/>
        </w:rPr>
      </w:pPr>
    </w:p>
    <w:p w14:paraId="350B8685" w14:textId="77777777" w:rsidR="000229FB" w:rsidRDefault="000229FB" w:rsidP="000229FB">
      <w:pPr>
        <w:spacing w:after="0"/>
        <w:ind w:left="414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63459E9" w14:textId="4FDF80D2" w:rsidR="000229FB" w:rsidRDefault="000229FB" w:rsidP="000229FB">
      <w:pPr>
        <w:spacing w:after="0"/>
        <w:ind w:left="3960" w:firstLine="360"/>
        <w:rPr>
          <w:rFonts w:ascii="Times New Roman" w:hAnsi="Times New Roman" w:cs="Times New Roman"/>
          <w:sz w:val="24"/>
          <w:szCs w:val="24"/>
        </w:rPr>
      </w:pPr>
      <w:proofErr w:type="spellStart"/>
      <w:proofErr w:type="gramStart"/>
      <w:r w:rsidRPr="00DF5972">
        <w:rPr>
          <w:rFonts w:ascii="Times New Roman" w:hAnsi="Times New Roman" w:cs="Times New Roman"/>
          <w:sz w:val="24"/>
          <w:szCs w:val="24"/>
        </w:rPr>
        <w:t>eCL</w:t>
      </w:r>
      <w:proofErr w:type="spellEnd"/>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7169FEF5" w14:textId="77777777" w:rsidR="000229FB" w:rsidRDefault="000229FB" w:rsidP="000229FB">
      <w:pPr>
        <w:spacing w:after="0"/>
        <w:ind w:left="2700"/>
        <w:rPr>
          <w:rFonts w:ascii="Times New Roman" w:hAnsi="Times New Roman" w:cs="Times New Roman"/>
          <w:sz w:val="24"/>
          <w:szCs w:val="24"/>
        </w:rPr>
      </w:pPr>
    </w:p>
    <w:p w14:paraId="0A66E981" w14:textId="77777777" w:rsidR="000229FB" w:rsidRDefault="000229FB" w:rsidP="000229FB">
      <w:pPr>
        <w:spacing w:after="0"/>
        <w:ind w:left="3780" w:firstLine="54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2918ADF1" w14:textId="0D2EF078" w:rsidR="000229FB" w:rsidRDefault="000229FB" w:rsidP="000229FB">
      <w:pPr>
        <w:spacing w:after="0"/>
        <w:ind w:left="4320"/>
        <w:rPr>
          <w:rFonts w:ascii="Times New Roman" w:hAnsi="Times New Roman" w:cs="Times New Roman"/>
          <w:sz w:val="24"/>
          <w:szCs w:val="24"/>
        </w:rPr>
      </w:pPr>
      <w:r w:rsidRPr="00330E8E">
        <w:rPr>
          <w:rFonts w:ascii="Arial" w:hAnsi="Arial"/>
        </w:rPr>
        <w:t xml:space="preserve">A new eCoaching Log has been entered and requires your action. Please click on the link below to review and verify that the </w:t>
      </w:r>
      <w:proofErr w:type="spellStart"/>
      <w:proofErr w:type="gramStart"/>
      <w:r w:rsidRPr="00330E8E">
        <w:rPr>
          <w:rFonts w:ascii="Arial" w:hAnsi="Arial"/>
        </w:rPr>
        <w:t>eCL</w:t>
      </w:r>
      <w:proofErr w:type="spellEnd"/>
      <w:proofErr w:type="gramEnd"/>
      <w:r w:rsidRPr="00330E8E">
        <w:rPr>
          <w:rFonts w:ascii="Arial" w:hAnsi="Arial"/>
        </w:rPr>
        <w:t xml:space="preserve"> entered on &lt;DATE&gt; for &lt;EMPLOYEE NAME&gt; is a valid timecard infraction. Further directions are provided on the form.</w:t>
      </w:r>
      <w:r w:rsidRPr="004341D5">
        <w:rPr>
          <w:rFonts w:ascii="Arial" w:hAnsi="Arial"/>
        </w:rPr>
        <w:t xml:space="preserve"> </w:t>
      </w:r>
      <w:r w:rsidRPr="004341D5">
        <w:rPr>
          <w:rFonts w:ascii="Arial" w:hAnsi="Arial"/>
        </w:rPr>
        <w:br/>
      </w:r>
    </w:p>
    <w:p w14:paraId="32D5B33E" w14:textId="77777777" w:rsidR="000229FB" w:rsidRDefault="000229FB" w:rsidP="000229FB">
      <w:pPr>
        <w:spacing w:after="0"/>
        <w:ind w:left="432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5FB5292" w14:textId="77777777" w:rsidR="000229FB" w:rsidRDefault="000229FB" w:rsidP="00415353">
      <w:pPr>
        <w:spacing w:after="0"/>
        <w:ind w:left="720"/>
        <w:rPr>
          <w:rFonts w:ascii="Times New Roman" w:hAnsi="Times New Roman" w:cs="Times New Roman"/>
          <w:sz w:val="24"/>
          <w:szCs w:val="24"/>
        </w:rPr>
      </w:pPr>
    </w:p>
    <w:p w14:paraId="5A139C57" w14:textId="7B87B783" w:rsidR="006C56E5" w:rsidRDefault="006C56E5" w:rsidP="006C56E5">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2.2.5.4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9B9A625" w14:textId="03EF0805" w:rsidR="006C56E5" w:rsidRDefault="006C56E5" w:rsidP="006C56E5">
      <w:pPr>
        <w:spacing w:after="0"/>
        <w:ind w:left="2700"/>
        <w:rPr>
          <w:rFonts w:ascii="Times New Roman" w:hAnsi="Times New Roman" w:cs="Times New Roman"/>
          <w:sz w:val="24"/>
          <w:szCs w:val="24"/>
        </w:rPr>
      </w:pPr>
      <w:r>
        <w:rPr>
          <w:rFonts w:ascii="Times New Roman" w:hAnsi="Times New Roman" w:cs="Times New Roman"/>
          <w:sz w:val="24"/>
          <w:szCs w:val="24"/>
        </w:rPr>
        <w:t xml:space="preserve">The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 displayed will be different for each report or type of infraction.</w:t>
      </w:r>
    </w:p>
    <w:p w14:paraId="6E5C5C9E" w14:textId="77777777" w:rsidR="006C56E5" w:rsidRDefault="006C56E5" w:rsidP="006C56E5">
      <w:pPr>
        <w:spacing w:after="0"/>
        <w:ind w:left="2700"/>
        <w:rPr>
          <w:rFonts w:ascii="Times New Roman" w:hAnsi="Times New Roman" w:cs="Times New Roman"/>
          <w:sz w:val="24"/>
          <w:szCs w:val="24"/>
        </w:rPr>
      </w:pPr>
    </w:p>
    <w:p w14:paraId="70C147EB" w14:textId="72E1DD9A" w:rsidR="00D62CFA" w:rsidRDefault="00D62CFA" w:rsidP="00D62CFA">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2.2.5.4.1 Exempt OT </w:t>
      </w:r>
      <w:proofErr w:type="spellStart"/>
      <w:r>
        <w:rPr>
          <w:rFonts w:ascii="Times New Roman" w:hAnsi="Times New Roman" w:cs="Times New Roman"/>
          <w:sz w:val="24"/>
          <w:szCs w:val="24"/>
        </w:rPr>
        <w:t>hrs</w:t>
      </w:r>
      <w:proofErr w:type="spellEnd"/>
      <w:r>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1F0E5E0" w14:textId="5936C67A" w:rsidR="00D62CFA" w:rsidRDefault="007E0406" w:rsidP="00D62CFA">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D62CFA">
        <w:rPr>
          <w:rFonts w:ascii="Times New Roman" w:hAnsi="Times New Roman" w:cs="Times New Roman"/>
          <w:sz w:val="24"/>
          <w:szCs w:val="24"/>
        </w:rPr>
        <w:t xml:space="preserve">the following text in the </w:t>
      </w:r>
      <w:r w:rsidR="0076265B">
        <w:rPr>
          <w:rFonts w:ascii="Times New Roman" w:hAnsi="Times New Roman" w:cs="Times New Roman"/>
          <w:sz w:val="24"/>
          <w:szCs w:val="24"/>
        </w:rPr>
        <w:t>description</w:t>
      </w:r>
      <w:r>
        <w:rPr>
          <w:rFonts w:ascii="Times New Roman" w:hAnsi="Times New Roman" w:cs="Times New Roman"/>
          <w:sz w:val="24"/>
          <w:szCs w:val="24"/>
        </w:rPr>
        <w:t xml:space="preserve"> </w:t>
      </w:r>
      <w:r w:rsidR="00D62CFA">
        <w:rPr>
          <w:rFonts w:ascii="Times New Roman" w:hAnsi="Times New Roman" w:cs="Times New Roman"/>
          <w:sz w:val="24"/>
          <w:szCs w:val="24"/>
        </w:rPr>
        <w:t xml:space="preserve">for Exempt OT </w:t>
      </w:r>
      <w:proofErr w:type="spellStart"/>
      <w:r w:rsidR="00D62CFA">
        <w:rPr>
          <w:rFonts w:ascii="Times New Roman" w:hAnsi="Times New Roman" w:cs="Times New Roman"/>
          <w:sz w:val="24"/>
          <w:szCs w:val="24"/>
        </w:rPr>
        <w:t>hrs</w:t>
      </w:r>
      <w:proofErr w:type="spellEnd"/>
      <w:r w:rsidR="00D62CFA">
        <w:rPr>
          <w:rFonts w:ascii="Times New Roman" w:hAnsi="Times New Roman" w:cs="Times New Roman"/>
          <w:sz w:val="24"/>
          <w:szCs w:val="24"/>
        </w:rPr>
        <w:t xml:space="preserve"> eCoaching Log:</w:t>
      </w:r>
    </w:p>
    <w:p w14:paraId="51AFA49B" w14:textId="77777777" w:rsidR="00D62CFA" w:rsidRDefault="00D62CFA" w:rsidP="00D62CFA">
      <w:pPr>
        <w:spacing w:after="0"/>
        <w:ind w:left="2700"/>
        <w:rPr>
          <w:rFonts w:ascii="Times New Roman" w:hAnsi="Times New Roman" w:cs="Times New Roman"/>
          <w:sz w:val="24"/>
          <w:szCs w:val="24"/>
        </w:rPr>
      </w:pPr>
    </w:p>
    <w:p w14:paraId="5A4AAD2B" w14:textId="77777777" w:rsidR="00D62CFA" w:rsidRDefault="00D62CFA" w:rsidP="00D62CFA">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exempt employee incorrectly recorded overtime hours.</w:t>
      </w:r>
      <w:r>
        <w:rPr>
          <w:rFonts w:ascii="Times New Roman" w:hAnsi="Times New Roman" w:cs="Times New Roman"/>
          <w:sz w:val="24"/>
          <w:szCs w:val="24"/>
        </w:rPr>
        <w:t xml:space="preserve">  </w:t>
      </w:r>
      <w:r w:rsidRPr="004103B9">
        <w:rPr>
          <w:rFonts w:ascii="Times New Roman" w:hAnsi="Times New Roman" w:cs="Times New Roman"/>
          <w:sz w:val="24"/>
          <w:szCs w:val="24"/>
        </w:rPr>
        <w:t xml:space="preserve">Exempt employees are expected to </w:t>
      </w:r>
      <w:r>
        <w:rPr>
          <w:rFonts w:ascii="Times New Roman" w:hAnsi="Times New Roman" w:cs="Times New Roman"/>
          <w:sz w:val="24"/>
          <w:szCs w:val="24"/>
        </w:rPr>
        <w:t xml:space="preserve">occasionally </w:t>
      </w:r>
      <w:r w:rsidRPr="004103B9">
        <w:rPr>
          <w:rFonts w:ascii="Times New Roman" w:hAnsi="Times New Roman" w:cs="Times New Roman"/>
          <w:sz w:val="24"/>
          <w:szCs w:val="24"/>
        </w:rPr>
        <w:t>exceed the standard workweek (Saturday through Friday) as assigned tasks may demand. In most cases such work, which exceeds the standard workweek, is not eligible for additional pay and should be recorded as straight time.  CCO exempt employees should not charge overtime without direction from CCO Communications.</w:t>
      </w:r>
    </w:p>
    <w:p w14:paraId="7DE222CF" w14:textId="77777777" w:rsidR="00D62CFA" w:rsidRDefault="00D62CFA" w:rsidP="00D62CFA">
      <w:pPr>
        <w:spacing w:after="0"/>
        <w:ind w:left="3420" w:firstLine="180"/>
        <w:rPr>
          <w:rFonts w:ascii="Times New Roman" w:hAnsi="Times New Roman" w:cs="Times New Roman"/>
          <w:sz w:val="24"/>
          <w:szCs w:val="24"/>
        </w:rPr>
      </w:pPr>
    </w:p>
    <w:p w14:paraId="675E5762" w14:textId="77777777" w:rsidR="00D62CFA" w:rsidRDefault="00D62CFA" w:rsidP="00D62CFA">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2AFF404" w14:textId="77777777" w:rsidR="007E0406" w:rsidRDefault="007E0406" w:rsidP="00D62CFA">
      <w:pPr>
        <w:spacing w:after="0"/>
        <w:ind w:left="3420" w:firstLine="180"/>
        <w:rPr>
          <w:rFonts w:ascii="Times New Roman" w:hAnsi="Times New Roman" w:cs="Times New Roman"/>
          <w:sz w:val="24"/>
          <w:szCs w:val="24"/>
        </w:rPr>
      </w:pPr>
    </w:p>
    <w:p w14:paraId="3C437655"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0438FAE2" w14:textId="77777777" w:rsidR="00D62CFA" w:rsidRDefault="00D62CFA" w:rsidP="006C56E5">
      <w:pPr>
        <w:spacing w:after="0"/>
        <w:ind w:left="2700"/>
        <w:rPr>
          <w:rFonts w:ascii="Times New Roman" w:hAnsi="Times New Roman" w:cs="Times New Roman"/>
          <w:sz w:val="24"/>
          <w:szCs w:val="24"/>
        </w:rPr>
      </w:pPr>
    </w:p>
    <w:p w14:paraId="00E83950" w14:textId="6A8DF457"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2.2</w:t>
      </w:r>
      <w:r w:rsidR="007F7B34">
        <w:rPr>
          <w:rFonts w:ascii="Times New Roman" w:hAnsi="Times New Roman" w:cs="Times New Roman"/>
          <w:sz w:val="24"/>
          <w:szCs w:val="24"/>
        </w:rPr>
        <w:t>.5.4.</w:t>
      </w:r>
      <w:r w:rsidR="00D62CFA">
        <w:rPr>
          <w:rFonts w:ascii="Times New Roman" w:hAnsi="Times New Roman" w:cs="Times New Roman"/>
          <w:sz w:val="24"/>
          <w:szCs w:val="24"/>
        </w:rPr>
        <w:t>2</w:t>
      </w:r>
      <w:r w:rsidR="007F7B34">
        <w:rPr>
          <w:rFonts w:ascii="Times New Roman" w:hAnsi="Times New Roman" w:cs="Times New Roman"/>
          <w:sz w:val="24"/>
          <w:szCs w:val="24"/>
        </w:rPr>
        <w:t xml:space="preserve"> Excused absence, paid leave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7EB6D2E" w14:textId="7C5E54AC" w:rsidR="00401ABF" w:rsidRDefault="007E0406" w:rsidP="00401ABF">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 xml:space="preserve">Include </w:t>
      </w:r>
      <w:r w:rsidR="00401ABF">
        <w:rPr>
          <w:rFonts w:ascii="Times New Roman" w:hAnsi="Times New Roman" w:cs="Times New Roman"/>
          <w:sz w:val="24"/>
          <w:szCs w:val="24"/>
        </w:rPr>
        <w:t xml:space="preserve">the following text in the </w:t>
      </w:r>
      <w:r w:rsidR="0076265B">
        <w:rPr>
          <w:rFonts w:ascii="Times New Roman" w:hAnsi="Times New Roman" w:cs="Times New Roman"/>
          <w:sz w:val="24"/>
          <w:szCs w:val="24"/>
        </w:rPr>
        <w:t>description</w:t>
      </w:r>
      <w:r>
        <w:rPr>
          <w:rFonts w:ascii="Times New Roman" w:hAnsi="Times New Roman" w:cs="Times New Roman"/>
          <w:sz w:val="24"/>
          <w:szCs w:val="24"/>
        </w:rPr>
        <w:t xml:space="preserve"> </w:t>
      </w:r>
      <w:r w:rsidR="00401ABF">
        <w:rPr>
          <w:rFonts w:ascii="Times New Roman" w:hAnsi="Times New Roman" w:cs="Times New Roman"/>
          <w:sz w:val="24"/>
          <w:szCs w:val="24"/>
        </w:rPr>
        <w:t xml:space="preserve">for Excused </w:t>
      </w:r>
      <w:r w:rsidR="007F7B34">
        <w:rPr>
          <w:rFonts w:ascii="Times New Roman" w:hAnsi="Times New Roman" w:cs="Times New Roman"/>
          <w:sz w:val="24"/>
          <w:szCs w:val="24"/>
        </w:rPr>
        <w:t>absence, paid leave</w:t>
      </w:r>
      <w:r w:rsidR="00401ABF">
        <w:rPr>
          <w:rFonts w:ascii="Times New Roman" w:hAnsi="Times New Roman" w:cs="Times New Roman"/>
          <w:sz w:val="24"/>
          <w:szCs w:val="24"/>
        </w:rPr>
        <w:t xml:space="preserve"> eCoaching Log:</w:t>
      </w:r>
    </w:p>
    <w:p w14:paraId="4DC8639D" w14:textId="77777777" w:rsidR="00401ABF" w:rsidRDefault="00401ABF" w:rsidP="00401ABF">
      <w:pPr>
        <w:spacing w:after="0"/>
        <w:ind w:left="2700"/>
        <w:rPr>
          <w:rFonts w:ascii="Times New Roman" w:hAnsi="Times New Roman" w:cs="Times New Roman"/>
          <w:sz w:val="24"/>
          <w:szCs w:val="24"/>
        </w:rPr>
      </w:pPr>
    </w:p>
    <w:p w14:paraId="31F0988E" w14:textId="77777777" w:rsidR="00CE73F9" w:rsidRPr="004103B9" w:rsidRDefault="00CE73F9" w:rsidP="00CE73F9">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employee recorded incorrect Excused Absence hours.</w:t>
      </w:r>
      <w:r>
        <w:rPr>
          <w:rFonts w:ascii="Times New Roman" w:hAnsi="Times New Roman" w:cs="Times New Roman"/>
          <w:sz w:val="24"/>
          <w:szCs w:val="24"/>
        </w:rPr>
        <w:t xml:space="preserve">  </w:t>
      </w:r>
      <w:r w:rsidRPr="004103B9">
        <w:rPr>
          <w:rFonts w:ascii="Times New Roman" w:hAnsi="Times New Roman" w:cs="Times New Roman"/>
          <w:sz w:val="24"/>
          <w:szCs w:val="24"/>
        </w:rPr>
        <w:t>All paid leave (General Leave or floating Holiday time) must be exhausted before using Excused Absence 080984 | 3517.</w:t>
      </w:r>
      <w:r>
        <w:rPr>
          <w:rFonts w:ascii="Times New Roman" w:hAnsi="Times New Roman" w:cs="Times New Roman"/>
          <w:sz w:val="24"/>
          <w:szCs w:val="24"/>
        </w:rPr>
        <w:t xml:space="preserve">  </w:t>
      </w:r>
      <w:r w:rsidRPr="004103B9">
        <w:rPr>
          <w:rFonts w:ascii="Times New Roman" w:hAnsi="Times New Roman" w:cs="Times New Roman"/>
          <w:sz w:val="24"/>
          <w:szCs w:val="24"/>
        </w:rPr>
        <w:t>Excused Absence cannot be taken for full days of leave and you must have some worked hours recorded for the days this project</w:t>
      </w:r>
      <w:r>
        <w:rPr>
          <w:rFonts w:ascii="Times New Roman" w:hAnsi="Times New Roman" w:cs="Times New Roman"/>
          <w:sz w:val="24"/>
          <w:szCs w:val="24"/>
        </w:rPr>
        <w:t xml:space="preserve"> </w:t>
      </w:r>
      <w:r w:rsidRPr="004103B9">
        <w:rPr>
          <w:rFonts w:ascii="Times New Roman" w:hAnsi="Times New Roman" w:cs="Times New Roman"/>
          <w:sz w:val="24"/>
          <w:szCs w:val="24"/>
        </w:rPr>
        <w:t>|</w:t>
      </w:r>
      <w:r>
        <w:rPr>
          <w:rFonts w:ascii="Times New Roman" w:hAnsi="Times New Roman" w:cs="Times New Roman"/>
          <w:sz w:val="24"/>
          <w:szCs w:val="24"/>
        </w:rPr>
        <w:t xml:space="preserve"> </w:t>
      </w:r>
      <w:r w:rsidRPr="004103B9">
        <w:rPr>
          <w:rFonts w:ascii="Times New Roman" w:hAnsi="Times New Roman" w:cs="Times New Roman"/>
          <w:sz w:val="24"/>
          <w:szCs w:val="24"/>
        </w:rPr>
        <w:t>task code is used.</w:t>
      </w:r>
      <w:r>
        <w:rPr>
          <w:rFonts w:ascii="Times New Roman" w:hAnsi="Times New Roman" w:cs="Times New Roman"/>
          <w:sz w:val="24"/>
          <w:szCs w:val="24"/>
        </w:rPr>
        <w:t xml:space="preserve">  </w:t>
      </w:r>
      <w:r w:rsidRPr="004103B9">
        <w:rPr>
          <w:rFonts w:ascii="Times New Roman" w:hAnsi="Times New Roman" w:cs="Times New Roman"/>
          <w:sz w:val="24"/>
          <w:szCs w:val="24"/>
        </w:rPr>
        <w:t>Exempt employees absent for a full day must use LWOP 080984 | 9005. </w:t>
      </w:r>
    </w:p>
    <w:p w14:paraId="3FF7C831" w14:textId="77777777" w:rsidR="00401ABF" w:rsidRDefault="00401ABF" w:rsidP="00401ABF">
      <w:pPr>
        <w:spacing w:after="0"/>
        <w:ind w:left="2700"/>
        <w:rPr>
          <w:rFonts w:ascii="Times New Roman" w:hAnsi="Times New Roman" w:cs="Times New Roman"/>
          <w:sz w:val="24"/>
          <w:szCs w:val="24"/>
        </w:rPr>
      </w:pPr>
    </w:p>
    <w:p w14:paraId="1FC7D346" w14:textId="77777777" w:rsidR="00401ABF" w:rsidRDefault="00401ABF" w:rsidP="00401ABF">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17C348F" w14:textId="77777777" w:rsidR="007E0406" w:rsidRDefault="007E0406" w:rsidP="00401ABF">
      <w:pPr>
        <w:spacing w:after="0"/>
        <w:ind w:left="3420" w:firstLine="180"/>
        <w:rPr>
          <w:rFonts w:ascii="Times New Roman" w:hAnsi="Times New Roman" w:cs="Times New Roman"/>
          <w:sz w:val="24"/>
          <w:szCs w:val="24"/>
        </w:rPr>
      </w:pPr>
    </w:p>
    <w:p w14:paraId="7684B0E1"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0CC6B50" w14:textId="77777777" w:rsidR="00401ABF" w:rsidRDefault="00401ABF" w:rsidP="00401ABF">
      <w:pPr>
        <w:spacing w:after="0"/>
        <w:ind w:left="2880" w:firstLine="720"/>
        <w:rPr>
          <w:rFonts w:ascii="Times New Roman" w:hAnsi="Times New Roman" w:cs="Times New Roman"/>
          <w:sz w:val="24"/>
          <w:szCs w:val="24"/>
        </w:rPr>
      </w:pPr>
    </w:p>
    <w:p w14:paraId="61CBEF2E" w14:textId="3CAB6EBB"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3</w:t>
      </w:r>
      <w:r>
        <w:rPr>
          <w:rFonts w:ascii="Times New Roman" w:hAnsi="Times New Roman" w:cs="Times New Roman"/>
          <w:sz w:val="24"/>
          <w:szCs w:val="24"/>
        </w:rPr>
        <w:t xml:space="preserve"> Holiday </w:t>
      </w:r>
      <w:r w:rsidR="007F7B34">
        <w:rPr>
          <w:rFonts w:ascii="Times New Roman" w:hAnsi="Times New Roman" w:cs="Times New Roman"/>
          <w:sz w:val="24"/>
          <w:szCs w:val="24"/>
        </w:rPr>
        <w:t xml:space="preserve">hours </w:t>
      </w:r>
      <w:r w:rsidR="00C41090">
        <w:rPr>
          <w:rFonts w:ascii="Times New Roman" w:hAnsi="Times New Roman" w:cs="Times New Roman"/>
          <w:sz w:val="24"/>
          <w:szCs w:val="24"/>
        </w:rPr>
        <w:t>(</w:t>
      </w:r>
      <w:r w:rsidR="007F7B34">
        <w:rPr>
          <w:rFonts w:ascii="Times New Roman" w:hAnsi="Times New Roman" w:cs="Times New Roman"/>
          <w:sz w:val="24"/>
          <w:szCs w:val="24"/>
        </w:rPr>
        <w:t>Approver</w:t>
      </w:r>
      <w:r w:rsidR="00C41090">
        <w:rPr>
          <w:rFonts w:ascii="Times New Roman" w:hAnsi="Times New Roman" w:cs="Times New Roman"/>
          <w:sz w:val="24"/>
          <w:szCs w:val="24"/>
        </w:rPr>
        <w:t>)</w:t>
      </w:r>
      <w:r w:rsidR="007F7B34">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7A3942C" w14:textId="037AFDD7" w:rsidR="006C56E5" w:rsidRDefault="007E0406" w:rsidP="006C56E5">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sidR="0066308B">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Holiday </w:t>
      </w:r>
      <w:r w:rsidR="007F7B34">
        <w:rPr>
          <w:rFonts w:ascii="Times New Roman" w:hAnsi="Times New Roman" w:cs="Times New Roman"/>
          <w:sz w:val="24"/>
          <w:szCs w:val="24"/>
        </w:rPr>
        <w:t xml:space="preserve">hours Approver </w:t>
      </w:r>
      <w:r w:rsidR="006C56E5">
        <w:rPr>
          <w:rFonts w:ascii="Times New Roman" w:hAnsi="Times New Roman" w:cs="Times New Roman"/>
          <w:sz w:val="24"/>
          <w:szCs w:val="24"/>
        </w:rPr>
        <w:t>eCoaching Log:</w:t>
      </w:r>
    </w:p>
    <w:p w14:paraId="685A0DAF" w14:textId="77777777" w:rsidR="006C56E5" w:rsidRDefault="006C56E5" w:rsidP="006C56E5">
      <w:pPr>
        <w:spacing w:after="0"/>
        <w:ind w:left="2700"/>
        <w:rPr>
          <w:rFonts w:ascii="Times New Roman" w:hAnsi="Times New Roman" w:cs="Times New Roman"/>
          <w:sz w:val="24"/>
          <w:szCs w:val="24"/>
        </w:rPr>
      </w:pPr>
    </w:p>
    <w:p w14:paraId="1E3A9542"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A timecard was approved with incorrect hours recorded on a holiday or holiday hours recorded on an incorrect day. </w:t>
      </w:r>
    </w:p>
    <w:p w14:paraId="487CB6F4" w14:textId="77777777" w:rsidR="00CE73F9" w:rsidRPr="00CE73F9" w:rsidRDefault="00CE73F9" w:rsidP="00CE73F9">
      <w:pPr>
        <w:spacing w:after="0"/>
        <w:ind w:left="3420" w:firstLine="180"/>
        <w:rPr>
          <w:rFonts w:ascii="Times New Roman" w:hAnsi="Times New Roman" w:cs="Times New Roman"/>
          <w:sz w:val="24"/>
          <w:szCs w:val="24"/>
        </w:rPr>
      </w:pPr>
    </w:p>
    <w:p w14:paraId="73838E65" w14:textId="77777777" w:rsidR="00CE73F9" w:rsidRPr="00CE73F9" w:rsidRDefault="00CE73F9" w:rsidP="00CE73F9">
      <w:pPr>
        <w:spacing w:after="0"/>
        <w:ind w:left="3420" w:firstLine="180"/>
        <w:rPr>
          <w:rFonts w:ascii="Times New Roman" w:hAnsi="Times New Roman" w:cs="Times New Roman"/>
          <w:sz w:val="24"/>
          <w:szCs w:val="24"/>
        </w:rPr>
      </w:pPr>
      <w:r w:rsidRPr="00CE73F9">
        <w:rPr>
          <w:rFonts w:ascii="Times New Roman" w:hAnsi="Times New Roman" w:cs="Times New Roman"/>
          <w:sz w:val="24"/>
          <w:szCs w:val="24"/>
        </w:rPr>
        <w:t>As a reminder, per HR-POL-203 Holidays, for employees with GSA administered benefits:</w:t>
      </w:r>
    </w:p>
    <w:p w14:paraId="18FABE24" w14:textId="77777777" w:rsidR="00CE73F9" w:rsidRPr="00CE73F9" w:rsidRDefault="00CE73F9" w:rsidP="00CE73F9">
      <w:pPr>
        <w:spacing w:after="0"/>
        <w:ind w:left="4140" w:firstLine="180"/>
        <w:rPr>
          <w:rFonts w:ascii="Times New Roman" w:hAnsi="Times New Roman" w:cs="Times New Roman"/>
          <w:sz w:val="24"/>
          <w:szCs w:val="24"/>
        </w:rPr>
      </w:pPr>
      <w:r w:rsidRPr="00CE73F9">
        <w:rPr>
          <w:rFonts w:ascii="Times New Roman" w:hAnsi="Times New Roman" w:cs="Times New Roman"/>
          <w:sz w:val="24"/>
          <w:szCs w:val="24"/>
        </w:rPr>
        <w:t xml:space="preserve">Holiday can only be recorded on the day it is observed. </w:t>
      </w:r>
    </w:p>
    <w:p w14:paraId="665D31E2" w14:textId="77777777"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 xml:space="preserve">To receive holiday pay, other paid hours must be recorded in the week in which a holiday is observed. </w:t>
      </w:r>
    </w:p>
    <w:p w14:paraId="204F9DE5" w14:textId="5C5EDD37"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If an employee works on the observed holiday, holiday and</w:t>
      </w:r>
      <w:r w:rsidR="00AB4C0C">
        <w:rPr>
          <w:rFonts w:ascii="Times New Roman" w:hAnsi="Times New Roman" w:cs="Times New Roman"/>
          <w:sz w:val="24"/>
          <w:szCs w:val="24"/>
        </w:rPr>
        <w:t xml:space="preserve"> time worked would be recorded.</w:t>
      </w:r>
      <w:r w:rsidRPr="00CE73F9">
        <w:rPr>
          <w:rFonts w:ascii="Times New Roman" w:hAnsi="Times New Roman" w:cs="Times New Roman"/>
          <w:sz w:val="24"/>
          <w:szCs w:val="24"/>
        </w:rPr>
        <w:t xml:space="preserve"> </w:t>
      </w:r>
    </w:p>
    <w:p w14:paraId="29691829" w14:textId="76BA4FF3"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 xml:space="preserve">If the observed holiday falls on an employee’s scheduled day-off, only holiday hours would be recorded. </w:t>
      </w:r>
    </w:p>
    <w:p w14:paraId="3FD098B0" w14:textId="77777777" w:rsidR="00CE73F9" w:rsidRPr="00CE73F9" w:rsidRDefault="00CE73F9" w:rsidP="00CE73F9">
      <w:pPr>
        <w:spacing w:after="0"/>
        <w:ind w:left="4140" w:firstLine="180"/>
        <w:rPr>
          <w:rFonts w:ascii="Times New Roman" w:hAnsi="Times New Roman" w:cs="Times New Roman"/>
          <w:sz w:val="24"/>
          <w:szCs w:val="24"/>
        </w:rPr>
      </w:pPr>
      <w:r w:rsidRPr="00CE73F9">
        <w:rPr>
          <w:rFonts w:ascii="Times New Roman" w:hAnsi="Times New Roman" w:cs="Times New Roman"/>
          <w:sz w:val="24"/>
          <w:szCs w:val="24"/>
        </w:rPr>
        <w:t xml:space="preserve">Leave time cannot be recorded on a day in which a holiday is recorded. </w:t>
      </w:r>
    </w:p>
    <w:p w14:paraId="407E6FD4" w14:textId="77777777" w:rsidR="00CE73F9" w:rsidRPr="00CE73F9" w:rsidRDefault="00CE73F9" w:rsidP="00CE73F9">
      <w:pPr>
        <w:spacing w:after="0"/>
        <w:ind w:left="3960" w:firstLine="360"/>
        <w:rPr>
          <w:rFonts w:ascii="Times New Roman" w:hAnsi="Times New Roman" w:cs="Times New Roman"/>
          <w:sz w:val="24"/>
          <w:szCs w:val="24"/>
        </w:rPr>
      </w:pPr>
      <w:r w:rsidRPr="00CE73F9">
        <w:rPr>
          <w:rFonts w:ascii="Times New Roman" w:hAnsi="Times New Roman" w:cs="Times New Roman"/>
          <w:sz w:val="24"/>
          <w:szCs w:val="24"/>
        </w:rPr>
        <w:t xml:space="preserve">Shift and bilingual premiums do not apply to holiday hours. </w:t>
      </w:r>
    </w:p>
    <w:p w14:paraId="666E0BF6" w14:textId="649A24AC"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lastRenderedPageBreak/>
        <w:t>When an employee takes a fixed holiday off, the time must be charged in a whole-day increment to holiday, regardless of the total number of hours worked in the particular pay period.</w:t>
      </w:r>
    </w:p>
    <w:p w14:paraId="1158EB05" w14:textId="77777777" w:rsidR="006C56E5" w:rsidRDefault="006C56E5" w:rsidP="006C56E5">
      <w:pPr>
        <w:spacing w:after="0"/>
        <w:ind w:left="2700"/>
        <w:rPr>
          <w:rFonts w:ascii="Times New Roman" w:hAnsi="Times New Roman" w:cs="Times New Roman"/>
          <w:sz w:val="24"/>
          <w:szCs w:val="24"/>
        </w:rPr>
      </w:pPr>
    </w:p>
    <w:p w14:paraId="6A45E26E" w14:textId="77017371"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2068D256" w14:textId="77777777" w:rsidR="0066308B" w:rsidRDefault="0066308B" w:rsidP="00EE204D">
      <w:pPr>
        <w:spacing w:after="0"/>
        <w:ind w:left="3420" w:firstLine="180"/>
        <w:rPr>
          <w:rFonts w:ascii="Times New Roman" w:hAnsi="Times New Roman" w:cs="Times New Roman"/>
          <w:sz w:val="24"/>
          <w:szCs w:val="24"/>
        </w:rPr>
      </w:pPr>
    </w:p>
    <w:p w14:paraId="45000E24"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55DBBF47" w14:textId="77777777" w:rsidR="00EE204D" w:rsidRDefault="00EE204D" w:rsidP="006C56E5">
      <w:pPr>
        <w:spacing w:after="0"/>
        <w:ind w:left="2700"/>
        <w:rPr>
          <w:rFonts w:ascii="Times New Roman" w:hAnsi="Times New Roman" w:cs="Times New Roman"/>
          <w:sz w:val="24"/>
          <w:szCs w:val="24"/>
        </w:rPr>
      </w:pPr>
    </w:p>
    <w:p w14:paraId="648A67C1" w14:textId="51BB7224"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4</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7F7B34">
        <w:rPr>
          <w:rFonts w:ascii="Times New Roman" w:hAnsi="Times New Roman" w:cs="Times New Roman"/>
          <w:sz w:val="24"/>
          <w:szCs w:val="24"/>
        </w:rPr>
        <w:t>– D</w:t>
      </w:r>
      <w:r>
        <w:rPr>
          <w:rFonts w:ascii="Times New Roman" w:hAnsi="Times New Roman" w:cs="Times New Roman"/>
          <w:sz w:val="24"/>
          <w:szCs w:val="24"/>
        </w:rPr>
        <w:t xml:space="preserve">irect </w:t>
      </w:r>
      <w:r w:rsidR="00C41090">
        <w:rPr>
          <w:rFonts w:ascii="Times New Roman" w:hAnsi="Times New Roman" w:cs="Times New Roman"/>
          <w:sz w:val="24"/>
          <w:szCs w:val="24"/>
        </w:rPr>
        <w:t>(</w:t>
      </w:r>
      <w:r w:rsidR="007F7B34">
        <w:rPr>
          <w:rFonts w:ascii="Times New Roman" w:hAnsi="Times New Roman" w:cs="Times New Roman"/>
          <w:sz w:val="24"/>
          <w:szCs w:val="24"/>
        </w:rPr>
        <w:t>Approver</w:t>
      </w:r>
      <w:r w:rsidR="00C41090">
        <w:rPr>
          <w:rFonts w:ascii="Times New Roman" w:hAnsi="Times New Roman" w:cs="Times New Roman"/>
          <w:sz w:val="24"/>
          <w:szCs w:val="24"/>
        </w:rPr>
        <w:t>)</w:t>
      </w:r>
      <w:r w:rsidR="007F7B34">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23A4F3D4" w14:textId="23A6831B" w:rsidR="006C56E5" w:rsidRDefault="0066308B" w:rsidP="007F7B34">
      <w:pPr>
        <w:spacing w:after="0"/>
        <w:ind w:left="360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6C56E5">
        <w:rPr>
          <w:rFonts w:ascii="Times New Roman" w:hAnsi="Times New Roman" w:cs="Times New Roman"/>
          <w:sz w:val="24"/>
          <w:szCs w:val="24"/>
        </w:rPr>
        <w:t>ime</w:t>
      </w:r>
      <w:r w:rsidR="007F7B34">
        <w:rPr>
          <w:rFonts w:ascii="Times New Roman" w:hAnsi="Times New Roman" w:cs="Times New Roman"/>
          <w:sz w:val="24"/>
          <w:szCs w:val="24"/>
        </w:rPr>
        <w:t xml:space="preserve"> code – </w:t>
      </w:r>
      <w:r w:rsidR="006C56E5">
        <w:rPr>
          <w:rFonts w:ascii="Times New Roman" w:hAnsi="Times New Roman" w:cs="Times New Roman"/>
          <w:sz w:val="24"/>
          <w:szCs w:val="24"/>
        </w:rPr>
        <w:t xml:space="preserve">Direct </w:t>
      </w:r>
      <w:r w:rsidR="007F7B34">
        <w:rPr>
          <w:rFonts w:ascii="Times New Roman" w:hAnsi="Times New Roman" w:cs="Times New Roman"/>
          <w:sz w:val="24"/>
          <w:szCs w:val="24"/>
        </w:rPr>
        <w:t xml:space="preserve">Approver eCoaching </w:t>
      </w:r>
      <w:r w:rsidR="006C56E5">
        <w:rPr>
          <w:rFonts w:ascii="Times New Roman" w:hAnsi="Times New Roman" w:cs="Times New Roman"/>
          <w:sz w:val="24"/>
          <w:szCs w:val="24"/>
        </w:rPr>
        <w:t>Log:</w:t>
      </w:r>
    </w:p>
    <w:p w14:paraId="09783B5F" w14:textId="77777777" w:rsidR="006C56E5" w:rsidRDefault="006C56E5" w:rsidP="006C56E5">
      <w:pPr>
        <w:spacing w:after="0"/>
        <w:ind w:left="2700"/>
        <w:rPr>
          <w:rFonts w:ascii="Times New Roman" w:hAnsi="Times New Roman" w:cs="Times New Roman"/>
          <w:sz w:val="24"/>
          <w:szCs w:val="24"/>
        </w:rPr>
      </w:pPr>
    </w:p>
    <w:p w14:paraId="7BE92AFD"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The employee approved a timecard with a time code that is not valid in the CCO program.  The list of valid time codes can be found in the </w:t>
      </w:r>
      <w:proofErr w:type="spellStart"/>
      <w:r w:rsidRPr="00CE73F9">
        <w:rPr>
          <w:rFonts w:ascii="Times New Roman" w:hAnsi="Times New Roman" w:cs="Times New Roman"/>
          <w:sz w:val="24"/>
          <w:szCs w:val="24"/>
        </w:rPr>
        <w:t>Common_CCO_Time_Codes</w:t>
      </w:r>
      <w:proofErr w:type="spellEnd"/>
      <w:r w:rsidRPr="00CE73F9">
        <w:rPr>
          <w:rFonts w:ascii="Times New Roman" w:hAnsi="Times New Roman" w:cs="Times New Roman"/>
          <w:sz w:val="24"/>
          <w:szCs w:val="24"/>
        </w:rPr>
        <w:t xml:space="preserve"> document on CCO Knowledge Net under the timekeeping category.</w:t>
      </w:r>
    </w:p>
    <w:p w14:paraId="1E5D46A1" w14:textId="13E85FC7" w:rsidR="006C56E5" w:rsidRDefault="00996EDA" w:rsidP="00996EDA">
      <w:pPr>
        <w:tabs>
          <w:tab w:val="left" w:pos="5355"/>
        </w:tabs>
        <w:spacing w:after="0"/>
        <w:ind w:left="2700"/>
        <w:rPr>
          <w:rFonts w:ascii="Times New Roman" w:hAnsi="Times New Roman" w:cs="Times New Roman"/>
          <w:sz w:val="24"/>
          <w:szCs w:val="24"/>
        </w:rPr>
      </w:pPr>
      <w:r>
        <w:rPr>
          <w:rFonts w:ascii="Times New Roman" w:hAnsi="Times New Roman" w:cs="Times New Roman"/>
          <w:sz w:val="24"/>
          <w:szCs w:val="24"/>
        </w:rPr>
        <w:tab/>
      </w:r>
    </w:p>
    <w:p w14:paraId="0DB6B3A2" w14:textId="6E75CED9"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17EF29B1" w14:textId="77777777" w:rsidR="0066308B" w:rsidRDefault="0066308B" w:rsidP="00EE204D">
      <w:pPr>
        <w:spacing w:after="0"/>
        <w:ind w:left="3420" w:firstLine="180"/>
        <w:rPr>
          <w:rFonts w:ascii="Times New Roman" w:hAnsi="Times New Roman" w:cs="Times New Roman"/>
          <w:sz w:val="24"/>
          <w:szCs w:val="24"/>
        </w:rPr>
      </w:pPr>
    </w:p>
    <w:p w14:paraId="3FA1764F"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6006352" w14:textId="77777777" w:rsidR="0066308B" w:rsidRDefault="0066308B" w:rsidP="006C56E5">
      <w:pPr>
        <w:spacing w:after="0"/>
        <w:ind w:left="2700"/>
        <w:rPr>
          <w:rFonts w:ascii="Times New Roman" w:hAnsi="Times New Roman" w:cs="Times New Roman"/>
          <w:sz w:val="24"/>
          <w:szCs w:val="24"/>
        </w:rPr>
      </w:pPr>
    </w:p>
    <w:p w14:paraId="0F7E6645" w14:textId="4F28EC4F"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5</w:t>
      </w:r>
      <w:r w:rsidR="00F36A38">
        <w:rPr>
          <w:rFonts w:ascii="Times New Roman" w:hAnsi="Times New Roman" w:cs="Times New Roman"/>
          <w:sz w:val="24"/>
          <w:szCs w:val="24"/>
        </w:rPr>
        <w:t xml:space="preserve"> </w:t>
      </w:r>
      <w:r>
        <w:rPr>
          <w:rFonts w:ascii="Times New Roman" w:hAnsi="Times New Roman" w:cs="Times New Roman"/>
          <w:sz w:val="24"/>
          <w:szCs w:val="24"/>
        </w:rPr>
        <w:t xml:space="preserve">Invalid </w:t>
      </w:r>
      <w:r w:rsidR="00F36A38">
        <w:rPr>
          <w:rFonts w:ascii="Times New Roman" w:hAnsi="Times New Roman" w:cs="Times New Roman"/>
          <w:sz w:val="24"/>
          <w:szCs w:val="24"/>
        </w:rPr>
        <w:t>t</w:t>
      </w:r>
      <w:r>
        <w:rPr>
          <w:rFonts w:ascii="Times New Roman" w:hAnsi="Times New Roman" w:cs="Times New Roman"/>
          <w:sz w:val="24"/>
          <w:szCs w:val="24"/>
        </w:rPr>
        <w:t>ime</w:t>
      </w:r>
      <w:r w:rsidR="00F36A38">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F36A38">
        <w:rPr>
          <w:rFonts w:ascii="Times New Roman" w:hAnsi="Times New Roman" w:cs="Times New Roman"/>
          <w:sz w:val="24"/>
          <w:szCs w:val="24"/>
        </w:rPr>
        <w:t xml:space="preserve">– Paid leave </w:t>
      </w:r>
      <w:r w:rsidR="00C41090">
        <w:rPr>
          <w:rFonts w:ascii="Times New Roman" w:hAnsi="Times New Roman" w:cs="Times New Roman"/>
          <w:sz w:val="24"/>
          <w:szCs w:val="24"/>
        </w:rPr>
        <w:t>(</w:t>
      </w:r>
      <w:r w:rsidR="00F36A38">
        <w:rPr>
          <w:rFonts w:ascii="Times New Roman" w:hAnsi="Times New Roman" w:cs="Times New Roman"/>
          <w:sz w:val="24"/>
          <w:szCs w:val="24"/>
        </w:rPr>
        <w:t>Approver</w:t>
      </w:r>
      <w:r w:rsidR="00C41090">
        <w:rPr>
          <w:rFonts w:ascii="Times New Roman" w:hAnsi="Times New Roman" w:cs="Times New Roman"/>
          <w:sz w:val="24"/>
          <w:szCs w:val="24"/>
        </w:rPr>
        <w:t>)</w:t>
      </w:r>
      <w:r w:rsidR="00F36A38">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0A2ADE5E" w14:textId="1BD188C9" w:rsidR="006C56E5" w:rsidRDefault="0066308B" w:rsidP="00F36A38">
      <w:pPr>
        <w:spacing w:after="0"/>
        <w:ind w:left="360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Invalid </w:t>
      </w:r>
      <w:r w:rsidR="00F36A38">
        <w:rPr>
          <w:rFonts w:ascii="Times New Roman" w:hAnsi="Times New Roman" w:cs="Times New Roman"/>
          <w:sz w:val="24"/>
          <w:szCs w:val="24"/>
        </w:rPr>
        <w:t>t</w:t>
      </w:r>
      <w:r w:rsidR="006C56E5">
        <w:rPr>
          <w:rFonts w:ascii="Times New Roman" w:hAnsi="Times New Roman" w:cs="Times New Roman"/>
          <w:sz w:val="24"/>
          <w:szCs w:val="24"/>
        </w:rPr>
        <w:t>ime</w:t>
      </w:r>
      <w:r w:rsidR="00F36A38">
        <w:rPr>
          <w:rFonts w:ascii="Times New Roman" w:hAnsi="Times New Roman" w:cs="Times New Roman"/>
          <w:sz w:val="24"/>
          <w:szCs w:val="24"/>
        </w:rPr>
        <w:t xml:space="preserve"> </w:t>
      </w:r>
      <w:r w:rsidR="006C56E5">
        <w:rPr>
          <w:rFonts w:ascii="Times New Roman" w:hAnsi="Times New Roman" w:cs="Times New Roman"/>
          <w:sz w:val="24"/>
          <w:szCs w:val="24"/>
        </w:rPr>
        <w:t xml:space="preserve">code </w:t>
      </w:r>
      <w:r w:rsidR="00F36A38">
        <w:rPr>
          <w:rFonts w:ascii="Times New Roman" w:hAnsi="Times New Roman" w:cs="Times New Roman"/>
          <w:sz w:val="24"/>
          <w:szCs w:val="24"/>
        </w:rPr>
        <w:t xml:space="preserve">– Paid leave Approver </w:t>
      </w:r>
      <w:r w:rsidR="006C56E5">
        <w:rPr>
          <w:rFonts w:ascii="Times New Roman" w:hAnsi="Times New Roman" w:cs="Times New Roman"/>
          <w:sz w:val="24"/>
          <w:szCs w:val="24"/>
        </w:rPr>
        <w:t>eCoaching Log:</w:t>
      </w:r>
    </w:p>
    <w:p w14:paraId="248B4FBA" w14:textId="77777777" w:rsidR="006C56E5" w:rsidRDefault="006C56E5" w:rsidP="006C56E5">
      <w:pPr>
        <w:spacing w:after="0"/>
        <w:ind w:left="2700"/>
        <w:rPr>
          <w:rFonts w:ascii="Times New Roman" w:hAnsi="Times New Roman" w:cs="Times New Roman"/>
          <w:sz w:val="24"/>
          <w:szCs w:val="24"/>
        </w:rPr>
      </w:pPr>
    </w:p>
    <w:p w14:paraId="0BDFAF8E"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The employee approved a timecard that had paid leave with and invalid time code. Paid leave is not eligible for shift or bilingual premium.  All paid leave must be recorded with time code of 01 or *. </w:t>
      </w:r>
    </w:p>
    <w:p w14:paraId="429435A3" w14:textId="77777777" w:rsidR="006C56E5" w:rsidRDefault="006C56E5" w:rsidP="006C56E5">
      <w:pPr>
        <w:spacing w:after="0"/>
        <w:ind w:left="2700"/>
        <w:rPr>
          <w:rFonts w:ascii="Times New Roman" w:hAnsi="Times New Roman" w:cs="Times New Roman"/>
          <w:sz w:val="24"/>
          <w:szCs w:val="24"/>
        </w:rPr>
      </w:pPr>
    </w:p>
    <w:p w14:paraId="388D4575" w14:textId="51B52E1F" w:rsidR="00EE204D" w:rsidRDefault="00EE204D" w:rsidP="006C56E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EE204D">
        <w:rPr>
          <w:rFonts w:ascii="Times New Roman" w:hAnsi="Times New Roman" w:cs="Times New Roman"/>
          <w:sz w:val="24"/>
          <w:szCs w:val="24"/>
        </w:rPr>
        <w:t>The date, project and task numbers, time code, total and daily hours are below:</w:t>
      </w:r>
    </w:p>
    <w:p w14:paraId="50794CA1" w14:textId="77777777" w:rsidR="0066308B" w:rsidRDefault="0066308B" w:rsidP="006C56E5">
      <w:pPr>
        <w:spacing w:after="0"/>
        <w:ind w:left="2700"/>
        <w:rPr>
          <w:rFonts w:ascii="Times New Roman" w:hAnsi="Times New Roman" w:cs="Times New Roman"/>
          <w:sz w:val="24"/>
          <w:szCs w:val="24"/>
        </w:rPr>
      </w:pPr>
    </w:p>
    <w:p w14:paraId="63845721"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lastRenderedPageBreak/>
        <w:t>&lt;Report Details – pipe delimited fields from report&gt;</w:t>
      </w:r>
    </w:p>
    <w:p w14:paraId="1EAE5F44" w14:textId="77777777" w:rsidR="00EE204D" w:rsidRDefault="00EE204D" w:rsidP="006C56E5">
      <w:pPr>
        <w:spacing w:after="0"/>
        <w:ind w:left="2700"/>
        <w:rPr>
          <w:rFonts w:ascii="Times New Roman" w:hAnsi="Times New Roman" w:cs="Times New Roman"/>
          <w:sz w:val="24"/>
          <w:szCs w:val="24"/>
        </w:rPr>
      </w:pPr>
    </w:p>
    <w:p w14:paraId="2070B11A" w14:textId="5541C0AD"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6</w:t>
      </w:r>
      <w:r w:rsidR="00401ABF">
        <w:rPr>
          <w:rFonts w:ascii="Times New Roman" w:hAnsi="Times New Roman" w:cs="Times New Roman"/>
          <w:sz w:val="24"/>
          <w:szCs w:val="24"/>
        </w:rPr>
        <w:t xml:space="preserve"> </w:t>
      </w:r>
      <w:r>
        <w:rPr>
          <w:rFonts w:ascii="Times New Roman" w:hAnsi="Times New Roman" w:cs="Times New Roman"/>
          <w:sz w:val="24"/>
          <w:szCs w:val="24"/>
        </w:rPr>
        <w:t xml:space="preserve">Future </w:t>
      </w:r>
      <w:r w:rsidR="00F36A38">
        <w:rPr>
          <w:rFonts w:ascii="Times New Roman" w:hAnsi="Times New Roman" w:cs="Times New Roman"/>
          <w:sz w:val="24"/>
          <w:szCs w:val="24"/>
        </w:rPr>
        <w:t>h</w:t>
      </w:r>
      <w:r>
        <w:rPr>
          <w:rFonts w:ascii="Times New Roman" w:hAnsi="Times New Roman" w:cs="Times New Roman"/>
          <w:sz w:val="24"/>
          <w:szCs w:val="24"/>
        </w:rPr>
        <w:t xml:space="preserve">ours </w:t>
      </w:r>
      <w:r w:rsidR="00C41090">
        <w:rPr>
          <w:rFonts w:ascii="Times New Roman" w:hAnsi="Times New Roman" w:cs="Times New Roman"/>
          <w:sz w:val="24"/>
          <w:szCs w:val="24"/>
        </w:rPr>
        <w:t>(</w:t>
      </w:r>
      <w:r w:rsidR="00F36A38">
        <w:rPr>
          <w:rFonts w:ascii="Times New Roman" w:hAnsi="Times New Roman" w:cs="Times New Roman"/>
          <w:sz w:val="24"/>
          <w:szCs w:val="24"/>
        </w:rPr>
        <w:t>Approver</w:t>
      </w:r>
      <w:r w:rsidR="00C41090">
        <w:rPr>
          <w:rFonts w:ascii="Times New Roman" w:hAnsi="Times New Roman" w:cs="Times New Roman"/>
          <w:sz w:val="24"/>
          <w:szCs w:val="24"/>
        </w:rPr>
        <w:t>)</w:t>
      </w:r>
      <w:r w:rsidR="00F36A38">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29A1612A" w14:textId="129BF186" w:rsidR="006C56E5" w:rsidRDefault="0066308B" w:rsidP="006C56E5">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Future </w:t>
      </w:r>
      <w:r w:rsidR="00F36A38">
        <w:rPr>
          <w:rFonts w:ascii="Times New Roman" w:hAnsi="Times New Roman" w:cs="Times New Roman"/>
          <w:sz w:val="24"/>
          <w:szCs w:val="24"/>
        </w:rPr>
        <w:t>ho</w:t>
      </w:r>
      <w:r w:rsidR="006C56E5">
        <w:rPr>
          <w:rFonts w:ascii="Times New Roman" w:hAnsi="Times New Roman" w:cs="Times New Roman"/>
          <w:sz w:val="24"/>
          <w:szCs w:val="24"/>
        </w:rPr>
        <w:t xml:space="preserve">urs </w:t>
      </w:r>
      <w:r w:rsidR="00F36A38">
        <w:rPr>
          <w:rFonts w:ascii="Times New Roman" w:hAnsi="Times New Roman" w:cs="Times New Roman"/>
          <w:sz w:val="24"/>
          <w:szCs w:val="24"/>
        </w:rPr>
        <w:t xml:space="preserve">Approver </w:t>
      </w:r>
      <w:r w:rsidR="006C56E5">
        <w:rPr>
          <w:rFonts w:ascii="Times New Roman" w:hAnsi="Times New Roman" w:cs="Times New Roman"/>
          <w:sz w:val="24"/>
          <w:szCs w:val="24"/>
        </w:rPr>
        <w:t>eCoaching Log:</w:t>
      </w:r>
    </w:p>
    <w:p w14:paraId="2C96CC89" w14:textId="77777777" w:rsidR="006C56E5" w:rsidRDefault="006C56E5" w:rsidP="006C56E5">
      <w:pPr>
        <w:spacing w:after="0"/>
        <w:ind w:left="4140" w:hanging="540"/>
        <w:rPr>
          <w:rFonts w:ascii="Times New Roman" w:hAnsi="Times New Roman" w:cs="Times New Roman"/>
          <w:sz w:val="24"/>
          <w:szCs w:val="24"/>
        </w:rPr>
      </w:pPr>
    </w:p>
    <w:p w14:paraId="0C3D399A"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The employee has approved a timecard with worked hours entered in advance.  The only circumstances in which worked hours should be entered in advance are:</w:t>
      </w:r>
    </w:p>
    <w:p w14:paraId="23D77455" w14:textId="351FF211"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When the employee’s Friday shift doesn’t start until after the stated deadline for them to approve timecards or</w:t>
      </w:r>
    </w:p>
    <w:p w14:paraId="1B969AE0" w14:textId="423EFCA8"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When the employee is working off-site or traveling and will not have access to ETS for approvals.</w:t>
      </w:r>
    </w:p>
    <w:p w14:paraId="7BC04D7A" w14:textId="77777777" w:rsidR="00CE73F9" w:rsidRPr="00CE73F9" w:rsidRDefault="00CE73F9" w:rsidP="003E6DFE">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If this employee doesn’t fall under one of these situations please coach them and have </w:t>
      </w:r>
      <w:proofErr w:type="gramStart"/>
      <w:r w:rsidRPr="00CE73F9">
        <w:rPr>
          <w:rFonts w:ascii="Times New Roman" w:hAnsi="Times New Roman" w:cs="Times New Roman"/>
          <w:sz w:val="24"/>
          <w:szCs w:val="24"/>
        </w:rPr>
        <w:t>them</w:t>
      </w:r>
      <w:proofErr w:type="gramEnd"/>
      <w:r w:rsidRPr="00CE73F9">
        <w:rPr>
          <w:rFonts w:ascii="Times New Roman" w:hAnsi="Times New Roman" w:cs="Times New Roman"/>
          <w:sz w:val="24"/>
          <w:szCs w:val="24"/>
        </w:rPr>
        <w:t xml:space="preserve"> remove the future worked hours from their timecard.</w:t>
      </w:r>
    </w:p>
    <w:p w14:paraId="6C8E3D58" w14:textId="77777777" w:rsidR="00886133" w:rsidRDefault="00886133" w:rsidP="00415353">
      <w:pPr>
        <w:spacing w:after="0"/>
        <w:ind w:left="720"/>
        <w:rPr>
          <w:rFonts w:ascii="Times New Roman" w:hAnsi="Times New Roman" w:cs="Times New Roman"/>
          <w:sz w:val="24"/>
          <w:szCs w:val="24"/>
        </w:rPr>
      </w:pPr>
    </w:p>
    <w:p w14:paraId="2EB74D27" w14:textId="6A322C5F" w:rsidR="00EE204D" w:rsidRDefault="00EE204D" w:rsidP="00EE204D">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038D577B" w14:textId="77777777" w:rsidR="0066308B" w:rsidRDefault="0066308B" w:rsidP="00EE204D">
      <w:pPr>
        <w:spacing w:after="0"/>
        <w:ind w:left="2880" w:firstLine="720"/>
        <w:rPr>
          <w:rFonts w:ascii="Times New Roman" w:hAnsi="Times New Roman" w:cs="Times New Roman"/>
          <w:sz w:val="24"/>
          <w:szCs w:val="24"/>
        </w:rPr>
      </w:pPr>
    </w:p>
    <w:p w14:paraId="2309C3E5"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EE1956F" w14:textId="77777777" w:rsidR="000229FB" w:rsidRDefault="000229FB" w:rsidP="000229FB">
      <w:pPr>
        <w:spacing w:after="0"/>
        <w:ind w:left="2880" w:firstLine="720"/>
        <w:rPr>
          <w:rFonts w:ascii="Times New Roman" w:hAnsi="Times New Roman" w:cs="Times New Roman"/>
          <w:sz w:val="24"/>
          <w:szCs w:val="24"/>
        </w:rPr>
      </w:pPr>
    </w:p>
    <w:p w14:paraId="55483A9A" w14:textId="1C68D868"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84E24">
        <w:rPr>
          <w:rFonts w:ascii="Times New Roman" w:hAnsi="Times New Roman" w:cs="Times New Roman"/>
          <w:sz w:val="24"/>
          <w:szCs w:val="24"/>
        </w:rPr>
        <w:t>7</w:t>
      </w:r>
      <w:r>
        <w:rPr>
          <w:rFonts w:ascii="Times New Roman" w:hAnsi="Times New Roman" w:cs="Times New Roman"/>
          <w:sz w:val="24"/>
          <w:szCs w:val="24"/>
        </w:rPr>
        <w:t xml:space="preserve"> Outstanding Action (</w:t>
      </w:r>
      <w:r w:rsidR="00C84E24">
        <w:rPr>
          <w:rFonts w:ascii="Times New Roman" w:hAnsi="Times New Roman" w:cs="Times New Roman"/>
          <w:sz w:val="24"/>
          <w:szCs w:val="24"/>
        </w:rPr>
        <w:t>Employee</w:t>
      </w:r>
      <w:r>
        <w:rPr>
          <w:rFonts w:ascii="Times New Roman" w:hAnsi="Times New Roman" w:cs="Times New Roman"/>
          <w:sz w:val="24"/>
          <w:szCs w:val="24"/>
        </w:rPr>
        <w:t>) Description Text</w:t>
      </w:r>
    </w:p>
    <w:p w14:paraId="4EFD0328" w14:textId="7AB349A0"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Include the following text in the description for Outstanding Action (</w:t>
      </w:r>
      <w:r w:rsidR="00C84E24">
        <w:rPr>
          <w:rFonts w:ascii="Times New Roman" w:hAnsi="Times New Roman" w:cs="Times New Roman"/>
          <w:sz w:val="24"/>
          <w:szCs w:val="24"/>
        </w:rPr>
        <w:t>Employee</w:t>
      </w:r>
      <w:r>
        <w:rPr>
          <w:rFonts w:ascii="Times New Roman" w:hAnsi="Times New Roman" w:cs="Times New Roman"/>
          <w:sz w:val="24"/>
          <w:szCs w:val="24"/>
        </w:rPr>
        <w:t>) eCoaching Log:</w:t>
      </w:r>
    </w:p>
    <w:p w14:paraId="5B6EEDDF" w14:textId="77777777" w:rsidR="000229FB" w:rsidRDefault="000229FB" w:rsidP="000229FB">
      <w:pPr>
        <w:spacing w:after="0"/>
        <w:ind w:left="4140" w:hanging="540"/>
        <w:rPr>
          <w:rFonts w:ascii="Times New Roman" w:hAnsi="Times New Roman" w:cs="Times New Roman"/>
          <w:sz w:val="24"/>
          <w:szCs w:val="24"/>
        </w:rPr>
      </w:pPr>
    </w:p>
    <w:p w14:paraId="7D42C5C0" w14:textId="77777777" w:rsidR="00C84E24" w:rsidRPr="00337FE7" w:rsidRDefault="00C84E24" w:rsidP="00C84E24">
      <w:pPr>
        <w:spacing w:after="0"/>
        <w:ind w:left="3600"/>
        <w:rPr>
          <w:rFonts w:ascii="Times New Roman" w:hAnsi="Times New Roman" w:cs="Times New Roman"/>
          <w:sz w:val="24"/>
          <w:szCs w:val="24"/>
        </w:rPr>
      </w:pPr>
      <w:r w:rsidRPr="00330E8E">
        <w:rPr>
          <w:rFonts w:ascii="Times New Roman" w:hAnsi="Times New Roman" w:cs="Times New Roman"/>
          <w:sz w:val="24"/>
          <w:szCs w:val="24"/>
        </w:rPr>
        <w:t>The employee either did not sign his or her timecard by the Friday deadline for the period below, or it was signed with errors and rejected. Please review and take action as necessary.</w:t>
      </w:r>
    </w:p>
    <w:p w14:paraId="05A94AE5" w14:textId="77777777" w:rsidR="00C84E24" w:rsidRDefault="00C84E24" w:rsidP="00C84E24">
      <w:pPr>
        <w:spacing w:after="0"/>
        <w:ind w:left="720"/>
        <w:rPr>
          <w:rFonts w:ascii="Times New Roman" w:hAnsi="Times New Roman" w:cs="Times New Roman"/>
          <w:sz w:val="24"/>
          <w:szCs w:val="24"/>
        </w:rPr>
      </w:pPr>
    </w:p>
    <w:p w14:paraId="4AAAD522" w14:textId="77777777" w:rsidR="00C84E24" w:rsidRDefault="00C84E24" w:rsidP="00C84E24">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 xml:space="preserve">The </w:t>
      </w:r>
      <w:r>
        <w:rPr>
          <w:rFonts w:ascii="Times New Roman" w:hAnsi="Times New Roman" w:cs="Times New Roman"/>
          <w:sz w:val="24"/>
          <w:szCs w:val="24"/>
        </w:rPr>
        <w:t xml:space="preserve">time period and employee name </w:t>
      </w:r>
      <w:r w:rsidRPr="00EE204D">
        <w:rPr>
          <w:rFonts w:ascii="Times New Roman" w:hAnsi="Times New Roman" w:cs="Times New Roman"/>
          <w:sz w:val="24"/>
          <w:szCs w:val="24"/>
        </w:rPr>
        <w:t>are below:</w:t>
      </w:r>
    </w:p>
    <w:p w14:paraId="16BF5E0F" w14:textId="77777777" w:rsidR="00C84E24" w:rsidRDefault="00C84E24" w:rsidP="00C84E24">
      <w:pPr>
        <w:spacing w:after="0"/>
        <w:ind w:left="2880" w:firstLine="720"/>
        <w:rPr>
          <w:rFonts w:ascii="Times New Roman" w:hAnsi="Times New Roman" w:cs="Times New Roman"/>
          <w:sz w:val="24"/>
          <w:szCs w:val="24"/>
        </w:rPr>
      </w:pPr>
    </w:p>
    <w:p w14:paraId="46881DB8" w14:textId="77777777" w:rsidR="00C84E24" w:rsidRDefault="00C84E24" w:rsidP="00C84E24">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1D7EE199" w14:textId="77777777" w:rsidR="00C84E24" w:rsidRDefault="00C84E24" w:rsidP="000229FB">
      <w:pPr>
        <w:spacing w:after="0"/>
        <w:ind w:left="3420" w:firstLine="180"/>
        <w:rPr>
          <w:rFonts w:ascii="Times New Roman" w:hAnsi="Times New Roman" w:cs="Times New Roman"/>
          <w:sz w:val="24"/>
          <w:szCs w:val="24"/>
        </w:rPr>
      </w:pPr>
    </w:p>
    <w:p w14:paraId="7696609E" w14:textId="6F11982C" w:rsidR="00C84E24" w:rsidRDefault="00C84E24" w:rsidP="00C84E24">
      <w:pPr>
        <w:spacing w:after="0"/>
        <w:ind w:left="2880" w:firstLine="720"/>
        <w:rPr>
          <w:rFonts w:ascii="Times New Roman" w:hAnsi="Times New Roman" w:cs="Times New Roman"/>
          <w:sz w:val="24"/>
          <w:szCs w:val="24"/>
        </w:rPr>
      </w:pPr>
      <w:r>
        <w:rPr>
          <w:rFonts w:ascii="Times New Roman" w:hAnsi="Times New Roman" w:cs="Times New Roman"/>
          <w:sz w:val="24"/>
          <w:szCs w:val="24"/>
        </w:rPr>
        <w:t>2.2.5.4.8 Outstanding Action (Supervisor) Description Text</w:t>
      </w:r>
    </w:p>
    <w:p w14:paraId="020572A1" w14:textId="70553B04" w:rsidR="00C84E24" w:rsidRDefault="00C84E24" w:rsidP="00C84E24">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Include the following text in the description for Outstanding Action (Supervisor) eCoaching Log:</w:t>
      </w:r>
    </w:p>
    <w:p w14:paraId="260B4D40" w14:textId="77777777" w:rsidR="00C84E24" w:rsidRDefault="00C84E24" w:rsidP="00C84E24">
      <w:pPr>
        <w:spacing w:after="0"/>
        <w:ind w:left="4140" w:hanging="540"/>
        <w:rPr>
          <w:rFonts w:ascii="Times New Roman" w:hAnsi="Times New Roman" w:cs="Times New Roman"/>
          <w:sz w:val="24"/>
          <w:szCs w:val="24"/>
        </w:rPr>
      </w:pPr>
    </w:p>
    <w:p w14:paraId="1A9F6406" w14:textId="7EECF428" w:rsidR="00C84E24" w:rsidRPr="00337FE7" w:rsidRDefault="001D1FDC" w:rsidP="00C84E24">
      <w:pPr>
        <w:spacing w:after="0"/>
        <w:ind w:left="3600"/>
        <w:rPr>
          <w:rFonts w:ascii="Times New Roman" w:hAnsi="Times New Roman" w:cs="Times New Roman"/>
          <w:sz w:val="24"/>
          <w:szCs w:val="24"/>
        </w:rPr>
      </w:pPr>
      <w:r w:rsidRPr="001D1FDC">
        <w:rPr>
          <w:rFonts w:ascii="Times New Roman" w:hAnsi="Times New Roman" w:cs="Times New Roman"/>
          <w:sz w:val="24"/>
          <w:szCs w:val="24"/>
        </w:rPr>
        <w:t>It appears the supervisor may have missed the deadline to approve this timecard. Please research and coach as necessary.</w:t>
      </w:r>
    </w:p>
    <w:p w14:paraId="6FCD0781" w14:textId="77777777" w:rsidR="00C84E24" w:rsidRDefault="00C84E24" w:rsidP="00C84E24">
      <w:pPr>
        <w:spacing w:after="0"/>
        <w:ind w:left="720"/>
        <w:rPr>
          <w:rFonts w:ascii="Times New Roman" w:hAnsi="Times New Roman" w:cs="Times New Roman"/>
          <w:sz w:val="24"/>
          <w:szCs w:val="24"/>
        </w:rPr>
      </w:pPr>
    </w:p>
    <w:p w14:paraId="27A5CB16" w14:textId="77777777" w:rsidR="00C84E24" w:rsidRDefault="00C84E24" w:rsidP="00C84E24">
      <w:pPr>
        <w:spacing w:after="0"/>
        <w:ind w:left="3600"/>
        <w:rPr>
          <w:rFonts w:ascii="Times New Roman" w:hAnsi="Times New Roman" w:cs="Times New Roman"/>
          <w:sz w:val="24"/>
          <w:szCs w:val="24"/>
        </w:rPr>
      </w:pPr>
      <w:r w:rsidRPr="00EE204D">
        <w:rPr>
          <w:rFonts w:ascii="Times New Roman" w:hAnsi="Times New Roman" w:cs="Times New Roman"/>
          <w:sz w:val="24"/>
          <w:szCs w:val="24"/>
        </w:rPr>
        <w:t xml:space="preserve">The </w:t>
      </w:r>
      <w:r>
        <w:rPr>
          <w:rFonts w:ascii="Times New Roman" w:hAnsi="Times New Roman" w:cs="Times New Roman"/>
          <w:sz w:val="24"/>
          <w:szCs w:val="24"/>
        </w:rPr>
        <w:t>time period, manager name, and n</w:t>
      </w:r>
      <w:r w:rsidRPr="000229FB">
        <w:rPr>
          <w:rFonts w:ascii="Times New Roman" w:hAnsi="Times New Roman" w:cs="Times New Roman"/>
          <w:sz w:val="24"/>
          <w:szCs w:val="24"/>
        </w:rPr>
        <w:t xml:space="preserve">ame of </w:t>
      </w:r>
      <w:r>
        <w:rPr>
          <w:rFonts w:ascii="Times New Roman" w:hAnsi="Times New Roman" w:cs="Times New Roman"/>
          <w:sz w:val="24"/>
          <w:szCs w:val="24"/>
        </w:rPr>
        <w:t>e</w:t>
      </w:r>
      <w:r w:rsidRPr="000229FB">
        <w:rPr>
          <w:rFonts w:ascii="Times New Roman" w:hAnsi="Times New Roman" w:cs="Times New Roman"/>
          <w:sz w:val="24"/>
          <w:szCs w:val="24"/>
        </w:rPr>
        <w:t xml:space="preserve">mployee whose timecard requires </w:t>
      </w:r>
      <w:r>
        <w:rPr>
          <w:rFonts w:ascii="Times New Roman" w:hAnsi="Times New Roman" w:cs="Times New Roman"/>
          <w:sz w:val="24"/>
          <w:szCs w:val="24"/>
        </w:rPr>
        <w:t>a</w:t>
      </w:r>
      <w:r w:rsidRPr="000229FB">
        <w:rPr>
          <w:rFonts w:ascii="Times New Roman" w:hAnsi="Times New Roman" w:cs="Times New Roman"/>
          <w:sz w:val="24"/>
          <w:szCs w:val="24"/>
        </w:rPr>
        <w:t>ction</w:t>
      </w:r>
      <w:r>
        <w:rPr>
          <w:rFonts w:ascii="Times New Roman" w:hAnsi="Times New Roman" w:cs="Times New Roman"/>
          <w:sz w:val="24"/>
          <w:szCs w:val="24"/>
        </w:rPr>
        <w:t xml:space="preserve"> </w:t>
      </w:r>
      <w:r w:rsidRPr="00EE204D">
        <w:rPr>
          <w:rFonts w:ascii="Times New Roman" w:hAnsi="Times New Roman" w:cs="Times New Roman"/>
          <w:sz w:val="24"/>
          <w:szCs w:val="24"/>
        </w:rPr>
        <w:t>are below:</w:t>
      </w:r>
    </w:p>
    <w:p w14:paraId="1E6CE223" w14:textId="77777777" w:rsidR="00C84E24" w:rsidRDefault="00C84E24" w:rsidP="00C84E24">
      <w:pPr>
        <w:spacing w:after="0"/>
        <w:ind w:left="2880" w:firstLine="720"/>
        <w:rPr>
          <w:rFonts w:ascii="Times New Roman" w:hAnsi="Times New Roman" w:cs="Times New Roman"/>
          <w:sz w:val="24"/>
          <w:szCs w:val="24"/>
        </w:rPr>
      </w:pPr>
    </w:p>
    <w:p w14:paraId="522C15B5" w14:textId="77777777" w:rsidR="00C84E24" w:rsidRDefault="00C84E24" w:rsidP="00C84E24">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DDC88CC" w14:textId="77777777" w:rsidR="007F7B34" w:rsidRDefault="007F7B34" w:rsidP="007F7B34">
      <w:pPr>
        <w:spacing w:after="0"/>
        <w:ind w:left="720"/>
        <w:rPr>
          <w:rFonts w:ascii="Times New Roman" w:hAnsi="Times New Roman" w:cs="Times New Roman"/>
          <w:sz w:val="24"/>
          <w:szCs w:val="24"/>
        </w:rPr>
      </w:pPr>
    </w:p>
    <w:p w14:paraId="5B66D2AB" w14:textId="1705506C" w:rsidR="000229FB" w:rsidRDefault="000229FB" w:rsidP="000229FB">
      <w:pPr>
        <w:spacing w:after="0"/>
        <w:ind w:left="2160" w:firstLine="540"/>
        <w:rPr>
          <w:rFonts w:ascii="Times New Roman" w:hAnsi="Times New Roman" w:cs="Times New Roman"/>
          <w:sz w:val="24"/>
          <w:szCs w:val="24"/>
        </w:rPr>
      </w:pPr>
      <w:r>
        <w:rPr>
          <w:rFonts w:ascii="Times New Roman" w:hAnsi="Times New Roman" w:cs="Times New Roman"/>
          <w:sz w:val="24"/>
          <w:szCs w:val="24"/>
        </w:rPr>
        <w:t>2.2.5.5 Manager Review</w:t>
      </w:r>
    </w:p>
    <w:p w14:paraId="12ACC72F" w14:textId="30BC59E3" w:rsidR="000229FB" w:rsidRDefault="000229FB" w:rsidP="000229FB">
      <w:pPr>
        <w:spacing w:after="0"/>
        <w:ind w:left="2700"/>
        <w:rPr>
          <w:rFonts w:ascii="Times New Roman" w:hAnsi="Times New Roman" w:cs="Times New Roman"/>
          <w:sz w:val="24"/>
          <w:szCs w:val="24"/>
        </w:rPr>
      </w:pPr>
      <w:r>
        <w:rPr>
          <w:rFonts w:ascii="Times New Roman" w:hAnsi="Times New Roman" w:cs="Times New Roman"/>
          <w:sz w:val="24"/>
          <w:szCs w:val="24"/>
        </w:rPr>
        <w:t>The format of the review page for an Outstanding Action (</w:t>
      </w:r>
      <w:r w:rsidR="00C84E24">
        <w:rPr>
          <w:rFonts w:ascii="Times New Roman" w:hAnsi="Times New Roman" w:cs="Times New Roman"/>
          <w:sz w:val="24"/>
          <w:szCs w:val="24"/>
        </w:rPr>
        <w:t>Employee</w:t>
      </w:r>
      <w:r>
        <w:rPr>
          <w:rFonts w:ascii="Times New Roman" w:hAnsi="Times New Roman" w:cs="Times New Roman"/>
          <w:sz w:val="24"/>
          <w:szCs w:val="24"/>
        </w:rPr>
        <w:t xml:space="preserve">) </w:t>
      </w:r>
      <w:r w:rsidR="00C84E24">
        <w:rPr>
          <w:rFonts w:ascii="Times New Roman" w:hAnsi="Times New Roman" w:cs="Times New Roman"/>
          <w:sz w:val="24"/>
          <w:szCs w:val="24"/>
        </w:rPr>
        <w:t xml:space="preserve">and Outstanding Action (Supervisor) </w:t>
      </w:r>
      <w:r>
        <w:rPr>
          <w:rFonts w:ascii="Times New Roman" w:hAnsi="Times New Roman" w:cs="Times New Roman"/>
          <w:sz w:val="24"/>
          <w:szCs w:val="24"/>
        </w:rPr>
        <w:t>eCoaching Log</w:t>
      </w:r>
      <w:r w:rsidR="00C84E24">
        <w:rPr>
          <w:rFonts w:ascii="Times New Roman" w:hAnsi="Times New Roman" w:cs="Times New Roman"/>
          <w:sz w:val="24"/>
          <w:szCs w:val="24"/>
        </w:rPr>
        <w:t>s</w:t>
      </w:r>
      <w:r>
        <w:rPr>
          <w:rFonts w:ascii="Times New Roman" w:hAnsi="Times New Roman" w:cs="Times New Roman"/>
          <w:sz w:val="24"/>
          <w:szCs w:val="24"/>
        </w:rPr>
        <w:t xml:space="preserve"> shall be similar to the Manager </w:t>
      </w:r>
      <w:proofErr w:type="gramStart"/>
      <w:r>
        <w:rPr>
          <w:rFonts w:ascii="Times New Roman" w:hAnsi="Times New Roman" w:cs="Times New Roman"/>
          <w:sz w:val="24"/>
          <w:szCs w:val="24"/>
        </w:rPr>
        <w:t>review</w:t>
      </w:r>
      <w:proofErr w:type="gramEnd"/>
      <w:r>
        <w:rPr>
          <w:rFonts w:ascii="Times New Roman" w:hAnsi="Times New Roman" w:cs="Times New Roman"/>
          <w:sz w:val="24"/>
          <w:szCs w:val="24"/>
        </w:rPr>
        <w:t xml:space="preserve"> page of an OMR log</w:t>
      </w:r>
      <w:r w:rsidR="00C84E24">
        <w:rPr>
          <w:rFonts w:ascii="Times New Roman" w:hAnsi="Times New Roman" w:cs="Times New Roman"/>
          <w:sz w:val="24"/>
          <w:szCs w:val="24"/>
        </w:rPr>
        <w:t>s</w:t>
      </w:r>
      <w:r>
        <w:rPr>
          <w:rFonts w:ascii="Times New Roman" w:hAnsi="Times New Roman" w:cs="Times New Roman"/>
          <w:sz w:val="24"/>
          <w:szCs w:val="24"/>
        </w:rPr>
        <w:t xml:space="preserve"> except that the following test will be displayed instead of the OMR text:</w:t>
      </w:r>
    </w:p>
    <w:p w14:paraId="44E1B7A8" w14:textId="77777777" w:rsidR="00BF61A0" w:rsidRDefault="00BF61A0" w:rsidP="000229FB">
      <w:pPr>
        <w:spacing w:after="0"/>
        <w:ind w:left="2700"/>
        <w:rPr>
          <w:rFonts w:ascii="Times New Roman" w:hAnsi="Times New Roman" w:cs="Times New Roman"/>
          <w:sz w:val="24"/>
          <w:szCs w:val="24"/>
        </w:rPr>
      </w:pPr>
    </w:p>
    <w:p w14:paraId="608C2A4B" w14:textId="26774516" w:rsidR="00BF61A0" w:rsidRDefault="00BF61A0" w:rsidP="00BF61A0">
      <w:pPr>
        <w:spacing w:after="0"/>
        <w:ind w:left="2880" w:firstLine="720"/>
        <w:rPr>
          <w:rFonts w:ascii="Times New Roman" w:hAnsi="Times New Roman" w:cs="Times New Roman"/>
          <w:sz w:val="24"/>
          <w:szCs w:val="24"/>
        </w:rPr>
      </w:pPr>
      <w:r>
        <w:rPr>
          <w:rFonts w:ascii="Times New Roman" w:hAnsi="Times New Roman" w:cs="Times New Roman"/>
          <w:sz w:val="24"/>
          <w:szCs w:val="24"/>
        </w:rPr>
        <w:t>2.2.5.5.1 Manager Review OAE</w:t>
      </w:r>
    </w:p>
    <w:p w14:paraId="70E2A34B" w14:textId="419F57C0" w:rsidR="00BF61A0" w:rsidRDefault="00BF61A0" w:rsidP="00BF61A0">
      <w:pPr>
        <w:spacing w:after="0"/>
        <w:ind w:left="3600"/>
        <w:rPr>
          <w:rFonts w:ascii="Times New Roman" w:hAnsi="Times New Roman" w:cs="Times New Roman"/>
          <w:sz w:val="24"/>
          <w:szCs w:val="24"/>
        </w:rPr>
      </w:pPr>
      <w:r w:rsidRPr="00C54E60">
        <w:rPr>
          <w:rFonts w:ascii="Times New Roman" w:hAnsi="Times New Roman" w:cs="Times New Roman"/>
          <w:sz w:val="24"/>
          <w:szCs w:val="24"/>
        </w:rPr>
        <w:t xml:space="preserve">You are receiving this </w:t>
      </w:r>
      <w:proofErr w:type="spellStart"/>
      <w:proofErr w:type="gramStart"/>
      <w:r w:rsidRPr="00C54E60">
        <w:rPr>
          <w:rFonts w:ascii="Times New Roman" w:hAnsi="Times New Roman" w:cs="Times New Roman"/>
          <w:sz w:val="24"/>
          <w:szCs w:val="24"/>
        </w:rPr>
        <w:t>eCL</w:t>
      </w:r>
      <w:proofErr w:type="spellEnd"/>
      <w:proofErr w:type="gramEnd"/>
      <w:r w:rsidRPr="00C54E60">
        <w:rPr>
          <w:rFonts w:ascii="Times New Roman" w:hAnsi="Times New Roman" w:cs="Times New Roman"/>
          <w:sz w:val="24"/>
          <w:szCs w:val="24"/>
        </w:rPr>
        <w:t xml:space="preserve"> record because an Employee on your team was identified on the CCO TC Outstanding Actions report (also known as the TC Compliance Action report).  Please research why the employee did not complete their timecard before the deadline laid out in </w:t>
      </w:r>
      <w:r w:rsidRPr="00A4759C">
        <w:rPr>
          <w:rFonts w:ascii="Times New Roman" w:hAnsi="Times New Roman" w:cs="Times New Roman"/>
          <w:sz w:val="24"/>
          <w:szCs w:val="24"/>
        </w:rPr>
        <w:t xml:space="preserve">the latest </w:t>
      </w:r>
      <w:r w:rsidRPr="00A4759C">
        <w:rPr>
          <w:rFonts w:ascii="Times New Roman" w:hAnsi="Times New Roman" w:cs="Times New Roman"/>
          <w:sz w:val="24"/>
          <w:szCs w:val="24"/>
          <w:u w:val="single"/>
        </w:rPr>
        <w:t>Contact Center Operations 3.06 Timecard Audit SOP</w:t>
      </w:r>
      <w:r w:rsidRPr="00A4759C">
        <w:rPr>
          <w:rFonts w:ascii="Times New Roman" w:hAnsi="Times New Roman" w:cs="Times New Roman"/>
          <w:sz w:val="24"/>
          <w:szCs w:val="24"/>
        </w:rPr>
        <w:t xml:space="preserve"> and </w:t>
      </w:r>
      <w:r w:rsidRPr="00C54E60">
        <w:rPr>
          <w:rFonts w:ascii="Times New Roman" w:hAnsi="Times New Roman" w:cs="Times New Roman"/>
          <w:sz w:val="24"/>
          <w:szCs w:val="24"/>
        </w:rPr>
        <w:t>provide the details in the record below.</w:t>
      </w:r>
    </w:p>
    <w:p w14:paraId="224F8ACA" w14:textId="1074EE32" w:rsidR="00BF61A0" w:rsidRDefault="00BF61A0" w:rsidP="000229FB">
      <w:pPr>
        <w:spacing w:after="0"/>
        <w:ind w:left="2700"/>
        <w:rPr>
          <w:rFonts w:ascii="Times New Roman" w:hAnsi="Times New Roman" w:cs="Times New Roman"/>
          <w:sz w:val="24"/>
          <w:szCs w:val="24"/>
        </w:rPr>
      </w:pPr>
    </w:p>
    <w:p w14:paraId="009A6F43" w14:textId="2A7E4FEA" w:rsidR="00BF61A0" w:rsidRDefault="00BF61A0" w:rsidP="00BF61A0">
      <w:pPr>
        <w:spacing w:after="0"/>
        <w:ind w:left="2880" w:firstLine="720"/>
        <w:rPr>
          <w:rFonts w:ascii="Times New Roman" w:hAnsi="Times New Roman" w:cs="Times New Roman"/>
          <w:sz w:val="24"/>
          <w:szCs w:val="24"/>
        </w:rPr>
      </w:pPr>
      <w:r>
        <w:rPr>
          <w:rFonts w:ascii="Times New Roman" w:hAnsi="Times New Roman" w:cs="Times New Roman"/>
          <w:sz w:val="24"/>
          <w:szCs w:val="24"/>
        </w:rPr>
        <w:t>2.2.5.5.2 Manager Review OAS</w:t>
      </w:r>
    </w:p>
    <w:p w14:paraId="1484D053" w14:textId="39AF2F8D" w:rsidR="000229FB" w:rsidRDefault="000229FB" w:rsidP="00BF61A0">
      <w:pPr>
        <w:spacing w:after="0"/>
        <w:ind w:left="3600"/>
        <w:rPr>
          <w:rFonts w:ascii="Times New Roman" w:hAnsi="Times New Roman" w:cs="Times New Roman"/>
          <w:sz w:val="24"/>
          <w:szCs w:val="24"/>
        </w:rPr>
      </w:pPr>
      <w:r w:rsidRPr="000229FB">
        <w:rPr>
          <w:rFonts w:ascii="Times New Roman" w:hAnsi="Times New Roman" w:cs="Times New Roman"/>
          <w:sz w:val="24"/>
          <w:szCs w:val="24"/>
        </w:rPr>
        <w:t xml:space="preserve">You are receiving this </w:t>
      </w:r>
      <w:proofErr w:type="spellStart"/>
      <w:proofErr w:type="gramStart"/>
      <w:r w:rsidRPr="000229FB">
        <w:rPr>
          <w:rFonts w:ascii="Times New Roman" w:hAnsi="Times New Roman" w:cs="Times New Roman"/>
          <w:sz w:val="24"/>
          <w:szCs w:val="24"/>
        </w:rPr>
        <w:t>eCL</w:t>
      </w:r>
      <w:proofErr w:type="spellEnd"/>
      <w:proofErr w:type="gramEnd"/>
      <w:r w:rsidRPr="000229FB">
        <w:rPr>
          <w:rFonts w:ascii="Times New Roman" w:hAnsi="Times New Roman" w:cs="Times New Roman"/>
          <w:sz w:val="24"/>
          <w:szCs w:val="24"/>
        </w:rPr>
        <w:t xml:space="preserve"> record because a Supervisor on your team was identified on the CCO TC Outstanding Actions report (also known as the TC Compliance Action report).  Please research why the supervisor did not approve or reject their CSR’s timecard before the deadline laid out in </w:t>
      </w:r>
      <w:r w:rsidR="00A4759C" w:rsidRPr="00A4759C">
        <w:rPr>
          <w:rFonts w:ascii="Times New Roman" w:hAnsi="Times New Roman" w:cs="Times New Roman"/>
          <w:sz w:val="24"/>
          <w:szCs w:val="24"/>
        </w:rPr>
        <w:t xml:space="preserve">the latest </w:t>
      </w:r>
      <w:r w:rsidR="00A4759C" w:rsidRPr="00A4759C">
        <w:rPr>
          <w:rFonts w:ascii="Times New Roman" w:hAnsi="Times New Roman" w:cs="Times New Roman"/>
          <w:sz w:val="24"/>
          <w:szCs w:val="24"/>
          <w:u w:val="single"/>
        </w:rPr>
        <w:t>Contact Center Operations 3.06 Timecard Audit SOP</w:t>
      </w:r>
      <w:r w:rsidR="00A4759C" w:rsidRPr="00A4759C">
        <w:rPr>
          <w:rFonts w:ascii="Times New Roman" w:hAnsi="Times New Roman" w:cs="Times New Roman"/>
          <w:sz w:val="24"/>
          <w:szCs w:val="24"/>
        </w:rPr>
        <w:t xml:space="preserve"> and </w:t>
      </w:r>
      <w:r w:rsidRPr="000229FB">
        <w:rPr>
          <w:rFonts w:ascii="Times New Roman" w:hAnsi="Times New Roman" w:cs="Times New Roman"/>
          <w:sz w:val="24"/>
          <w:szCs w:val="24"/>
        </w:rPr>
        <w:t>provide the details in the record below.</w:t>
      </w:r>
    </w:p>
    <w:p w14:paraId="4638B820" w14:textId="77777777" w:rsidR="000229FB" w:rsidRDefault="000229FB" w:rsidP="000229FB">
      <w:pPr>
        <w:spacing w:after="0"/>
        <w:ind w:left="720"/>
        <w:rPr>
          <w:rFonts w:ascii="Times New Roman" w:hAnsi="Times New Roman" w:cs="Times New Roman"/>
          <w:sz w:val="24"/>
          <w:szCs w:val="24"/>
        </w:rPr>
      </w:pPr>
    </w:p>
    <w:p w14:paraId="08FC7167" w14:textId="5D7B7FBB"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2.2.5.5.</w:t>
      </w:r>
      <w:r w:rsidR="00BF61A0">
        <w:rPr>
          <w:rFonts w:ascii="Times New Roman" w:hAnsi="Times New Roman" w:cs="Times New Roman"/>
          <w:sz w:val="24"/>
          <w:szCs w:val="24"/>
        </w:rPr>
        <w:t>3</w:t>
      </w:r>
      <w:r>
        <w:rPr>
          <w:rFonts w:ascii="Times New Roman" w:hAnsi="Times New Roman" w:cs="Times New Roman"/>
          <w:sz w:val="24"/>
          <w:szCs w:val="24"/>
        </w:rPr>
        <w:t xml:space="preserve"> Link to SOP</w:t>
      </w:r>
    </w:p>
    <w:p w14:paraId="579744B9" w14:textId="77777777" w:rsidR="000229FB" w:rsidRDefault="000229FB" w:rsidP="000229FB">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The following is the hyper link to the appropriate Standard Operating Procedure:</w:t>
      </w:r>
    </w:p>
    <w:p w14:paraId="613451E9" w14:textId="4A8CE347" w:rsidR="000229FB" w:rsidRDefault="000229FB" w:rsidP="000229FB">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hyperlink r:id="rId40" w:history="1">
        <w:r w:rsidR="00A4759C">
          <w:rPr>
            <w:rStyle w:val="Hyperlink"/>
            <w:rFonts w:ascii="Times New Roman" w:hAnsi="Times New Roman" w:cs="Times New Roman"/>
            <w:sz w:val="24"/>
            <w:szCs w:val="24"/>
          </w:rPr>
          <w:t>https://cco.gdit.com/Resources/SOP/Contact Center Operations/Forms/AllItems.aspx</w:t>
        </w:r>
      </w:hyperlink>
    </w:p>
    <w:p w14:paraId="2F373648" w14:textId="290A6389" w:rsidR="000229FB" w:rsidRDefault="00441EC9" w:rsidP="00441EC9">
      <w:pPr>
        <w:tabs>
          <w:tab w:val="left" w:pos="4845"/>
        </w:tabs>
        <w:spacing w:after="0"/>
        <w:ind w:left="720"/>
        <w:rPr>
          <w:rFonts w:ascii="Times New Roman" w:hAnsi="Times New Roman" w:cs="Times New Roman"/>
          <w:sz w:val="24"/>
          <w:szCs w:val="24"/>
        </w:rPr>
      </w:pPr>
      <w:r>
        <w:rPr>
          <w:rFonts w:ascii="Times New Roman" w:hAnsi="Times New Roman" w:cs="Times New Roman"/>
          <w:sz w:val="24"/>
          <w:szCs w:val="24"/>
        </w:rPr>
        <w:tab/>
      </w:r>
    </w:p>
    <w:p w14:paraId="46191069" w14:textId="2911EB11" w:rsidR="00B85B4E" w:rsidRDefault="00BF61A0" w:rsidP="00B85B4E">
      <w:pPr>
        <w:spacing w:after="0"/>
        <w:ind w:left="2880" w:firstLine="720"/>
        <w:rPr>
          <w:rFonts w:ascii="Times New Roman" w:hAnsi="Times New Roman" w:cs="Times New Roman"/>
          <w:sz w:val="24"/>
          <w:szCs w:val="24"/>
        </w:rPr>
      </w:pPr>
      <w:r>
        <w:rPr>
          <w:rFonts w:ascii="Times New Roman" w:hAnsi="Times New Roman" w:cs="Times New Roman"/>
          <w:sz w:val="24"/>
          <w:szCs w:val="24"/>
        </w:rPr>
        <w:t>2.2.5.5.4</w:t>
      </w:r>
      <w:r w:rsidR="00B85B4E">
        <w:rPr>
          <w:rFonts w:ascii="Times New Roman" w:hAnsi="Times New Roman" w:cs="Times New Roman"/>
          <w:sz w:val="24"/>
          <w:szCs w:val="24"/>
        </w:rPr>
        <w:t xml:space="preserve"> </w:t>
      </w:r>
      <w:r w:rsidR="00441EC9">
        <w:rPr>
          <w:rFonts w:ascii="Times New Roman" w:hAnsi="Times New Roman" w:cs="Times New Roman"/>
          <w:sz w:val="24"/>
          <w:szCs w:val="24"/>
        </w:rPr>
        <w:t>Date</w:t>
      </w:r>
    </w:p>
    <w:p w14:paraId="4A9768AE" w14:textId="013026E6" w:rsidR="00B85B4E"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Enter or select the date of coaching (if coaching required) or date of review (if coaching not required) – cannot be a future date.</w:t>
      </w:r>
    </w:p>
    <w:p w14:paraId="5F9A52E4" w14:textId="77777777" w:rsidR="00441EC9" w:rsidRDefault="00441EC9" w:rsidP="00B85B4E">
      <w:pPr>
        <w:spacing w:after="0"/>
        <w:ind w:left="3600"/>
        <w:rPr>
          <w:rFonts w:ascii="Times New Roman" w:hAnsi="Times New Roman" w:cs="Times New Roman"/>
          <w:sz w:val="24"/>
          <w:szCs w:val="24"/>
        </w:rPr>
      </w:pPr>
    </w:p>
    <w:p w14:paraId="26167ECC" w14:textId="1965E6EE" w:rsidR="00441EC9" w:rsidRDefault="00441EC9" w:rsidP="00441EC9">
      <w:pPr>
        <w:spacing w:after="0"/>
        <w:ind w:left="2880" w:firstLine="720"/>
        <w:rPr>
          <w:rFonts w:ascii="Times New Roman" w:hAnsi="Times New Roman" w:cs="Times New Roman"/>
          <w:sz w:val="24"/>
          <w:szCs w:val="24"/>
        </w:rPr>
      </w:pPr>
      <w:r>
        <w:rPr>
          <w:rFonts w:ascii="Times New Roman" w:hAnsi="Times New Roman" w:cs="Times New Roman"/>
          <w:sz w:val="24"/>
          <w:szCs w:val="24"/>
        </w:rPr>
        <w:t>2.2.5.5.5 Is Coaching Required</w:t>
      </w:r>
    </w:p>
    <w:p w14:paraId="3E6AE66B" w14:textId="54659753" w:rsidR="00441EC9"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Determine if the infraction requires coaching.</w:t>
      </w:r>
    </w:p>
    <w:p w14:paraId="2293B799" w14:textId="77777777" w:rsidR="00BF61A0" w:rsidRDefault="00BF61A0" w:rsidP="00B85B4E">
      <w:pPr>
        <w:spacing w:after="0"/>
        <w:ind w:left="3600"/>
        <w:rPr>
          <w:rFonts w:ascii="Times New Roman" w:hAnsi="Times New Roman" w:cs="Times New Roman"/>
          <w:sz w:val="24"/>
          <w:szCs w:val="24"/>
        </w:rPr>
      </w:pPr>
    </w:p>
    <w:p w14:paraId="7E1BDBB2" w14:textId="257C07A6" w:rsidR="00BF61A0" w:rsidRDefault="00BF61A0" w:rsidP="00BF61A0">
      <w:pPr>
        <w:spacing w:after="0"/>
        <w:ind w:left="3600" w:firstLine="720"/>
        <w:rPr>
          <w:rFonts w:ascii="Times New Roman" w:hAnsi="Times New Roman" w:cs="Times New Roman"/>
          <w:sz w:val="24"/>
          <w:szCs w:val="24"/>
        </w:rPr>
      </w:pPr>
      <w:r>
        <w:rPr>
          <w:rFonts w:ascii="Times New Roman" w:hAnsi="Times New Roman" w:cs="Times New Roman"/>
          <w:sz w:val="24"/>
          <w:szCs w:val="24"/>
        </w:rPr>
        <w:t>2.2.5.5.</w:t>
      </w:r>
      <w:r w:rsidR="00441EC9">
        <w:rPr>
          <w:rFonts w:ascii="Times New Roman" w:hAnsi="Times New Roman" w:cs="Times New Roman"/>
          <w:sz w:val="24"/>
          <w:szCs w:val="24"/>
        </w:rPr>
        <w:t>5</w:t>
      </w:r>
      <w:r>
        <w:rPr>
          <w:rFonts w:ascii="Times New Roman" w:hAnsi="Times New Roman" w:cs="Times New Roman"/>
          <w:sz w:val="24"/>
          <w:szCs w:val="24"/>
        </w:rPr>
        <w:t xml:space="preserve">.1 </w:t>
      </w:r>
      <w:r w:rsidR="00441EC9">
        <w:rPr>
          <w:rFonts w:ascii="Times New Roman" w:hAnsi="Times New Roman" w:cs="Times New Roman"/>
          <w:sz w:val="24"/>
          <w:szCs w:val="24"/>
        </w:rPr>
        <w:t xml:space="preserve">Yes </w:t>
      </w:r>
      <w:r>
        <w:rPr>
          <w:rFonts w:ascii="Times New Roman" w:hAnsi="Times New Roman" w:cs="Times New Roman"/>
          <w:sz w:val="24"/>
          <w:szCs w:val="24"/>
        </w:rPr>
        <w:t>Requires Coaching Fields</w:t>
      </w:r>
    </w:p>
    <w:p w14:paraId="0DC83474" w14:textId="77777777" w:rsidR="00BF61A0" w:rsidRDefault="00BF61A0" w:rsidP="00BF61A0">
      <w:pPr>
        <w:spacing w:after="0"/>
        <w:ind w:left="4320"/>
        <w:rPr>
          <w:rFonts w:ascii="Times New Roman" w:hAnsi="Times New Roman" w:cs="Times New Roman"/>
          <w:sz w:val="24"/>
          <w:szCs w:val="24"/>
        </w:rPr>
      </w:pPr>
      <w:r>
        <w:rPr>
          <w:rFonts w:ascii="Times New Roman" w:hAnsi="Times New Roman" w:cs="Times New Roman"/>
          <w:sz w:val="24"/>
          <w:szCs w:val="24"/>
        </w:rPr>
        <w:t>If Yes requires coaching selected, display and accept data entry for the following:</w:t>
      </w:r>
    </w:p>
    <w:p w14:paraId="2F510937"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Provide the details from the coaching session including action plans developed: </w:t>
      </w:r>
    </w:p>
    <w:p w14:paraId="1B703769" w14:textId="44A4600A"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w:t>
      </w:r>
      <w:r w:rsidR="00441EC9">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39D6F54E" w14:textId="77777777" w:rsidR="0005689B" w:rsidRP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Value of coaching reason/sub-reason becomes Opportunity</w:t>
      </w:r>
    </w:p>
    <w:p w14:paraId="15659CDC" w14:textId="71D7148A" w:rsid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Sta</w:t>
      </w:r>
      <w:r w:rsidR="000721A8">
        <w:rPr>
          <w:rFonts w:ascii="Times New Roman" w:hAnsi="Times New Roman" w:cs="Times New Roman"/>
          <w:sz w:val="24"/>
          <w:szCs w:val="24"/>
        </w:rPr>
        <w:t>tu</w:t>
      </w:r>
      <w:r w:rsidRPr="0005689B">
        <w:rPr>
          <w:rFonts w:ascii="Times New Roman" w:hAnsi="Times New Roman" w:cs="Times New Roman"/>
          <w:sz w:val="24"/>
          <w:szCs w:val="24"/>
        </w:rPr>
        <w:t>s of coaching log becomes Pending Employee Review</w:t>
      </w:r>
    </w:p>
    <w:p w14:paraId="2D97C190" w14:textId="77777777" w:rsidR="00B85B4E" w:rsidRDefault="00B85B4E" w:rsidP="00B85B4E">
      <w:pPr>
        <w:spacing w:after="0"/>
        <w:ind w:left="720"/>
        <w:rPr>
          <w:rFonts w:ascii="Times New Roman" w:hAnsi="Times New Roman" w:cs="Times New Roman"/>
          <w:sz w:val="24"/>
          <w:szCs w:val="24"/>
        </w:rPr>
      </w:pPr>
    </w:p>
    <w:p w14:paraId="0E69FA34" w14:textId="38950B77" w:rsidR="00BF61A0" w:rsidRDefault="00BF61A0" w:rsidP="00BF61A0">
      <w:pPr>
        <w:spacing w:after="0"/>
        <w:ind w:left="3600" w:firstLine="720"/>
        <w:rPr>
          <w:rFonts w:ascii="Times New Roman" w:hAnsi="Times New Roman" w:cs="Times New Roman"/>
          <w:sz w:val="24"/>
          <w:szCs w:val="24"/>
        </w:rPr>
      </w:pPr>
      <w:r>
        <w:rPr>
          <w:rFonts w:ascii="Times New Roman" w:hAnsi="Times New Roman" w:cs="Times New Roman"/>
          <w:sz w:val="24"/>
          <w:szCs w:val="24"/>
        </w:rPr>
        <w:t>2.2.5.5.5.</w:t>
      </w:r>
      <w:r w:rsidR="00441EC9">
        <w:rPr>
          <w:rFonts w:ascii="Times New Roman" w:hAnsi="Times New Roman" w:cs="Times New Roman"/>
          <w:sz w:val="24"/>
          <w:szCs w:val="24"/>
        </w:rPr>
        <w:t>2</w:t>
      </w:r>
      <w:r>
        <w:rPr>
          <w:rFonts w:ascii="Times New Roman" w:hAnsi="Times New Roman" w:cs="Times New Roman"/>
          <w:sz w:val="24"/>
          <w:szCs w:val="24"/>
        </w:rPr>
        <w:t xml:space="preserve"> Does Not Require Coaching Fields</w:t>
      </w:r>
    </w:p>
    <w:p w14:paraId="12B05AC9" w14:textId="77777777" w:rsidR="00BF61A0" w:rsidRDefault="00BF61A0" w:rsidP="00BF61A0">
      <w:pPr>
        <w:spacing w:after="0"/>
        <w:ind w:left="4320"/>
        <w:rPr>
          <w:rFonts w:ascii="Times New Roman" w:hAnsi="Times New Roman" w:cs="Times New Roman"/>
          <w:sz w:val="24"/>
          <w:szCs w:val="24"/>
        </w:rPr>
      </w:pPr>
      <w:r>
        <w:rPr>
          <w:rFonts w:ascii="Times New Roman" w:hAnsi="Times New Roman" w:cs="Times New Roman"/>
          <w:sz w:val="24"/>
          <w:szCs w:val="24"/>
        </w:rPr>
        <w:t>If No does not require coaching selected, display and accept data entry for the following:</w:t>
      </w:r>
    </w:p>
    <w:p w14:paraId="48E5A30E"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What is the main reason this item was not coachable? </w:t>
      </w:r>
    </w:p>
    <w:p w14:paraId="59F68B7B" w14:textId="2CAD2D39"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drop</w:t>
      </w:r>
      <w:proofErr w:type="gramEnd"/>
      <w:r>
        <w:rPr>
          <w:rFonts w:ascii="Times New Roman" w:hAnsi="Times New Roman" w:cs="Times New Roman"/>
          <w:sz w:val="24"/>
          <w:szCs w:val="24"/>
        </w:rPr>
        <w:t xml:space="preserve"> down list with Other as an option to select</w:t>
      </w:r>
    </w:p>
    <w:p w14:paraId="0AACB515"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Please provide reason / explanation / justification as to why the item was not coachable: </w:t>
      </w:r>
    </w:p>
    <w:p w14:paraId="6251C99E" w14:textId="1EABA426"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42EEDB28" w14:textId="77777777" w:rsidR="0005689B" w:rsidRP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Value of coaching reason/sub-reason becomes Not Coachable</w:t>
      </w:r>
    </w:p>
    <w:p w14:paraId="7DBC9F0D" w14:textId="44E288B5" w:rsidR="0005689B" w:rsidRDefault="000721A8" w:rsidP="0005689B">
      <w:pPr>
        <w:spacing w:after="0"/>
        <w:ind w:left="5040"/>
        <w:rPr>
          <w:rFonts w:ascii="Times New Roman" w:hAnsi="Times New Roman" w:cs="Times New Roman"/>
          <w:sz w:val="24"/>
          <w:szCs w:val="24"/>
        </w:rPr>
      </w:pPr>
      <w:r>
        <w:rPr>
          <w:rFonts w:ascii="Times New Roman" w:hAnsi="Times New Roman" w:cs="Times New Roman"/>
          <w:sz w:val="24"/>
          <w:szCs w:val="24"/>
        </w:rPr>
        <w:t>Sta</w:t>
      </w:r>
      <w:r w:rsidR="0005689B" w:rsidRPr="0005689B">
        <w:rPr>
          <w:rFonts w:ascii="Times New Roman" w:hAnsi="Times New Roman" w:cs="Times New Roman"/>
          <w:sz w:val="24"/>
          <w:szCs w:val="24"/>
        </w:rPr>
        <w:t>t</w:t>
      </w:r>
      <w:r>
        <w:rPr>
          <w:rFonts w:ascii="Times New Roman" w:hAnsi="Times New Roman" w:cs="Times New Roman"/>
          <w:sz w:val="24"/>
          <w:szCs w:val="24"/>
        </w:rPr>
        <w:t>u</w:t>
      </w:r>
      <w:r w:rsidR="0005689B" w:rsidRPr="0005689B">
        <w:rPr>
          <w:rFonts w:ascii="Times New Roman" w:hAnsi="Times New Roman" w:cs="Times New Roman"/>
          <w:sz w:val="24"/>
          <w:szCs w:val="24"/>
        </w:rPr>
        <w:t>s of coaching log becomes Inactive</w:t>
      </w:r>
    </w:p>
    <w:p w14:paraId="74DFBB15" w14:textId="77777777" w:rsidR="00B85B4E" w:rsidRDefault="00B85B4E" w:rsidP="000229FB">
      <w:pPr>
        <w:spacing w:after="0"/>
        <w:ind w:left="720"/>
        <w:rPr>
          <w:rFonts w:ascii="Times New Roman" w:hAnsi="Times New Roman" w:cs="Times New Roman"/>
          <w:sz w:val="24"/>
          <w:szCs w:val="24"/>
        </w:rPr>
      </w:pPr>
    </w:p>
    <w:p w14:paraId="2C21A14F" w14:textId="77777777" w:rsidR="000E062E" w:rsidRDefault="000E062E" w:rsidP="000229FB">
      <w:pPr>
        <w:spacing w:after="0"/>
        <w:ind w:left="720"/>
        <w:rPr>
          <w:rFonts w:ascii="Times New Roman" w:hAnsi="Times New Roman" w:cs="Times New Roman"/>
          <w:sz w:val="24"/>
          <w:szCs w:val="24"/>
        </w:rPr>
      </w:pPr>
    </w:p>
    <w:p w14:paraId="616B0D95" w14:textId="469CFA62" w:rsidR="00F13D19" w:rsidRPr="002A217C" w:rsidRDefault="002A217C" w:rsidP="002A217C">
      <w:pPr>
        <w:spacing w:after="0"/>
        <w:ind w:left="720" w:firstLine="720"/>
        <w:rPr>
          <w:rFonts w:ascii="Times New Roman" w:hAnsi="Times New Roman" w:cs="Times New Roman"/>
          <w:sz w:val="24"/>
          <w:szCs w:val="24"/>
        </w:rPr>
      </w:pPr>
      <w:r>
        <w:rPr>
          <w:rFonts w:ascii="Times New Roman" w:hAnsi="Times New Roman" w:cs="Times New Roman"/>
          <w:sz w:val="24"/>
          <w:szCs w:val="24"/>
        </w:rPr>
        <w:lastRenderedPageBreak/>
        <w:t>2.3</w:t>
      </w:r>
      <w:r w:rsidR="00F13D19" w:rsidRPr="002A217C">
        <w:rPr>
          <w:rFonts w:ascii="Times New Roman" w:hAnsi="Times New Roman" w:cs="Times New Roman"/>
          <w:sz w:val="24"/>
          <w:szCs w:val="24"/>
        </w:rPr>
        <w:t xml:space="preserve"> Quality Specialist </w:t>
      </w:r>
    </w:p>
    <w:p w14:paraId="28F8A9B4" w14:textId="77777777" w:rsidR="00A05D1C" w:rsidRDefault="00A05D1C" w:rsidP="00415353">
      <w:pPr>
        <w:spacing w:after="0"/>
        <w:ind w:left="720"/>
        <w:rPr>
          <w:rFonts w:ascii="Times New Roman" w:hAnsi="Times New Roman" w:cs="Times New Roman"/>
          <w:sz w:val="24"/>
          <w:szCs w:val="24"/>
        </w:rPr>
      </w:pPr>
    </w:p>
    <w:p w14:paraId="37D88D01" w14:textId="792DF8CF" w:rsidR="00A05D1C" w:rsidRDefault="002A217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A05D1C">
        <w:rPr>
          <w:rFonts w:ascii="Times New Roman" w:hAnsi="Times New Roman" w:cs="Times New Roman"/>
          <w:sz w:val="24"/>
          <w:szCs w:val="24"/>
        </w:rPr>
        <w:tab/>
      </w:r>
      <w:r>
        <w:rPr>
          <w:rFonts w:ascii="Times New Roman" w:hAnsi="Times New Roman" w:cs="Times New Roman"/>
          <w:sz w:val="24"/>
          <w:szCs w:val="24"/>
        </w:rPr>
        <w:t>2.3</w:t>
      </w:r>
      <w:r w:rsidR="00A05D1C">
        <w:rPr>
          <w:rFonts w:ascii="Times New Roman" w:hAnsi="Times New Roman" w:cs="Times New Roman"/>
          <w:sz w:val="24"/>
          <w:szCs w:val="24"/>
        </w:rPr>
        <w:t>.1 Submission of eCoaching Logs</w:t>
      </w:r>
    </w:p>
    <w:p w14:paraId="2104C688" w14:textId="68D0727E" w:rsidR="00F820FF" w:rsidRDefault="00F820FF" w:rsidP="00F820FF">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 will be submitted for Quality Specialists. </w:t>
      </w:r>
    </w:p>
    <w:p w14:paraId="4F411DDB" w14:textId="77777777" w:rsidR="00F820FF" w:rsidRDefault="00F820FF" w:rsidP="00F820FF">
      <w:pPr>
        <w:spacing w:after="0"/>
        <w:ind w:left="720"/>
        <w:rPr>
          <w:rFonts w:ascii="Times New Roman" w:hAnsi="Times New Roman" w:cs="Times New Roman"/>
          <w:sz w:val="24"/>
          <w:szCs w:val="24"/>
        </w:rPr>
      </w:pPr>
    </w:p>
    <w:p w14:paraId="10233B38" w14:textId="1FF68AF1" w:rsidR="00F820FF" w:rsidRDefault="00F820FF"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2A217C">
        <w:rPr>
          <w:rFonts w:ascii="Times New Roman" w:hAnsi="Times New Roman" w:cs="Times New Roman"/>
          <w:sz w:val="24"/>
          <w:szCs w:val="24"/>
        </w:rPr>
        <w:tab/>
        <w:t>2.3</w:t>
      </w:r>
      <w:r>
        <w:rPr>
          <w:rFonts w:ascii="Times New Roman" w:hAnsi="Times New Roman" w:cs="Times New Roman"/>
          <w:sz w:val="24"/>
          <w:szCs w:val="24"/>
        </w:rPr>
        <w:t>.1.1 Display Quality Specialists</w:t>
      </w:r>
    </w:p>
    <w:p w14:paraId="32A392F6" w14:textId="6FDF1A18"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Quality Specialist regardless of site or location that have the following job codes: </w:t>
      </w:r>
      <w:r w:rsidRPr="00F820FF">
        <w:rPr>
          <w:rFonts w:ascii="Times New Roman" w:hAnsi="Times New Roman" w:cs="Times New Roman"/>
          <w:sz w:val="24"/>
          <w:szCs w:val="24"/>
        </w:rPr>
        <w:t>WACQ</w:t>
      </w:r>
      <w:r w:rsidR="0023534D">
        <w:rPr>
          <w:rFonts w:ascii="Times New Roman" w:hAnsi="Times New Roman" w:cs="Times New Roman"/>
          <w:sz w:val="24"/>
          <w:szCs w:val="24"/>
        </w:rPr>
        <w:t>02</w:t>
      </w:r>
      <w:r w:rsidRPr="00F820FF">
        <w:rPr>
          <w:rFonts w:ascii="Times New Roman" w:hAnsi="Times New Roman" w:cs="Times New Roman"/>
          <w:sz w:val="24"/>
          <w:szCs w:val="24"/>
        </w:rPr>
        <w:t>,</w:t>
      </w:r>
      <w:r w:rsidR="0023534D">
        <w:rPr>
          <w:rFonts w:ascii="Times New Roman" w:hAnsi="Times New Roman" w:cs="Times New Roman"/>
          <w:sz w:val="24"/>
          <w:szCs w:val="24"/>
        </w:rPr>
        <w:t xml:space="preserve"> </w:t>
      </w:r>
      <w:r w:rsidR="00BA4AA9" w:rsidRPr="00755115">
        <w:rPr>
          <w:rFonts w:ascii="Times New Roman" w:hAnsi="Times New Roman" w:cs="Times New Roman"/>
          <w:sz w:val="24"/>
          <w:szCs w:val="24"/>
        </w:rPr>
        <w:t>WACQ</w:t>
      </w:r>
      <w:r w:rsidR="00BA4AA9">
        <w:rPr>
          <w:rFonts w:ascii="Times New Roman" w:hAnsi="Times New Roman" w:cs="Times New Roman"/>
          <w:sz w:val="24"/>
          <w:szCs w:val="24"/>
        </w:rPr>
        <w:t xml:space="preserve">03, </w:t>
      </w:r>
      <w:proofErr w:type="gramStart"/>
      <w:r w:rsidR="0023534D">
        <w:rPr>
          <w:rFonts w:ascii="Times New Roman" w:hAnsi="Times New Roman" w:cs="Times New Roman"/>
          <w:sz w:val="24"/>
          <w:szCs w:val="24"/>
        </w:rPr>
        <w:t>WACQ12</w:t>
      </w:r>
      <w:proofErr w:type="gramEnd"/>
      <w:r>
        <w:rPr>
          <w:rFonts w:ascii="Times New Roman" w:hAnsi="Times New Roman" w:cs="Times New Roman"/>
          <w:sz w:val="24"/>
          <w:szCs w:val="24"/>
        </w:rPr>
        <w:t>.</w:t>
      </w:r>
    </w:p>
    <w:p w14:paraId="4849A303" w14:textId="77777777" w:rsidR="00F820FF" w:rsidRDefault="00F820FF" w:rsidP="00F820FF">
      <w:pPr>
        <w:spacing w:after="0"/>
        <w:ind w:left="720"/>
        <w:rPr>
          <w:rFonts w:ascii="Times New Roman" w:hAnsi="Times New Roman" w:cs="Times New Roman"/>
          <w:sz w:val="24"/>
          <w:szCs w:val="24"/>
        </w:rPr>
      </w:pPr>
    </w:p>
    <w:p w14:paraId="4BFF740B" w14:textId="51F5AF28"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.1.2 Program</w:t>
      </w:r>
    </w:p>
    <w:p w14:paraId="2213AE8D" w14:textId="01D04E30"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selection of Program –</w:t>
      </w:r>
      <w:r w:rsidR="00FF57DF">
        <w:rPr>
          <w:rFonts w:ascii="Times New Roman" w:hAnsi="Times New Roman" w:cs="Times New Roman"/>
          <w:sz w:val="24"/>
          <w:szCs w:val="24"/>
        </w:rPr>
        <w:t xml:space="preserve"> </w:t>
      </w:r>
      <w:r>
        <w:rPr>
          <w:rFonts w:ascii="Times New Roman" w:hAnsi="Times New Roman" w:cs="Times New Roman"/>
          <w:sz w:val="24"/>
          <w:szCs w:val="24"/>
        </w:rPr>
        <w:t>Marketplace</w:t>
      </w:r>
      <w:r w:rsidR="00FF57DF">
        <w:rPr>
          <w:rFonts w:ascii="Times New Roman" w:hAnsi="Times New Roman" w:cs="Times New Roman"/>
          <w:sz w:val="24"/>
          <w:szCs w:val="24"/>
        </w:rPr>
        <w:t xml:space="preserve">, </w:t>
      </w:r>
      <w:r>
        <w:rPr>
          <w:rFonts w:ascii="Times New Roman" w:hAnsi="Times New Roman" w:cs="Times New Roman"/>
          <w:sz w:val="24"/>
          <w:szCs w:val="24"/>
        </w:rPr>
        <w:t>Medicare</w:t>
      </w:r>
      <w:r w:rsidR="00FF57DF">
        <w:rPr>
          <w:rFonts w:ascii="Times New Roman" w:hAnsi="Times New Roman" w:cs="Times New Roman"/>
          <w:sz w:val="24"/>
          <w:szCs w:val="24"/>
        </w:rPr>
        <w:t xml:space="preserve"> or NA</w:t>
      </w:r>
      <w:r>
        <w:rPr>
          <w:rFonts w:ascii="Times New Roman" w:hAnsi="Times New Roman" w:cs="Times New Roman"/>
          <w:sz w:val="24"/>
          <w:szCs w:val="24"/>
        </w:rPr>
        <w:t>.</w:t>
      </w:r>
    </w:p>
    <w:p w14:paraId="06DE30A8" w14:textId="77777777" w:rsidR="002A217C" w:rsidRDefault="002A217C" w:rsidP="00F820FF">
      <w:pPr>
        <w:spacing w:after="0"/>
        <w:ind w:left="720"/>
        <w:rPr>
          <w:rFonts w:ascii="Times New Roman" w:hAnsi="Times New Roman" w:cs="Times New Roman"/>
          <w:sz w:val="24"/>
          <w:szCs w:val="24"/>
        </w:rPr>
      </w:pPr>
    </w:p>
    <w:p w14:paraId="1B345444" w14:textId="0A9B677F"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.1.3 Delivery Option</w:t>
      </w:r>
    </w:p>
    <w:p w14:paraId="41916BC7"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02E0782E" w14:textId="77777777" w:rsidR="00F820FF" w:rsidRDefault="00F820FF" w:rsidP="002A21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786F29BD" w14:textId="77777777" w:rsidR="00F820FF" w:rsidRDefault="00F820FF" w:rsidP="002A21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5BA13E3B" w14:textId="77777777" w:rsidR="00F820FF" w:rsidRDefault="00F820FF" w:rsidP="00F820FF">
      <w:pPr>
        <w:spacing w:after="0"/>
        <w:ind w:left="2700"/>
        <w:rPr>
          <w:rFonts w:ascii="Times New Roman" w:hAnsi="Times New Roman" w:cs="Times New Roman"/>
          <w:sz w:val="24"/>
          <w:szCs w:val="24"/>
        </w:rPr>
      </w:pPr>
    </w:p>
    <w:p w14:paraId="53DD570B" w14:textId="55C1347E"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.1.4 Date of Coaching</w:t>
      </w:r>
    </w:p>
    <w:p w14:paraId="6D611344"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402D027A" w14:textId="77777777" w:rsidR="00F820FF" w:rsidRDefault="00F820FF" w:rsidP="00F820FF">
      <w:pPr>
        <w:spacing w:after="0"/>
        <w:rPr>
          <w:rFonts w:ascii="Times New Roman" w:hAnsi="Times New Roman" w:cs="Times New Roman"/>
          <w:sz w:val="24"/>
          <w:szCs w:val="24"/>
        </w:rPr>
      </w:pPr>
    </w:p>
    <w:p w14:paraId="19C4D605" w14:textId="038A1B01"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860281">
        <w:rPr>
          <w:rFonts w:ascii="Times New Roman" w:hAnsi="Times New Roman" w:cs="Times New Roman"/>
          <w:sz w:val="24"/>
          <w:szCs w:val="24"/>
        </w:rPr>
        <w:t>5</w:t>
      </w:r>
      <w:r w:rsidR="00F820FF">
        <w:rPr>
          <w:rFonts w:ascii="Times New Roman" w:hAnsi="Times New Roman" w:cs="Times New Roman"/>
          <w:sz w:val="24"/>
          <w:szCs w:val="24"/>
        </w:rPr>
        <w:t xml:space="preserve"> Customer Service Escalation</w:t>
      </w:r>
    </w:p>
    <w:p w14:paraId="2F532D2C" w14:textId="02CF7299" w:rsidR="00F820FF" w:rsidRDefault="00A70039"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24F8C308" w14:textId="77777777" w:rsidR="00F820FF" w:rsidRDefault="00F820FF" w:rsidP="00F820FF">
      <w:pPr>
        <w:spacing w:after="0"/>
        <w:rPr>
          <w:rFonts w:ascii="Times New Roman" w:hAnsi="Times New Roman" w:cs="Times New Roman"/>
          <w:sz w:val="24"/>
          <w:szCs w:val="24"/>
        </w:rPr>
      </w:pPr>
    </w:p>
    <w:p w14:paraId="765EDFC5" w14:textId="4D236DAD"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860281">
        <w:rPr>
          <w:rFonts w:ascii="Times New Roman" w:hAnsi="Times New Roman" w:cs="Times New Roman"/>
          <w:sz w:val="24"/>
          <w:szCs w:val="24"/>
        </w:rPr>
        <w:t>.1.6</w:t>
      </w:r>
      <w:r w:rsidR="00F820FF">
        <w:rPr>
          <w:rFonts w:ascii="Times New Roman" w:hAnsi="Times New Roman" w:cs="Times New Roman"/>
          <w:sz w:val="24"/>
          <w:szCs w:val="24"/>
        </w:rPr>
        <w:t xml:space="preserve"> Coaching Reasons and Sub-Coaching Reasons</w:t>
      </w:r>
    </w:p>
    <w:p w14:paraId="30BB8EEA"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266674B6" w14:textId="77777777" w:rsidR="00F820FF" w:rsidRDefault="00F820FF" w:rsidP="00F820FF">
      <w:pPr>
        <w:spacing w:after="0"/>
        <w:ind w:left="720"/>
        <w:rPr>
          <w:rFonts w:ascii="Times New Roman" w:hAnsi="Times New Roman" w:cs="Times New Roman"/>
          <w:sz w:val="24"/>
          <w:szCs w:val="24"/>
        </w:rPr>
      </w:pPr>
    </w:p>
    <w:p w14:paraId="43982B74" w14:textId="43E52061" w:rsidR="00F820FF" w:rsidRDefault="00F820FF"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2A217C">
        <w:rPr>
          <w:rFonts w:ascii="Times New Roman" w:hAnsi="Times New Roman" w:cs="Times New Roman"/>
          <w:sz w:val="24"/>
          <w:szCs w:val="24"/>
        </w:rPr>
        <w:tab/>
        <w:t>2.3</w:t>
      </w:r>
      <w:r>
        <w:rPr>
          <w:rFonts w:ascii="Times New Roman" w:hAnsi="Times New Roman" w:cs="Times New Roman"/>
          <w:sz w:val="24"/>
          <w:szCs w:val="24"/>
        </w:rPr>
        <w:t>.1.</w:t>
      </w:r>
      <w:r w:rsidR="00860281">
        <w:rPr>
          <w:rFonts w:ascii="Times New Roman" w:hAnsi="Times New Roman" w:cs="Times New Roman"/>
          <w:sz w:val="24"/>
          <w:szCs w:val="24"/>
        </w:rPr>
        <w:t>6</w:t>
      </w:r>
      <w:r>
        <w:rPr>
          <w:rFonts w:ascii="Times New Roman" w:hAnsi="Times New Roman" w:cs="Times New Roman"/>
          <w:sz w:val="24"/>
          <w:szCs w:val="24"/>
        </w:rPr>
        <w:t>.1 Direct Coaching Reason and Sub-Reasons</w:t>
      </w:r>
    </w:p>
    <w:p w14:paraId="3FC7E9F7" w14:textId="77777777" w:rsidR="00F820FF" w:rsidRDefault="00F820FF" w:rsidP="00F820FF">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736786FD" w14:textId="77777777" w:rsidR="00F820FF" w:rsidRDefault="00F820FF" w:rsidP="00F820FF">
      <w:pPr>
        <w:spacing w:after="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12132" w:rsidRPr="008229D2" w14:paraId="3FA1A62F" w14:textId="77777777" w:rsidTr="0023534D">
        <w:trPr>
          <w:trHeight w:val="300"/>
        </w:trPr>
        <w:tc>
          <w:tcPr>
            <w:tcW w:w="1797" w:type="dxa"/>
            <w:shd w:val="clear" w:color="auto" w:fill="000000" w:themeFill="text1"/>
            <w:vAlign w:val="center"/>
            <w:hideMark/>
          </w:tcPr>
          <w:p w14:paraId="7777BC0E"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lastRenderedPageBreak/>
              <w:t>Coaching Reason</w:t>
            </w:r>
          </w:p>
        </w:tc>
        <w:tc>
          <w:tcPr>
            <w:tcW w:w="2883" w:type="dxa"/>
            <w:shd w:val="clear" w:color="auto" w:fill="000000" w:themeFill="text1"/>
            <w:noWrap/>
            <w:vAlign w:val="bottom"/>
            <w:hideMark/>
          </w:tcPr>
          <w:p w14:paraId="4776575A"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2201F1B0"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6B203A94" w14:textId="77777777" w:rsidTr="0023534D">
        <w:trPr>
          <w:trHeight w:val="300"/>
        </w:trPr>
        <w:tc>
          <w:tcPr>
            <w:tcW w:w="1797" w:type="dxa"/>
            <w:shd w:val="clear" w:color="auto" w:fill="auto"/>
            <w:vAlign w:val="center"/>
            <w:hideMark/>
          </w:tcPr>
          <w:p w14:paraId="37712A3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ATA Alignment</w:t>
            </w:r>
          </w:p>
        </w:tc>
        <w:tc>
          <w:tcPr>
            <w:tcW w:w="2883" w:type="dxa"/>
            <w:shd w:val="clear" w:color="auto" w:fill="auto"/>
            <w:noWrap/>
            <w:vAlign w:val="center"/>
            <w:hideMark/>
          </w:tcPr>
          <w:p w14:paraId="0B6D9BA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06FA4D4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Administrative Procedures</w:t>
            </w:r>
          </w:p>
          <w:p w14:paraId="4B73B2A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Agent Responsiveness</w:t>
            </w:r>
          </w:p>
          <w:p w14:paraId="30996EE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Closing QA Team Notes</w:t>
            </w:r>
          </w:p>
          <w:p w14:paraId="09419E7E"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Conversation Management</w:t>
            </w:r>
          </w:p>
          <w:p w14:paraId="356A0F2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Disclosure</w:t>
            </w:r>
          </w:p>
          <w:p w14:paraId="40D5358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Opening</w:t>
            </w:r>
          </w:p>
          <w:p w14:paraId="309479C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Etiquette</w:t>
            </w:r>
          </w:p>
          <w:p w14:paraId="4B10F61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Program Knowledge</w:t>
            </w:r>
          </w:p>
          <w:p w14:paraId="63908033" w14:textId="77777777" w:rsidR="0021213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Reasons for Call</w:t>
            </w:r>
          </w:p>
          <w:p w14:paraId="64BE145E" w14:textId="59461606"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4806780" w14:textId="77777777" w:rsidTr="0023534D">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743733" w14:textId="77777777" w:rsidR="00212132" w:rsidRPr="00212132" w:rsidRDefault="00212132" w:rsidP="0023534D">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768E0C"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34392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0A306BA7" w14:textId="77777777" w:rsidTr="0023534D">
        <w:trPr>
          <w:trHeight w:val="900"/>
        </w:trPr>
        <w:tc>
          <w:tcPr>
            <w:tcW w:w="1797" w:type="dxa"/>
            <w:shd w:val="clear" w:color="auto" w:fill="auto"/>
            <w:vAlign w:val="center"/>
            <w:hideMark/>
          </w:tcPr>
          <w:p w14:paraId="2D0F827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Call Quality</w:t>
            </w:r>
          </w:p>
        </w:tc>
        <w:tc>
          <w:tcPr>
            <w:tcW w:w="2883" w:type="dxa"/>
            <w:shd w:val="clear" w:color="auto" w:fill="auto"/>
            <w:noWrap/>
            <w:vAlign w:val="center"/>
            <w:hideMark/>
          </w:tcPr>
          <w:p w14:paraId="470D4827"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395E51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 Completions</w:t>
            </w:r>
          </w:p>
          <w:p w14:paraId="04C9A759"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Special Assignment Completions</w:t>
            </w:r>
          </w:p>
          <w:p w14:paraId="1AA36A44" w14:textId="0CBE7910"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36432E2C" w14:textId="77777777" w:rsidTr="0023534D">
        <w:trPr>
          <w:trHeight w:val="1358"/>
        </w:trPr>
        <w:tc>
          <w:tcPr>
            <w:tcW w:w="1797" w:type="dxa"/>
            <w:shd w:val="clear" w:color="auto" w:fill="auto"/>
            <w:vAlign w:val="center"/>
            <w:hideMark/>
          </w:tcPr>
          <w:p w14:paraId="7E9E9AF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25AAEF03"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9A0097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Calibration Attendance and Completion</w:t>
            </w:r>
          </w:p>
          <w:p w14:paraId="5AFBCE7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C1F7507"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TCA Duties</w:t>
            </w:r>
          </w:p>
          <w:p w14:paraId="092D9F41" w14:textId="0BAE6474"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1E4A054" w14:textId="77777777" w:rsidTr="0023534D">
        <w:trPr>
          <w:trHeight w:val="300"/>
        </w:trPr>
        <w:tc>
          <w:tcPr>
            <w:tcW w:w="1797" w:type="dxa"/>
            <w:shd w:val="clear" w:color="auto" w:fill="auto"/>
            <w:vAlign w:val="center"/>
          </w:tcPr>
          <w:p w14:paraId="4A4F123E" w14:textId="77777777" w:rsidR="00212132" w:rsidRPr="008229D2" w:rsidRDefault="00212132" w:rsidP="0023534D">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Escalation</w:t>
            </w:r>
          </w:p>
        </w:tc>
        <w:tc>
          <w:tcPr>
            <w:tcW w:w="2883" w:type="dxa"/>
            <w:shd w:val="clear" w:color="auto" w:fill="auto"/>
            <w:noWrap/>
            <w:vAlign w:val="center"/>
          </w:tcPr>
          <w:p w14:paraId="567BC09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noWrap/>
            <w:vAlign w:val="bottom"/>
          </w:tcPr>
          <w:p w14:paraId="64977807" w14:textId="3A15BA76" w:rsidR="00212132" w:rsidRPr="008229D2" w:rsidRDefault="00A306FD" w:rsidP="0023534D">
            <w:pPr>
              <w:spacing w:after="0" w:line="240" w:lineRule="auto"/>
              <w:rPr>
                <w:rFonts w:ascii="Times New Roman" w:eastAsia="Times New Roman" w:hAnsi="Times New Roman" w:cs="Times New Roman"/>
                <w:color w:val="000000"/>
                <w:sz w:val="24"/>
                <w:szCs w:val="24"/>
              </w:rPr>
            </w:pPr>
            <w:r w:rsidRPr="00A306FD">
              <w:rPr>
                <w:rFonts w:ascii="Times New Roman" w:eastAsia="Times New Roman" w:hAnsi="Times New Roman" w:cs="Times New Roman"/>
                <w:color w:val="000000"/>
                <w:sz w:val="24"/>
                <w:szCs w:val="24"/>
              </w:rPr>
              <w:t>Other: Specify reason under coaching details.</w:t>
            </w:r>
          </w:p>
        </w:tc>
      </w:tr>
      <w:tr w:rsidR="00212132" w:rsidRPr="008229D2" w14:paraId="70483238" w14:textId="77777777" w:rsidTr="0023534D">
        <w:trPr>
          <w:trHeight w:val="300"/>
        </w:trPr>
        <w:tc>
          <w:tcPr>
            <w:tcW w:w="1797" w:type="dxa"/>
            <w:shd w:val="clear" w:color="auto" w:fill="auto"/>
            <w:vAlign w:val="center"/>
            <w:hideMark/>
          </w:tcPr>
          <w:p w14:paraId="5AE76CB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7B41824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1B302F5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29604F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24E5C667" w14:textId="77777777" w:rsidTr="0023534D">
        <w:trPr>
          <w:trHeight w:val="782"/>
        </w:trPr>
        <w:tc>
          <w:tcPr>
            <w:tcW w:w="1797" w:type="dxa"/>
            <w:shd w:val="clear" w:color="auto" w:fill="auto"/>
            <w:vAlign w:val="center"/>
            <w:hideMark/>
          </w:tcPr>
          <w:p w14:paraId="1CBB6FA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DB817E3"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7A7949B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CSR Certification</w:t>
            </w:r>
          </w:p>
          <w:p w14:paraId="1A0DBAB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1BBFB74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D4FD43A" w14:textId="77777777" w:rsidTr="0023534D">
        <w:trPr>
          <w:trHeight w:val="620"/>
        </w:trPr>
        <w:tc>
          <w:tcPr>
            <w:tcW w:w="1797" w:type="dxa"/>
            <w:shd w:val="clear" w:color="auto" w:fill="auto"/>
            <w:vAlign w:val="center"/>
            <w:hideMark/>
          </w:tcPr>
          <w:p w14:paraId="1DF9211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7976D6E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5F203A0E" w14:textId="726BC6CF" w:rsidR="00212132" w:rsidRPr="008229D2" w:rsidRDefault="00212132" w:rsidP="0023534D">
            <w:pPr>
              <w:spacing w:after="0" w:line="240" w:lineRule="auto"/>
              <w:rPr>
                <w:rFonts w:ascii="Times New Roman" w:eastAsia="Times New Roman" w:hAnsi="Times New Roman" w:cs="Times New Roman"/>
                <w:color w:val="000000"/>
                <w:sz w:val="24"/>
                <w:szCs w:val="24"/>
              </w:rPr>
            </w:pPr>
            <w:proofErr w:type="spellStart"/>
            <w:r w:rsidRPr="008229D2">
              <w:rPr>
                <w:rFonts w:ascii="Times New Roman" w:eastAsia="Times New Roman" w:hAnsi="Times New Roman" w:cs="Times New Roman"/>
                <w:color w:val="000000"/>
                <w:sz w:val="24"/>
                <w:szCs w:val="24"/>
              </w:rPr>
              <w:t>CoR</w:t>
            </w:r>
            <w:proofErr w:type="spellEnd"/>
          </w:p>
          <w:p w14:paraId="726023F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7283E495" w14:textId="77777777" w:rsidTr="0023534D">
        <w:trPr>
          <w:trHeight w:val="1200"/>
        </w:trPr>
        <w:tc>
          <w:tcPr>
            <w:tcW w:w="1797" w:type="dxa"/>
            <w:shd w:val="clear" w:color="auto" w:fill="auto"/>
            <w:vAlign w:val="center"/>
            <w:hideMark/>
          </w:tcPr>
          <w:p w14:paraId="2A8DA2B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lastRenderedPageBreak/>
              <w:t>Weekly Productivity</w:t>
            </w:r>
          </w:p>
        </w:tc>
        <w:tc>
          <w:tcPr>
            <w:tcW w:w="2883" w:type="dxa"/>
            <w:shd w:val="clear" w:color="auto" w:fill="auto"/>
            <w:noWrap/>
            <w:vAlign w:val="center"/>
            <w:hideMark/>
          </w:tcPr>
          <w:p w14:paraId="16A7304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6F2D9D3"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ATA Completions</w:t>
            </w:r>
          </w:p>
          <w:p w14:paraId="4D9B2D92"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w:t>
            </w:r>
          </w:p>
          <w:p w14:paraId="5530238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Monitors</w:t>
            </w:r>
          </w:p>
          <w:p w14:paraId="789CB8A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Phone Support</w:t>
            </w:r>
          </w:p>
          <w:p w14:paraId="31BBB521"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Target Monitoring Team</w:t>
            </w:r>
          </w:p>
          <w:p w14:paraId="2F65E160" w14:textId="52C3AF09"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78A051BC" w14:textId="77777777" w:rsidR="00F820FF" w:rsidRDefault="00F820FF" w:rsidP="00F820FF">
      <w:pPr>
        <w:spacing w:after="0"/>
        <w:rPr>
          <w:rFonts w:ascii="Times New Roman" w:hAnsi="Times New Roman" w:cs="Times New Roman"/>
          <w:sz w:val="24"/>
          <w:szCs w:val="24"/>
        </w:rPr>
      </w:pPr>
    </w:p>
    <w:p w14:paraId="396C844C" w14:textId="6FE65050" w:rsidR="00F820FF" w:rsidRDefault="00A70039"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0B1AED6E" w14:textId="77777777" w:rsidR="00A70039" w:rsidRDefault="00A70039" w:rsidP="00F820FF">
      <w:pPr>
        <w:spacing w:after="0"/>
        <w:rPr>
          <w:rFonts w:ascii="Times New Roman" w:hAnsi="Times New Roman" w:cs="Times New Roman"/>
          <w:sz w:val="24"/>
          <w:szCs w:val="24"/>
        </w:rPr>
      </w:pPr>
    </w:p>
    <w:p w14:paraId="131C19C6" w14:textId="5ADF1796"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F820FF">
        <w:rPr>
          <w:rFonts w:ascii="Times New Roman" w:hAnsi="Times New Roman" w:cs="Times New Roman"/>
          <w:sz w:val="24"/>
          <w:szCs w:val="24"/>
        </w:rPr>
        <w:tab/>
      </w:r>
      <w:r w:rsidR="00F820FF">
        <w:rPr>
          <w:rFonts w:ascii="Times New Roman" w:hAnsi="Times New Roman" w:cs="Times New Roman"/>
          <w:sz w:val="24"/>
          <w:szCs w:val="24"/>
        </w:rPr>
        <w:tab/>
      </w:r>
      <w:r w:rsidR="00F820FF">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860281">
        <w:rPr>
          <w:rFonts w:ascii="Times New Roman" w:hAnsi="Times New Roman" w:cs="Times New Roman"/>
          <w:sz w:val="24"/>
          <w:szCs w:val="24"/>
        </w:rPr>
        <w:t>6</w:t>
      </w:r>
      <w:r w:rsidR="00F820FF">
        <w:rPr>
          <w:rFonts w:ascii="Times New Roman" w:hAnsi="Times New Roman" w:cs="Times New Roman"/>
          <w:sz w:val="24"/>
          <w:szCs w:val="24"/>
        </w:rPr>
        <w:t>.2 Indirect Coaching Reason and Sub-Reasons</w:t>
      </w:r>
    </w:p>
    <w:p w14:paraId="38158351" w14:textId="77777777" w:rsidR="00F820FF" w:rsidRDefault="00F820FF" w:rsidP="00F820FF">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2C5B91B8" w14:textId="77777777" w:rsidR="00F820FF" w:rsidRDefault="00F820FF" w:rsidP="00F820FF">
      <w:pPr>
        <w:spacing w:after="0"/>
        <w:ind w:left="3420" w:firstLine="18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8229D2" w:rsidRPr="008229D2" w14:paraId="45FF63C9" w14:textId="77777777" w:rsidTr="008229D2">
        <w:trPr>
          <w:trHeight w:val="300"/>
        </w:trPr>
        <w:tc>
          <w:tcPr>
            <w:tcW w:w="1797" w:type="dxa"/>
            <w:shd w:val="clear" w:color="auto" w:fill="000000" w:themeFill="text1"/>
            <w:vAlign w:val="center"/>
            <w:hideMark/>
          </w:tcPr>
          <w:p w14:paraId="7781B9C3" w14:textId="77777777" w:rsidR="008229D2" w:rsidRPr="008229D2" w:rsidRDefault="008229D2" w:rsidP="009C4189">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46C055B1" w14:textId="77777777" w:rsidR="008229D2" w:rsidRPr="008229D2" w:rsidRDefault="008229D2" w:rsidP="008229D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5BA437D9" w14:textId="77777777" w:rsidR="008229D2" w:rsidRPr="008229D2" w:rsidRDefault="008229D2" w:rsidP="009C4189">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534B883C" w14:textId="77777777" w:rsidTr="0023534D">
        <w:trPr>
          <w:trHeight w:val="300"/>
        </w:trPr>
        <w:tc>
          <w:tcPr>
            <w:tcW w:w="1797" w:type="dxa"/>
            <w:shd w:val="clear" w:color="auto" w:fill="auto"/>
            <w:vAlign w:val="center"/>
            <w:hideMark/>
          </w:tcPr>
          <w:p w14:paraId="3B8A425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ATA Alignment</w:t>
            </w:r>
          </w:p>
        </w:tc>
        <w:tc>
          <w:tcPr>
            <w:tcW w:w="2883" w:type="dxa"/>
            <w:shd w:val="clear" w:color="auto" w:fill="auto"/>
            <w:noWrap/>
            <w:vAlign w:val="center"/>
            <w:hideMark/>
          </w:tcPr>
          <w:p w14:paraId="421F8D3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F789A9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Administrative Procedures</w:t>
            </w:r>
          </w:p>
          <w:p w14:paraId="60CF947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Agent Responsiveness</w:t>
            </w:r>
          </w:p>
          <w:p w14:paraId="168015A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Closing QA Team Notes</w:t>
            </w:r>
          </w:p>
          <w:p w14:paraId="4ACBF293"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Conversation Management</w:t>
            </w:r>
          </w:p>
          <w:p w14:paraId="0D25C6C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Disclosure</w:t>
            </w:r>
          </w:p>
          <w:p w14:paraId="7D4662F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Opening</w:t>
            </w:r>
          </w:p>
          <w:p w14:paraId="44E9D7B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Etiquette</w:t>
            </w:r>
          </w:p>
          <w:p w14:paraId="5A05940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Program Knowledge</w:t>
            </w:r>
          </w:p>
          <w:p w14:paraId="0EDC9AC5" w14:textId="77777777" w:rsidR="0021213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Reasons for Call</w:t>
            </w:r>
          </w:p>
          <w:p w14:paraId="230D60E9" w14:textId="2F0F5C28"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6CD6274" w14:textId="77777777" w:rsidTr="00212132">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D14792" w14:textId="77777777" w:rsidR="00212132" w:rsidRPr="00212132" w:rsidRDefault="00212132" w:rsidP="0023534D">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B36CA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5B25F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5115AFA6" w14:textId="77777777" w:rsidTr="0023534D">
        <w:trPr>
          <w:trHeight w:val="900"/>
        </w:trPr>
        <w:tc>
          <w:tcPr>
            <w:tcW w:w="1797" w:type="dxa"/>
            <w:shd w:val="clear" w:color="auto" w:fill="auto"/>
            <w:vAlign w:val="center"/>
            <w:hideMark/>
          </w:tcPr>
          <w:p w14:paraId="0C805C5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Call Quality</w:t>
            </w:r>
          </w:p>
        </w:tc>
        <w:tc>
          <w:tcPr>
            <w:tcW w:w="2883" w:type="dxa"/>
            <w:shd w:val="clear" w:color="auto" w:fill="auto"/>
            <w:noWrap/>
            <w:vAlign w:val="center"/>
            <w:hideMark/>
          </w:tcPr>
          <w:p w14:paraId="33643E0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7ABFE5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 Completions</w:t>
            </w:r>
          </w:p>
          <w:p w14:paraId="2ACDE462"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Special Assignment Completions</w:t>
            </w:r>
          </w:p>
          <w:p w14:paraId="454A5E6F" w14:textId="426255E1"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01DC5DCB" w14:textId="77777777" w:rsidTr="0023534D">
        <w:trPr>
          <w:trHeight w:val="1358"/>
        </w:trPr>
        <w:tc>
          <w:tcPr>
            <w:tcW w:w="1797" w:type="dxa"/>
            <w:shd w:val="clear" w:color="auto" w:fill="auto"/>
            <w:vAlign w:val="center"/>
            <w:hideMark/>
          </w:tcPr>
          <w:p w14:paraId="258DBCB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lastRenderedPageBreak/>
              <w:t>Corporate / Program Initiatives</w:t>
            </w:r>
          </w:p>
        </w:tc>
        <w:tc>
          <w:tcPr>
            <w:tcW w:w="2883" w:type="dxa"/>
            <w:shd w:val="clear" w:color="auto" w:fill="auto"/>
            <w:noWrap/>
            <w:vAlign w:val="center"/>
            <w:hideMark/>
          </w:tcPr>
          <w:p w14:paraId="498DB22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5BF8CE7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Calibration Attendance and Completion</w:t>
            </w:r>
          </w:p>
          <w:p w14:paraId="470D4D8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807E3C0"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TCA Duties</w:t>
            </w:r>
          </w:p>
          <w:p w14:paraId="64649606" w14:textId="7F8569C2"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1F19861" w14:textId="77777777" w:rsidTr="0023534D">
        <w:trPr>
          <w:trHeight w:val="300"/>
        </w:trPr>
        <w:tc>
          <w:tcPr>
            <w:tcW w:w="1797" w:type="dxa"/>
            <w:shd w:val="clear" w:color="auto" w:fill="auto"/>
            <w:vAlign w:val="center"/>
          </w:tcPr>
          <w:p w14:paraId="1BECF90D" w14:textId="77777777" w:rsidR="00212132" w:rsidRPr="008229D2" w:rsidRDefault="00212132" w:rsidP="0023534D">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Escalation</w:t>
            </w:r>
          </w:p>
        </w:tc>
        <w:tc>
          <w:tcPr>
            <w:tcW w:w="2883" w:type="dxa"/>
            <w:shd w:val="clear" w:color="auto" w:fill="auto"/>
            <w:noWrap/>
            <w:vAlign w:val="center"/>
          </w:tcPr>
          <w:p w14:paraId="6D1B1A4C"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noWrap/>
            <w:vAlign w:val="bottom"/>
          </w:tcPr>
          <w:p w14:paraId="43CCC6C0" w14:textId="199D0664" w:rsidR="00212132"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4F313DC" w14:textId="77777777" w:rsidTr="0023534D">
        <w:trPr>
          <w:trHeight w:val="300"/>
        </w:trPr>
        <w:tc>
          <w:tcPr>
            <w:tcW w:w="1797" w:type="dxa"/>
            <w:shd w:val="clear" w:color="auto" w:fill="auto"/>
            <w:vAlign w:val="center"/>
            <w:hideMark/>
          </w:tcPr>
          <w:p w14:paraId="5E93A23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60C3A8C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D2F5B2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CC88DC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37068F3B" w14:textId="77777777" w:rsidTr="0023534D">
        <w:trPr>
          <w:trHeight w:val="782"/>
        </w:trPr>
        <w:tc>
          <w:tcPr>
            <w:tcW w:w="1797" w:type="dxa"/>
            <w:shd w:val="clear" w:color="auto" w:fill="auto"/>
            <w:vAlign w:val="center"/>
            <w:hideMark/>
          </w:tcPr>
          <w:p w14:paraId="726DDBE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7B9A9E4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75B64CB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CSR Certification</w:t>
            </w:r>
          </w:p>
          <w:p w14:paraId="6DAA540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3A67B13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B257076" w14:textId="77777777" w:rsidTr="0023534D">
        <w:trPr>
          <w:trHeight w:val="620"/>
        </w:trPr>
        <w:tc>
          <w:tcPr>
            <w:tcW w:w="1797" w:type="dxa"/>
            <w:shd w:val="clear" w:color="auto" w:fill="auto"/>
            <w:vAlign w:val="center"/>
            <w:hideMark/>
          </w:tcPr>
          <w:p w14:paraId="11B194C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64A4DDD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3E09678" w14:textId="36A303A8" w:rsidR="00212132" w:rsidRPr="008229D2" w:rsidRDefault="00212132" w:rsidP="0023534D">
            <w:pPr>
              <w:spacing w:after="0" w:line="240" w:lineRule="auto"/>
              <w:rPr>
                <w:rFonts w:ascii="Times New Roman" w:eastAsia="Times New Roman" w:hAnsi="Times New Roman" w:cs="Times New Roman"/>
                <w:color w:val="000000"/>
                <w:sz w:val="24"/>
                <w:szCs w:val="24"/>
              </w:rPr>
            </w:pPr>
            <w:proofErr w:type="spellStart"/>
            <w:r w:rsidRPr="008229D2">
              <w:rPr>
                <w:rFonts w:ascii="Times New Roman" w:eastAsia="Times New Roman" w:hAnsi="Times New Roman" w:cs="Times New Roman"/>
                <w:color w:val="000000"/>
                <w:sz w:val="24"/>
                <w:szCs w:val="24"/>
              </w:rPr>
              <w:t>CoR</w:t>
            </w:r>
            <w:proofErr w:type="spellEnd"/>
          </w:p>
          <w:p w14:paraId="79F946F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229D2" w:rsidRPr="008229D2" w14:paraId="495811D7" w14:textId="77777777" w:rsidTr="009C4189">
        <w:trPr>
          <w:trHeight w:val="1200"/>
        </w:trPr>
        <w:tc>
          <w:tcPr>
            <w:tcW w:w="1797" w:type="dxa"/>
            <w:shd w:val="clear" w:color="auto" w:fill="auto"/>
            <w:vAlign w:val="center"/>
            <w:hideMark/>
          </w:tcPr>
          <w:p w14:paraId="71A3FBB2"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3AFBC829"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83AA755" w14:textId="77777777" w:rsid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ATA Completions</w:t>
            </w:r>
          </w:p>
          <w:p w14:paraId="1E0A2A30" w14:textId="77777777" w:rsidR="00212132" w:rsidRDefault="0021213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w:t>
            </w:r>
          </w:p>
          <w:p w14:paraId="095DF530" w14:textId="77777777" w:rsidR="00212132" w:rsidRPr="008229D2" w:rsidRDefault="0021213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Monitors</w:t>
            </w:r>
          </w:p>
          <w:p w14:paraId="2D324AF0"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Phone Support</w:t>
            </w:r>
          </w:p>
          <w:p w14:paraId="1616C08D" w14:textId="77777777" w:rsidR="008229D2" w:rsidRDefault="008229D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Target Monitoring Team</w:t>
            </w:r>
          </w:p>
          <w:p w14:paraId="4114784E" w14:textId="3073A419" w:rsidR="00A306FD" w:rsidRPr="008229D2" w:rsidRDefault="00A306FD"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w:t>
            </w:r>
            <w:r>
              <w:rPr>
                <w:rFonts w:ascii="Times New Roman" w:eastAsia="Times New Roman" w:hAnsi="Times New Roman" w:cs="Times New Roman"/>
                <w:color w:val="000000"/>
                <w:sz w:val="24"/>
                <w:szCs w:val="24"/>
              </w:rPr>
              <w:t>r coaching details.</w:t>
            </w:r>
          </w:p>
        </w:tc>
      </w:tr>
    </w:tbl>
    <w:p w14:paraId="2B8BA42E" w14:textId="77777777" w:rsidR="00F820FF" w:rsidRDefault="00F820FF" w:rsidP="00F820FF">
      <w:pPr>
        <w:spacing w:after="0"/>
        <w:rPr>
          <w:rFonts w:ascii="Times New Roman" w:hAnsi="Times New Roman" w:cs="Times New Roman"/>
          <w:sz w:val="24"/>
          <w:szCs w:val="24"/>
        </w:rPr>
      </w:pPr>
    </w:p>
    <w:p w14:paraId="018E2F3C" w14:textId="71A3FCB4" w:rsidR="00A70039" w:rsidRDefault="00A70039" w:rsidP="00A70039">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1BEA2B5C" w14:textId="77777777" w:rsidR="00A70039" w:rsidRDefault="00A70039" w:rsidP="00F820FF">
      <w:pPr>
        <w:spacing w:after="0"/>
        <w:ind w:left="720"/>
        <w:rPr>
          <w:rFonts w:ascii="Times New Roman" w:hAnsi="Times New Roman" w:cs="Times New Roman"/>
          <w:sz w:val="24"/>
          <w:szCs w:val="24"/>
        </w:rPr>
      </w:pPr>
    </w:p>
    <w:p w14:paraId="0298EFA7" w14:textId="58C92E7F"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4B097C">
        <w:rPr>
          <w:rFonts w:ascii="Times New Roman" w:hAnsi="Times New Roman" w:cs="Times New Roman"/>
          <w:sz w:val="24"/>
          <w:szCs w:val="24"/>
        </w:rPr>
        <w:t>7</w:t>
      </w:r>
      <w:r w:rsidR="00F820FF">
        <w:rPr>
          <w:rFonts w:ascii="Times New Roman" w:hAnsi="Times New Roman" w:cs="Times New Roman"/>
          <w:sz w:val="24"/>
          <w:szCs w:val="24"/>
        </w:rPr>
        <w:t xml:space="preserve"> Coaching Details</w:t>
      </w:r>
    </w:p>
    <w:p w14:paraId="402E7C6F" w14:textId="19D84B35" w:rsidR="00F820FF" w:rsidRDefault="001C461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and CSE or non-CSE, provide details of behavior to be coached.</w:t>
      </w:r>
    </w:p>
    <w:p w14:paraId="526892F4" w14:textId="77777777" w:rsidR="00F820FF" w:rsidRDefault="00F820FF" w:rsidP="00F820FF">
      <w:pPr>
        <w:spacing w:after="0"/>
        <w:rPr>
          <w:rFonts w:ascii="Times New Roman" w:hAnsi="Times New Roman" w:cs="Times New Roman"/>
          <w:sz w:val="24"/>
          <w:szCs w:val="24"/>
        </w:rPr>
      </w:pPr>
    </w:p>
    <w:p w14:paraId="10DA8950" w14:textId="0E407915"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.1.8</w:t>
      </w:r>
      <w:r w:rsidR="00F820FF">
        <w:rPr>
          <w:rFonts w:ascii="Times New Roman" w:hAnsi="Times New Roman" w:cs="Times New Roman"/>
          <w:sz w:val="24"/>
          <w:szCs w:val="24"/>
        </w:rPr>
        <w:t xml:space="preserve"> Coaching Session Details</w:t>
      </w:r>
    </w:p>
    <w:p w14:paraId="2AD28068" w14:textId="2FB513B0" w:rsidR="00F820FF" w:rsidRDefault="0076265B"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CSE or non-CSE, provide the details from the coaching session including action plans developed.</w:t>
      </w:r>
    </w:p>
    <w:p w14:paraId="6894CE0D" w14:textId="77777777" w:rsidR="00F820FF" w:rsidRDefault="00F820FF" w:rsidP="00F820FF">
      <w:pPr>
        <w:spacing w:after="0"/>
        <w:ind w:left="720"/>
        <w:rPr>
          <w:rFonts w:ascii="Times New Roman" w:hAnsi="Times New Roman" w:cs="Times New Roman"/>
          <w:sz w:val="24"/>
          <w:szCs w:val="24"/>
        </w:rPr>
      </w:pPr>
    </w:p>
    <w:p w14:paraId="2FB1B25F" w14:textId="3706C490"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.1.9</w:t>
      </w:r>
      <w:r w:rsidR="00F820FF">
        <w:rPr>
          <w:rFonts w:ascii="Times New Roman" w:hAnsi="Times New Roman" w:cs="Times New Roman"/>
          <w:sz w:val="24"/>
          <w:szCs w:val="24"/>
        </w:rPr>
        <w:t xml:space="preserve"> </w:t>
      </w:r>
      <w:r w:rsidR="00755115">
        <w:rPr>
          <w:rFonts w:ascii="Times New Roman" w:hAnsi="Times New Roman" w:cs="Times New Roman"/>
          <w:sz w:val="24"/>
          <w:szCs w:val="24"/>
        </w:rPr>
        <w:t>Identify Source for eCoaching Log</w:t>
      </w:r>
    </w:p>
    <w:p w14:paraId="4F14C4B2" w14:textId="6895295C"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6ACAC6DD" w14:textId="3CC55396"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55115">
        <w:rPr>
          <w:rFonts w:ascii="Times New Roman" w:hAnsi="Times New Roman" w:cs="Times New Roman"/>
          <w:sz w:val="24"/>
          <w:szCs w:val="24"/>
        </w:rPr>
        <w:t>CMS Reported Item</w:t>
      </w:r>
    </w:p>
    <w:p w14:paraId="19537932" w14:textId="77777777"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CSR Reported Issue</w:t>
      </w:r>
    </w:p>
    <w:p w14:paraId="325D3973" w14:textId="1F136006"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55115">
        <w:rPr>
          <w:rFonts w:ascii="Times New Roman" w:hAnsi="Times New Roman" w:cs="Times New Roman"/>
          <w:sz w:val="24"/>
          <w:szCs w:val="24"/>
        </w:rPr>
        <w:t>Internal CCO Reporting</w:t>
      </w:r>
    </w:p>
    <w:p w14:paraId="4557844C" w14:textId="6ACC6390"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Leadership Listening</w:t>
      </w:r>
    </w:p>
    <w:p w14:paraId="5E011696" w14:textId="61B085B1"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Manager Coaching</w:t>
      </w:r>
    </w:p>
    <w:p w14:paraId="3379C613" w14:textId="2F79F9AF"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Quality Call Listening</w:t>
      </w:r>
    </w:p>
    <w:p w14:paraId="1325E2C9" w14:textId="16D37EA9"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Supervisor Coaching</w:t>
      </w:r>
    </w:p>
    <w:p w14:paraId="126DBC0A" w14:textId="4525312A"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Training and Delivery</w:t>
      </w:r>
      <w:r>
        <w:rPr>
          <w:rFonts w:ascii="Times New Roman" w:hAnsi="Times New Roman" w:cs="Times New Roman"/>
          <w:sz w:val="24"/>
          <w:szCs w:val="24"/>
        </w:rPr>
        <w:tab/>
      </w:r>
    </w:p>
    <w:p w14:paraId="34D0B10E" w14:textId="0B8FF7F7"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Verint</w:t>
      </w:r>
      <w:proofErr w:type="spellEnd"/>
      <w:r>
        <w:rPr>
          <w:rFonts w:ascii="Times New Roman" w:hAnsi="Times New Roman" w:cs="Times New Roman"/>
          <w:sz w:val="24"/>
          <w:szCs w:val="24"/>
        </w:rPr>
        <w:t xml:space="preserve"> Quality Monitoring</w:t>
      </w:r>
    </w:p>
    <w:p w14:paraId="3D71C128" w14:textId="77777777"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500BF96A" w14:textId="77777777" w:rsidR="00F820FF" w:rsidRDefault="00F820FF" w:rsidP="00F820FF">
      <w:pPr>
        <w:spacing w:after="0"/>
        <w:rPr>
          <w:rFonts w:ascii="Times New Roman" w:hAnsi="Times New Roman" w:cs="Times New Roman"/>
          <w:sz w:val="24"/>
          <w:szCs w:val="24"/>
        </w:rPr>
      </w:pPr>
    </w:p>
    <w:p w14:paraId="766C4832" w14:textId="02E97877"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4B097C">
        <w:rPr>
          <w:rFonts w:ascii="Times New Roman" w:hAnsi="Times New Roman" w:cs="Times New Roman"/>
          <w:sz w:val="24"/>
          <w:szCs w:val="24"/>
        </w:rPr>
        <w:t>10</w:t>
      </w:r>
      <w:r w:rsidR="00F820FF">
        <w:rPr>
          <w:rFonts w:ascii="Times New Roman" w:hAnsi="Times New Roman" w:cs="Times New Roman"/>
          <w:sz w:val="24"/>
          <w:szCs w:val="24"/>
        </w:rPr>
        <w:t xml:space="preserve"> Associated with a Call Record</w:t>
      </w:r>
    </w:p>
    <w:p w14:paraId="331AAD90" w14:textId="31AED8EE"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If the coaching log is associated with a Call Record, allow for the entry of call record source and corresponding </w:t>
      </w:r>
      <w:r w:rsidR="001C4615">
        <w:rPr>
          <w:rFonts w:ascii="Times New Roman" w:hAnsi="Times New Roman" w:cs="Times New Roman"/>
          <w:sz w:val="24"/>
          <w:szCs w:val="24"/>
        </w:rPr>
        <w:t xml:space="preserve">valid </w:t>
      </w:r>
      <w:r>
        <w:rPr>
          <w:rFonts w:ascii="Times New Roman" w:hAnsi="Times New Roman" w:cs="Times New Roman"/>
          <w:sz w:val="24"/>
          <w:szCs w:val="24"/>
        </w:rPr>
        <w:t>identifier.  Available sources are</w:t>
      </w:r>
      <w:r w:rsidR="00867006">
        <w:rPr>
          <w:rFonts w:ascii="Times New Roman" w:hAnsi="Times New Roman" w:cs="Times New Roman"/>
          <w:sz w:val="24"/>
          <w:szCs w:val="24"/>
        </w:rPr>
        <w:t xml:space="preserve"> (in display order)</w:t>
      </w:r>
      <w:r>
        <w:rPr>
          <w:rFonts w:ascii="Times New Roman" w:hAnsi="Times New Roman" w:cs="Times New Roman"/>
          <w:sz w:val="24"/>
          <w:szCs w:val="24"/>
        </w:rPr>
        <w:t>:</w:t>
      </w:r>
    </w:p>
    <w:p w14:paraId="527AB9B7"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Verint</w:t>
      </w:r>
      <w:proofErr w:type="spellEnd"/>
      <w:r>
        <w:rPr>
          <w:rFonts w:ascii="Times New Roman" w:hAnsi="Times New Roman" w:cs="Times New Roman"/>
          <w:sz w:val="24"/>
          <w:szCs w:val="24"/>
        </w:rPr>
        <w:t xml:space="preserve"> – valid id is numeric, 10 or 19 digits</w:t>
      </w:r>
    </w:p>
    <w:p w14:paraId="57E940A2"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2F2B3E92" w14:textId="63750212"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Avoke</w:t>
      </w:r>
      <w:proofErr w:type="spellEnd"/>
      <w:r w:rsidR="00A53864">
        <w:rPr>
          <w:rFonts w:ascii="Times New Roman" w:hAnsi="Times New Roman" w:cs="Times New Roman"/>
          <w:sz w:val="24"/>
          <w:szCs w:val="24"/>
        </w:rPr>
        <w:t xml:space="preserve"> – valid id is </w:t>
      </w:r>
      <w:r w:rsidR="00D417EF">
        <w:rPr>
          <w:rFonts w:ascii="Times New Roman" w:hAnsi="Times New Roman" w:cs="Times New Roman"/>
          <w:sz w:val="24"/>
          <w:szCs w:val="24"/>
        </w:rPr>
        <w:t>any letter or number with an underscore</w:t>
      </w:r>
      <w:r w:rsidR="00A53864">
        <w:rPr>
          <w:rFonts w:ascii="Times New Roman" w:hAnsi="Times New Roman" w:cs="Times New Roman"/>
          <w:sz w:val="24"/>
          <w:szCs w:val="24"/>
        </w:rPr>
        <w:t xml:space="preserve">, </w:t>
      </w:r>
      <w:r w:rsidR="00D417EF">
        <w:rPr>
          <w:rFonts w:ascii="Times New Roman" w:hAnsi="Times New Roman" w:cs="Times New Roman"/>
          <w:sz w:val="24"/>
          <w:szCs w:val="24"/>
        </w:rPr>
        <w:t>24 characters</w:t>
      </w:r>
    </w:p>
    <w:p w14:paraId="652CEAD0" w14:textId="356F216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UCID</w:t>
      </w:r>
      <w:r w:rsidR="00A53864">
        <w:rPr>
          <w:rFonts w:ascii="Times New Roman" w:hAnsi="Times New Roman" w:cs="Times New Roman"/>
          <w:sz w:val="24"/>
          <w:szCs w:val="24"/>
        </w:rPr>
        <w:t xml:space="preserve"> –</w:t>
      </w:r>
      <w:r w:rsidR="00D417EF">
        <w:rPr>
          <w:rFonts w:ascii="Times New Roman" w:hAnsi="Times New Roman" w:cs="Times New Roman"/>
          <w:sz w:val="24"/>
          <w:szCs w:val="24"/>
        </w:rPr>
        <w:t xml:space="preserve"> valid id is any letter or number, 26 characters </w:t>
      </w:r>
    </w:p>
    <w:p w14:paraId="2181297B" w14:textId="467ABC05" w:rsidR="00F820FF" w:rsidRDefault="00F820FF" w:rsidP="00F820FF">
      <w:pPr>
        <w:spacing w:after="0"/>
        <w:rPr>
          <w:rFonts w:ascii="Times New Roman" w:hAnsi="Times New Roman" w:cs="Times New Roman"/>
          <w:sz w:val="24"/>
          <w:szCs w:val="24"/>
        </w:rPr>
      </w:pPr>
    </w:p>
    <w:p w14:paraId="5E15D049" w14:textId="77777777" w:rsidR="00F820FF" w:rsidRDefault="00F820FF" w:rsidP="00F820FF">
      <w:pPr>
        <w:spacing w:after="0"/>
        <w:rPr>
          <w:rFonts w:ascii="Times New Roman" w:hAnsi="Times New Roman" w:cs="Times New Roman"/>
          <w:sz w:val="24"/>
          <w:szCs w:val="24"/>
        </w:rPr>
      </w:pPr>
    </w:p>
    <w:p w14:paraId="5BA9AEAE" w14:textId="29AA7036" w:rsidR="00755115" w:rsidRDefault="002A217C" w:rsidP="00755115">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755115">
        <w:rPr>
          <w:rFonts w:ascii="Times New Roman" w:hAnsi="Times New Roman" w:cs="Times New Roman"/>
          <w:sz w:val="24"/>
          <w:szCs w:val="24"/>
        </w:rPr>
        <w:t>.1.1</w:t>
      </w:r>
      <w:r w:rsidR="004B097C">
        <w:rPr>
          <w:rFonts w:ascii="Times New Roman" w:hAnsi="Times New Roman" w:cs="Times New Roman"/>
          <w:sz w:val="24"/>
          <w:szCs w:val="24"/>
        </w:rPr>
        <w:t>1</w:t>
      </w:r>
      <w:r w:rsidR="00755115">
        <w:rPr>
          <w:rFonts w:ascii="Times New Roman" w:hAnsi="Times New Roman" w:cs="Times New Roman"/>
          <w:sz w:val="24"/>
          <w:szCs w:val="24"/>
        </w:rPr>
        <w:t xml:space="preserve"> Verification </w:t>
      </w:r>
    </w:p>
    <w:p w14:paraId="2CA06041" w14:textId="7D457C04" w:rsidR="00755115" w:rsidRDefault="00755115" w:rsidP="002A217C">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0924F35E" w14:textId="77777777" w:rsidR="001C4615" w:rsidRDefault="001C4615" w:rsidP="001C4615">
      <w:pPr>
        <w:spacing w:after="0"/>
        <w:ind w:left="720"/>
        <w:rPr>
          <w:rFonts w:ascii="Times New Roman" w:hAnsi="Times New Roman" w:cs="Times New Roman"/>
          <w:sz w:val="24"/>
          <w:szCs w:val="24"/>
        </w:rPr>
      </w:pPr>
    </w:p>
    <w:p w14:paraId="2E1BA905" w14:textId="418F9815" w:rsidR="001C4615" w:rsidRDefault="002A217C" w:rsidP="001C4615">
      <w:pPr>
        <w:spacing w:after="0"/>
        <w:ind w:left="720"/>
        <w:rPr>
          <w:rFonts w:ascii="Times New Roman" w:hAnsi="Times New Roman" w:cs="Times New Roman"/>
          <w:sz w:val="24"/>
          <w:szCs w:val="24"/>
        </w:rPr>
      </w:pPr>
      <w:r>
        <w:rPr>
          <w:rFonts w:ascii="Times New Roman" w:hAnsi="Times New Roman" w:cs="Times New Roman"/>
          <w:sz w:val="24"/>
          <w:szCs w:val="24"/>
        </w:rPr>
        <w:tab/>
      </w:r>
      <w:r w:rsidR="001C4615">
        <w:rPr>
          <w:rFonts w:ascii="Times New Roman" w:hAnsi="Times New Roman" w:cs="Times New Roman"/>
          <w:sz w:val="24"/>
          <w:szCs w:val="24"/>
        </w:rPr>
        <w:tab/>
      </w:r>
      <w:r w:rsidR="001C4615">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.1.12</w:t>
      </w:r>
      <w:r w:rsidR="001C4615">
        <w:rPr>
          <w:rFonts w:ascii="Times New Roman" w:hAnsi="Times New Roman" w:cs="Times New Roman"/>
          <w:sz w:val="24"/>
          <w:szCs w:val="24"/>
        </w:rPr>
        <w:t xml:space="preserve"> </w:t>
      </w:r>
      <w:proofErr w:type="gramStart"/>
      <w:r w:rsidR="001C4615">
        <w:rPr>
          <w:rFonts w:ascii="Times New Roman" w:hAnsi="Times New Roman" w:cs="Times New Roman"/>
          <w:sz w:val="24"/>
          <w:szCs w:val="24"/>
        </w:rPr>
        <w:t>Required</w:t>
      </w:r>
      <w:proofErr w:type="gramEnd"/>
      <w:r w:rsidR="001C4615">
        <w:rPr>
          <w:rFonts w:ascii="Times New Roman" w:hAnsi="Times New Roman" w:cs="Times New Roman"/>
          <w:sz w:val="24"/>
          <w:szCs w:val="24"/>
        </w:rPr>
        <w:t xml:space="preserve"> entry fields </w:t>
      </w:r>
    </w:p>
    <w:p w14:paraId="762FF1C4" w14:textId="77777777" w:rsidR="001C4615" w:rsidRDefault="001C461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 are required for submission of eCoaching Logs:</w:t>
      </w:r>
    </w:p>
    <w:p w14:paraId="285ADAF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Module </w:t>
      </w:r>
    </w:p>
    <w:p w14:paraId="408E61BC"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314851C0"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Program</w:t>
      </w:r>
    </w:p>
    <w:p w14:paraId="3E74EE2B"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Delivery Option</w:t>
      </w:r>
    </w:p>
    <w:p w14:paraId="26E1C30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3E03FAD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39BA403A"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393EC72A"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386B64C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0B06344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08109004"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7E71A578"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yes call record, then type and valid identifier are required</w:t>
      </w:r>
    </w:p>
    <w:p w14:paraId="68E5D96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6C001EC7" w14:textId="77777777" w:rsidR="00755115" w:rsidRDefault="00755115" w:rsidP="00F820FF">
      <w:pPr>
        <w:spacing w:after="0"/>
        <w:rPr>
          <w:rFonts w:ascii="Times New Roman" w:hAnsi="Times New Roman" w:cs="Times New Roman"/>
          <w:sz w:val="24"/>
          <w:szCs w:val="24"/>
        </w:rPr>
      </w:pPr>
    </w:p>
    <w:p w14:paraId="05E4630E" w14:textId="31B0EB72"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.1.1</w:t>
      </w:r>
      <w:r w:rsidR="004B097C">
        <w:rPr>
          <w:rFonts w:ascii="Times New Roman" w:hAnsi="Times New Roman" w:cs="Times New Roman"/>
          <w:sz w:val="24"/>
          <w:szCs w:val="24"/>
        </w:rPr>
        <w:t>3</w:t>
      </w:r>
      <w:r w:rsidR="00F820FF">
        <w:rPr>
          <w:rFonts w:ascii="Times New Roman" w:hAnsi="Times New Roman" w:cs="Times New Roman"/>
          <w:sz w:val="24"/>
          <w:szCs w:val="24"/>
        </w:rPr>
        <w:t xml:space="preserve"> </w:t>
      </w:r>
      <w:r w:rsidR="00755115">
        <w:rPr>
          <w:rFonts w:ascii="Times New Roman" w:hAnsi="Times New Roman" w:cs="Times New Roman"/>
          <w:sz w:val="24"/>
          <w:szCs w:val="24"/>
        </w:rPr>
        <w:t xml:space="preserve">Access to Submission </w:t>
      </w:r>
    </w:p>
    <w:p w14:paraId="25B8BE18" w14:textId="4D12733C"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w:t>
      </w:r>
      <w:r w:rsidR="00755115">
        <w:rPr>
          <w:rFonts w:ascii="Times New Roman" w:hAnsi="Times New Roman" w:cs="Times New Roman"/>
          <w:sz w:val="24"/>
          <w:szCs w:val="24"/>
        </w:rPr>
        <w:t>s</w:t>
      </w:r>
      <w:r>
        <w:rPr>
          <w:rFonts w:ascii="Times New Roman" w:hAnsi="Times New Roman" w:cs="Times New Roman"/>
          <w:sz w:val="24"/>
          <w:szCs w:val="24"/>
        </w:rPr>
        <w:t xml:space="preserve"> will have access </w:t>
      </w:r>
      <w:r w:rsidR="00755115">
        <w:rPr>
          <w:rFonts w:ascii="Times New Roman" w:hAnsi="Times New Roman" w:cs="Times New Roman"/>
          <w:sz w:val="24"/>
          <w:szCs w:val="24"/>
        </w:rPr>
        <w:t>a</w:t>
      </w:r>
      <w:r>
        <w:rPr>
          <w:rFonts w:ascii="Times New Roman" w:hAnsi="Times New Roman" w:cs="Times New Roman"/>
          <w:sz w:val="24"/>
          <w:szCs w:val="24"/>
        </w:rPr>
        <w:t xml:space="preserve">nd ability to submit eCoaching Logs for </w:t>
      </w:r>
      <w:r w:rsidR="00755115">
        <w:rPr>
          <w:rFonts w:ascii="Times New Roman" w:hAnsi="Times New Roman" w:cs="Times New Roman"/>
          <w:sz w:val="24"/>
          <w:szCs w:val="24"/>
        </w:rPr>
        <w:t>Quality Specialist</w:t>
      </w:r>
      <w:r>
        <w:rPr>
          <w:rFonts w:ascii="Times New Roman" w:hAnsi="Times New Roman" w:cs="Times New Roman"/>
          <w:sz w:val="24"/>
          <w:szCs w:val="24"/>
        </w:rPr>
        <w:t>:</w:t>
      </w:r>
    </w:p>
    <w:p w14:paraId="3B61666D" w14:textId="7F303103" w:rsidR="00F820FF" w:rsidRDefault="00F820FF" w:rsidP="00F820FF">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64640B">
        <w:rPr>
          <w:rFonts w:ascii="Times New Roman" w:hAnsi="Times New Roman" w:cs="Times New Roman"/>
          <w:sz w:val="24"/>
          <w:szCs w:val="24"/>
        </w:rPr>
        <w:t>Specialist</w:t>
      </w:r>
      <w:r w:rsidR="003C12F8">
        <w:rPr>
          <w:rFonts w:ascii="Times New Roman" w:hAnsi="Times New Roman" w:cs="Times New Roman"/>
          <w:sz w:val="24"/>
          <w:szCs w:val="24"/>
        </w:rPr>
        <w:t xml:space="preserve"> / Other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3C12F8" w:rsidRPr="003C12F8">
        <w:rPr>
          <w:rFonts w:ascii="Times New Roman" w:hAnsi="Times New Roman" w:cs="Times New Roman"/>
          <w:sz w:val="24"/>
          <w:szCs w:val="24"/>
        </w:rPr>
        <w:t>WACQ02</w:t>
      </w:r>
      <w:r w:rsidR="00BA4AA9">
        <w:rPr>
          <w:rFonts w:ascii="Times New Roman" w:hAnsi="Times New Roman" w:cs="Times New Roman"/>
          <w:sz w:val="24"/>
          <w:szCs w:val="24"/>
        </w:rPr>
        <w:t xml:space="preserve">, </w:t>
      </w:r>
      <w:r w:rsidR="00BA4AA9" w:rsidRPr="00755115">
        <w:rPr>
          <w:rFonts w:ascii="Times New Roman" w:hAnsi="Times New Roman" w:cs="Times New Roman"/>
          <w:sz w:val="24"/>
          <w:szCs w:val="24"/>
        </w:rPr>
        <w:t>WACQ</w:t>
      </w:r>
      <w:r w:rsidR="00BA4AA9">
        <w:rPr>
          <w:rFonts w:ascii="Times New Roman" w:hAnsi="Times New Roman" w:cs="Times New Roman"/>
          <w:sz w:val="24"/>
          <w:szCs w:val="24"/>
        </w:rPr>
        <w:t>03</w:t>
      </w:r>
      <w:r w:rsidR="003C12F8">
        <w:rPr>
          <w:rFonts w:ascii="Times New Roman" w:hAnsi="Times New Roman" w:cs="Times New Roman"/>
          <w:sz w:val="24"/>
          <w:szCs w:val="24"/>
        </w:rPr>
        <w:t xml:space="preserve">, </w:t>
      </w:r>
      <w:r w:rsidR="00755115" w:rsidRPr="00755115">
        <w:rPr>
          <w:rFonts w:ascii="Times New Roman" w:hAnsi="Times New Roman" w:cs="Times New Roman"/>
          <w:sz w:val="24"/>
          <w:szCs w:val="24"/>
        </w:rPr>
        <w:t>WACQ</w:t>
      </w:r>
      <w:r w:rsidR="0064640B">
        <w:rPr>
          <w:rFonts w:ascii="Times New Roman" w:hAnsi="Times New Roman" w:cs="Times New Roman"/>
          <w:sz w:val="24"/>
          <w:szCs w:val="24"/>
        </w:rPr>
        <w:t>12</w:t>
      </w:r>
      <w:r w:rsidR="003C12F8">
        <w:rPr>
          <w:rFonts w:ascii="Times New Roman" w:hAnsi="Times New Roman" w:cs="Times New Roman"/>
          <w:sz w:val="24"/>
          <w:szCs w:val="24"/>
        </w:rPr>
        <w:t xml:space="preserve">, </w:t>
      </w:r>
      <w:r w:rsidR="003C12F8" w:rsidRPr="003C12F8">
        <w:rPr>
          <w:rFonts w:ascii="Times New Roman" w:hAnsi="Times New Roman" w:cs="Times New Roman"/>
          <w:sz w:val="24"/>
          <w:szCs w:val="24"/>
        </w:rPr>
        <w:t>WISY13</w:t>
      </w:r>
      <w:r w:rsidR="004531EC">
        <w:rPr>
          <w:rFonts w:ascii="Times New Roman" w:hAnsi="Times New Roman" w:cs="Times New Roman"/>
          <w:sz w:val="24"/>
          <w:szCs w:val="24"/>
        </w:rPr>
        <w:t xml:space="preserve">, </w:t>
      </w:r>
      <w:r w:rsidR="004531EC" w:rsidRPr="004531EC">
        <w:rPr>
          <w:rFonts w:ascii="Times New Roman" w:hAnsi="Times New Roman" w:cs="Times New Roman"/>
          <w:sz w:val="24"/>
          <w:szCs w:val="24"/>
        </w:rPr>
        <w:t>WPPM12, WPPM13</w:t>
      </w:r>
    </w:p>
    <w:p w14:paraId="70363865" w14:textId="4A2C62F6" w:rsidR="0064640B" w:rsidRDefault="0064640B" w:rsidP="0064640B">
      <w:pPr>
        <w:spacing w:after="0"/>
        <w:ind w:left="3600"/>
        <w:rPr>
          <w:rFonts w:ascii="Times New Roman" w:hAnsi="Times New Roman" w:cs="Times New Roman"/>
          <w:sz w:val="24"/>
          <w:szCs w:val="24"/>
        </w:rPr>
      </w:pPr>
      <w:r>
        <w:rPr>
          <w:rFonts w:ascii="Times New Roman" w:hAnsi="Times New Roman" w:cs="Times New Roman"/>
          <w:sz w:val="24"/>
          <w:szCs w:val="24"/>
        </w:rPr>
        <w:t>Supervisor / Lead –</w:t>
      </w:r>
      <w:r w:rsidR="00BA4AA9">
        <w:rPr>
          <w:rFonts w:ascii="Times New Roman" w:hAnsi="Times New Roman" w:cs="Times New Roman"/>
          <w:sz w:val="24"/>
          <w:szCs w:val="24"/>
        </w:rPr>
        <w:t xml:space="preserve"> </w:t>
      </w:r>
      <w:r w:rsidRPr="00755115">
        <w:rPr>
          <w:rFonts w:ascii="Times New Roman" w:hAnsi="Times New Roman" w:cs="Times New Roman"/>
          <w:sz w:val="24"/>
          <w:szCs w:val="24"/>
        </w:rPr>
        <w:t>WACQ</w:t>
      </w:r>
      <w:r>
        <w:rPr>
          <w:rFonts w:ascii="Times New Roman" w:hAnsi="Times New Roman" w:cs="Times New Roman"/>
          <w:sz w:val="24"/>
          <w:szCs w:val="24"/>
        </w:rPr>
        <w:t xml:space="preserve">13, </w:t>
      </w:r>
      <w:r w:rsidRPr="00755115">
        <w:rPr>
          <w:rFonts w:ascii="Times New Roman" w:hAnsi="Times New Roman" w:cs="Times New Roman"/>
          <w:sz w:val="24"/>
          <w:szCs w:val="24"/>
        </w:rPr>
        <w:t>WACQ</w:t>
      </w:r>
      <w:r>
        <w:rPr>
          <w:rFonts w:ascii="Times New Roman" w:hAnsi="Times New Roman" w:cs="Times New Roman"/>
          <w:sz w:val="24"/>
          <w:szCs w:val="24"/>
        </w:rPr>
        <w:t>40</w:t>
      </w:r>
    </w:p>
    <w:p w14:paraId="22A336EC" w14:textId="2995D115"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Manager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23534D" w:rsidRPr="00755115">
        <w:rPr>
          <w:rFonts w:ascii="Times New Roman" w:hAnsi="Times New Roman" w:cs="Times New Roman"/>
          <w:sz w:val="24"/>
          <w:szCs w:val="24"/>
        </w:rPr>
        <w:t>W</w:t>
      </w:r>
      <w:r w:rsidR="003019B3">
        <w:rPr>
          <w:rFonts w:ascii="Times New Roman" w:hAnsi="Times New Roman" w:cs="Times New Roman"/>
          <w:sz w:val="24"/>
          <w:szCs w:val="24"/>
        </w:rPr>
        <w:t>S</w:t>
      </w:r>
      <w:r w:rsidR="0023534D" w:rsidRPr="00755115">
        <w:rPr>
          <w:rFonts w:ascii="Times New Roman" w:hAnsi="Times New Roman" w:cs="Times New Roman"/>
          <w:sz w:val="24"/>
          <w:szCs w:val="24"/>
        </w:rPr>
        <w:t>Q</w:t>
      </w:r>
      <w:r w:rsidR="0023534D">
        <w:rPr>
          <w:rFonts w:ascii="Times New Roman" w:hAnsi="Times New Roman" w:cs="Times New Roman"/>
          <w:sz w:val="24"/>
          <w:szCs w:val="24"/>
        </w:rPr>
        <w:t>A5</w:t>
      </w:r>
      <w:r w:rsidRPr="00D930CB">
        <w:rPr>
          <w:rFonts w:ascii="Times New Roman" w:hAnsi="Times New Roman" w:cs="Times New Roman"/>
          <w:sz w:val="24"/>
          <w:szCs w:val="24"/>
        </w:rPr>
        <w:t>0</w:t>
      </w:r>
      <w:r w:rsidR="003C12F8">
        <w:rPr>
          <w:rFonts w:ascii="Times New Roman" w:hAnsi="Times New Roman" w:cs="Times New Roman"/>
          <w:sz w:val="24"/>
          <w:szCs w:val="24"/>
        </w:rPr>
        <w:t xml:space="preserve">, </w:t>
      </w:r>
      <w:r w:rsidR="003C12F8" w:rsidRPr="003C12F8">
        <w:rPr>
          <w:rFonts w:ascii="Times New Roman" w:hAnsi="Times New Roman" w:cs="Times New Roman"/>
          <w:sz w:val="24"/>
          <w:szCs w:val="24"/>
        </w:rPr>
        <w:t>WEEX90</w:t>
      </w:r>
      <w:r w:rsidR="003C12F8">
        <w:rPr>
          <w:rFonts w:ascii="Times New Roman" w:hAnsi="Times New Roman" w:cs="Times New Roman"/>
          <w:sz w:val="24"/>
          <w:szCs w:val="24"/>
        </w:rPr>
        <w:t xml:space="preserve">, WEEX91, </w:t>
      </w:r>
      <w:r w:rsidR="003C12F8" w:rsidRPr="003C12F8">
        <w:rPr>
          <w:rFonts w:ascii="Times New Roman" w:hAnsi="Times New Roman" w:cs="Times New Roman"/>
          <w:sz w:val="24"/>
          <w:szCs w:val="24"/>
        </w:rPr>
        <w:t>WSQA70</w:t>
      </w:r>
    </w:p>
    <w:p w14:paraId="5ED5E753" w14:textId="77777777" w:rsidR="008E6D78" w:rsidRPr="008E6D78" w:rsidRDefault="008E6D78" w:rsidP="008E6D78">
      <w:pPr>
        <w:spacing w:after="0"/>
        <w:ind w:left="2880" w:firstLine="720"/>
        <w:rPr>
          <w:rFonts w:ascii="Times New Roman" w:hAnsi="Times New Roman" w:cs="Times New Roman"/>
          <w:sz w:val="24"/>
          <w:szCs w:val="24"/>
        </w:rPr>
      </w:pPr>
      <w:r w:rsidRPr="008E6D78">
        <w:rPr>
          <w:rFonts w:ascii="Times New Roman" w:hAnsi="Times New Roman" w:cs="Times New Roman"/>
          <w:sz w:val="24"/>
          <w:szCs w:val="24"/>
        </w:rPr>
        <w:t>Others:</w:t>
      </w:r>
      <w:r w:rsidRPr="008E6D78">
        <w:rPr>
          <w:rFonts w:ascii="Times New Roman" w:hAnsi="Times New Roman" w:cs="Times New Roman"/>
          <w:sz w:val="24"/>
          <w:szCs w:val="24"/>
        </w:rPr>
        <w:tab/>
      </w:r>
    </w:p>
    <w:p w14:paraId="4F183990"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WISO13 – Software Engineer</w:t>
      </w:r>
    </w:p>
    <w:p w14:paraId="6F651E0E"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WISY13 – Systems Analyst</w:t>
      </w:r>
    </w:p>
    <w:p w14:paraId="058048CC" w14:textId="153EE9A3" w:rsid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WSTE13 – Testing Engineer</w:t>
      </w:r>
    </w:p>
    <w:p w14:paraId="5B84BCB7" w14:textId="345215FA" w:rsidR="009436FF" w:rsidRDefault="009436FF" w:rsidP="008E6D78">
      <w:pPr>
        <w:spacing w:after="0"/>
        <w:ind w:left="3600" w:firstLine="720"/>
        <w:rPr>
          <w:rFonts w:ascii="Times New Roman" w:hAnsi="Times New Roman" w:cs="Times New Roman"/>
          <w:sz w:val="24"/>
          <w:szCs w:val="24"/>
        </w:rPr>
      </w:pPr>
      <w:r>
        <w:rPr>
          <w:rFonts w:ascii="Times New Roman" w:hAnsi="Times New Roman" w:cs="Times New Roman"/>
          <w:sz w:val="24"/>
          <w:szCs w:val="24"/>
        </w:rPr>
        <w:t>WPOP70 – Director, Operations</w:t>
      </w:r>
    </w:p>
    <w:p w14:paraId="57E1E53F" w14:textId="77777777" w:rsidR="006751EE" w:rsidRDefault="006751EE" w:rsidP="00A05D1C">
      <w:pPr>
        <w:spacing w:after="0"/>
        <w:ind w:left="720"/>
        <w:rPr>
          <w:rFonts w:ascii="Times New Roman" w:hAnsi="Times New Roman" w:cs="Times New Roman"/>
          <w:sz w:val="24"/>
          <w:szCs w:val="24"/>
        </w:rPr>
      </w:pPr>
    </w:p>
    <w:p w14:paraId="102484A5" w14:textId="13F43212" w:rsidR="006751EE" w:rsidRDefault="006751EE" w:rsidP="006751EE">
      <w:pPr>
        <w:spacing w:after="0"/>
        <w:ind w:left="2160" w:firstLine="720"/>
        <w:rPr>
          <w:rFonts w:ascii="Times New Roman" w:hAnsi="Times New Roman" w:cs="Times New Roman"/>
          <w:sz w:val="24"/>
          <w:szCs w:val="24"/>
        </w:rPr>
      </w:pPr>
      <w:r>
        <w:rPr>
          <w:rFonts w:ascii="Times New Roman" w:hAnsi="Times New Roman" w:cs="Times New Roman"/>
          <w:sz w:val="24"/>
          <w:szCs w:val="24"/>
        </w:rPr>
        <w:t xml:space="preserve">2.3.1.14 No log to self </w:t>
      </w:r>
    </w:p>
    <w:p w14:paraId="6CA5DF95" w14:textId="39DD7D5D" w:rsidR="006751EE" w:rsidRDefault="00807324" w:rsidP="006751EE">
      <w:pPr>
        <w:spacing w:after="0"/>
        <w:ind w:left="2160" w:firstLine="720"/>
        <w:rPr>
          <w:rFonts w:ascii="Times New Roman" w:hAnsi="Times New Roman" w:cs="Times New Roman"/>
          <w:sz w:val="24"/>
          <w:szCs w:val="24"/>
        </w:rPr>
      </w:pPr>
      <w:r w:rsidRPr="00807324">
        <w:rPr>
          <w:rFonts w:ascii="Times New Roman" w:hAnsi="Times New Roman" w:cs="Times New Roman"/>
          <w:sz w:val="24"/>
          <w:szCs w:val="24"/>
        </w:rPr>
        <w:t xml:space="preserve">Submitters of logs will not be available for selection from the list of </w:t>
      </w:r>
      <w:r>
        <w:rPr>
          <w:rFonts w:ascii="Times New Roman" w:hAnsi="Times New Roman" w:cs="Times New Roman"/>
          <w:sz w:val="24"/>
          <w:szCs w:val="24"/>
        </w:rPr>
        <w:t>quality specialists</w:t>
      </w:r>
      <w:r w:rsidRPr="00807324">
        <w:rPr>
          <w:rFonts w:ascii="Times New Roman" w:hAnsi="Times New Roman" w:cs="Times New Roman"/>
          <w:sz w:val="24"/>
          <w:szCs w:val="24"/>
        </w:rPr>
        <w:t>.</w:t>
      </w:r>
    </w:p>
    <w:p w14:paraId="327F475F" w14:textId="77777777" w:rsidR="006751EE" w:rsidRDefault="006751EE" w:rsidP="00A05D1C">
      <w:pPr>
        <w:spacing w:after="0"/>
        <w:ind w:left="720"/>
        <w:rPr>
          <w:rFonts w:ascii="Times New Roman" w:hAnsi="Times New Roman" w:cs="Times New Roman"/>
          <w:sz w:val="24"/>
          <w:szCs w:val="24"/>
        </w:rPr>
      </w:pPr>
    </w:p>
    <w:p w14:paraId="482F9A19" w14:textId="6EC60912" w:rsidR="00A05D1C" w:rsidRDefault="002A217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A05D1C">
        <w:rPr>
          <w:rFonts w:ascii="Times New Roman" w:hAnsi="Times New Roman" w:cs="Times New Roman"/>
          <w:sz w:val="24"/>
          <w:szCs w:val="24"/>
        </w:rPr>
        <w:tab/>
      </w:r>
      <w:r>
        <w:rPr>
          <w:rFonts w:ascii="Times New Roman" w:hAnsi="Times New Roman" w:cs="Times New Roman"/>
          <w:sz w:val="24"/>
          <w:szCs w:val="24"/>
        </w:rPr>
        <w:t>2.3</w:t>
      </w:r>
      <w:r w:rsidR="00A05D1C">
        <w:rPr>
          <w:rFonts w:ascii="Times New Roman" w:hAnsi="Times New Roman" w:cs="Times New Roman"/>
          <w:sz w:val="24"/>
          <w:szCs w:val="24"/>
        </w:rPr>
        <w:t>.2 Notification of eCoaching Logs</w:t>
      </w:r>
    </w:p>
    <w:p w14:paraId="62376691" w14:textId="73BB03C3" w:rsidR="00A95B42" w:rsidRDefault="002A217C" w:rsidP="00A95B4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A95B42">
        <w:rPr>
          <w:rFonts w:ascii="Times New Roman" w:hAnsi="Times New Roman" w:cs="Times New Roman"/>
          <w:sz w:val="24"/>
          <w:szCs w:val="24"/>
        </w:rPr>
        <w:tab/>
        <w:t xml:space="preserve">A system generated </w:t>
      </w:r>
      <w:proofErr w:type="spellStart"/>
      <w:r w:rsidR="00A95B42">
        <w:rPr>
          <w:rFonts w:ascii="Times New Roman" w:hAnsi="Times New Roman" w:cs="Times New Roman"/>
          <w:sz w:val="24"/>
          <w:szCs w:val="24"/>
        </w:rPr>
        <w:t>eMail</w:t>
      </w:r>
      <w:proofErr w:type="spellEnd"/>
      <w:r w:rsidR="00A95B42">
        <w:rPr>
          <w:rFonts w:ascii="Times New Roman" w:hAnsi="Times New Roman" w:cs="Times New Roman"/>
          <w:sz w:val="24"/>
          <w:szCs w:val="24"/>
        </w:rPr>
        <w:t xml:space="preserve"> notification is sent to the appropriate party when an eCoaching Log is submitted.</w:t>
      </w:r>
    </w:p>
    <w:p w14:paraId="0266BB8C" w14:textId="77777777" w:rsidR="00A95B42" w:rsidRDefault="00A95B42" w:rsidP="00A95B42">
      <w:pPr>
        <w:spacing w:after="0"/>
        <w:ind w:left="720"/>
        <w:rPr>
          <w:rFonts w:ascii="Times New Roman" w:hAnsi="Times New Roman" w:cs="Times New Roman"/>
          <w:sz w:val="24"/>
          <w:szCs w:val="24"/>
        </w:rPr>
      </w:pPr>
    </w:p>
    <w:p w14:paraId="3A35886E" w14:textId="290F09E9"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lastRenderedPageBreak/>
        <w:t>2.3</w:t>
      </w:r>
      <w:r w:rsidR="00A95B42">
        <w:rPr>
          <w:rFonts w:ascii="Times New Roman" w:hAnsi="Times New Roman" w:cs="Times New Roman"/>
          <w:sz w:val="24"/>
          <w:szCs w:val="24"/>
        </w:rPr>
        <w:t xml:space="preserve">.2.1 </w:t>
      </w:r>
      <w:proofErr w:type="gramStart"/>
      <w:r w:rsidR="00A95B42">
        <w:rPr>
          <w:rFonts w:ascii="Times New Roman" w:hAnsi="Times New Roman" w:cs="Times New Roman"/>
          <w:sz w:val="24"/>
          <w:szCs w:val="24"/>
        </w:rPr>
        <w:t>eCoaching</w:t>
      </w:r>
      <w:proofErr w:type="gramEnd"/>
      <w:r w:rsidR="00A95B42">
        <w:rPr>
          <w:rFonts w:ascii="Times New Roman" w:hAnsi="Times New Roman" w:cs="Times New Roman"/>
          <w:sz w:val="24"/>
          <w:szCs w:val="24"/>
        </w:rPr>
        <w:t xml:space="preserve"> Log </w:t>
      </w:r>
      <w:proofErr w:type="spellStart"/>
      <w:r w:rsidR="00A95B42">
        <w:rPr>
          <w:rFonts w:ascii="Times New Roman" w:hAnsi="Times New Roman" w:cs="Times New Roman"/>
          <w:sz w:val="24"/>
          <w:szCs w:val="24"/>
        </w:rPr>
        <w:t>eMail</w:t>
      </w:r>
      <w:proofErr w:type="spellEnd"/>
      <w:r w:rsidR="00A95B42">
        <w:rPr>
          <w:rFonts w:ascii="Times New Roman" w:hAnsi="Times New Roman" w:cs="Times New Roman"/>
          <w:sz w:val="24"/>
          <w:szCs w:val="24"/>
        </w:rPr>
        <w:t xml:space="preserve"> Format</w:t>
      </w:r>
    </w:p>
    <w:p w14:paraId="32BFC200" w14:textId="77777777" w:rsidR="00A95B42" w:rsidRDefault="00A95B42" w:rsidP="00A95B42">
      <w:pPr>
        <w:spacing w:after="0"/>
        <w:ind w:left="2700"/>
        <w:rPr>
          <w:rFonts w:ascii="Times New Roman" w:hAnsi="Times New Roman" w:cs="Times New Roman"/>
          <w:sz w:val="24"/>
          <w:szCs w:val="24"/>
        </w:rPr>
      </w:pPr>
      <w:r>
        <w:rPr>
          <w:rFonts w:ascii="Times New Roman" w:hAnsi="Times New Roman" w:cs="Times New Roman"/>
          <w:sz w:val="24"/>
          <w:szCs w:val="24"/>
        </w:rPr>
        <w:t xml:space="preserve">The following is the basic form of the eCoaching Log </w:t>
      </w:r>
      <w:proofErr w:type="spellStart"/>
      <w:r>
        <w:rPr>
          <w:rFonts w:ascii="Times New Roman" w:hAnsi="Times New Roman" w:cs="Times New Roman"/>
          <w:sz w:val="24"/>
          <w:szCs w:val="24"/>
        </w:rPr>
        <w:t>eMail</w:t>
      </w:r>
      <w:proofErr w:type="spellEnd"/>
      <w:r>
        <w:rPr>
          <w:rFonts w:ascii="Times New Roman" w:hAnsi="Times New Roman" w:cs="Times New Roman"/>
          <w:sz w:val="24"/>
          <w:szCs w:val="24"/>
        </w:rPr>
        <w:t xml:space="preserve"> notification.  The subject and message will change depending on certain criteria.</w:t>
      </w:r>
    </w:p>
    <w:p w14:paraId="018242E9" w14:textId="77777777" w:rsidR="00A95B42" w:rsidRDefault="00A95B42" w:rsidP="00A95B42">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A95B42" w14:paraId="234DA065" w14:textId="77777777" w:rsidTr="009C4189">
        <w:tc>
          <w:tcPr>
            <w:tcW w:w="8208" w:type="dxa"/>
            <w:shd w:val="clear" w:color="auto" w:fill="auto"/>
          </w:tcPr>
          <w:p w14:paraId="7D4D8E00"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To – [to]</w:t>
            </w:r>
          </w:p>
        </w:tc>
      </w:tr>
      <w:tr w:rsidR="00A95B42" w14:paraId="018FED0D" w14:textId="77777777" w:rsidTr="009C4189">
        <w:tc>
          <w:tcPr>
            <w:tcW w:w="8208" w:type="dxa"/>
            <w:shd w:val="clear" w:color="auto" w:fill="auto"/>
          </w:tcPr>
          <w:p w14:paraId="740F146F"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Subject – [Subject]</w:t>
            </w:r>
          </w:p>
        </w:tc>
      </w:tr>
      <w:tr w:rsidR="00A95B42" w14:paraId="4B524133" w14:textId="77777777" w:rsidTr="009C4189">
        <w:tc>
          <w:tcPr>
            <w:tcW w:w="8208" w:type="dxa"/>
            <w:shd w:val="clear" w:color="auto" w:fill="auto"/>
          </w:tcPr>
          <w:p w14:paraId="0985AF78"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68A9345B" w14:textId="60782EED" w:rsidR="00A95B42" w:rsidRPr="005A260F" w:rsidRDefault="005A260F" w:rsidP="009C4189">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w:t>
            </w:r>
            <w:r w:rsidR="00A95B42" w:rsidRPr="005A260F">
              <w:rPr>
                <w:rFonts w:ascii="Tahoma" w:hAnsi="Tahoma" w:cs="Tahoma"/>
                <w:sz w:val="18"/>
                <w:szCs w:val="18"/>
              </w:rPr>
              <w:t>[Link to Dashboard]</w:t>
            </w:r>
          </w:p>
          <w:p w14:paraId="3E4A8161" w14:textId="77777777" w:rsidR="00A95B42" w:rsidRPr="0039727F" w:rsidRDefault="00A95B42" w:rsidP="009C4189">
            <w:pPr>
              <w:rPr>
                <w:sz w:val="18"/>
              </w:rPr>
            </w:pPr>
            <w:r w:rsidRPr="0039727F">
              <w:rPr>
                <w:rFonts w:ascii="Tahoma" w:hAnsi="Tahoma" w:cs="Tahoma"/>
                <w:sz w:val="18"/>
              </w:rPr>
              <w:t>Form ID: [</w:t>
            </w:r>
            <w:proofErr w:type="spellStart"/>
            <w:r w:rsidRPr="0039727F">
              <w:rPr>
                <w:rFonts w:ascii="Tahoma" w:hAnsi="Tahoma" w:cs="Tahoma"/>
                <w:sz w:val="18"/>
              </w:rPr>
              <w:t>FormID</w:t>
            </w:r>
            <w:proofErr w:type="spellEnd"/>
            <w:r w:rsidRPr="0039727F">
              <w:rPr>
                <w:rFonts w:ascii="Tahoma" w:hAnsi="Tahoma" w:cs="Tahoma"/>
                <w:sz w:val="18"/>
              </w:rPr>
              <w:t>]</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60E51FD4" wp14:editId="5102E6E0">
                  <wp:extent cx="1752600" cy="381000"/>
                  <wp:effectExtent l="0" t="0" r="0" b="0"/>
                  <wp:docPr id="19" name="Picture 19"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2D9C2F00" w14:textId="77777777" w:rsidR="00A95B42" w:rsidRDefault="00A95B42" w:rsidP="00A95B42">
      <w:pPr>
        <w:spacing w:after="0"/>
        <w:ind w:left="2700"/>
        <w:rPr>
          <w:rFonts w:ascii="Times New Roman" w:hAnsi="Times New Roman" w:cs="Times New Roman"/>
          <w:sz w:val="24"/>
          <w:szCs w:val="24"/>
        </w:rPr>
      </w:pPr>
    </w:p>
    <w:p w14:paraId="5BC3D4EF" w14:textId="77777777" w:rsidR="00A95B42" w:rsidRDefault="00A95B42" w:rsidP="00A95B42">
      <w:pPr>
        <w:spacing w:after="0"/>
        <w:rPr>
          <w:rFonts w:ascii="Times New Roman" w:hAnsi="Times New Roman" w:cs="Times New Roman"/>
          <w:sz w:val="24"/>
          <w:szCs w:val="24"/>
        </w:rPr>
      </w:pPr>
    </w:p>
    <w:p w14:paraId="02CCCF09" w14:textId="1DC2E5B7"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.2.2 Pending Employee Review</w:t>
      </w:r>
    </w:p>
    <w:p w14:paraId="062F4991" w14:textId="60746363"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an eCoaching Log is submitted and the coaching is Direct and the status is Pending Employee Review, the Employee (Quality Specialist) receives a system generated </w:t>
      </w:r>
      <w:proofErr w:type="spellStart"/>
      <w:r>
        <w:rPr>
          <w:rFonts w:ascii="Times New Roman" w:hAnsi="Times New Roman" w:cs="Times New Roman"/>
          <w:sz w:val="24"/>
          <w:szCs w:val="24"/>
        </w:rPr>
        <w:t>eMail</w:t>
      </w:r>
      <w:proofErr w:type="spellEnd"/>
      <w:r>
        <w:rPr>
          <w:rFonts w:ascii="Times New Roman" w:hAnsi="Times New Roman" w:cs="Times New Roman"/>
          <w:sz w:val="24"/>
          <w:szCs w:val="24"/>
        </w:rPr>
        <w:t xml:space="preserve"> notification.</w:t>
      </w:r>
    </w:p>
    <w:p w14:paraId="5F25E31E" w14:textId="77777777" w:rsidR="00A95B42" w:rsidRDefault="00A95B42" w:rsidP="00A95B42">
      <w:pPr>
        <w:spacing w:after="0"/>
        <w:ind w:left="2700"/>
        <w:rPr>
          <w:rFonts w:ascii="Times New Roman" w:hAnsi="Times New Roman" w:cs="Times New Roman"/>
          <w:sz w:val="24"/>
          <w:szCs w:val="24"/>
        </w:rPr>
      </w:pPr>
    </w:p>
    <w:p w14:paraId="4B86E383"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0D30730" w14:textId="77777777" w:rsidR="00A95B42" w:rsidRDefault="00A95B42" w:rsidP="002A217C">
      <w:pPr>
        <w:spacing w:after="0"/>
        <w:ind w:left="2700" w:firstLine="180"/>
        <w:rPr>
          <w:rFonts w:ascii="Times New Roman" w:hAnsi="Times New Roman" w:cs="Times New Roman"/>
          <w:sz w:val="24"/>
          <w:szCs w:val="24"/>
        </w:rPr>
      </w:pPr>
      <w:proofErr w:type="spellStart"/>
      <w:proofErr w:type="gramStart"/>
      <w:r w:rsidRPr="00DF5972">
        <w:rPr>
          <w:rFonts w:ascii="Times New Roman" w:hAnsi="Times New Roman" w:cs="Times New Roman"/>
          <w:sz w:val="24"/>
          <w:szCs w:val="24"/>
        </w:rPr>
        <w:t>eCL</w:t>
      </w:r>
      <w:proofErr w:type="spellEnd"/>
      <w:proofErr w:type="gramEnd"/>
      <w:r w:rsidRPr="00DF5972">
        <w:rPr>
          <w:rFonts w:ascii="Times New Roman" w:hAnsi="Times New Roman" w:cs="Times New Roman"/>
          <w:sz w:val="24"/>
          <w:szCs w:val="24"/>
        </w:rPr>
        <w:t>: Pending Employee Review (&lt;EMPLOYEE NAME&gt;</w:t>
      </w:r>
      <w:r>
        <w:rPr>
          <w:rFonts w:ascii="Times New Roman" w:hAnsi="Times New Roman" w:cs="Times New Roman"/>
          <w:sz w:val="24"/>
          <w:szCs w:val="24"/>
        </w:rPr>
        <w:t>))</w:t>
      </w:r>
    </w:p>
    <w:p w14:paraId="0AC773D0" w14:textId="77777777" w:rsidR="00A95B42" w:rsidRDefault="00A95B42" w:rsidP="00A95B42">
      <w:pPr>
        <w:spacing w:after="0"/>
        <w:ind w:left="2700"/>
        <w:rPr>
          <w:rFonts w:ascii="Times New Roman" w:hAnsi="Times New Roman" w:cs="Times New Roman"/>
          <w:sz w:val="24"/>
          <w:szCs w:val="24"/>
        </w:rPr>
      </w:pPr>
    </w:p>
    <w:p w14:paraId="20B2AEF5"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01EEAFEB" w14:textId="77777777" w:rsidR="00A95B42" w:rsidRDefault="00A95B42" w:rsidP="002A217C">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3CDF85B7"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61991ED" w14:textId="77777777" w:rsidR="00A95B42" w:rsidRDefault="00A95B42" w:rsidP="00A95B42">
      <w:pPr>
        <w:spacing w:after="0"/>
        <w:ind w:left="2700"/>
        <w:rPr>
          <w:rFonts w:ascii="Times New Roman" w:hAnsi="Times New Roman" w:cs="Times New Roman"/>
          <w:sz w:val="24"/>
          <w:szCs w:val="24"/>
        </w:rPr>
      </w:pPr>
    </w:p>
    <w:p w14:paraId="7E0016C6" w14:textId="0CCB5245"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.2.3 Pending Quality Lead Review</w:t>
      </w:r>
    </w:p>
    <w:p w14:paraId="6476966D" w14:textId="68941EDA"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an eCoaching Log is submitted and the coaching is Indirect and the status is Pending Manager Review, the immediate Quality Lead of the Employee (Quality Specialist) receives a system generated </w:t>
      </w:r>
      <w:proofErr w:type="spellStart"/>
      <w:r>
        <w:rPr>
          <w:rFonts w:ascii="Times New Roman" w:hAnsi="Times New Roman" w:cs="Times New Roman"/>
          <w:sz w:val="24"/>
          <w:szCs w:val="24"/>
        </w:rPr>
        <w:t>eMail</w:t>
      </w:r>
      <w:proofErr w:type="spellEnd"/>
      <w:r>
        <w:rPr>
          <w:rFonts w:ascii="Times New Roman" w:hAnsi="Times New Roman" w:cs="Times New Roman"/>
          <w:sz w:val="24"/>
          <w:szCs w:val="24"/>
        </w:rPr>
        <w:t xml:space="preserve"> notification.</w:t>
      </w:r>
    </w:p>
    <w:p w14:paraId="3475AE0A" w14:textId="77777777" w:rsidR="00A95B42" w:rsidRDefault="00A95B42" w:rsidP="00A95B42">
      <w:pPr>
        <w:spacing w:after="0"/>
        <w:ind w:left="2700"/>
        <w:rPr>
          <w:rFonts w:ascii="Times New Roman" w:hAnsi="Times New Roman" w:cs="Times New Roman"/>
          <w:sz w:val="24"/>
          <w:szCs w:val="24"/>
        </w:rPr>
      </w:pPr>
    </w:p>
    <w:p w14:paraId="21A27254"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7008B8EF" w14:textId="1A44AAB4" w:rsidR="00A95B42" w:rsidRDefault="00A95B42" w:rsidP="002A217C">
      <w:pPr>
        <w:spacing w:after="0"/>
        <w:ind w:left="2700" w:firstLine="180"/>
        <w:rPr>
          <w:rFonts w:ascii="Times New Roman" w:hAnsi="Times New Roman" w:cs="Times New Roman"/>
          <w:sz w:val="24"/>
          <w:szCs w:val="24"/>
        </w:rPr>
      </w:pPr>
      <w:proofErr w:type="spellStart"/>
      <w:proofErr w:type="gramStart"/>
      <w:r w:rsidRPr="00DF5972">
        <w:rPr>
          <w:rFonts w:ascii="Times New Roman" w:hAnsi="Times New Roman" w:cs="Times New Roman"/>
          <w:sz w:val="24"/>
          <w:szCs w:val="24"/>
        </w:rPr>
        <w:t>eCL</w:t>
      </w:r>
      <w:proofErr w:type="spellEnd"/>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 xml:space="preserve">Quality Lead </w:t>
      </w:r>
      <w:r w:rsidRPr="00DF5972">
        <w:rPr>
          <w:rFonts w:ascii="Times New Roman" w:hAnsi="Times New Roman" w:cs="Times New Roman"/>
          <w:sz w:val="24"/>
          <w:szCs w:val="24"/>
        </w:rPr>
        <w:t>Review (&lt;EMPLOYEE NAME&gt;</w:t>
      </w:r>
      <w:r>
        <w:rPr>
          <w:rFonts w:ascii="Times New Roman" w:hAnsi="Times New Roman" w:cs="Times New Roman"/>
          <w:sz w:val="24"/>
          <w:szCs w:val="24"/>
        </w:rPr>
        <w:t>))</w:t>
      </w:r>
    </w:p>
    <w:p w14:paraId="19ABA06A" w14:textId="77777777" w:rsidR="00A95B42" w:rsidRDefault="00A95B42" w:rsidP="00A95B42">
      <w:pPr>
        <w:spacing w:after="0"/>
        <w:ind w:left="2700"/>
        <w:rPr>
          <w:rFonts w:ascii="Times New Roman" w:hAnsi="Times New Roman" w:cs="Times New Roman"/>
          <w:sz w:val="24"/>
          <w:szCs w:val="24"/>
        </w:rPr>
      </w:pPr>
    </w:p>
    <w:p w14:paraId="6835B216"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6EFDDCF1" w14:textId="77777777" w:rsidR="00A95B42" w:rsidRPr="00AD3435" w:rsidRDefault="00A95B42" w:rsidP="002A217C">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1C11F96C"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5378DEB" w14:textId="77777777" w:rsidR="00A05D1C" w:rsidRDefault="00A05D1C" w:rsidP="00A05D1C">
      <w:pPr>
        <w:spacing w:after="0"/>
        <w:ind w:left="720"/>
        <w:rPr>
          <w:rFonts w:ascii="Times New Roman" w:hAnsi="Times New Roman" w:cs="Times New Roman"/>
          <w:sz w:val="24"/>
          <w:szCs w:val="24"/>
        </w:rPr>
      </w:pPr>
    </w:p>
    <w:p w14:paraId="1081FA3E" w14:textId="33A5449C"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r>
      <w:r>
        <w:rPr>
          <w:rFonts w:ascii="Times New Roman" w:hAnsi="Times New Roman" w:cs="Times New Roman"/>
          <w:sz w:val="24"/>
          <w:szCs w:val="24"/>
        </w:rPr>
        <w:t>2.3</w:t>
      </w:r>
      <w:r w:rsidR="00D930CB">
        <w:rPr>
          <w:rFonts w:ascii="Times New Roman" w:hAnsi="Times New Roman" w:cs="Times New Roman"/>
          <w:sz w:val="24"/>
          <w:szCs w:val="24"/>
        </w:rPr>
        <w:t>.</w:t>
      </w:r>
      <w:r w:rsidR="0012287C">
        <w:rPr>
          <w:rFonts w:ascii="Times New Roman" w:hAnsi="Times New Roman" w:cs="Times New Roman"/>
          <w:sz w:val="24"/>
          <w:szCs w:val="24"/>
        </w:rPr>
        <w:t>3</w:t>
      </w:r>
      <w:r w:rsidR="00D930CB">
        <w:rPr>
          <w:rFonts w:ascii="Times New Roman" w:hAnsi="Times New Roman" w:cs="Times New Roman"/>
          <w:sz w:val="24"/>
          <w:szCs w:val="24"/>
        </w:rPr>
        <w:t xml:space="preserve"> Outlier Data Feed (OMR</w:t>
      </w:r>
      <w:r w:rsidR="0012287C">
        <w:rPr>
          <w:rFonts w:ascii="Times New Roman" w:hAnsi="Times New Roman" w:cs="Times New Roman"/>
          <w:sz w:val="24"/>
          <w:szCs w:val="24"/>
        </w:rPr>
        <w:t>)</w:t>
      </w:r>
    </w:p>
    <w:p w14:paraId="6569E9C6" w14:textId="66E80A32"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Outlier Data Feed for Quality Specialist is not defined.</w:t>
      </w:r>
    </w:p>
    <w:p w14:paraId="2B3A352F" w14:textId="77777777" w:rsidR="00D930CB" w:rsidRDefault="00D930CB" w:rsidP="00D930CB">
      <w:pPr>
        <w:spacing w:after="0"/>
        <w:ind w:left="720"/>
        <w:rPr>
          <w:rFonts w:ascii="Times New Roman" w:hAnsi="Times New Roman" w:cs="Times New Roman"/>
          <w:sz w:val="24"/>
          <w:szCs w:val="24"/>
        </w:rPr>
      </w:pPr>
    </w:p>
    <w:p w14:paraId="73172742" w14:textId="203E52E8"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r>
      <w:r>
        <w:rPr>
          <w:rFonts w:ascii="Times New Roman" w:hAnsi="Times New Roman" w:cs="Times New Roman"/>
          <w:sz w:val="24"/>
          <w:szCs w:val="24"/>
        </w:rPr>
        <w:t>2.3</w:t>
      </w:r>
      <w:r w:rsidR="0012287C">
        <w:rPr>
          <w:rFonts w:ascii="Times New Roman" w:hAnsi="Times New Roman" w:cs="Times New Roman"/>
          <w:sz w:val="24"/>
          <w:szCs w:val="24"/>
        </w:rPr>
        <w:t>.4</w:t>
      </w:r>
      <w:r w:rsidR="00D930CB">
        <w:rPr>
          <w:rFonts w:ascii="Times New Roman" w:hAnsi="Times New Roman" w:cs="Times New Roman"/>
          <w:sz w:val="24"/>
          <w:szCs w:val="24"/>
        </w:rPr>
        <w:t xml:space="preserve"> Quality Data Feed (IQS)</w:t>
      </w:r>
    </w:p>
    <w:p w14:paraId="5A4A115A" w14:textId="0BECBDAE"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Quality Data Feed for </w:t>
      </w:r>
      <w:r w:rsidR="00F820FF">
        <w:rPr>
          <w:rFonts w:ascii="Times New Roman" w:hAnsi="Times New Roman" w:cs="Times New Roman"/>
          <w:sz w:val="24"/>
          <w:szCs w:val="24"/>
        </w:rPr>
        <w:t>Quality Specialist</w:t>
      </w:r>
      <w:r w:rsidR="00D930CB">
        <w:rPr>
          <w:rFonts w:ascii="Times New Roman" w:hAnsi="Times New Roman" w:cs="Times New Roman"/>
          <w:sz w:val="24"/>
          <w:szCs w:val="24"/>
        </w:rPr>
        <w:t xml:space="preserve"> is not defined. </w:t>
      </w:r>
    </w:p>
    <w:p w14:paraId="42880538" w14:textId="77777777" w:rsidR="005B5311" w:rsidRDefault="005B5311" w:rsidP="00D930CB">
      <w:pPr>
        <w:tabs>
          <w:tab w:val="left" w:pos="1800"/>
        </w:tabs>
        <w:spacing w:after="0"/>
        <w:ind w:left="720"/>
        <w:rPr>
          <w:rFonts w:ascii="Times New Roman" w:hAnsi="Times New Roman" w:cs="Times New Roman"/>
          <w:sz w:val="24"/>
          <w:szCs w:val="24"/>
        </w:rPr>
      </w:pPr>
    </w:p>
    <w:p w14:paraId="7B377E5B"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lastRenderedPageBreak/>
        <w:t>2.3.5 Electronic Timecard System Data Feed (ETS)</w:t>
      </w:r>
    </w:p>
    <w:p w14:paraId="1AF76E35"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ETS Data Feed for Quality Specialists is not defined. </w:t>
      </w:r>
    </w:p>
    <w:p w14:paraId="775DBD2A" w14:textId="77777777" w:rsidR="00A43023" w:rsidRDefault="00A43023" w:rsidP="00D930CB">
      <w:pPr>
        <w:tabs>
          <w:tab w:val="left" w:pos="1800"/>
        </w:tabs>
        <w:spacing w:after="0"/>
        <w:ind w:left="720"/>
        <w:rPr>
          <w:rFonts w:ascii="Times New Roman" w:hAnsi="Times New Roman" w:cs="Times New Roman"/>
          <w:sz w:val="24"/>
          <w:szCs w:val="24"/>
        </w:rPr>
      </w:pPr>
    </w:p>
    <w:p w14:paraId="5EEBD8E3" w14:textId="77777777" w:rsidR="00265FEE" w:rsidRPr="002A217C" w:rsidRDefault="00265FEE" w:rsidP="00265FEE">
      <w:pPr>
        <w:spacing w:after="0"/>
        <w:ind w:left="720" w:firstLine="720"/>
        <w:rPr>
          <w:rFonts w:ascii="Times New Roman" w:hAnsi="Times New Roman" w:cs="Times New Roman"/>
          <w:sz w:val="24"/>
          <w:szCs w:val="24"/>
        </w:rPr>
      </w:pPr>
      <w:r>
        <w:rPr>
          <w:rFonts w:ascii="Times New Roman" w:hAnsi="Times New Roman" w:cs="Times New Roman"/>
          <w:sz w:val="24"/>
          <w:szCs w:val="24"/>
        </w:rPr>
        <w:t>2.4</w:t>
      </w:r>
      <w:r w:rsidRPr="002A217C">
        <w:rPr>
          <w:rFonts w:ascii="Times New Roman" w:hAnsi="Times New Roman" w:cs="Times New Roman"/>
          <w:sz w:val="24"/>
          <w:szCs w:val="24"/>
        </w:rPr>
        <w:t xml:space="preserve"> </w:t>
      </w:r>
      <w:r>
        <w:rPr>
          <w:rFonts w:ascii="Times New Roman" w:hAnsi="Times New Roman" w:cs="Times New Roman"/>
          <w:sz w:val="24"/>
          <w:szCs w:val="24"/>
        </w:rPr>
        <w:t>Local System Administrator</w:t>
      </w:r>
      <w:r w:rsidRPr="002A217C">
        <w:rPr>
          <w:rFonts w:ascii="Times New Roman" w:hAnsi="Times New Roman" w:cs="Times New Roman"/>
          <w:sz w:val="24"/>
          <w:szCs w:val="24"/>
        </w:rPr>
        <w:t xml:space="preserve"> </w:t>
      </w:r>
      <w:r>
        <w:rPr>
          <w:rFonts w:ascii="Times New Roman" w:hAnsi="Times New Roman" w:cs="Times New Roman"/>
          <w:sz w:val="24"/>
          <w:szCs w:val="24"/>
        </w:rPr>
        <w:t>(LSA)</w:t>
      </w:r>
    </w:p>
    <w:p w14:paraId="18EC5602" w14:textId="77777777" w:rsidR="00265FEE" w:rsidRDefault="00265FEE" w:rsidP="00265FEE">
      <w:pPr>
        <w:spacing w:after="0"/>
        <w:ind w:left="720"/>
        <w:rPr>
          <w:rFonts w:ascii="Times New Roman" w:hAnsi="Times New Roman" w:cs="Times New Roman"/>
          <w:sz w:val="24"/>
          <w:szCs w:val="24"/>
        </w:rPr>
      </w:pPr>
    </w:p>
    <w:p w14:paraId="3DAC408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2.4.1 Submission of eCoaching Logs</w:t>
      </w:r>
    </w:p>
    <w:p w14:paraId="14343E8E"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 will be submitted for Local System Administrators (LSAs). </w:t>
      </w:r>
    </w:p>
    <w:p w14:paraId="33509A50" w14:textId="77777777" w:rsidR="00265FEE" w:rsidRDefault="00265FEE" w:rsidP="00265FEE">
      <w:pPr>
        <w:spacing w:after="0"/>
        <w:ind w:left="720"/>
        <w:rPr>
          <w:rFonts w:ascii="Times New Roman" w:hAnsi="Times New Roman" w:cs="Times New Roman"/>
          <w:sz w:val="24"/>
          <w:szCs w:val="24"/>
        </w:rPr>
      </w:pPr>
    </w:p>
    <w:p w14:paraId="363CC8E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2.4.1.1 Display LSAs</w:t>
      </w:r>
    </w:p>
    <w:p w14:paraId="54F41797"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LSAs regardless of site or location that have the following job codes: </w:t>
      </w:r>
      <w:r w:rsidRPr="0085163A">
        <w:rPr>
          <w:rFonts w:ascii="Times New Roman" w:hAnsi="Times New Roman" w:cs="Times New Roman"/>
          <w:sz w:val="24"/>
          <w:szCs w:val="24"/>
        </w:rPr>
        <w:t xml:space="preserve">WIHD01, WIHD02, WIHD03, </w:t>
      </w:r>
      <w:proofErr w:type="gramStart"/>
      <w:r w:rsidRPr="0085163A">
        <w:rPr>
          <w:rFonts w:ascii="Times New Roman" w:hAnsi="Times New Roman" w:cs="Times New Roman"/>
          <w:sz w:val="24"/>
          <w:szCs w:val="24"/>
        </w:rPr>
        <w:t>WIHD04</w:t>
      </w:r>
      <w:proofErr w:type="gramEnd"/>
      <w:r>
        <w:rPr>
          <w:rFonts w:ascii="Times New Roman" w:hAnsi="Times New Roman" w:cs="Times New Roman"/>
          <w:sz w:val="24"/>
          <w:szCs w:val="24"/>
        </w:rPr>
        <w:t>.</w:t>
      </w:r>
    </w:p>
    <w:p w14:paraId="3339D53F" w14:textId="77777777" w:rsidR="00265FEE" w:rsidRDefault="00265FEE" w:rsidP="00265FEE">
      <w:pPr>
        <w:spacing w:after="0"/>
        <w:ind w:left="720"/>
        <w:rPr>
          <w:rFonts w:ascii="Times New Roman" w:hAnsi="Times New Roman" w:cs="Times New Roman"/>
          <w:sz w:val="24"/>
          <w:szCs w:val="24"/>
        </w:rPr>
      </w:pPr>
    </w:p>
    <w:p w14:paraId="4CB6A01D"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2.4.1.2 Program</w:t>
      </w:r>
    </w:p>
    <w:p w14:paraId="1529444A"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6B2D96DC" w14:textId="77777777" w:rsidR="00265FEE" w:rsidRDefault="00265FEE" w:rsidP="00265FEE">
      <w:pPr>
        <w:spacing w:after="0"/>
        <w:ind w:left="720"/>
        <w:rPr>
          <w:rFonts w:ascii="Times New Roman" w:hAnsi="Times New Roman" w:cs="Times New Roman"/>
          <w:sz w:val="24"/>
          <w:szCs w:val="24"/>
        </w:rPr>
      </w:pPr>
    </w:p>
    <w:p w14:paraId="4F0156CE"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2.4.1.3 Delivery Option</w:t>
      </w:r>
    </w:p>
    <w:p w14:paraId="016BF16F"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2519E593" w14:textId="77777777" w:rsidR="00265FEE" w:rsidRDefault="00265FEE" w:rsidP="00265FEE">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6D88FF5C" w14:textId="77777777" w:rsidR="00265FEE" w:rsidRDefault="00265FEE" w:rsidP="00265FEE">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3BB9524A" w14:textId="77777777" w:rsidR="00265FEE" w:rsidRDefault="00265FEE" w:rsidP="00265FEE">
      <w:pPr>
        <w:spacing w:after="0"/>
        <w:ind w:left="2700"/>
        <w:rPr>
          <w:rFonts w:ascii="Times New Roman" w:hAnsi="Times New Roman" w:cs="Times New Roman"/>
          <w:sz w:val="24"/>
          <w:szCs w:val="24"/>
        </w:rPr>
      </w:pPr>
    </w:p>
    <w:p w14:paraId="4F96A54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2.4.1.4 Date of Coaching</w:t>
      </w:r>
    </w:p>
    <w:p w14:paraId="615001DD"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55647066" w14:textId="77777777" w:rsidR="00265FEE" w:rsidRDefault="00265FEE" w:rsidP="00265FEE">
      <w:pPr>
        <w:spacing w:after="0"/>
        <w:rPr>
          <w:rFonts w:ascii="Times New Roman" w:hAnsi="Times New Roman" w:cs="Times New Roman"/>
          <w:sz w:val="24"/>
          <w:szCs w:val="24"/>
        </w:rPr>
      </w:pPr>
    </w:p>
    <w:p w14:paraId="0938CF3A"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2.4.1.5 Customer Service Escalation</w:t>
      </w:r>
    </w:p>
    <w:p w14:paraId="63729333"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3D85EF08" w14:textId="77777777" w:rsidR="00265FEE" w:rsidRDefault="00265FEE" w:rsidP="00265FEE">
      <w:pPr>
        <w:spacing w:after="0"/>
        <w:rPr>
          <w:rFonts w:ascii="Times New Roman" w:hAnsi="Times New Roman" w:cs="Times New Roman"/>
          <w:sz w:val="24"/>
          <w:szCs w:val="24"/>
        </w:rPr>
      </w:pPr>
    </w:p>
    <w:p w14:paraId="562FE823"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 Coaching Reasons and Sub-Coaching Reasons</w:t>
      </w:r>
    </w:p>
    <w:p w14:paraId="06E96594"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42EA9098" w14:textId="77777777" w:rsidR="00265FEE" w:rsidRDefault="00265FEE" w:rsidP="00265FEE">
      <w:pPr>
        <w:spacing w:after="0"/>
        <w:ind w:left="720"/>
        <w:rPr>
          <w:rFonts w:ascii="Times New Roman" w:hAnsi="Times New Roman" w:cs="Times New Roman"/>
          <w:sz w:val="24"/>
          <w:szCs w:val="24"/>
        </w:rPr>
      </w:pPr>
    </w:p>
    <w:p w14:paraId="3BB9E90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2.4.1.6.1 Direct Coaching Reason and Sub-Reasons</w:t>
      </w:r>
    </w:p>
    <w:p w14:paraId="662E0BF5" w14:textId="77777777" w:rsidR="00265FEE" w:rsidRDefault="00265FEE" w:rsidP="00265FEE">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0F8DA25A" w14:textId="77777777" w:rsidR="00265FEE" w:rsidRDefault="00265FEE" w:rsidP="00265FEE">
      <w:pPr>
        <w:spacing w:after="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65FEE" w:rsidRPr="008229D2" w14:paraId="53F67242" w14:textId="77777777" w:rsidTr="00265FEE">
        <w:trPr>
          <w:trHeight w:val="300"/>
        </w:trPr>
        <w:tc>
          <w:tcPr>
            <w:tcW w:w="1797" w:type="dxa"/>
            <w:shd w:val="clear" w:color="auto" w:fill="000000" w:themeFill="text1"/>
            <w:vAlign w:val="center"/>
            <w:hideMark/>
          </w:tcPr>
          <w:p w14:paraId="479A2332"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7F452075"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19FB2CE8"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65FEE" w:rsidRPr="008229D2" w14:paraId="59CB0AB3" w14:textId="77777777" w:rsidTr="00265FEE">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8A2DBC" w14:textId="77777777" w:rsidR="00265FEE" w:rsidRPr="00212132" w:rsidRDefault="00265FEE" w:rsidP="00265FEE">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09646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5CCA5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1DA10E5" w14:textId="77777777" w:rsidTr="00265FEE">
        <w:trPr>
          <w:trHeight w:val="1160"/>
        </w:trPr>
        <w:tc>
          <w:tcPr>
            <w:tcW w:w="1797" w:type="dxa"/>
            <w:shd w:val="clear" w:color="auto" w:fill="auto"/>
            <w:vAlign w:val="center"/>
            <w:hideMark/>
          </w:tcPr>
          <w:p w14:paraId="5D665D7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3B1CF31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0A707D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2E54D7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65FEE" w:rsidRPr="008229D2" w14:paraId="44E19607" w14:textId="77777777" w:rsidTr="00265FEE">
        <w:trPr>
          <w:trHeight w:val="300"/>
        </w:trPr>
        <w:tc>
          <w:tcPr>
            <w:tcW w:w="1797" w:type="dxa"/>
            <w:shd w:val="clear" w:color="auto" w:fill="auto"/>
            <w:vAlign w:val="center"/>
            <w:hideMark/>
          </w:tcPr>
          <w:p w14:paraId="15C6F74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0D09910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30E57E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184FB50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64F5AE01" w14:textId="77777777" w:rsidTr="00265FEE">
        <w:trPr>
          <w:trHeight w:val="782"/>
        </w:trPr>
        <w:tc>
          <w:tcPr>
            <w:tcW w:w="1797" w:type="dxa"/>
            <w:shd w:val="clear" w:color="auto" w:fill="auto"/>
            <w:vAlign w:val="center"/>
          </w:tcPr>
          <w:p w14:paraId="1D45705F" w14:textId="77777777" w:rsidR="00265FEE" w:rsidRPr="008229D2" w:rsidRDefault="00265FEE" w:rsidP="00265FE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Quality</w:t>
            </w:r>
          </w:p>
        </w:tc>
        <w:tc>
          <w:tcPr>
            <w:tcW w:w="2883" w:type="dxa"/>
            <w:shd w:val="clear" w:color="auto" w:fill="auto"/>
            <w:noWrap/>
            <w:vAlign w:val="center"/>
          </w:tcPr>
          <w:p w14:paraId="0BF4C09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5040" w:type="dxa"/>
            <w:shd w:val="clear" w:color="auto" w:fill="auto"/>
            <w:vAlign w:val="bottom"/>
          </w:tcPr>
          <w:p w14:paraId="478CE65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Acct Management </w:t>
            </w:r>
          </w:p>
          <w:p w14:paraId="036CE1F6"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Communication</w:t>
            </w:r>
          </w:p>
          <w:p w14:paraId="03254BC0"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w:t>
            </w:r>
          </w:p>
          <w:p w14:paraId="48D7ACC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150B8E89"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Special Assign</w:t>
            </w:r>
          </w:p>
          <w:p w14:paraId="7767D22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7B0F6976" w14:textId="77777777" w:rsidTr="00265FEE">
        <w:trPr>
          <w:trHeight w:val="782"/>
        </w:trPr>
        <w:tc>
          <w:tcPr>
            <w:tcW w:w="1797" w:type="dxa"/>
            <w:shd w:val="clear" w:color="auto" w:fill="auto"/>
            <w:vAlign w:val="center"/>
            <w:hideMark/>
          </w:tcPr>
          <w:p w14:paraId="4021512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9340C01"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3CBD6857" w14:textId="77777777" w:rsidR="00265FEE"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4958B39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LSA</w:t>
            </w:r>
            <w:r w:rsidRPr="008229D2">
              <w:rPr>
                <w:rFonts w:ascii="Times New Roman" w:eastAsia="Times New Roman" w:hAnsi="Times New Roman" w:cs="Times New Roman"/>
                <w:color w:val="000000"/>
                <w:sz w:val="24"/>
                <w:szCs w:val="24"/>
              </w:rPr>
              <w:t xml:space="preserve"> Certification</w:t>
            </w:r>
          </w:p>
          <w:p w14:paraId="6AEF57F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C590B51" w14:textId="77777777" w:rsidTr="00265FEE">
        <w:trPr>
          <w:trHeight w:val="620"/>
        </w:trPr>
        <w:tc>
          <w:tcPr>
            <w:tcW w:w="1797" w:type="dxa"/>
            <w:shd w:val="clear" w:color="auto" w:fill="auto"/>
            <w:vAlign w:val="center"/>
            <w:hideMark/>
          </w:tcPr>
          <w:p w14:paraId="194DCB1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587497C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0BF09600"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proofErr w:type="spellStart"/>
            <w:r w:rsidRPr="008229D2">
              <w:rPr>
                <w:rFonts w:ascii="Times New Roman" w:eastAsia="Times New Roman" w:hAnsi="Times New Roman" w:cs="Times New Roman"/>
                <w:color w:val="000000"/>
                <w:sz w:val="24"/>
                <w:szCs w:val="24"/>
              </w:rPr>
              <w:t>CoR</w:t>
            </w:r>
            <w:proofErr w:type="spellEnd"/>
          </w:p>
          <w:p w14:paraId="27B7418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2E800E19" w14:textId="77777777" w:rsidTr="00265FEE">
        <w:trPr>
          <w:trHeight w:val="1200"/>
        </w:trPr>
        <w:tc>
          <w:tcPr>
            <w:tcW w:w="1797" w:type="dxa"/>
            <w:shd w:val="clear" w:color="auto" w:fill="auto"/>
            <w:vAlign w:val="center"/>
            <w:hideMark/>
          </w:tcPr>
          <w:p w14:paraId="3F13FC4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7CC18E5F"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87FD244"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 Coverage</w:t>
            </w:r>
          </w:p>
          <w:p w14:paraId="4AB24901"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Coverage</w:t>
            </w:r>
          </w:p>
          <w:p w14:paraId="34A77E1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189CD9D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Floor Walking</w:t>
            </w:r>
          </w:p>
          <w:p w14:paraId="545E3B1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Side-by-Side</w:t>
            </w:r>
          </w:p>
          <w:p w14:paraId="3E0DB25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01A9A20A" w14:textId="77777777" w:rsidR="00265FEE" w:rsidRDefault="00265FEE" w:rsidP="00265FEE">
      <w:pPr>
        <w:spacing w:after="0"/>
        <w:rPr>
          <w:rFonts w:ascii="Times New Roman" w:hAnsi="Times New Roman" w:cs="Times New Roman"/>
          <w:sz w:val="24"/>
          <w:szCs w:val="24"/>
        </w:rPr>
      </w:pPr>
    </w:p>
    <w:p w14:paraId="63B9FBA6"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ast in the list.</w:t>
      </w:r>
    </w:p>
    <w:p w14:paraId="70F7FAFA" w14:textId="77777777" w:rsidR="00265FEE" w:rsidRDefault="00265FEE" w:rsidP="00265FEE">
      <w:pPr>
        <w:spacing w:after="0"/>
        <w:rPr>
          <w:rFonts w:ascii="Times New Roman" w:hAnsi="Times New Roman" w:cs="Times New Roman"/>
          <w:sz w:val="24"/>
          <w:szCs w:val="24"/>
        </w:rPr>
      </w:pPr>
    </w:p>
    <w:p w14:paraId="74642EC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2.4.1.6.2 Indirect Coaching Reason and Sub-Reasons</w:t>
      </w:r>
    </w:p>
    <w:p w14:paraId="42642A31" w14:textId="77777777" w:rsidR="00265FEE" w:rsidRDefault="00265FEE" w:rsidP="00265FEE">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17B36ACD" w14:textId="77777777" w:rsidR="00265FEE" w:rsidRDefault="00265FEE" w:rsidP="00265FEE">
      <w:pPr>
        <w:spacing w:after="0"/>
        <w:ind w:left="3420" w:firstLine="18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65FEE" w:rsidRPr="008229D2" w14:paraId="45B96E0C" w14:textId="77777777" w:rsidTr="00265FEE">
        <w:trPr>
          <w:trHeight w:val="300"/>
        </w:trPr>
        <w:tc>
          <w:tcPr>
            <w:tcW w:w="1797" w:type="dxa"/>
            <w:shd w:val="clear" w:color="auto" w:fill="000000" w:themeFill="text1"/>
            <w:vAlign w:val="center"/>
            <w:hideMark/>
          </w:tcPr>
          <w:p w14:paraId="5914FB82"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15019D8B"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7A05A5E0"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65FEE" w:rsidRPr="008229D2" w14:paraId="17F742A0" w14:textId="77777777" w:rsidTr="00265FEE">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BF9CF2" w14:textId="77777777" w:rsidR="00265FEE" w:rsidRPr="00212132" w:rsidRDefault="00265FEE" w:rsidP="00265FEE">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F4E0E8"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64FAD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15B302A1" w14:textId="77777777" w:rsidTr="00265FEE">
        <w:trPr>
          <w:trHeight w:val="1160"/>
        </w:trPr>
        <w:tc>
          <w:tcPr>
            <w:tcW w:w="1797" w:type="dxa"/>
            <w:shd w:val="clear" w:color="auto" w:fill="auto"/>
            <w:vAlign w:val="center"/>
            <w:hideMark/>
          </w:tcPr>
          <w:p w14:paraId="03C3C307"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081DA14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3C13AC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56F87BD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65FEE" w:rsidRPr="008229D2" w14:paraId="365376AF" w14:textId="77777777" w:rsidTr="00265FEE">
        <w:trPr>
          <w:trHeight w:val="300"/>
        </w:trPr>
        <w:tc>
          <w:tcPr>
            <w:tcW w:w="1797" w:type="dxa"/>
            <w:shd w:val="clear" w:color="auto" w:fill="auto"/>
            <w:vAlign w:val="center"/>
            <w:hideMark/>
          </w:tcPr>
          <w:p w14:paraId="0F789E1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21551299"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57B74D4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E1D550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046E8363" w14:textId="77777777" w:rsidTr="00265FEE">
        <w:trPr>
          <w:trHeight w:val="782"/>
        </w:trPr>
        <w:tc>
          <w:tcPr>
            <w:tcW w:w="1797" w:type="dxa"/>
            <w:shd w:val="clear" w:color="auto" w:fill="auto"/>
            <w:vAlign w:val="center"/>
          </w:tcPr>
          <w:p w14:paraId="3AFCF78F" w14:textId="77777777" w:rsidR="00265FEE" w:rsidRPr="008229D2" w:rsidRDefault="00265FEE" w:rsidP="00265FE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Quality</w:t>
            </w:r>
          </w:p>
        </w:tc>
        <w:tc>
          <w:tcPr>
            <w:tcW w:w="2883" w:type="dxa"/>
            <w:shd w:val="clear" w:color="auto" w:fill="auto"/>
            <w:noWrap/>
            <w:vAlign w:val="center"/>
          </w:tcPr>
          <w:p w14:paraId="15B1F69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5040" w:type="dxa"/>
            <w:shd w:val="clear" w:color="auto" w:fill="auto"/>
            <w:vAlign w:val="bottom"/>
          </w:tcPr>
          <w:p w14:paraId="674D4622"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Acct Management </w:t>
            </w:r>
          </w:p>
          <w:p w14:paraId="1A88734D"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Communication</w:t>
            </w:r>
          </w:p>
          <w:p w14:paraId="7FBC087E"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w:t>
            </w:r>
          </w:p>
          <w:p w14:paraId="6B9EBA7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4364484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Special Assign</w:t>
            </w:r>
          </w:p>
          <w:p w14:paraId="793514D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2F34013" w14:textId="77777777" w:rsidTr="00265FEE">
        <w:trPr>
          <w:trHeight w:val="782"/>
        </w:trPr>
        <w:tc>
          <w:tcPr>
            <w:tcW w:w="1797" w:type="dxa"/>
            <w:shd w:val="clear" w:color="auto" w:fill="auto"/>
            <w:vAlign w:val="center"/>
            <w:hideMark/>
          </w:tcPr>
          <w:p w14:paraId="1EB30E7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63E7FC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36B82CD7" w14:textId="77777777" w:rsidR="00265FEE"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529CF52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LSA</w:t>
            </w:r>
            <w:r w:rsidRPr="008229D2">
              <w:rPr>
                <w:rFonts w:ascii="Times New Roman" w:eastAsia="Times New Roman" w:hAnsi="Times New Roman" w:cs="Times New Roman"/>
                <w:color w:val="000000"/>
                <w:sz w:val="24"/>
                <w:szCs w:val="24"/>
              </w:rPr>
              <w:t xml:space="preserve"> Certification</w:t>
            </w:r>
          </w:p>
          <w:p w14:paraId="6A75596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45DB6ADC" w14:textId="77777777" w:rsidTr="00265FEE">
        <w:trPr>
          <w:trHeight w:val="620"/>
        </w:trPr>
        <w:tc>
          <w:tcPr>
            <w:tcW w:w="1797" w:type="dxa"/>
            <w:shd w:val="clear" w:color="auto" w:fill="auto"/>
            <w:vAlign w:val="center"/>
            <w:hideMark/>
          </w:tcPr>
          <w:p w14:paraId="38EDDE3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1872982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F43140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proofErr w:type="spellStart"/>
            <w:r w:rsidRPr="008229D2">
              <w:rPr>
                <w:rFonts w:ascii="Times New Roman" w:eastAsia="Times New Roman" w:hAnsi="Times New Roman" w:cs="Times New Roman"/>
                <w:color w:val="000000"/>
                <w:sz w:val="24"/>
                <w:szCs w:val="24"/>
              </w:rPr>
              <w:t>CoR</w:t>
            </w:r>
            <w:proofErr w:type="spellEnd"/>
          </w:p>
          <w:p w14:paraId="4B6391C1"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77E8E9D7" w14:textId="77777777" w:rsidTr="00265FEE">
        <w:trPr>
          <w:trHeight w:val="1200"/>
        </w:trPr>
        <w:tc>
          <w:tcPr>
            <w:tcW w:w="1797" w:type="dxa"/>
            <w:shd w:val="clear" w:color="auto" w:fill="auto"/>
            <w:vAlign w:val="center"/>
            <w:hideMark/>
          </w:tcPr>
          <w:p w14:paraId="0D9F5A48"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3557464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02F447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 Coverage</w:t>
            </w:r>
          </w:p>
          <w:p w14:paraId="6062780C"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Coverage</w:t>
            </w:r>
          </w:p>
          <w:p w14:paraId="3CA4571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07AD514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Floor Walking</w:t>
            </w:r>
          </w:p>
          <w:p w14:paraId="1F135D9F"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Side-by-Side</w:t>
            </w:r>
          </w:p>
          <w:p w14:paraId="44FB4DE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3D5FC329" w14:textId="77777777" w:rsidR="00265FEE" w:rsidRDefault="00265FEE" w:rsidP="00265FEE">
      <w:pPr>
        <w:spacing w:after="0"/>
        <w:rPr>
          <w:rFonts w:ascii="Times New Roman" w:hAnsi="Times New Roman" w:cs="Times New Roman"/>
          <w:sz w:val="24"/>
          <w:szCs w:val="24"/>
        </w:rPr>
      </w:pPr>
    </w:p>
    <w:p w14:paraId="1DCEBEA8"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ast in the list.</w:t>
      </w:r>
    </w:p>
    <w:p w14:paraId="1F7506CE" w14:textId="77777777" w:rsidR="00265FEE" w:rsidRDefault="00265FEE" w:rsidP="00265FEE">
      <w:pPr>
        <w:spacing w:after="0"/>
        <w:ind w:left="720"/>
        <w:rPr>
          <w:rFonts w:ascii="Times New Roman" w:hAnsi="Times New Roman" w:cs="Times New Roman"/>
          <w:sz w:val="24"/>
          <w:szCs w:val="24"/>
        </w:rPr>
      </w:pPr>
    </w:p>
    <w:p w14:paraId="6792C328"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2.4.1.7 Coaching Details</w:t>
      </w:r>
    </w:p>
    <w:p w14:paraId="0455C9D3"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provide details of behavior to be coached.</w:t>
      </w:r>
    </w:p>
    <w:p w14:paraId="6A2C5387" w14:textId="77777777" w:rsidR="00265FEE" w:rsidRDefault="00265FEE" w:rsidP="00265FEE">
      <w:pPr>
        <w:spacing w:after="0"/>
        <w:rPr>
          <w:rFonts w:ascii="Times New Roman" w:hAnsi="Times New Roman" w:cs="Times New Roman"/>
          <w:sz w:val="24"/>
          <w:szCs w:val="24"/>
        </w:rPr>
      </w:pPr>
    </w:p>
    <w:p w14:paraId="418D64DE"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2.4.1.8 Coaching Session Details</w:t>
      </w:r>
    </w:p>
    <w:p w14:paraId="68637808"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 provide the details from the coaching session including action plans developed.</w:t>
      </w:r>
    </w:p>
    <w:p w14:paraId="4B00AD83" w14:textId="77777777" w:rsidR="00265FEE" w:rsidRDefault="00265FEE" w:rsidP="00265FEE">
      <w:pPr>
        <w:spacing w:after="0"/>
        <w:ind w:left="720"/>
        <w:rPr>
          <w:rFonts w:ascii="Times New Roman" w:hAnsi="Times New Roman" w:cs="Times New Roman"/>
          <w:sz w:val="24"/>
          <w:szCs w:val="24"/>
        </w:rPr>
      </w:pPr>
    </w:p>
    <w:p w14:paraId="740D55ED"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2.4.1.9 Identify Source for eCoaching Log</w:t>
      </w:r>
    </w:p>
    <w:p w14:paraId="3EA64F0C"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0D335335"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CMS Contractor (NGS, VCS) Reported Item</w:t>
      </w:r>
    </w:p>
    <w:p w14:paraId="050BD58D" w14:textId="77777777" w:rsidR="00265FEE" w:rsidRDefault="00265FEE" w:rsidP="00265FEE">
      <w:pPr>
        <w:spacing w:after="0"/>
        <w:ind w:left="2880" w:firstLine="720"/>
        <w:rPr>
          <w:rFonts w:ascii="Times New Roman" w:hAnsi="Times New Roman" w:cs="Times New Roman"/>
          <w:sz w:val="24"/>
          <w:szCs w:val="24"/>
        </w:rPr>
      </w:pPr>
      <w:r>
        <w:rPr>
          <w:rFonts w:ascii="Times New Roman" w:hAnsi="Times New Roman" w:cs="Times New Roman"/>
          <w:sz w:val="24"/>
          <w:szCs w:val="24"/>
        </w:rPr>
        <w:t>CMS Reported Item</w:t>
      </w:r>
    </w:p>
    <w:p w14:paraId="320C25AA"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Integrated Performance Center</w:t>
      </w:r>
    </w:p>
    <w:p w14:paraId="170DC161"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Manager Coaching</w:t>
      </w:r>
    </w:p>
    <w:p w14:paraId="05C058D2"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3F1C14B4" w14:textId="77777777" w:rsidR="00265FEE" w:rsidRDefault="00265FEE" w:rsidP="00265FEE">
      <w:pPr>
        <w:spacing w:after="0"/>
        <w:rPr>
          <w:rFonts w:ascii="Times New Roman" w:hAnsi="Times New Roman" w:cs="Times New Roman"/>
          <w:sz w:val="24"/>
          <w:szCs w:val="24"/>
        </w:rPr>
      </w:pPr>
    </w:p>
    <w:p w14:paraId="335321DF"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2.4.1.10 Associated with a Call Record</w:t>
      </w:r>
    </w:p>
    <w:p w14:paraId="174731BE"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214C15AD" w14:textId="77777777" w:rsidR="00265FEE" w:rsidRDefault="00265FEE" w:rsidP="00265FEE">
      <w:pPr>
        <w:spacing w:after="0"/>
        <w:rPr>
          <w:rFonts w:ascii="Times New Roman" w:hAnsi="Times New Roman" w:cs="Times New Roman"/>
          <w:sz w:val="24"/>
          <w:szCs w:val="24"/>
        </w:rPr>
      </w:pPr>
    </w:p>
    <w:p w14:paraId="7EE8448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2.4.1.11 Verification </w:t>
      </w:r>
    </w:p>
    <w:p w14:paraId="2F9A7944"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542AE76A" w14:textId="77777777" w:rsidR="00265FEE" w:rsidRDefault="00265FEE" w:rsidP="00265FEE">
      <w:pPr>
        <w:spacing w:after="0"/>
        <w:ind w:left="720"/>
        <w:rPr>
          <w:rFonts w:ascii="Times New Roman" w:hAnsi="Times New Roman" w:cs="Times New Roman"/>
          <w:sz w:val="24"/>
          <w:szCs w:val="24"/>
        </w:rPr>
      </w:pPr>
    </w:p>
    <w:p w14:paraId="0CFCB2D0"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2.4.1.12 </w:t>
      </w:r>
      <w:proofErr w:type="gramStart"/>
      <w:r>
        <w:rPr>
          <w:rFonts w:ascii="Times New Roman" w:hAnsi="Times New Roman" w:cs="Times New Roman"/>
          <w:sz w:val="24"/>
          <w:szCs w:val="24"/>
        </w:rPr>
        <w:t>Required</w:t>
      </w:r>
      <w:proofErr w:type="gramEnd"/>
      <w:r>
        <w:rPr>
          <w:rFonts w:ascii="Times New Roman" w:hAnsi="Times New Roman" w:cs="Times New Roman"/>
          <w:sz w:val="24"/>
          <w:szCs w:val="24"/>
        </w:rPr>
        <w:t xml:space="preserve"> entry fields </w:t>
      </w:r>
    </w:p>
    <w:p w14:paraId="55649F37"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fields are required for submission of eCoaching Logs:</w:t>
      </w:r>
    </w:p>
    <w:p w14:paraId="103CF00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Module </w:t>
      </w:r>
    </w:p>
    <w:p w14:paraId="0CD0F75D"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LSA Name</w:t>
      </w:r>
    </w:p>
    <w:p w14:paraId="47AE74D0"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AC43B1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Date of coaching or event</w:t>
      </w:r>
    </w:p>
    <w:p w14:paraId="251B8792"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2C2CB7F1"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4A99727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7BC917DE"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6CA59B4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2842E7E8" w14:textId="77777777" w:rsidR="00265FEE" w:rsidRDefault="00265FEE" w:rsidP="00265FEE">
      <w:pPr>
        <w:spacing w:after="0"/>
        <w:rPr>
          <w:rFonts w:ascii="Times New Roman" w:hAnsi="Times New Roman" w:cs="Times New Roman"/>
          <w:sz w:val="24"/>
          <w:szCs w:val="24"/>
        </w:rPr>
      </w:pPr>
    </w:p>
    <w:p w14:paraId="29C7858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2.4.1.13 Access to Submission </w:t>
      </w:r>
    </w:p>
    <w:p w14:paraId="665A4224"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codes will have access and ability to submit eCoaching Logs for LSA:</w:t>
      </w:r>
    </w:p>
    <w:p w14:paraId="2FA83E7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LSA – </w:t>
      </w:r>
      <w:r w:rsidRPr="00B947E1">
        <w:rPr>
          <w:rFonts w:ascii="Times New Roman" w:hAnsi="Times New Roman" w:cs="Times New Roman"/>
          <w:sz w:val="24"/>
          <w:szCs w:val="24"/>
        </w:rPr>
        <w:t>WIHD01, WIHD02, WIHD03, WIHD04</w:t>
      </w:r>
    </w:p>
    <w:p w14:paraId="64711779" w14:textId="77777777" w:rsidR="00265FEE" w:rsidRDefault="00265FEE" w:rsidP="00265FEE">
      <w:pPr>
        <w:spacing w:after="0"/>
        <w:ind w:left="3600"/>
        <w:rPr>
          <w:rFonts w:ascii="Times New Roman" w:hAnsi="Times New Roman" w:cs="Times New Roman"/>
          <w:sz w:val="24"/>
          <w:szCs w:val="24"/>
        </w:rPr>
      </w:pPr>
      <w:r>
        <w:rPr>
          <w:rFonts w:ascii="Times New Roman" w:hAnsi="Times New Roman" w:cs="Times New Roman"/>
          <w:sz w:val="24"/>
          <w:szCs w:val="24"/>
        </w:rPr>
        <w:t xml:space="preserve">LSA Manager – </w:t>
      </w:r>
      <w:r w:rsidRPr="00B947E1">
        <w:rPr>
          <w:rFonts w:ascii="Times New Roman" w:hAnsi="Times New Roman" w:cs="Times New Roman"/>
          <w:sz w:val="24"/>
          <w:szCs w:val="24"/>
        </w:rPr>
        <w:t>WMPR40, WMPR50</w:t>
      </w:r>
    </w:p>
    <w:p w14:paraId="619E584B"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Desktop Manager – WPPM60</w:t>
      </w:r>
    </w:p>
    <w:p w14:paraId="3369BFB0" w14:textId="2F5BF283" w:rsidR="00A55EFF" w:rsidRPr="00A55EFF" w:rsidRDefault="00A55EFF" w:rsidP="00A55E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Others:</w:t>
      </w:r>
      <w:r>
        <w:rPr>
          <w:rFonts w:ascii="Times New Roman" w:hAnsi="Times New Roman" w:cs="Times New Roman"/>
          <w:sz w:val="24"/>
          <w:szCs w:val="24"/>
        </w:rPr>
        <w:tab/>
      </w:r>
      <w:r w:rsidRPr="00A55EFF">
        <w:rPr>
          <w:rFonts w:ascii="Times New Roman" w:hAnsi="Times New Roman" w:cs="Times New Roman"/>
          <w:sz w:val="24"/>
          <w:szCs w:val="24"/>
        </w:rPr>
        <w:t>WPPT40</w:t>
      </w:r>
      <w:r>
        <w:rPr>
          <w:rFonts w:ascii="Times New Roman" w:hAnsi="Times New Roman" w:cs="Times New Roman"/>
          <w:sz w:val="24"/>
          <w:szCs w:val="24"/>
        </w:rPr>
        <w:t xml:space="preserve"> – </w:t>
      </w:r>
      <w:r w:rsidRPr="00A55EFF">
        <w:rPr>
          <w:rFonts w:ascii="Times New Roman" w:hAnsi="Times New Roman" w:cs="Times New Roman"/>
          <w:sz w:val="24"/>
          <w:szCs w:val="24"/>
        </w:rPr>
        <w:t>Supervisor, Project/Task</w:t>
      </w:r>
    </w:p>
    <w:p w14:paraId="7AEB913C" w14:textId="5622D403" w:rsidR="00A55EFF" w:rsidRPr="00A55EFF" w:rsidRDefault="00A55EFF" w:rsidP="00A55EFF">
      <w:pPr>
        <w:spacing w:after="0"/>
        <w:ind w:left="3600" w:firstLine="720"/>
        <w:rPr>
          <w:rFonts w:ascii="Times New Roman" w:hAnsi="Times New Roman" w:cs="Times New Roman"/>
          <w:sz w:val="24"/>
          <w:szCs w:val="24"/>
        </w:rPr>
      </w:pPr>
      <w:r w:rsidRPr="00A55EFF">
        <w:rPr>
          <w:rFonts w:ascii="Times New Roman" w:hAnsi="Times New Roman" w:cs="Times New Roman"/>
          <w:sz w:val="24"/>
          <w:szCs w:val="24"/>
        </w:rPr>
        <w:t>WPPT50</w:t>
      </w:r>
      <w:r>
        <w:rPr>
          <w:rFonts w:ascii="Times New Roman" w:hAnsi="Times New Roman" w:cs="Times New Roman"/>
          <w:sz w:val="24"/>
          <w:szCs w:val="24"/>
        </w:rPr>
        <w:t xml:space="preserve"> – </w:t>
      </w:r>
      <w:r w:rsidRPr="00A55EFF">
        <w:rPr>
          <w:rFonts w:ascii="Times New Roman" w:hAnsi="Times New Roman" w:cs="Times New Roman"/>
          <w:sz w:val="24"/>
          <w:szCs w:val="24"/>
        </w:rPr>
        <w:t>Manager, Project/Task</w:t>
      </w:r>
    </w:p>
    <w:p w14:paraId="1FC4A73B" w14:textId="61F4516D" w:rsidR="00A55EFF" w:rsidRDefault="00A55EFF" w:rsidP="00A55EFF">
      <w:pPr>
        <w:spacing w:after="0"/>
        <w:ind w:left="3600" w:firstLine="720"/>
        <w:rPr>
          <w:rFonts w:ascii="Times New Roman" w:hAnsi="Times New Roman" w:cs="Times New Roman"/>
          <w:sz w:val="24"/>
          <w:szCs w:val="24"/>
        </w:rPr>
      </w:pPr>
      <w:r>
        <w:rPr>
          <w:rFonts w:ascii="Times New Roman" w:hAnsi="Times New Roman" w:cs="Times New Roman"/>
          <w:sz w:val="24"/>
          <w:szCs w:val="24"/>
        </w:rPr>
        <w:t xml:space="preserve">WPPT60 – </w:t>
      </w:r>
      <w:proofErr w:type="spellStart"/>
      <w:r w:rsidRPr="00A55EFF">
        <w:rPr>
          <w:rFonts w:ascii="Times New Roman" w:hAnsi="Times New Roman" w:cs="Times New Roman"/>
          <w:sz w:val="24"/>
          <w:szCs w:val="24"/>
        </w:rPr>
        <w:t>Sr</w:t>
      </w:r>
      <w:proofErr w:type="spellEnd"/>
      <w:r w:rsidRPr="00A55EFF">
        <w:rPr>
          <w:rFonts w:ascii="Times New Roman" w:hAnsi="Times New Roman" w:cs="Times New Roman"/>
          <w:sz w:val="24"/>
          <w:szCs w:val="24"/>
        </w:rPr>
        <w:t xml:space="preserve"> Manager, Project/Task</w:t>
      </w:r>
    </w:p>
    <w:p w14:paraId="62138111" w14:textId="2DCD6990" w:rsidR="000B09FD" w:rsidRDefault="000B09FD" w:rsidP="00A55EFF">
      <w:pPr>
        <w:spacing w:after="0"/>
        <w:ind w:left="3600" w:firstLine="720"/>
        <w:rPr>
          <w:rFonts w:ascii="Times New Roman" w:hAnsi="Times New Roman" w:cs="Times New Roman"/>
          <w:sz w:val="24"/>
          <w:szCs w:val="24"/>
        </w:rPr>
      </w:pPr>
      <w:r w:rsidRPr="000B09FD">
        <w:rPr>
          <w:rFonts w:ascii="Times New Roman" w:hAnsi="Times New Roman" w:cs="Times New Roman"/>
          <w:sz w:val="24"/>
          <w:szCs w:val="24"/>
        </w:rPr>
        <w:t>WISA12</w:t>
      </w:r>
      <w:r>
        <w:rPr>
          <w:rFonts w:ascii="Times New Roman" w:hAnsi="Times New Roman" w:cs="Times New Roman"/>
          <w:sz w:val="24"/>
          <w:szCs w:val="24"/>
        </w:rPr>
        <w:t xml:space="preserve"> – </w:t>
      </w:r>
      <w:r w:rsidRPr="000B09FD">
        <w:rPr>
          <w:rFonts w:ascii="Times New Roman" w:hAnsi="Times New Roman" w:cs="Times New Roman"/>
          <w:sz w:val="24"/>
          <w:szCs w:val="24"/>
        </w:rPr>
        <w:t>Administrator, Systems</w:t>
      </w:r>
    </w:p>
    <w:p w14:paraId="6CA5FE09" w14:textId="7B4D3FF4"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WISO13</w:t>
      </w:r>
      <w:r>
        <w:rPr>
          <w:rFonts w:ascii="Times New Roman" w:hAnsi="Times New Roman" w:cs="Times New Roman"/>
          <w:sz w:val="24"/>
          <w:szCs w:val="24"/>
        </w:rPr>
        <w:t xml:space="preserve"> – Software Engineer</w:t>
      </w:r>
    </w:p>
    <w:p w14:paraId="370F99DA" w14:textId="085427D9"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WISY13</w:t>
      </w:r>
      <w:r>
        <w:rPr>
          <w:rFonts w:ascii="Times New Roman" w:hAnsi="Times New Roman" w:cs="Times New Roman"/>
          <w:sz w:val="24"/>
          <w:szCs w:val="24"/>
        </w:rPr>
        <w:t xml:space="preserve"> – Systems Analyst</w:t>
      </w:r>
    </w:p>
    <w:p w14:paraId="7248C0BE" w14:textId="15F8AC39" w:rsid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WSTE13</w:t>
      </w:r>
      <w:r>
        <w:rPr>
          <w:rFonts w:ascii="Times New Roman" w:hAnsi="Times New Roman" w:cs="Times New Roman"/>
          <w:sz w:val="24"/>
          <w:szCs w:val="24"/>
        </w:rPr>
        <w:t xml:space="preserve"> – Testing Engineer</w:t>
      </w:r>
    </w:p>
    <w:p w14:paraId="4C21D530" w14:textId="3158A8F4" w:rsidR="009436FF" w:rsidRDefault="009436FF" w:rsidP="008E6D78">
      <w:pPr>
        <w:spacing w:after="0"/>
        <w:ind w:left="3600" w:firstLine="720"/>
        <w:rPr>
          <w:rFonts w:ascii="Times New Roman" w:hAnsi="Times New Roman" w:cs="Times New Roman"/>
          <w:sz w:val="24"/>
          <w:szCs w:val="24"/>
        </w:rPr>
      </w:pPr>
      <w:r>
        <w:rPr>
          <w:rFonts w:ascii="Times New Roman" w:hAnsi="Times New Roman" w:cs="Times New Roman"/>
          <w:sz w:val="24"/>
          <w:szCs w:val="24"/>
        </w:rPr>
        <w:t xml:space="preserve">WPOP70 – Director, Operations </w:t>
      </w:r>
    </w:p>
    <w:p w14:paraId="47A0CF64" w14:textId="77777777" w:rsidR="006751EE" w:rsidRDefault="006751EE" w:rsidP="006751EE">
      <w:pPr>
        <w:spacing w:after="0"/>
        <w:ind w:left="720"/>
        <w:rPr>
          <w:rFonts w:ascii="Times New Roman" w:hAnsi="Times New Roman" w:cs="Times New Roman"/>
          <w:sz w:val="24"/>
          <w:szCs w:val="24"/>
        </w:rPr>
      </w:pPr>
    </w:p>
    <w:p w14:paraId="7A456230" w14:textId="7FBD8B97" w:rsidR="006751EE" w:rsidRDefault="006751EE" w:rsidP="006751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2.4.1.14 No log to self </w:t>
      </w:r>
    </w:p>
    <w:p w14:paraId="52D4C545" w14:textId="5DC9E4B3" w:rsidR="006751EE" w:rsidRDefault="00807324" w:rsidP="006751EE">
      <w:pPr>
        <w:spacing w:after="0"/>
        <w:ind w:left="2880"/>
        <w:rPr>
          <w:rFonts w:ascii="Times New Roman" w:hAnsi="Times New Roman" w:cs="Times New Roman"/>
          <w:sz w:val="24"/>
          <w:szCs w:val="24"/>
        </w:rPr>
      </w:pPr>
      <w:r w:rsidRPr="00807324">
        <w:rPr>
          <w:rFonts w:ascii="Times New Roman" w:hAnsi="Times New Roman" w:cs="Times New Roman"/>
          <w:sz w:val="24"/>
          <w:szCs w:val="24"/>
        </w:rPr>
        <w:t xml:space="preserve">Submitters of logs will not be available for selection from the list of </w:t>
      </w:r>
      <w:r>
        <w:rPr>
          <w:rFonts w:ascii="Times New Roman" w:hAnsi="Times New Roman" w:cs="Times New Roman"/>
          <w:sz w:val="24"/>
          <w:szCs w:val="24"/>
        </w:rPr>
        <w:t>LSAs</w:t>
      </w:r>
      <w:r w:rsidRPr="00807324">
        <w:rPr>
          <w:rFonts w:ascii="Times New Roman" w:hAnsi="Times New Roman" w:cs="Times New Roman"/>
          <w:sz w:val="24"/>
          <w:szCs w:val="24"/>
        </w:rPr>
        <w:t>.</w:t>
      </w:r>
    </w:p>
    <w:p w14:paraId="3FD8C68A" w14:textId="42E96B2B" w:rsidR="006751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3CEF94DC"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2.4.2 Notification of eCoaching Logs</w:t>
      </w:r>
    </w:p>
    <w:p w14:paraId="4E2E91A4"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A system generated </w:t>
      </w:r>
      <w:proofErr w:type="spellStart"/>
      <w:r>
        <w:rPr>
          <w:rFonts w:ascii="Times New Roman" w:hAnsi="Times New Roman" w:cs="Times New Roman"/>
          <w:sz w:val="24"/>
          <w:szCs w:val="24"/>
        </w:rPr>
        <w:t>eMail</w:t>
      </w:r>
      <w:proofErr w:type="spellEnd"/>
      <w:r>
        <w:rPr>
          <w:rFonts w:ascii="Times New Roman" w:hAnsi="Times New Roman" w:cs="Times New Roman"/>
          <w:sz w:val="24"/>
          <w:szCs w:val="24"/>
        </w:rPr>
        <w:t xml:space="preserve"> notification is sent to the appropriate party when an eCoaching Log is submitted.</w:t>
      </w:r>
    </w:p>
    <w:p w14:paraId="6B96129F" w14:textId="77777777" w:rsidR="00265FEE" w:rsidRDefault="00265FEE" w:rsidP="00265FEE">
      <w:pPr>
        <w:spacing w:after="0"/>
        <w:ind w:left="720"/>
        <w:rPr>
          <w:rFonts w:ascii="Times New Roman" w:hAnsi="Times New Roman" w:cs="Times New Roman"/>
          <w:sz w:val="24"/>
          <w:szCs w:val="24"/>
        </w:rPr>
      </w:pPr>
    </w:p>
    <w:p w14:paraId="775559FD"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2.4.2.1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 </w:t>
      </w:r>
      <w:proofErr w:type="spellStart"/>
      <w:r>
        <w:rPr>
          <w:rFonts w:ascii="Times New Roman" w:hAnsi="Times New Roman" w:cs="Times New Roman"/>
          <w:sz w:val="24"/>
          <w:szCs w:val="24"/>
        </w:rPr>
        <w:t>eMail</w:t>
      </w:r>
      <w:proofErr w:type="spellEnd"/>
      <w:r>
        <w:rPr>
          <w:rFonts w:ascii="Times New Roman" w:hAnsi="Times New Roman" w:cs="Times New Roman"/>
          <w:sz w:val="24"/>
          <w:szCs w:val="24"/>
        </w:rPr>
        <w:t xml:space="preserve"> Format</w:t>
      </w:r>
    </w:p>
    <w:p w14:paraId="206A4569"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 xml:space="preserve">The following is the basic form of the eCoaching Log </w:t>
      </w:r>
      <w:proofErr w:type="spellStart"/>
      <w:r>
        <w:rPr>
          <w:rFonts w:ascii="Times New Roman" w:hAnsi="Times New Roman" w:cs="Times New Roman"/>
          <w:sz w:val="24"/>
          <w:szCs w:val="24"/>
        </w:rPr>
        <w:t>eMail</w:t>
      </w:r>
      <w:proofErr w:type="spellEnd"/>
      <w:r>
        <w:rPr>
          <w:rFonts w:ascii="Times New Roman" w:hAnsi="Times New Roman" w:cs="Times New Roman"/>
          <w:sz w:val="24"/>
          <w:szCs w:val="24"/>
        </w:rPr>
        <w:t xml:space="preserve"> notification.  The subject and message will change depending on certain criteria.</w:t>
      </w:r>
    </w:p>
    <w:p w14:paraId="27F5826C" w14:textId="77777777" w:rsidR="00265FEE" w:rsidRDefault="00265FEE" w:rsidP="00265FEE">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65FEE" w14:paraId="5DC6DA17" w14:textId="77777777" w:rsidTr="00265FEE">
        <w:tc>
          <w:tcPr>
            <w:tcW w:w="8208" w:type="dxa"/>
            <w:shd w:val="clear" w:color="auto" w:fill="auto"/>
          </w:tcPr>
          <w:p w14:paraId="10992255"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To – [to]</w:t>
            </w:r>
          </w:p>
        </w:tc>
      </w:tr>
      <w:tr w:rsidR="00265FEE" w14:paraId="70F67A5C" w14:textId="77777777" w:rsidTr="00265FEE">
        <w:tc>
          <w:tcPr>
            <w:tcW w:w="8208" w:type="dxa"/>
            <w:shd w:val="clear" w:color="auto" w:fill="auto"/>
          </w:tcPr>
          <w:p w14:paraId="30A97B93"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Subject – [Subject]</w:t>
            </w:r>
          </w:p>
        </w:tc>
      </w:tr>
      <w:tr w:rsidR="00265FEE" w14:paraId="51802F59" w14:textId="77777777" w:rsidTr="00265FEE">
        <w:tc>
          <w:tcPr>
            <w:tcW w:w="8208" w:type="dxa"/>
            <w:shd w:val="clear" w:color="auto" w:fill="auto"/>
          </w:tcPr>
          <w:p w14:paraId="3AC111F6"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1BDACBA2" w14:textId="77777777" w:rsidR="00265FEE" w:rsidRPr="005A260F" w:rsidRDefault="00265FEE" w:rsidP="00265FEE">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[Link to Dashboard]</w:t>
            </w:r>
          </w:p>
          <w:p w14:paraId="33C2C158" w14:textId="77777777" w:rsidR="00265FEE" w:rsidRPr="0039727F" w:rsidRDefault="00265FEE" w:rsidP="00265FEE">
            <w:pPr>
              <w:rPr>
                <w:sz w:val="18"/>
              </w:rPr>
            </w:pPr>
            <w:r w:rsidRPr="0039727F">
              <w:rPr>
                <w:rFonts w:ascii="Tahoma" w:hAnsi="Tahoma" w:cs="Tahoma"/>
                <w:sz w:val="18"/>
              </w:rPr>
              <w:t>Form ID: [</w:t>
            </w:r>
            <w:proofErr w:type="spellStart"/>
            <w:r w:rsidRPr="0039727F">
              <w:rPr>
                <w:rFonts w:ascii="Tahoma" w:hAnsi="Tahoma" w:cs="Tahoma"/>
                <w:sz w:val="18"/>
              </w:rPr>
              <w:t>FormID</w:t>
            </w:r>
            <w:proofErr w:type="spellEnd"/>
            <w:r w:rsidRPr="0039727F">
              <w:rPr>
                <w:rFonts w:ascii="Tahoma" w:hAnsi="Tahoma" w:cs="Tahoma"/>
                <w:sz w:val="18"/>
              </w:rPr>
              <w:t>]</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18722815" wp14:editId="6E7874E2">
                  <wp:extent cx="1752600" cy="381000"/>
                  <wp:effectExtent l="0" t="0" r="0" b="0"/>
                  <wp:docPr id="26" name="Picture 26"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3DA55621" w14:textId="77777777" w:rsidR="00265FEE" w:rsidRDefault="00265FEE" w:rsidP="00265FEE">
      <w:pPr>
        <w:spacing w:after="0"/>
        <w:ind w:left="2700"/>
        <w:rPr>
          <w:rFonts w:ascii="Times New Roman" w:hAnsi="Times New Roman" w:cs="Times New Roman"/>
          <w:sz w:val="24"/>
          <w:szCs w:val="24"/>
        </w:rPr>
      </w:pPr>
    </w:p>
    <w:p w14:paraId="0AE5FFF1" w14:textId="77777777" w:rsidR="00265FEE" w:rsidRDefault="00265FEE" w:rsidP="00265FEE">
      <w:pPr>
        <w:spacing w:after="0"/>
        <w:rPr>
          <w:rFonts w:ascii="Times New Roman" w:hAnsi="Times New Roman" w:cs="Times New Roman"/>
          <w:sz w:val="24"/>
          <w:szCs w:val="24"/>
        </w:rPr>
      </w:pPr>
    </w:p>
    <w:p w14:paraId="34986CC2"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2.4.2.2 Pending Employee Review</w:t>
      </w:r>
    </w:p>
    <w:p w14:paraId="56912EC2"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an eCoaching Log is submitted and the coaching is Direct and the status is Pending Employee Review, the Employee (LSA) receives a system generated </w:t>
      </w:r>
      <w:proofErr w:type="spellStart"/>
      <w:r>
        <w:rPr>
          <w:rFonts w:ascii="Times New Roman" w:hAnsi="Times New Roman" w:cs="Times New Roman"/>
          <w:sz w:val="24"/>
          <w:szCs w:val="24"/>
        </w:rPr>
        <w:t>eMail</w:t>
      </w:r>
      <w:proofErr w:type="spellEnd"/>
      <w:r>
        <w:rPr>
          <w:rFonts w:ascii="Times New Roman" w:hAnsi="Times New Roman" w:cs="Times New Roman"/>
          <w:sz w:val="24"/>
          <w:szCs w:val="24"/>
        </w:rPr>
        <w:t xml:space="preserve"> notification.</w:t>
      </w:r>
    </w:p>
    <w:p w14:paraId="1ABBB1FA" w14:textId="77777777" w:rsidR="00265FEE" w:rsidRDefault="00265FEE" w:rsidP="00265FEE">
      <w:pPr>
        <w:spacing w:after="0"/>
        <w:ind w:left="2700"/>
        <w:rPr>
          <w:rFonts w:ascii="Times New Roman" w:hAnsi="Times New Roman" w:cs="Times New Roman"/>
          <w:sz w:val="24"/>
          <w:szCs w:val="24"/>
        </w:rPr>
      </w:pPr>
    </w:p>
    <w:p w14:paraId="2DA79412"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0E83EA0" w14:textId="5C54D4EE" w:rsidR="00265FEE" w:rsidRDefault="00265FEE" w:rsidP="00265FEE">
      <w:pPr>
        <w:spacing w:after="0"/>
        <w:ind w:left="2700" w:firstLine="180"/>
        <w:rPr>
          <w:rFonts w:ascii="Times New Roman" w:hAnsi="Times New Roman" w:cs="Times New Roman"/>
          <w:sz w:val="24"/>
          <w:szCs w:val="24"/>
        </w:rPr>
      </w:pPr>
      <w:proofErr w:type="spellStart"/>
      <w:proofErr w:type="gramStart"/>
      <w:r w:rsidRPr="00DF5972">
        <w:rPr>
          <w:rFonts w:ascii="Times New Roman" w:hAnsi="Times New Roman" w:cs="Times New Roman"/>
          <w:sz w:val="24"/>
          <w:szCs w:val="24"/>
        </w:rPr>
        <w:t>eCL</w:t>
      </w:r>
      <w:proofErr w:type="spellEnd"/>
      <w:proofErr w:type="gramEnd"/>
      <w:r w:rsidRPr="00DF5972">
        <w:rPr>
          <w:rFonts w:ascii="Times New Roman" w:hAnsi="Times New Roman" w:cs="Times New Roman"/>
          <w:sz w:val="24"/>
          <w:szCs w:val="24"/>
        </w:rPr>
        <w:t>: Pending Employee Review (&lt;EMPLOYEE NAME&gt;</w:t>
      </w:r>
      <w:r w:rsidR="000721A8">
        <w:rPr>
          <w:rFonts w:ascii="Times New Roman" w:hAnsi="Times New Roman" w:cs="Times New Roman"/>
          <w:sz w:val="24"/>
          <w:szCs w:val="24"/>
        </w:rPr>
        <w:t>)</w:t>
      </w:r>
    </w:p>
    <w:p w14:paraId="38B72990" w14:textId="77777777" w:rsidR="00265FEE" w:rsidRDefault="00265FEE" w:rsidP="00265FEE">
      <w:pPr>
        <w:spacing w:after="0"/>
        <w:ind w:left="2700"/>
        <w:rPr>
          <w:rFonts w:ascii="Times New Roman" w:hAnsi="Times New Roman" w:cs="Times New Roman"/>
          <w:sz w:val="24"/>
          <w:szCs w:val="24"/>
        </w:rPr>
      </w:pPr>
    </w:p>
    <w:p w14:paraId="65C23DF2"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lastRenderedPageBreak/>
        <w:t>Message</w:t>
      </w:r>
      <w:r>
        <w:rPr>
          <w:rFonts w:ascii="Arial" w:hAnsi="Arial"/>
        </w:rPr>
        <w:t>:</w:t>
      </w:r>
    </w:p>
    <w:p w14:paraId="67CF5570" w14:textId="77777777" w:rsidR="00265FEE" w:rsidRDefault="00265FEE" w:rsidP="00265FEE">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180D9271"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5BB7A9FA" w14:textId="77777777" w:rsidR="00265FEE" w:rsidRDefault="00265FEE" w:rsidP="00265FEE">
      <w:pPr>
        <w:spacing w:after="0"/>
        <w:ind w:left="2700"/>
        <w:rPr>
          <w:rFonts w:ascii="Times New Roman" w:hAnsi="Times New Roman" w:cs="Times New Roman"/>
          <w:sz w:val="24"/>
          <w:szCs w:val="24"/>
        </w:rPr>
      </w:pPr>
    </w:p>
    <w:p w14:paraId="3000CD1D"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2.4.2.3 Pending Supervisor Review</w:t>
      </w:r>
    </w:p>
    <w:p w14:paraId="29C99D97"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an eCoaching Log is submitted and the coaching is Indirect and the status is Pending Supervisor Review, the immediate LSA Manager of the Employee (LSA) receives a system generated </w:t>
      </w:r>
      <w:proofErr w:type="spellStart"/>
      <w:r>
        <w:rPr>
          <w:rFonts w:ascii="Times New Roman" w:hAnsi="Times New Roman" w:cs="Times New Roman"/>
          <w:sz w:val="24"/>
          <w:szCs w:val="24"/>
        </w:rPr>
        <w:t>eMail</w:t>
      </w:r>
      <w:proofErr w:type="spellEnd"/>
      <w:r>
        <w:rPr>
          <w:rFonts w:ascii="Times New Roman" w:hAnsi="Times New Roman" w:cs="Times New Roman"/>
          <w:sz w:val="24"/>
          <w:szCs w:val="24"/>
        </w:rPr>
        <w:t xml:space="preserve"> notification.</w:t>
      </w:r>
    </w:p>
    <w:p w14:paraId="36AF6B58" w14:textId="77777777" w:rsidR="00265FEE" w:rsidRDefault="00265FEE" w:rsidP="00265FEE">
      <w:pPr>
        <w:spacing w:after="0"/>
        <w:ind w:left="2700"/>
        <w:rPr>
          <w:rFonts w:ascii="Times New Roman" w:hAnsi="Times New Roman" w:cs="Times New Roman"/>
          <w:sz w:val="24"/>
          <w:szCs w:val="24"/>
        </w:rPr>
      </w:pPr>
    </w:p>
    <w:p w14:paraId="02B5DF5F"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646EF2B" w14:textId="314EB3A3" w:rsidR="00265FEE" w:rsidRDefault="00265FEE" w:rsidP="00265FEE">
      <w:pPr>
        <w:spacing w:after="0"/>
        <w:ind w:left="2700" w:firstLine="180"/>
        <w:rPr>
          <w:rFonts w:ascii="Times New Roman" w:hAnsi="Times New Roman" w:cs="Times New Roman"/>
          <w:sz w:val="24"/>
          <w:szCs w:val="24"/>
        </w:rPr>
      </w:pPr>
      <w:proofErr w:type="spellStart"/>
      <w:proofErr w:type="gramStart"/>
      <w:r w:rsidRPr="00DF5972">
        <w:rPr>
          <w:rFonts w:ascii="Times New Roman" w:hAnsi="Times New Roman" w:cs="Times New Roman"/>
          <w:sz w:val="24"/>
          <w:szCs w:val="24"/>
        </w:rPr>
        <w:t>eCL</w:t>
      </w:r>
      <w:proofErr w:type="spellEnd"/>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 xml:space="preserve">Supervisor </w:t>
      </w:r>
      <w:r w:rsidRPr="00DF5972">
        <w:rPr>
          <w:rFonts w:ascii="Times New Roman" w:hAnsi="Times New Roman" w:cs="Times New Roman"/>
          <w:sz w:val="24"/>
          <w:szCs w:val="24"/>
        </w:rPr>
        <w:t>Review (&lt;EMPLOYEE NAME&gt;</w:t>
      </w:r>
      <w:r w:rsidR="000721A8">
        <w:rPr>
          <w:rFonts w:ascii="Times New Roman" w:hAnsi="Times New Roman" w:cs="Times New Roman"/>
          <w:sz w:val="24"/>
          <w:szCs w:val="24"/>
        </w:rPr>
        <w:t>)</w:t>
      </w:r>
    </w:p>
    <w:p w14:paraId="3A520C2E" w14:textId="77777777" w:rsidR="00265FEE" w:rsidRDefault="00265FEE" w:rsidP="00265FEE">
      <w:pPr>
        <w:spacing w:after="0"/>
        <w:ind w:left="2700"/>
        <w:rPr>
          <w:rFonts w:ascii="Times New Roman" w:hAnsi="Times New Roman" w:cs="Times New Roman"/>
          <w:sz w:val="24"/>
          <w:szCs w:val="24"/>
        </w:rPr>
      </w:pPr>
    </w:p>
    <w:p w14:paraId="78AA1D18"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312B2080" w14:textId="77777777" w:rsidR="00265FEE" w:rsidRPr="00AD3435" w:rsidRDefault="00265FEE" w:rsidP="00265FEE">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5E8A8EDD"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4978F41" w14:textId="77777777" w:rsidR="00265FEE" w:rsidRDefault="00265FEE" w:rsidP="00265FEE">
      <w:pPr>
        <w:spacing w:after="0"/>
        <w:ind w:left="720"/>
        <w:rPr>
          <w:rFonts w:ascii="Times New Roman" w:hAnsi="Times New Roman" w:cs="Times New Roman"/>
          <w:sz w:val="24"/>
          <w:szCs w:val="24"/>
        </w:rPr>
      </w:pPr>
    </w:p>
    <w:p w14:paraId="455F515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2.4.3 Outlier Data Feed (OMR)</w:t>
      </w:r>
    </w:p>
    <w:p w14:paraId="74C0F85B"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Outlier Data Feed for LSA is not defined.</w:t>
      </w:r>
    </w:p>
    <w:p w14:paraId="2A04B545" w14:textId="77777777" w:rsidR="00265FEE" w:rsidRDefault="00265FEE" w:rsidP="00265FEE">
      <w:pPr>
        <w:spacing w:after="0"/>
        <w:ind w:left="720"/>
        <w:rPr>
          <w:rFonts w:ascii="Times New Roman" w:hAnsi="Times New Roman" w:cs="Times New Roman"/>
          <w:sz w:val="24"/>
          <w:szCs w:val="24"/>
        </w:rPr>
      </w:pPr>
    </w:p>
    <w:p w14:paraId="11AAD570"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2.4.4 Quality Data Feed (IQS)</w:t>
      </w:r>
    </w:p>
    <w:p w14:paraId="61CAD418"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Quality Data Feed for LSA is not defined. </w:t>
      </w:r>
    </w:p>
    <w:p w14:paraId="556AB92E" w14:textId="77777777" w:rsidR="005B5311" w:rsidRDefault="005B5311" w:rsidP="00265FEE">
      <w:pPr>
        <w:tabs>
          <w:tab w:val="left" w:pos="1800"/>
        </w:tabs>
        <w:spacing w:after="0"/>
        <w:ind w:left="720"/>
        <w:rPr>
          <w:rFonts w:ascii="Times New Roman" w:hAnsi="Times New Roman" w:cs="Times New Roman"/>
          <w:sz w:val="24"/>
          <w:szCs w:val="24"/>
        </w:rPr>
      </w:pPr>
    </w:p>
    <w:p w14:paraId="45409319"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t>2.4.5 Electronic Timecard System Data Feed (ETS)</w:t>
      </w:r>
    </w:p>
    <w:p w14:paraId="5957F6EE"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 xml:space="preserve">ETS Data Feed for Local System Administrators is not defined. </w:t>
      </w:r>
    </w:p>
    <w:p w14:paraId="30AE1DEE" w14:textId="77777777" w:rsidR="004856F7" w:rsidRDefault="004856F7" w:rsidP="005B5311">
      <w:pPr>
        <w:tabs>
          <w:tab w:val="left" w:pos="1800"/>
        </w:tabs>
        <w:spacing w:after="0"/>
        <w:ind w:left="720"/>
        <w:rPr>
          <w:rFonts w:ascii="Times New Roman" w:hAnsi="Times New Roman" w:cs="Times New Roman"/>
          <w:sz w:val="24"/>
          <w:szCs w:val="24"/>
        </w:rPr>
      </w:pPr>
    </w:p>
    <w:p w14:paraId="50897CFE" w14:textId="244EA477" w:rsidR="005B5311" w:rsidRPr="002A217C" w:rsidRDefault="005B5311" w:rsidP="005B5311">
      <w:pPr>
        <w:spacing w:after="0"/>
        <w:ind w:left="720" w:firstLine="720"/>
        <w:rPr>
          <w:rFonts w:ascii="Times New Roman" w:hAnsi="Times New Roman" w:cs="Times New Roman"/>
          <w:sz w:val="24"/>
          <w:szCs w:val="24"/>
        </w:rPr>
      </w:pPr>
      <w:r>
        <w:rPr>
          <w:rFonts w:ascii="Times New Roman" w:hAnsi="Times New Roman" w:cs="Times New Roman"/>
          <w:sz w:val="24"/>
          <w:szCs w:val="24"/>
        </w:rPr>
        <w:t>2.5</w:t>
      </w:r>
      <w:r w:rsidRPr="002A217C">
        <w:rPr>
          <w:rFonts w:ascii="Times New Roman" w:hAnsi="Times New Roman" w:cs="Times New Roman"/>
          <w:sz w:val="24"/>
          <w:szCs w:val="24"/>
        </w:rPr>
        <w:t xml:space="preserve"> </w:t>
      </w:r>
      <w:r>
        <w:rPr>
          <w:rFonts w:ascii="Times New Roman" w:hAnsi="Times New Roman" w:cs="Times New Roman"/>
          <w:sz w:val="24"/>
          <w:szCs w:val="24"/>
        </w:rPr>
        <w:t xml:space="preserve">Training </w:t>
      </w:r>
    </w:p>
    <w:p w14:paraId="458D08D8" w14:textId="77777777" w:rsidR="005B5311" w:rsidRDefault="005B5311" w:rsidP="005B5311">
      <w:pPr>
        <w:spacing w:after="0"/>
        <w:ind w:left="720"/>
        <w:rPr>
          <w:rFonts w:ascii="Times New Roman" w:hAnsi="Times New Roman" w:cs="Times New Roman"/>
          <w:sz w:val="24"/>
          <w:szCs w:val="24"/>
        </w:rPr>
      </w:pPr>
    </w:p>
    <w:p w14:paraId="4E9927E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2.5.1 Submission of eCoaching Logs</w:t>
      </w:r>
    </w:p>
    <w:p w14:paraId="649B9B4F"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 will be submitted for Trainers and Instructors. </w:t>
      </w:r>
    </w:p>
    <w:p w14:paraId="40A204DC" w14:textId="77777777" w:rsidR="005B5311" w:rsidRDefault="005B5311" w:rsidP="005B5311">
      <w:pPr>
        <w:spacing w:after="0"/>
        <w:ind w:left="720"/>
        <w:rPr>
          <w:rFonts w:ascii="Times New Roman" w:hAnsi="Times New Roman" w:cs="Times New Roman"/>
          <w:sz w:val="24"/>
          <w:szCs w:val="24"/>
        </w:rPr>
      </w:pPr>
    </w:p>
    <w:p w14:paraId="22A139A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2.5.1.1 Display Trainers</w:t>
      </w:r>
    </w:p>
    <w:p w14:paraId="1E2C7077"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Trainers/Instructors regardless of site or location that have the following job codes: </w:t>
      </w:r>
    </w:p>
    <w:p w14:paraId="29E347B2" w14:textId="77777777" w:rsidR="005B5311" w:rsidRDefault="005B5311" w:rsidP="005B5311">
      <w:pPr>
        <w:spacing w:after="0"/>
        <w:ind w:left="2880"/>
        <w:rPr>
          <w:rFonts w:ascii="Times New Roman" w:hAnsi="Times New Roman" w:cs="Times New Roman"/>
          <w:sz w:val="24"/>
          <w:szCs w:val="24"/>
        </w:rPr>
      </w:pPr>
      <w:r w:rsidRPr="00F077DC">
        <w:rPr>
          <w:rFonts w:ascii="Times New Roman" w:hAnsi="Times New Roman" w:cs="Times New Roman"/>
          <w:sz w:val="24"/>
          <w:szCs w:val="24"/>
        </w:rPr>
        <w:t>WTTI02 – Instructor</w:t>
      </w:r>
    </w:p>
    <w:p w14:paraId="0F422F90" w14:textId="77777777" w:rsidR="005B5311" w:rsidRPr="00835A13" w:rsidRDefault="005B5311" w:rsidP="005B5311">
      <w:pPr>
        <w:spacing w:after="0"/>
        <w:ind w:left="2880"/>
        <w:rPr>
          <w:rFonts w:ascii="Times New Roman" w:hAnsi="Times New Roman" w:cs="Times New Roman"/>
          <w:sz w:val="24"/>
          <w:szCs w:val="24"/>
        </w:rPr>
      </w:pPr>
      <w:r w:rsidRPr="00835A13">
        <w:rPr>
          <w:rFonts w:ascii="Times New Roman" w:hAnsi="Times New Roman" w:cs="Times New Roman"/>
          <w:sz w:val="24"/>
          <w:szCs w:val="24"/>
        </w:rPr>
        <w:t xml:space="preserve">WTTR12 </w:t>
      </w:r>
      <w:r>
        <w:rPr>
          <w:rFonts w:ascii="Times New Roman" w:hAnsi="Times New Roman" w:cs="Times New Roman"/>
          <w:sz w:val="24"/>
          <w:szCs w:val="24"/>
        </w:rPr>
        <w:t>–</w:t>
      </w:r>
      <w:r w:rsidRPr="00835A13">
        <w:rPr>
          <w:rFonts w:ascii="Times New Roman" w:hAnsi="Times New Roman" w:cs="Times New Roman"/>
          <w:sz w:val="24"/>
          <w:szCs w:val="24"/>
        </w:rPr>
        <w:t xml:space="preserve"> Specialist, Training</w:t>
      </w:r>
    </w:p>
    <w:p w14:paraId="79276E1E" w14:textId="77777777" w:rsidR="005B5311" w:rsidRDefault="005B5311" w:rsidP="005B5311">
      <w:pPr>
        <w:spacing w:after="0"/>
        <w:ind w:left="2880"/>
        <w:rPr>
          <w:rFonts w:ascii="Times New Roman" w:hAnsi="Times New Roman" w:cs="Times New Roman"/>
          <w:sz w:val="24"/>
          <w:szCs w:val="24"/>
        </w:rPr>
      </w:pPr>
      <w:r w:rsidRPr="00835A13">
        <w:rPr>
          <w:rFonts w:ascii="Times New Roman" w:hAnsi="Times New Roman" w:cs="Times New Roman"/>
          <w:sz w:val="24"/>
          <w:szCs w:val="24"/>
        </w:rPr>
        <w:t xml:space="preserve">WTTR13 </w:t>
      </w:r>
      <w:r>
        <w:rPr>
          <w:rFonts w:ascii="Times New Roman" w:hAnsi="Times New Roman" w:cs="Times New Roman"/>
          <w:sz w:val="24"/>
          <w:szCs w:val="24"/>
        </w:rPr>
        <w:t>–</w:t>
      </w:r>
      <w:r w:rsidRPr="00835A13">
        <w:rPr>
          <w:rFonts w:ascii="Times New Roman" w:hAnsi="Times New Roman" w:cs="Times New Roman"/>
          <w:sz w:val="24"/>
          <w:szCs w:val="24"/>
        </w:rPr>
        <w:t xml:space="preserve"> </w:t>
      </w:r>
      <w:proofErr w:type="spellStart"/>
      <w:r w:rsidRPr="00835A13">
        <w:rPr>
          <w:rFonts w:ascii="Times New Roman" w:hAnsi="Times New Roman" w:cs="Times New Roman"/>
          <w:sz w:val="24"/>
          <w:szCs w:val="24"/>
        </w:rPr>
        <w:t>Sr</w:t>
      </w:r>
      <w:proofErr w:type="spellEnd"/>
      <w:r w:rsidRPr="00835A13">
        <w:rPr>
          <w:rFonts w:ascii="Times New Roman" w:hAnsi="Times New Roman" w:cs="Times New Roman"/>
          <w:sz w:val="24"/>
          <w:szCs w:val="24"/>
        </w:rPr>
        <w:t xml:space="preserve"> Specialist, Training</w:t>
      </w:r>
    </w:p>
    <w:p w14:paraId="78B867AF" w14:textId="77777777" w:rsidR="005B5311" w:rsidRPr="00835A13" w:rsidRDefault="005B5311" w:rsidP="005B5311">
      <w:pPr>
        <w:spacing w:after="0"/>
        <w:ind w:left="2880"/>
        <w:rPr>
          <w:rFonts w:ascii="Times New Roman" w:hAnsi="Times New Roman" w:cs="Times New Roman"/>
          <w:sz w:val="24"/>
          <w:szCs w:val="24"/>
        </w:rPr>
      </w:pPr>
      <w:r w:rsidRPr="00F077DC">
        <w:rPr>
          <w:rFonts w:ascii="Times New Roman" w:hAnsi="Times New Roman" w:cs="Times New Roman"/>
          <w:sz w:val="24"/>
          <w:szCs w:val="24"/>
        </w:rPr>
        <w:t xml:space="preserve">WTID13 </w:t>
      </w:r>
      <w:r>
        <w:rPr>
          <w:rFonts w:ascii="Times New Roman" w:hAnsi="Times New Roman" w:cs="Times New Roman"/>
          <w:sz w:val="24"/>
          <w:szCs w:val="24"/>
        </w:rPr>
        <w:t>–</w:t>
      </w:r>
      <w:r w:rsidRPr="00F077DC">
        <w:rPr>
          <w:rFonts w:ascii="Times New Roman" w:hAnsi="Times New Roman" w:cs="Times New Roman"/>
          <w:sz w:val="24"/>
          <w:szCs w:val="24"/>
        </w:rPr>
        <w:t xml:space="preserve"> </w:t>
      </w:r>
      <w:proofErr w:type="spellStart"/>
      <w:r w:rsidRPr="00F077DC">
        <w:rPr>
          <w:rFonts w:ascii="Times New Roman" w:hAnsi="Times New Roman" w:cs="Times New Roman"/>
          <w:sz w:val="24"/>
          <w:szCs w:val="24"/>
        </w:rPr>
        <w:t>Sr</w:t>
      </w:r>
      <w:proofErr w:type="spellEnd"/>
      <w:r>
        <w:rPr>
          <w:rFonts w:ascii="Times New Roman" w:hAnsi="Times New Roman" w:cs="Times New Roman"/>
          <w:sz w:val="24"/>
          <w:szCs w:val="24"/>
        </w:rPr>
        <w:t xml:space="preserve"> </w:t>
      </w:r>
      <w:r w:rsidRPr="00F077DC">
        <w:rPr>
          <w:rFonts w:ascii="Times New Roman" w:hAnsi="Times New Roman" w:cs="Times New Roman"/>
          <w:sz w:val="24"/>
          <w:szCs w:val="24"/>
        </w:rPr>
        <w:t>Developer, Instructional</w:t>
      </w:r>
    </w:p>
    <w:p w14:paraId="556EAF44" w14:textId="77777777" w:rsidR="005B5311" w:rsidRDefault="005B5311" w:rsidP="005B5311">
      <w:pPr>
        <w:spacing w:after="0"/>
        <w:ind w:left="720"/>
        <w:rPr>
          <w:rFonts w:ascii="Times New Roman" w:hAnsi="Times New Roman" w:cs="Times New Roman"/>
          <w:sz w:val="24"/>
          <w:szCs w:val="24"/>
        </w:rPr>
      </w:pPr>
    </w:p>
    <w:p w14:paraId="1246A5F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2.5.1.2 Behavior</w:t>
      </w:r>
    </w:p>
    <w:p w14:paraId="3B58A0AF" w14:textId="77777777" w:rsidR="005B5311" w:rsidRDefault="005B5311" w:rsidP="005B5311">
      <w:pPr>
        <w:spacing w:after="0"/>
        <w:ind w:left="2700" w:firstLine="180"/>
        <w:rPr>
          <w:rFonts w:ascii="Times New Roman" w:hAnsi="Times New Roman" w:cs="Times New Roman"/>
          <w:sz w:val="24"/>
          <w:szCs w:val="24"/>
        </w:rPr>
      </w:pPr>
      <w:r w:rsidRPr="009D146F">
        <w:rPr>
          <w:rFonts w:ascii="Times New Roman" w:hAnsi="Times New Roman" w:cs="Times New Roman"/>
          <w:sz w:val="24"/>
          <w:szCs w:val="24"/>
        </w:rPr>
        <w:t>Where was this behavior observed?</w:t>
      </w:r>
    </w:p>
    <w:p w14:paraId="521931C4"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b/>
        <w:t>Production</w:t>
      </w:r>
    </w:p>
    <w:p w14:paraId="2B96FE07"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b/>
        <w:t>Training</w:t>
      </w:r>
    </w:p>
    <w:p w14:paraId="5A9C1381"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b/>
        <w:t>Other</w:t>
      </w:r>
    </w:p>
    <w:p w14:paraId="30A52836" w14:textId="77777777" w:rsidR="005B5311" w:rsidRDefault="005B5311" w:rsidP="005B5311">
      <w:pPr>
        <w:spacing w:after="0"/>
        <w:ind w:left="720"/>
        <w:rPr>
          <w:rFonts w:ascii="Times New Roman" w:hAnsi="Times New Roman" w:cs="Times New Roman"/>
          <w:sz w:val="24"/>
          <w:szCs w:val="24"/>
        </w:rPr>
      </w:pPr>
    </w:p>
    <w:p w14:paraId="4B046C1E"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2.5.1.3 Delivery Option</w:t>
      </w:r>
    </w:p>
    <w:p w14:paraId="03B4A633"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4458AA33" w14:textId="77777777" w:rsidR="005B5311" w:rsidRDefault="005B5311" w:rsidP="005B5311">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18863ECC" w14:textId="77777777" w:rsidR="005B5311" w:rsidRDefault="005B5311" w:rsidP="005B5311">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7123CA89" w14:textId="77777777" w:rsidR="005B5311" w:rsidRDefault="005B5311" w:rsidP="005B5311">
      <w:pPr>
        <w:spacing w:after="0"/>
        <w:ind w:left="2700"/>
        <w:rPr>
          <w:rFonts w:ascii="Times New Roman" w:hAnsi="Times New Roman" w:cs="Times New Roman"/>
          <w:sz w:val="24"/>
          <w:szCs w:val="24"/>
        </w:rPr>
      </w:pPr>
    </w:p>
    <w:p w14:paraId="051DCCFA"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2.5.1.4 Date of Coaching</w:t>
      </w:r>
    </w:p>
    <w:p w14:paraId="634D592D"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296302B1" w14:textId="77777777" w:rsidR="005B5311" w:rsidRDefault="005B5311" w:rsidP="005B5311">
      <w:pPr>
        <w:spacing w:after="0"/>
        <w:rPr>
          <w:rFonts w:ascii="Times New Roman" w:hAnsi="Times New Roman" w:cs="Times New Roman"/>
          <w:sz w:val="24"/>
          <w:szCs w:val="24"/>
        </w:rPr>
      </w:pPr>
    </w:p>
    <w:p w14:paraId="566B16FE"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2.5.1.5 Customer Service Escalation</w:t>
      </w:r>
    </w:p>
    <w:p w14:paraId="11A39959"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lastRenderedPageBreak/>
        <w:t>Determine if coaching or event is a CSE.</w:t>
      </w:r>
    </w:p>
    <w:p w14:paraId="4C3EB6C9" w14:textId="77777777" w:rsidR="005B5311" w:rsidRDefault="005B5311" w:rsidP="005B5311">
      <w:pPr>
        <w:spacing w:after="0"/>
        <w:ind w:left="2700"/>
        <w:rPr>
          <w:rFonts w:ascii="Times New Roman" w:hAnsi="Times New Roman" w:cs="Times New Roman"/>
          <w:sz w:val="24"/>
          <w:szCs w:val="24"/>
        </w:rPr>
      </w:pPr>
    </w:p>
    <w:p w14:paraId="1CF7137D"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only CSE related Coaching Reasons will be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selected.</w:t>
      </w:r>
    </w:p>
    <w:p w14:paraId="5F8747BB" w14:textId="77777777" w:rsidR="005B5311" w:rsidRDefault="005B5311" w:rsidP="005B5311">
      <w:pPr>
        <w:spacing w:after="0"/>
        <w:rPr>
          <w:rFonts w:ascii="Times New Roman" w:hAnsi="Times New Roman" w:cs="Times New Roman"/>
          <w:sz w:val="24"/>
          <w:szCs w:val="24"/>
        </w:rPr>
      </w:pPr>
    </w:p>
    <w:p w14:paraId="63D7B5C9"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2.5.1.6 Coaching Reasons and Sub-Coaching Reasons</w:t>
      </w:r>
    </w:p>
    <w:p w14:paraId="6565CC97"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0D669E44" w14:textId="77777777" w:rsidR="005B5311" w:rsidRDefault="005B5311" w:rsidP="005B5311">
      <w:pPr>
        <w:spacing w:after="0"/>
        <w:ind w:left="720"/>
        <w:rPr>
          <w:rFonts w:ascii="Times New Roman" w:hAnsi="Times New Roman" w:cs="Times New Roman"/>
          <w:sz w:val="24"/>
          <w:szCs w:val="24"/>
        </w:rPr>
      </w:pPr>
    </w:p>
    <w:p w14:paraId="34D24F4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2.5.1.6.1 Direct Coaching Reason and Sub-Reasons</w:t>
      </w:r>
    </w:p>
    <w:p w14:paraId="03380F98" w14:textId="77777777" w:rsidR="005B5311" w:rsidRDefault="005B5311" w:rsidP="005B5311">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18BAE18F" w14:textId="77777777" w:rsidR="005B5311" w:rsidRDefault="005B5311" w:rsidP="005B5311">
      <w:pPr>
        <w:spacing w:after="0"/>
        <w:rPr>
          <w:rFonts w:ascii="Times New Roman" w:hAnsi="Times New Roman" w:cs="Times New Roman"/>
          <w:sz w:val="24"/>
          <w:szCs w:val="24"/>
        </w:rPr>
      </w:pPr>
    </w:p>
    <w:tbl>
      <w:tblPr>
        <w:tblW w:w="0" w:type="auto"/>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5040"/>
      </w:tblGrid>
      <w:tr w:rsidR="005B5311" w:rsidRPr="000C3AA3" w14:paraId="527BADAC" w14:textId="77777777" w:rsidTr="005B5311">
        <w:trPr>
          <w:trHeight w:val="300"/>
        </w:trPr>
        <w:tc>
          <w:tcPr>
            <w:tcW w:w="1797" w:type="dxa"/>
            <w:shd w:val="clear" w:color="auto" w:fill="000000" w:themeFill="text1"/>
            <w:vAlign w:val="center"/>
            <w:hideMark/>
          </w:tcPr>
          <w:p w14:paraId="546BEC4A"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center"/>
            <w:hideMark/>
          </w:tcPr>
          <w:p w14:paraId="4B54AC59"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center"/>
            <w:hideMark/>
          </w:tcPr>
          <w:p w14:paraId="0A64A787"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Sub-Coaching Reason</w:t>
            </w:r>
          </w:p>
        </w:tc>
      </w:tr>
      <w:tr w:rsidR="005B5311" w:rsidRPr="000C3AA3" w14:paraId="3BF58680"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C29232"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6F8BE3" w14:textId="697736AB"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8E64E9" w14:textId="77777777" w:rsidR="00EC539B" w:rsidRPr="000C3AA3" w:rsidRDefault="00EC539B" w:rsidP="00EC539B">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Improper notification</w:t>
            </w:r>
          </w:p>
          <w:p w14:paraId="0AF85067" w14:textId="77777777" w:rsidR="008D0365" w:rsidRPr="000C3AA3" w:rsidRDefault="008D0365" w:rsidP="008D0365">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Late or missing meetings</w:t>
            </w:r>
          </w:p>
          <w:p w14:paraId="3E5669E4" w14:textId="433C45D9" w:rsidR="005B5311" w:rsidRPr="000C3AA3" w:rsidRDefault="00A37AAC"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Number</w:t>
            </w:r>
            <w:r w:rsidR="005B5311" w:rsidRPr="000C3AA3">
              <w:rPr>
                <w:rFonts w:ascii="Times New Roman" w:eastAsia="Times New Roman" w:hAnsi="Times New Roman" w:cs="Times New Roman"/>
                <w:color w:val="000000"/>
                <w:sz w:val="24"/>
                <w:szCs w:val="24"/>
              </w:rPr>
              <w:t xml:space="preserve"> of hours exceeded</w:t>
            </w:r>
          </w:p>
          <w:p w14:paraId="14293549" w14:textId="7C0C7D51" w:rsidR="005B5311" w:rsidRPr="000C3AA3" w:rsidRDefault="00A37AAC"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Number</w:t>
            </w:r>
            <w:r w:rsidR="005B5311" w:rsidRPr="000C3AA3">
              <w:rPr>
                <w:rFonts w:ascii="Times New Roman" w:eastAsia="Times New Roman" w:hAnsi="Times New Roman" w:cs="Times New Roman"/>
                <w:color w:val="000000"/>
                <w:sz w:val="24"/>
                <w:szCs w:val="24"/>
              </w:rPr>
              <w:t xml:space="preserve"> of occurrences exceeded</w:t>
            </w:r>
          </w:p>
          <w:p w14:paraId="3EAE335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AA302DC" w14:textId="77777777" w:rsidTr="005B5311">
        <w:trPr>
          <w:trHeight w:val="1160"/>
        </w:trPr>
        <w:tc>
          <w:tcPr>
            <w:tcW w:w="1797" w:type="dxa"/>
            <w:shd w:val="clear" w:color="auto" w:fill="auto"/>
            <w:vAlign w:val="center"/>
            <w:hideMark/>
          </w:tcPr>
          <w:p w14:paraId="55359ED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Attrition Tracking</w:t>
            </w:r>
          </w:p>
        </w:tc>
        <w:tc>
          <w:tcPr>
            <w:tcW w:w="2883" w:type="dxa"/>
            <w:shd w:val="clear" w:color="auto" w:fill="auto"/>
            <w:noWrap/>
            <w:vAlign w:val="center"/>
            <w:hideMark/>
          </w:tcPr>
          <w:p w14:paraId="051A61E4" w14:textId="4E6192F2"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hideMark/>
          </w:tcPr>
          <w:p w14:paraId="602A10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Inaccurate or missing information</w:t>
            </w:r>
          </w:p>
          <w:p w14:paraId="48C863A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AA8526A" w14:textId="77777777" w:rsidTr="005B5311">
        <w:trPr>
          <w:trHeight w:val="300"/>
        </w:trPr>
        <w:tc>
          <w:tcPr>
            <w:tcW w:w="1797" w:type="dxa"/>
            <w:shd w:val="clear" w:color="auto" w:fill="auto"/>
            <w:vAlign w:val="center"/>
            <w:hideMark/>
          </w:tcPr>
          <w:p w14:paraId="6AB196E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Behavior</w:t>
            </w:r>
          </w:p>
        </w:tc>
        <w:tc>
          <w:tcPr>
            <w:tcW w:w="2883" w:type="dxa"/>
            <w:shd w:val="clear" w:color="auto" w:fill="auto"/>
            <w:noWrap/>
            <w:vAlign w:val="center"/>
            <w:hideMark/>
          </w:tcPr>
          <w:p w14:paraId="39F7D63E" w14:textId="490259C8"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center"/>
            <w:hideMark/>
          </w:tcPr>
          <w:p w14:paraId="444AAF0D"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Communication is unprofessional in nature and/or offending to others </w:t>
            </w:r>
          </w:p>
          <w:p w14:paraId="61F8FC9F" w14:textId="002A4E1C"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280037F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Distraction of others (i.e. noisy, visiting)</w:t>
            </w:r>
          </w:p>
          <w:p w14:paraId="2B6F5D7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Dress Code</w:t>
            </w:r>
          </w:p>
          <w:p w14:paraId="6A615F3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GDIT Policy violation</w:t>
            </w:r>
          </w:p>
          <w:p w14:paraId="348DC72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Harassment/Workplace Conduct</w:t>
            </w:r>
          </w:p>
          <w:p w14:paraId="3E1DC94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Insubordination</w:t>
            </w:r>
          </w:p>
          <w:p w14:paraId="17C0A0A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Privacy/Security</w:t>
            </w:r>
          </w:p>
          <w:p w14:paraId="53DF44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SOP non-compliance</w:t>
            </w:r>
          </w:p>
          <w:p w14:paraId="376290B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Travel/AMEX policy</w:t>
            </w:r>
          </w:p>
          <w:p w14:paraId="5B572EB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Other: Specify reason under coaching details.</w:t>
            </w:r>
          </w:p>
        </w:tc>
      </w:tr>
      <w:tr w:rsidR="005B5311" w:rsidRPr="000C3AA3" w14:paraId="30F04EC8"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6E72DD"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3977A1" w14:textId="4D6F21E4"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AF322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Attendance/Corrective actions not coached timely</w:t>
            </w:r>
          </w:p>
          <w:p w14:paraId="3D24EE9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DTR information not accurate</w:t>
            </w:r>
          </w:p>
          <w:p w14:paraId="4CE3106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 DTR</w:t>
            </w:r>
          </w:p>
          <w:p w14:paraId="3DF9BD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8924C09"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0B09B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7FF6F6" w14:textId="58900986"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321A8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class</w:t>
            </w:r>
          </w:p>
          <w:p w14:paraId="5D307AB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year</w:t>
            </w:r>
          </w:p>
          <w:p w14:paraId="27E1B2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B9F8E68"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7BAD2B"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AF116F" w14:textId="6F9A8453"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3C756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keep sensitive information safe</w:t>
            </w:r>
          </w:p>
          <w:p w14:paraId="7B703B4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B92D75B" w14:textId="77777777" w:rsidTr="005B5311">
        <w:trPr>
          <w:trHeight w:val="782"/>
        </w:trPr>
        <w:tc>
          <w:tcPr>
            <w:tcW w:w="1797" w:type="dxa"/>
            <w:shd w:val="clear" w:color="auto" w:fill="auto"/>
            <w:vAlign w:val="center"/>
          </w:tcPr>
          <w:p w14:paraId="5326DD7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Completion of Required Training</w:t>
            </w:r>
          </w:p>
        </w:tc>
        <w:tc>
          <w:tcPr>
            <w:tcW w:w="2883" w:type="dxa"/>
            <w:shd w:val="clear" w:color="auto" w:fill="auto"/>
            <w:noWrap/>
            <w:vAlign w:val="center"/>
          </w:tcPr>
          <w:p w14:paraId="150ABBC1" w14:textId="69D4C7C5"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7D1A45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Learning for CSRs completed</w:t>
            </w:r>
          </w:p>
          <w:p w14:paraId="2099A30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CCO </w:t>
            </w:r>
            <w:proofErr w:type="spellStart"/>
            <w:r w:rsidRPr="000C3AA3">
              <w:rPr>
                <w:rFonts w:ascii="Times New Roman" w:eastAsia="Times New Roman" w:hAnsi="Times New Roman" w:cs="Times New Roman"/>
                <w:color w:val="000000"/>
                <w:sz w:val="24"/>
                <w:szCs w:val="24"/>
              </w:rPr>
              <w:t>MyLMS</w:t>
            </w:r>
            <w:proofErr w:type="spellEnd"/>
            <w:r w:rsidRPr="000C3AA3">
              <w:rPr>
                <w:rFonts w:ascii="Times New Roman" w:eastAsia="Times New Roman" w:hAnsi="Times New Roman" w:cs="Times New Roman"/>
                <w:color w:val="000000"/>
                <w:sz w:val="24"/>
                <w:szCs w:val="24"/>
              </w:rPr>
              <w:t xml:space="preserve"> for CSRs completed</w:t>
            </w:r>
          </w:p>
          <w:p w14:paraId="410FF0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DE02AC2" w14:textId="77777777" w:rsidTr="005B5311">
        <w:trPr>
          <w:trHeight w:val="782"/>
        </w:trPr>
        <w:tc>
          <w:tcPr>
            <w:tcW w:w="1797" w:type="dxa"/>
            <w:shd w:val="clear" w:color="auto" w:fill="auto"/>
            <w:vAlign w:val="center"/>
            <w:hideMark/>
          </w:tcPr>
          <w:p w14:paraId="6B5C71FB"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Observations</w:t>
            </w:r>
          </w:p>
        </w:tc>
        <w:tc>
          <w:tcPr>
            <w:tcW w:w="2883" w:type="dxa"/>
            <w:shd w:val="clear" w:color="auto" w:fill="auto"/>
            <w:noWrap/>
            <w:vAlign w:val="center"/>
            <w:hideMark/>
          </w:tcPr>
          <w:p w14:paraId="548DA5AA" w14:textId="6D5F34E3"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hideMark/>
          </w:tcPr>
          <w:p w14:paraId="591951C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3B635C7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D74E76C" w14:textId="77777777" w:rsidTr="005B5311">
        <w:trPr>
          <w:trHeight w:val="620"/>
        </w:trPr>
        <w:tc>
          <w:tcPr>
            <w:tcW w:w="1797" w:type="dxa"/>
            <w:shd w:val="clear" w:color="auto" w:fill="auto"/>
            <w:vAlign w:val="center"/>
            <w:hideMark/>
          </w:tcPr>
          <w:p w14:paraId="4BD53E46"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CUP &amp; CCO Learning Completions</w:t>
            </w:r>
          </w:p>
        </w:tc>
        <w:tc>
          <w:tcPr>
            <w:tcW w:w="2883" w:type="dxa"/>
            <w:shd w:val="clear" w:color="auto" w:fill="auto"/>
            <w:noWrap/>
            <w:vAlign w:val="center"/>
            <w:hideMark/>
          </w:tcPr>
          <w:p w14:paraId="4EC2EF8D" w14:textId="6A6F9FDE"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hideMark/>
          </w:tcPr>
          <w:p w14:paraId="276CD22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 - per item</w:t>
            </w:r>
          </w:p>
          <w:p w14:paraId="14C8266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1D22B7D"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DEFD1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9F3F0E" w14:textId="74548547"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42D9A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Class/Instructor not in assigned area</w:t>
            </w:r>
          </w:p>
          <w:p w14:paraId="2CA5704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9DC6259" w14:textId="77777777" w:rsidTr="005B5311">
        <w:trPr>
          <w:trHeight w:val="1200"/>
        </w:trPr>
        <w:tc>
          <w:tcPr>
            <w:tcW w:w="1797" w:type="dxa"/>
            <w:shd w:val="clear" w:color="auto" w:fill="auto"/>
            <w:vAlign w:val="center"/>
          </w:tcPr>
          <w:p w14:paraId="56DB3B5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ETS</w:t>
            </w:r>
          </w:p>
        </w:tc>
        <w:tc>
          <w:tcPr>
            <w:tcW w:w="2883" w:type="dxa"/>
            <w:shd w:val="clear" w:color="auto" w:fill="auto"/>
            <w:noWrap/>
            <w:vAlign w:val="center"/>
          </w:tcPr>
          <w:p w14:paraId="338160A3" w14:textId="6B9CF6FC"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6B8BC4E9"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Fails to review labor results/does not initiate correct action </w:t>
            </w:r>
          </w:p>
          <w:p w14:paraId="1359041E" w14:textId="6C0E0CB6"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approval deadline</w:t>
            </w:r>
          </w:p>
          <w:p w14:paraId="58FFA3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621D285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13A2712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405DA4F" w14:textId="77777777" w:rsidTr="005B5311">
        <w:trPr>
          <w:trHeight w:val="1200"/>
        </w:trPr>
        <w:tc>
          <w:tcPr>
            <w:tcW w:w="1797" w:type="dxa"/>
            <w:shd w:val="clear" w:color="auto" w:fill="auto"/>
            <w:vAlign w:val="center"/>
          </w:tcPr>
          <w:p w14:paraId="76B5E77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Level One Metric</w:t>
            </w:r>
          </w:p>
        </w:tc>
        <w:tc>
          <w:tcPr>
            <w:tcW w:w="2883" w:type="dxa"/>
            <w:shd w:val="clear" w:color="auto" w:fill="auto"/>
            <w:noWrap/>
            <w:vAlign w:val="center"/>
          </w:tcPr>
          <w:p w14:paraId="3B7DB917" w14:textId="6F47F5D8"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613280B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6981ED9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38856BC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7184F05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1F26DD4" w14:textId="77777777" w:rsidTr="005B5311">
        <w:trPr>
          <w:trHeight w:val="1200"/>
        </w:trPr>
        <w:tc>
          <w:tcPr>
            <w:tcW w:w="1797" w:type="dxa"/>
            <w:shd w:val="clear" w:color="auto" w:fill="auto"/>
            <w:vAlign w:val="center"/>
          </w:tcPr>
          <w:p w14:paraId="3F94B6E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Media Policy</w:t>
            </w:r>
          </w:p>
        </w:tc>
        <w:tc>
          <w:tcPr>
            <w:tcW w:w="2883" w:type="dxa"/>
            <w:shd w:val="clear" w:color="auto" w:fill="auto"/>
            <w:noWrap/>
            <w:vAlign w:val="center"/>
          </w:tcPr>
          <w:p w14:paraId="473AA512" w14:textId="7C335210"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2FDB90D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Local Media violation</w:t>
            </w:r>
          </w:p>
          <w:p w14:paraId="1551224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Media violation</w:t>
            </w:r>
          </w:p>
          <w:p w14:paraId="649D269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Social Media violation</w:t>
            </w:r>
          </w:p>
          <w:p w14:paraId="7BDEEB3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845B0A2" w14:textId="77777777" w:rsidTr="005B5311">
        <w:trPr>
          <w:trHeight w:val="620"/>
        </w:trPr>
        <w:tc>
          <w:tcPr>
            <w:tcW w:w="1797" w:type="dxa"/>
            <w:shd w:val="clear" w:color="auto" w:fill="auto"/>
            <w:vAlign w:val="center"/>
          </w:tcPr>
          <w:p w14:paraId="3C6C378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Misreporting</w:t>
            </w:r>
          </w:p>
        </w:tc>
        <w:tc>
          <w:tcPr>
            <w:tcW w:w="2883" w:type="dxa"/>
            <w:shd w:val="clear" w:color="auto" w:fill="auto"/>
            <w:noWrap/>
            <w:vAlign w:val="center"/>
          </w:tcPr>
          <w:p w14:paraId="1E9C1EC0" w14:textId="4CFE0E07"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66546F4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DTR</w:t>
            </w:r>
          </w:p>
          <w:p w14:paraId="503D2A1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Exam Review</w:t>
            </w:r>
          </w:p>
          <w:p w14:paraId="5583A80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Level 1</w:t>
            </w:r>
          </w:p>
          <w:p w14:paraId="1C3A6C0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Resume</w:t>
            </w:r>
          </w:p>
          <w:p w14:paraId="084EA3A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Timecard</w:t>
            </w:r>
          </w:p>
          <w:p w14:paraId="4BEA15F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WSR</w:t>
            </w:r>
          </w:p>
          <w:p w14:paraId="6E5970B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B2F4F80" w14:textId="77777777" w:rsidTr="005B5311">
        <w:trPr>
          <w:trHeight w:val="1200"/>
        </w:trPr>
        <w:tc>
          <w:tcPr>
            <w:tcW w:w="1797" w:type="dxa"/>
            <w:shd w:val="clear" w:color="auto" w:fill="auto"/>
            <w:vAlign w:val="center"/>
          </w:tcPr>
          <w:p w14:paraId="249631D0" w14:textId="77777777" w:rsidR="005B5311" w:rsidRPr="000C3AA3" w:rsidRDefault="005B5311" w:rsidP="005B5311">
            <w:pPr>
              <w:spacing w:after="0"/>
              <w:rPr>
                <w:rFonts w:ascii="Times New Roman" w:hAnsi="Times New Roman" w:cs="Times New Roman"/>
                <w:sz w:val="24"/>
                <w:szCs w:val="24"/>
              </w:rPr>
            </w:pPr>
            <w:proofErr w:type="spellStart"/>
            <w:r w:rsidRPr="000C3AA3">
              <w:rPr>
                <w:rFonts w:ascii="Times New Roman" w:hAnsi="Times New Roman" w:cs="Times New Roman"/>
                <w:sz w:val="24"/>
                <w:szCs w:val="24"/>
              </w:rPr>
              <w:t>MyLMS</w:t>
            </w:r>
            <w:proofErr w:type="spellEnd"/>
            <w:r w:rsidRPr="000C3AA3">
              <w:rPr>
                <w:rFonts w:ascii="Times New Roman" w:hAnsi="Times New Roman" w:cs="Times New Roman"/>
                <w:sz w:val="24"/>
                <w:szCs w:val="24"/>
              </w:rPr>
              <w:t xml:space="preserve"> Completions</w:t>
            </w:r>
          </w:p>
        </w:tc>
        <w:tc>
          <w:tcPr>
            <w:tcW w:w="2883" w:type="dxa"/>
            <w:shd w:val="clear" w:color="auto" w:fill="auto"/>
            <w:noWrap/>
            <w:vAlign w:val="center"/>
          </w:tcPr>
          <w:p w14:paraId="3101AEE3" w14:textId="74B0B20E"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289F086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w:t>
            </w:r>
          </w:p>
          <w:p w14:paraId="7811BA9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015FCFC8" w14:textId="77777777" w:rsidTr="00DB150B">
        <w:trPr>
          <w:trHeight w:val="440"/>
        </w:trPr>
        <w:tc>
          <w:tcPr>
            <w:tcW w:w="1797" w:type="dxa"/>
            <w:shd w:val="clear" w:color="auto" w:fill="auto"/>
            <w:vAlign w:val="center"/>
          </w:tcPr>
          <w:p w14:paraId="4109C10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Operations Support</w:t>
            </w:r>
          </w:p>
        </w:tc>
        <w:tc>
          <w:tcPr>
            <w:tcW w:w="2883" w:type="dxa"/>
            <w:shd w:val="clear" w:color="auto" w:fill="auto"/>
            <w:noWrap/>
            <w:vAlign w:val="center"/>
          </w:tcPr>
          <w:p w14:paraId="2E3F4073" w14:textId="0D392204"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4B984E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Assigned to committee - inactive</w:t>
            </w:r>
          </w:p>
          <w:p w14:paraId="2D16ABB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Disregards needs and issues/fails to report issues</w:t>
            </w:r>
          </w:p>
          <w:p w14:paraId="59C631C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Does not participate actively within the call center</w:t>
            </w:r>
          </w:p>
          <w:p w14:paraId="2370257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 to take calls</w:t>
            </w:r>
          </w:p>
          <w:p w14:paraId="20590F7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provide continued support to improve Training completions</w:t>
            </w:r>
          </w:p>
          <w:p w14:paraId="13B3BAB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respond to assigned Supervisors' team needs</w:t>
            </w:r>
          </w:p>
          <w:p w14:paraId="710E36C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taking calls quarterly requirement</w:t>
            </w:r>
          </w:p>
          <w:p w14:paraId="49582A4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Training buddy system not assigned or not working</w:t>
            </w:r>
          </w:p>
          <w:p w14:paraId="565B232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1477588" w14:textId="77777777" w:rsidTr="005B5311">
        <w:trPr>
          <w:trHeight w:val="1200"/>
        </w:trPr>
        <w:tc>
          <w:tcPr>
            <w:tcW w:w="1797" w:type="dxa"/>
            <w:shd w:val="clear" w:color="auto" w:fill="auto"/>
            <w:vAlign w:val="center"/>
          </w:tcPr>
          <w:p w14:paraId="53B2EBD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Peer Observations</w:t>
            </w:r>
          </w:p>
        </w:tc>
        <w:tc>
          <w:tcPr>
            <w:tcW w:w="2883" w:type="dxa"/>
            <w:shd w:val="clear" w:color="auto" w:fill="auto"/>
            <w:noWrap/>
            <w:vAlign w:val="center"/>
          </w:tcPr>
          <w:p w14:paraId="120F970B" w14:textId="566DE831"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7B22357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complete assignments - per class</w:t>
            </w:r>
          </w:p>
          <w:p w14:paraId="6A6935F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72B9A9A" w14:textId="77777777" w:rsidTr="005B5311">
        <w:trPr>
          <w:trHeight w:val="1200"/>
        </w:trPr>
        <w:tc>
          <w:tcPr>
            <w:tcW w:w="1797" w:type="dxa"/>
            <w:shd w:val="clear" w:color="auto" w:fill="auto"/>
            <w:vAlign w:val="center"/>
          </w:tcPr>
          <w:p w14:paraId="0D74BC7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Personal ETS</w:t>
            </w:r>
          </w:p>
        </w:tc>
        <w:tc>
          <w:tcPr>
            <w:tcW w:w="2883" w:type="dxa"/>
            <w:shd w:val="clear" w:color="auto" w:fill="auto"/>
            <w:noWrap/>
            <w:vAlign w:val="center"/>
          </w:tcPr>
          <w:p w14:paraId="526F2E2B" w14:textId="0B7F214B"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0E4B1B0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signature deadline</w:t>
            </w:r>
          </w:p>
          <w:p w14:paraId="7258117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37A1DD3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57B1483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053C158" w14:textId="77777777" w:rsidTr="005B5311">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6ED6EA1F"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5E0A1D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20A0A579" w14:textId="11E67814"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Actively participates in call center activities and committees</w:t>
            </w:r>
          </w:p>
          <w:p w14:paraId="55ADBB9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Attends meetings as scheduled</w:t>
            </w:r>
          </w:p>
          <w:p w14:paraId="0502DE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Perfect Attendance</w:t>
            </w:r>
          </w:p>
          <w:p w14:paraId="2A758436" w14:textId="77777777" w:rsidR="00EC539B" w:rsidRPr="000C3AA3" w:rsidRDefault="00EC539B" w:rsidP="00EC539B">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Metric SLA Goal achieved-Class/Monthly/Year</w:t>
            </w:r>
          </w:p>
          <w:p w14:paraId="5A1EF9B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ETS - Correctly executed - weekly ETS</w:t>
            </w:r>
          </w:p>
          <w:p w14:paraId="715ECF2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Observation - Exceeded Quarterly requirements</w:t>
            </w:r>
          </w:p>
          <w:p w14:paraId="4C92C75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Level One SLA - Exceeded goal-Class/Monthly/Year</w:t>
            </w:r>
          </w:p>
          <w:p w14:paraId="35F6D9C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Met CUP / CCO Learning Completions Deadline As Verified</w:t>
            </w:r>
          </w:p>
          <w:p w14:paraId="5A0E955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 violations - per sweep</w:t>
            </w:r>
          </w:p>
          <w:p w14:paraId="4EFBB38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Is proactive to report needs and issues</w:t>
            </w:r>
          </w:p>
          <w:p w14:paraId="29241CB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Proactively supports assigned Supervisors</w:t>
            </w:r>
          </w:p>
          <w:p w14:paraId="696F437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Peer Observation - Exceeded assignments - per class</w:t>
            </w:r>
          </w:p>
          <w:p w14:paraId="6C7B3C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Personal ETS - Correctly executed - weekly </w:t>
            </w:r>
          </w:p>
          <w:p w14:paraId="4ECD4E1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Observation - Meets or exceeds guidelines</w:t>
            </w:r>
          </w:p>
          <w:p w14:paraId="3539ED2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Weekly Status - Perfect Monthly Compliance</w:t>
            </w:r>
          </w:p>
          <w:p w14:paraId="0A4AA8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Weekly Status Report - Perfect monthly </w:t>
            </w:r>
            <w:r w:rsidRPr="000C3AA3">
              <w:rPr>
                <w:rFonts w:ascii="Times New Roman" w:eastAsia="Times New Roman" w:hAnsi="Times New Roman" w:cs="Times New Roman"/>
                <w:color w:val="000000"/>
                <w:sz w:val="24"/>
                <w:szCs w:val="24"/>
              </w:rPr>
              <w:lastRenderedPageBreak/>
              <w:t>compliance</w:t>
            </w:r>
          </w:p>
          <w:p w14:paraId="6D2F72C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5CCF280" w14:textId="77777777" w:rsidTr="005B5311">
        <w:trPr>
          <w:trHeight w:val="1200"/>
        </w:trPr>
        <w:tc>
          <w:tcPr>
            <w:tcW w:w="1797" w:type="dxa"/>
            <w:shd w:val="clear" w:color="auto" w:fill="auto"/>
            <w:vAlign w:val="center"/>
          </w:tcPr>
          <w:p w14:paraId="382D208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RTW</w:t>
            </w:r>
          </w:p>
        </w:tc>
        <w:tc>
          <w:tcPr>
            <w:tcW w:w="2883" w:type="dxa"/>
            <w:shd w:val="clear" w:color="auto" w:fill="auto"/>
            <w:noWrap/>
            <w:vAlign w:val="center"/>
          </w:tcPr>
          <w:p w14:paraId="36452FBC" w14:textId="032132F1"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1745199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yearly pass rate metric</w:t>
            </w:r>
          </w:p>
          <w:p w14:paraId="50F3649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RTW Summary Page information not accurate/missing information</w:t>
            </w:r>
          </w:p>
          <w:p w14:paraId="24679BB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8C71019"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127FF57D" w14:textId="730E5852" w:rsidR="005B5311" w:rsidRPr="000C3AA3" w:rsidRDefault="005B5311" w:rsidP="00A37AAC">
            <w:pPr>
              <w:spacing w:after="0"/>
              <w:rPr>
                <w:rFonts w:ascii="Times New Roman" w:hAnsi="Times New Roman" w:cs="Times New Roman"/>
                <w:sz w:val="24"/>
                <w:szCs w:val="24"/>
              </w:rPr>
            </w:pPr>
            <w:r w:rsidRPr="000C3AA3">
              <w:rPr>
                <w:rFonts w:ascii="Times New Roman" w:hAnsi="Times New Roman" w:cs="Times New Roman"/>
                <w:sz w:val="24"/>
                <w:szCs w:val="24"/>
              </w:rPr>
              <w:t xml:space="preserve">Secure Floor </w:t>
            </w:r>
            <w:r w:rsidR="00A37AAC">
              <w:rPr>
                <w:rFonts w:ascii="Times New Roman" w:hAnsi="Times New Roman" w:cs="Times New Roman"/>
                <w:sz w:val="24"/>
                <w:szCs w:val="24"/>
              </w:rPr>
              <w:t>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1F97FD8" w14:textId="7F4E72C6"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6BAA6D9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Badge Policy</w:t>
            </w:r>
          </w:p>
          <w:p w14:paraId="043B17D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Cell phone/electronic device</w:t>
            </w:r>
          </w:p>
          <w:p w14:paraId="6A0D7E5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Clean desk</w:t>
            </w:r>
          </w:p>
          <w:p w14:paraId="22B5ED5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385FBD0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report known issue</w:t>
            </w:r>
          </w:p>
          <w:p w14:paraId="4BE2E6B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Food</w:t>
            </w:r>
          </w:p>
          <w:p w14:paraId="5AB9F76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Misuse of desk or locker</w:t>
            </w:r>
          </w:p>
          <w:p w14:paraId="2B5462F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Unlocked training room, desk, filing cabinet</w:t>
            </w:r>
          </w:p>
          <w:p w14:paraId="5F64601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D359C15" w14:textId="77777777" w:rsidTr="005B5311">
        <w:trPr>
          <w:trHeight w:val="1200"/>
        </w:trPr>
        <w:tc>
          <w:tcPr>
            <w:tcW w:w="1797" w:type="dxa"/>
            <w:shd w:val="clear" w:color="auto" w:fill="auto"/>
            <w:vAlign w:val="center"/>
          </w:tcPr>
          <w:p w14:paraId="77C15C5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SLA-Pass Rate</w:t>
            </w:r>
          </w:p>
        </w:tc>
        <w:tc>
          <w:tcPr>
            <w:tcW w:w="2883" w:type="dxa"/>
            <w:shd w:val="clear" w:color="auto" w:fill="auto"/>
            <w:noWrap/>
            <w:vAlign w:val="center"/>
          </w:tcPr>
          <w:p w14:paraId="50000D22" w14:textId="3D0C9A64"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2D04ACB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2761C5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6CF1692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045C1F9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FBAB326" w14:textId="77777777" w:rsidTr="005B5311">
        <w:trPr>
          <w:trHeight w:val="1200"/>
        </w:trPr>
        <w:tc>
          <w:tcPr>
            <w:tcW w:w="1797" w:type="dxa"/>
            <w:shd w:val="clear" w:color="auto" w:fill="auto"/>
            <w:vAlign w:val="center"/>
          </w:tcPr>
          <w:p w14:paraId="6CB1A77F"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Taking Calls</w:t>
            </w:r>
          </w:p>
        </w:tc>
        <w:tc>
          <w:tcPr>
            <w:tcW w:w="2883" w:type="dxa"/>
            <w:shd w:val="clear" w:color="auto" w:fill="auto"/>
            <w:noWrap/>
            <w:vAlign w:val="center"/>
          </w:tcPr>
          <w:p w14:paraId="7673931E" w14:textId="374EB985"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4ADFD9F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w:t>
            </w:r>
          </w:p>
          <w:p w14:paraId="08B99A2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535B46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2A2338F" w14:textId="77777777" w:rsidTr="005B5311">
        <w:trPr>
          <w:trHeight w:val="1200"/>
        </w:trPr>
        <w:tc>
          <w:tcPr>
            <w:tcW w:w="1797" w:type="dxa"/>
            <w:shd w:val="clear" w:color="auto" w:fill="auto"/>
            <w:vAlign w:val="center"/>
          </w:tcPr>
          <w:p w14:paraId="6877A65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Development</w:t>
            </w:r>
          </w:p>
        </w:tc>
        <w:tc>
          <w:tcPr>
            <w:tcW w:w="2883" w:type="dxa"/>
            <w:shd w:val="clear" w:color="auto" w:fill="auto"/>
            <w:noWrap/>
            <w:vAlign w:val="center"/>
          </w:tcPr>
          <w:p w14:paraId="513593C0" w14:textId="64F04622"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0F720A6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Behavior training</w:t>
            </w:r>
          </w:p>
          <w:p w14:paraId="250639E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deadlines</w:t>
            </w:r>
          </w:p>
          <w:p w14:paraId="7AE94CD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ETS - timesheets and attendance</w:t>
            </w:r>
          </w:p>
          <w:p w14:paraId="63364E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Presentation Skills</w:t>
            </w:r>
          </w:p>
          <w:p w14:paraId="357D58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CUP &amp; CCO Learning completions</w:t>
            </w:r>
          </w:p>
          <w:p w14:paraId="24C726E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Trainer </w:t>
            </w:r>
            <w:proofErr w:type="spellStart"/>
            <w:r w:rsidRPr="000C3AA3">
              <w:rPr>
                <w:rFonts w:ascii="Times New Roman" w:eastAsia="Times New Roman" w:hAnsi="Times New Roman" w:cs="Times New Roman"/>
                <w:color w:val="000000"/>
                <w:sz w:val="24"/>
                <w:szCs w:val="24"/>
              </w:rPr>
              <w:t>MyLMS</w:t>
            </w:r>
            <w:proofErr w:type="spellEnd"/>
            <w:r w:rsidRPr="000C3AA3">
              <w:rPr>
                <w:rFonts w:ascii="Times New Roman" w:eastAsia="Times New Roman" w:hAnsi="Times New Roman" w:cs="Times New Roman"/>
                <w:color w:val="000000"/>
                <w:sz w:val="24"/>
                <w:szCs w:val="24"/>
              </w:rPr>
              <w:t xml:space="preserve"> completions</w:t>
            </w:r>
          </w:p>
          <w:p w14:paraId="072C0EC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On-boarding</w:t>
            </w:r>
          </w:p>
          <w:p w14:paraId="403F141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Trainer WSR completion</w:t>
            </w:r>
          </w:p>
          <w:p w14:paraId="4EF1F07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9CA7C74" w14:textId="77777777" w:rsidTr="005B5311">
        <w:trPr>
          <w:trHeight w:val="1200"/>
        </w:trPr>
        <w:tc>
          <w:tcPr>
            <w:tcW w:w="1797" w:type="dxa"/>
            <w:shd w:val="clear" w:color="auto" w:fill="auto"/>
            <w:vAlign w:val="center"/>
          </w:tcPr>
          <w:p w14:paraId="13A0CF3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Trainer Expectations</w:t>
            </w:r>
          </w:p>
        </w:tc>
        <w:tc>
          <w:tcPr>
            <w:tcW w:w="2883" w:type="dxa"/>
            <w:shd w:val="clear" w:color="auto" w:fill="auto"/>
            <w:noWrap/>
            <w:vAlign w:val="center"/>
          </w:tcPr>
          <w:p w14:paraId="1B3B2C48" w14:textId="7D0D191A"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481E86D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Alias names</w:t>
            </w:r>
          </w:p>
          <w:p w14:paraId="0E31ED65"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Bilingual Certification not completed as outlined for bilingual CSRs </w:t>
            </w:r>
          </w:p>
          <w:p w14:paraId="2FD573D4" w14:textId="2C6D0246"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CCO Learning &amp; </w:t>
            </w:r>
            <w:proofErr w:type="spellStart"/>
            <w:r w:rsidRPr="000C3AA3">
              <w:rPr>
                <w:rFonts w:ascii="Times New Roman" w:eastAsia="Times New Roman" w:hAnsi="Times New Roman" w:cs="Times New Roman"/>
                <w:color w:val="000000"/>
                <w:sz w:val="24"/>
                <w:szCs w:val="24"/>
              </w:rPr>
              <w:t>MyLMS</w:t>
            </w:r>
            <w:proofErr w:type="spellEnd"/>
            <w:r w:rsidRPr="000C3AA3">
              <w:rPr>
                <w:rFonts w:ascii="Times New Roman" w:eastAsia="Times New Roman" w:hAnsi="Times New Roman" w:cs="Times New Roman"/>
                <w:color w:val="000000"/>
                <w:sz w:val="24"/>
                <w:szCs w:val="24"/>
              </w:rPr>
              <w:t xml:space="preserve"> for CSRs completed</w:t>
            </w:r>
          </w:p>
          <w:p w14:paraId="2AC94F7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 Confirmations</w:t>
            </w:r>
          </w:p>
          <w:p w14:paraId="07F9DAE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ETO e-mail</w:t>
            </w:r>
          </w:p>
          <w:p w14:paraId="174F878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Filing hard copies of certification documents</w:t>
            </w:r>
          </w:p>
          <w:p w14:paraId="610EA44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On-boarding</w:t>
            </w:r>
          </w:p>
          <w:p w14:paraId="09C0082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Ops Summary e-mail (from DTR)</w:t>
            </w:r>
          </w:p>
          <w:p w14:paraId="2705EF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8456324" w14:textId="77777777" w:rsidTr="005B5311">
        <w:trPr>
          <w:trHeight w:val="1200"/>
        </w:trPr>
        <w:tc>
          <w:tcPr>
            <w:tcW w:w="1797" w:type="dxa"/>
            <w:shd w:val="clear" w:color="auto" w:fill="auto"/>
            <w:vAlign w:val="center"/>
          </w:tcPr>
          <w:p w14:paraId="5815255D"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Observations</w:t>
            </w:r>
          </w:p>
        </w:tc>
        <w:tc>
          <w:tcPr>
            <w:tcW w:w="2883" w:type="dxa"/>
            <w:shd w:val="clear" w:color="auto" w:fill="auto"/>
            <w:noWrap/>
            <w:vAlign w:val="center"/>
          </w:tcPr>
          <w:p w14:paraId="3E47359B" w14:textId="72F09077"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4CE0467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Fails to meet SOP </w:t>
            </w:r>
          </w:p>
          <w:p w14:paraId="52FBFD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C0E70F3" w14:textId="77777777" w:rsidTr="005B5311">
        <w:trPr>
          <w:trHeight w:val="1200"/>
        </w:trPr>
        <w:tc>
          <w:tcPr>
            <w:tcW w:w="1797" w:type="dxa"/>
            <w:shd w:val="clear" w:color="auto" w:fill="auto"/>
            <w:vAlign w:val="center"/>
          </w:tcPr>
          <w:p w14:paraId="08F92D9B"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Weekly Status Report</w:t>
            </w:r>
          </w:p>
        </w:tc>
        <w:tc>
          <w:tcPr>
            <w:tcW w:w="2883" w:type="dxa"/>
            <w:shd w:val="clear" w:color="auto" w:fill="auto"/>
            <w:noWrap/>
            <w:vAlign w:val="center"/>
          </w:tcPr>
          <w:p w14:paraId="5A573866" w14:textId="4F290736"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F1B778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Incomplete/Inaccurate</w:t>
            </w:r>
          </w:p>
          <w:p w14:paraId="3BC51AA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deadline</w:t>
            </w:r>
          </w:p>
          <w:p w14:paraId="139D7E9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B27778" w:rsidRPr="000C3AA3" w14:paraId="26271018" w14:textId="77777777" w:rsidTr="00B27778">
        <w:trPr>
          <w:trHeight w:val="620"/>
        </w:trPr>
        <w:tc>
          <w:tcPr>
            <w:tcW w:w="1797" w:type="dxa"/>
            <w:shd w:val="clear" w:color="auto" w:fill="auto"/>
            <w:vAlign w:val="center"/>
          </w:tcPr>
          <w:p w14:paraId="3E73A6D2" w14:textId="43A1288F" w:rsidR="00B27778" w:rsidRPr="000C3AA3" w:rsidRDefault="00B27778" w:rsidP="005B5311">
            <w:pPr>
              <w:spacing w:after="0"/>
              <w:rPr>
                <w:rFonts w:ascii="Times New Roman" w:hAnsi="Times New Roman" w:cs="Times New Roman"/>
                <w:sz w:val="24"/>
                <w:szCs w:val="24"/>
              </w:rPr>
            </w:pPr>
            <w:r>
              <w:rPr>
                <w:rFonts w:ascii="Times New Roman" w:hAnsi="Times New Roman" w:cs="Times New Roman"/>
                <w:sz w:val="24"/>
                <w:szCs w:val="24"/>
              </w:rPr>
              <w:t>Customer Service Escalation (available only if the log is a CSE)</w:t>
            </w:r>
          </w:p>
        </w:tc>
        <w:tc>
          <w:tcPr>
            <w:tcW w:w="2883" w:type="dxa"/>
            <w:shd w:val="clear" w:color="auto" w:fill="auto"/>
            <w:noWrap/>
            <w:vAlign w:val="center"/>
          </w:tcPr>
          <w:p w14:paraId="75D39BDB" w14:textId="189DC680" w:rsidR="00B27778" w:rsidRPr="000C3AA3" w:rsidRDefault="00B27778"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vAlign w:val="center"/>
          </w:tcPr>
          <w:p w14:paraId="6C14F22E"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Argues with other trainer </w:t>
            </w:r>
          </w:p>
          <w:p w14:paraId="6EFA91F3" w14:textId="77777777" w:rsidR="00EC539B" w:rsidRPr="00B27778" w:rsidRDefault="00EC539B" w:rsidP="00EC539B">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Compromises PHI/PII </w:t>
            </w:r>
          </w:p>
          <w:p w14:paraId="7A9BCE89"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Encourages / commits fraud</w:t>
            </w:r>
          </w:p>
          <w:p w14:paraId="6D2872F6"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Releases assessment information to the CSRs in class</w:t>
            </w:r>
          </w:p>
          <w:p w14:paraId="43CF38CF"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Threatens employee</w:t>
            </w:r>
          </w:p>
          <w:p w14:paraId="7FC33756"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Uses derogatory / disrespectful words</w:t>
            </w:r>
          </w:p>
          <w:p w14:paraId="7F2ECBC9"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Uses profanity of any kind</w:t>
            </w:r>
          </w:p>
          <w:p w14:paraId="414CCD70"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Verbally abusive</w:t>
            </w:r>
          </w:p>
          <w:p w14:paraId="3A721F6C"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Yells, screams</w:t>
            </w:r>
          </w:p>
          <w:p w14:paraId="520F0B08" w14:textId="42187556" w:rsidR="00B27778" w:rsidRPr="000C3AA3"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lastRenderedPageBreak/>
              <w:t>Other: Specify reason under coaching details</w:t>
            </w:r>
            <w:r>
              <w:rPr>
                <w:rFonts w:ascii="Times New Roman" w:eastAsia="Times New Roman" w:hAnsi="Times New Roman" w:cs="Times New Roman"/>
                <w:color w:val="000000"/>
                <w:sz w:val="24"/>
                <w:szCs w:val="24"/>
              </w:rPr>
              <w:t>.</w:t>
            </w:r>
          </w:p>
        </w:tc>
      </w:tr>
    </w:tbl>
    <w:p w14:paraId="710FEB0C" w14:textId="77777777" w:rsidR="005B5311" w:rsidRDefault="005B5311" w:rsidP="005B5311">
      <w:pPr>
        <w:spacing w:after="0"/>
        <w:rPr>
          <w:rFonts w:ascii="Times New Roman" w:hAnsi="Times New Roman" w:cs="Times New Roman"/>
          <w:sz w:val="24"/>
          <w:szCs w:val="24"/>
        </w:rPr>
      </w:pPr>
    </w:p>
    <w:p w14:paraId="0AB92439"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ast in the list.</w:t>
      </w:r>
    </w:p>
    <w:p w14:paraId="7BAF51BB" w14:textId="77777777" w:rsidR="005B5311" w:rsidRDefault="005B5311" w:rsidP="005B5311">
      <w:pPr>
        <w:spacing w:after="0"/>
        <w:rPr>
          <w:rFonts w:ascii="Times New Roman" w:hAnsi="Times New Roman" w:cs="Times New Roman"/>
          <w:sz w:val="24"/>
          <w:szCs w:val="24"/>
        </w:rPr>
      </w:pPr>
    </w:p>
    <w:p w14:paraId="0FDF678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2.5.1.6.2 Indirect Coaching Reason and Sub-Reasons</w:t>
      </w:r>
    </w:p>
    <w:p w14:paraId="08934B70" w14:textId="77777777" w:rsidR="005B5311" w:rsidRDefault="005B5311" w:rsidP="005B5311">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15C1AD4E" w14:textId="77777777" w:rsidR="005B5311" w:rsidRDefault="005B5311" w:rsidP="005B5311">
      <w:pPr>
        <w:spacing w:after="0"/>
        <w:ind w:left="3420" w:firstLine="180"/>
        <w:rPr>
          <w:rFonts w:ascii="Times New Roman" w:hAnsi="Times New Roman" w:cs="Times New Roman"/>
          <w:sz w:val="24"/>
          <w:szCs w:val="24"/>
        </w:rPr>
      </w:pPr>
    </w:p>
    <w:tbl>
      <w:tblPr>
        <w:tblW w:w="0" w:type="auto"/>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5040"/>
      </w:tblGrid>
      <w:tr w:rsidR="005B5311" w:rsidRPr="000C3AA3" w14:paraId="75D05EB8" w14:textId="77777777" w:rsidTr="005B5311">
        <w:trPr>
          <w:trHeight w:val="300"/>
        </w:trPr>
        <w:tc>
          <w:tcPr>
            <w:tcW w:w="1797" w:type="dxa"/>
            <w:shd w:val="clear" w:color="auto" w:fill="000000" w:themeFill="text1"/>
            <w:vAlign w:val="center"/>
            <w:hideMark/>
          </w:tcPr>
          <w:p w14:paraId="422243DB"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center"/>
            <w:hideMark/>
          </w:tcPr>
          <w:p w14:paraId="3791FD14"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center"/>
            <w:hideMark/>
          </w:tcPr>
          <w:p w14:paraId="76A6BDE8"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Sub-Coaching Reason</w:t>
            </w:r>
          </w:p>
        </w:tc>
      </w:tr>
      <w:tr w:rsidR="005B5311" w:rsidRPr="000C3AA3" w14:paraId="559531F9"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CEB958"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A95296" w14:textId="143DA552"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04A2B7" w14:textId="77777777" w:rsidR="00EC539B" w:rsidRPr="000C3AA3" w:rsidRDefault="00EC539B" w:rsidP="00EC539B">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Improper notification</w:t>
            </w:r>
          </w:p>
          <w:p w14:paraId="44FD3B63" w14:textId="77777777" w:rsidR="008D0365" w:rsidRPr="000C3AA3" w:rsidRDefault="008D0365" w:rsidP="008D0365">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Late or missing meetings</w:t>
            </w:r>
          </w:p>
          <w:p w14:paraId="58D23ABA" w14:textId="619F3893" w:rsidR="005B5311" w:rsidRPr="000C3AA3" w:rsidRDefault="00A37AAC"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Number</w:t>
            </w:r>
            <w:r w:rsidR="005B5311" w:rsidRPr="000C3AA3">
              <w:rPr>
                <w:rFonts w:ascii="Times New Roman" w:eastAsia="Times New Roman" w:hAnsi="Times New Roman" w:cs="Times New Roman"/>
                <w:color w:val="000000"/>
                <w:sz w:val="24"/>
                <w:szCs w:val="24"/>
              </w:rPr>
              <w:t xml:space="preserve"> of hours exceeded</w:t>
            </w:r>
          </w:p>
          <w:p w14:paraId="1423E3B0" w14:textId="22B8C0B3" w:rsidR="005B5311" w:rsidRPr="000C3AA3" w:rsidRDefault="00A37AAC"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Number</w:t>
            </w:r>
            <w:r w:rsidR="005B5311" w:rsidRPr="000C3AA3">
              <w:rPr>
                <w:rFonts w:ascii="Times New Roman" w:eastAsia="Times New Roman" w:hAnsi="Times New Roman" w:cs="Times New Roman"/>
                <w:color w:val="000000"/>
                <w:sz w:val="24"/>
                <w:szCs w:val="24"/>
              </w:rPr>
              <w:t xml:space="preserve"> of occurrences exceeded</w:t>
            </w:r>
          </w:p>
          <w:p w14:paraId="71EABE5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A71A059" w14:textId="77777777" w:rsidTr="005B5311">
        <w:trPr>
          <w:trHeight w:val="1160"/>
        </w:trPr>
        <w:tc>
          <w:tcPr>
            <w:tcW w:w="1797" w:type="dxa"/>
            <w:shd w:val="clear" w:color="auto" w:fill="auto"/>
            <w:vAlign w:val="center"/>
            <w:hideMark/>
          </w:tcPr>
          <w:p w14:paraId="57AB0EF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Attrition Tracking</w:t>
            </w:r>
          </w:p>
        </w:tc>
        <w:tc>
          <w:tcPr>
            <w:tcW w:w="2883" w:type="dxa"/>
            <w:shd w:val="clear" w:color="auto" w:fill="auto"/>
            <w:noWrap/>
            <w:vAlign w:val="center"/>
            <w:hideMark/>
          </w:tcPr>
          <w:p w14:paraId="586A476A" w14:textId="2D323E62"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hideMark/>
          </w:tcPr>
          <w:p w14:paraId="004289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Inaccurate or missing information</w:t>
            </w:r>
          </w:p>
          <w:p w14:paraId="138E702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5096226" w14:textId="77777777" w:rsidTr="005B5311">
        <w:trPr>
          <w:trHeight w:val="300"/>
        </w:trPr>
        <w:tc>
          <w:tcPr>
            <w:tcW w:w="1797" w:type="dxa"/>
            <w:shd w:val="clear" w:color="auto" w:fill="auto"/>
            <w:vAlign w:val="center"/>
            <w:hideMark/>
          </w:tcPr>
          <w:p w14:paraId="54215B2A"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Behavior</w:t>
            </w:r>
          </w:p>
        </w:tc>
        <w:tc>
          <w:tcPr>
            <w:tcW w:w="2883" w:type="dxa"/>
            <w:shd w:val="clear" w:color="auto" w:fill="auto"/>
            <w:noWrap/>
            <w:vAlign w:val="center"/>
            <w:hideMark/>
          </w:tcPr>
          <w:p w14:paraId="1EB34EB3" w14:textId="5D34FBAF"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center"/>
            <w:hideMark/>
          </w:tcPr>
          <w:p w14:paraId="76639311"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Communication is unprofessional in nature and/or offending to others </w:t>
            </w:r>
          </w:p>
          <w:p w14:paraId="054AC0B1" w14:textId="650DEA03"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1FCF001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Distraction of others (i.e. noisy, visiting)</w:t>
            </w:r>
          </w:p>
          <w:p w14:paraId="63428E1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Dress Code</w:t>
            </w:r>
          </w:p>
          <w:p w14:paraId="0B5253F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GDIT Policy violation</w:t>
            </w:r>
          </w:p>
          <w:p w14:paraId="706AE58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Harassment/Workplace Conduct</w:t>
            </w:r>
          </w:p>
          <w:p w14:paraId="4FF3F62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Insubordination</w:t>
            </w:r>
          </w:p>
          <w:p w14:paraId="5D374A7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Privacy/Security</w:t>
            </w:r>
          </w:p>
          <w:p w14:paraId="2D30098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SOP non-compliance</w:t>
            </w:r>
          </w:p>
          <w:p w14:paraId="26EA3B2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Travel/AMEX policy</w:t>
            </w:r>
          </w:p>
          <w:p w14:paraId="02EC79C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4097997"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0719E3"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 xml:space="preserve">Classroom </w:t>
            </w:r>
            <w:r w:rsidRPr="000C3AA3">
              <w:rPr>
                <w:rFonts w:ascii="Times New Roman" w:hAnsi="Times New Roman" w:cs="Times New Roman"/>
                <w:sz w:val="24"/>
                <w:szCs w:val="24"/>
              </w:rPr>
              <w:lastRenderedPageBreak/>
              <w:t>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78C7EB" w14:textId="5716E206"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 xml:space="preserve">Opportunity or </w:t>
            </w:r>
            <w:r w:rsidRPr="008229D2">
              <w:rPr>
                <w:rFonts w:ascii="Times New Roman" w:eastAsia="Times New Roman" w:hAnsi="Times New Roman" w:cs="Times New Roman"/>
                <w:color w:val="000000"/>
                <w:sz w:val="24"/>
                <w:szCs w:val="24"/>
              </w:rPr>
              <w:lastRenderedPageBreak/>
              <w:t>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9A73E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Attendance/Corrective actions not coached timely</w:t>
            </w:r>
          </w:p>
          <w:p w14:paraId="4B5CAC7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DTR information not accurate</w:t>
            </w:r>
          </w:p>
          <w:p w14:paraId="3D52669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 DTR</w:t>
            </w:r>
          </w:p>
          <w:p w14:paraId="1D36A29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0115329"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8A68C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E35D3B" w14:textId="5CBCCABB"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7C9BB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class</w:t>
            </w:r>
          </w:p>
          <w:p w14:paraId="6A6DA77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year</w:t>
            </w:r>
          </w:p>
          <w:p w14:paraId="0BBF970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6D1815B"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B03C83"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0E47A7" w14:textId="717FDA57"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DFB83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keep sensitive information safe</w:t>
            </w:r>
          </w:p>
          <w:p w14:paraId="1AAC15E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C4DEAF7" w14:textId="77777777" w:rsidTr="005B5311">
        <w:trPr>
          <w:trHeight w:val="782"/>
        </w:trPr>
        <w:tc>
          <w:tcPr>
            <w:tcW w:w="1797" w:type="dxa"/>
            <w:shd w:val="clear" w:color="auto" w:fill="auto"/>
            <w:vAlign w:val="center"/>
          </w:tcPr>
          <w:p w14:paraId="3E5C679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Completion of Required Training</w:t>
            </w:r>
          </w:p>
        </w:tc>
        <w:tc>
          <w:tcPr>
            <w:tcW w:w="2883" w:type="dxa"/>
            <w:shd w:val="clear" w:color="auto" w:fill="auto"/>
            <w:noWrap/>
            <w:vAlign w:val="center"/>
          </w:tcPr>
          <w:p w14:paraId="79FFA68F" w14:textId="76FDD4F2"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FA5A27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Learning for CSRs completed</w:t>
            </w:r>
          </w:p>
          <w:p w14:paraId="7056023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CCO </w:t>
            </w:r>
            <w:proofErr w:type="spellStart"/>
            <w:r w:rsidRPr="000C3AA3">
              <w:rPr>
                <w:rFonts w:ascii="Times New Roman" w:eastAsia="Times New Roman" w:hAnsi="Times New Roman" w:cs="Times New Roman"/>
                <w:color w:val="000000"/>
                <w:sz w:val="24"/>
                <w:szCs w:val="24"/>
              </w:rPr>
              <w:t>MyLMS</w:t>
            </w:r>
            <w:proofErr w:type="spellEnd"/>
            <w:r w:rsidRPr="000C3AA3">
              <w:rPr>
                <w:rFonts w:ascii="Times New Roman" w:eastAsia="Times New Roman" w:hAnsi="Times New Roman" w:cs="Times New Roman"/>
                <w:color w:val="000000"/>
                <w:sz w:val="24"/>
                <w:szCs w:val="24"/>
              </w:rPr>
              <w:t xml:space="preserve"> for CSRs completed</w:t>
            </w:r>
          </w:p>
          <w:p w14:paraId="2E9F32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AEAA21B" w14:textId="77777777" w:rsidTr="005B5311">
        <w:trPr>
          <w:trHeight w:val="782"/>
        </w:trPr>
        <w:tc>
          <w:tcPr>
            <w:tcW w:w="1797" w:type="dxa"/>
            <w:shd w:val="clear" w:color="auto" w:fill="auto"/>
            <w:vAlign w:val="center"/>
            <w:hideMark/>
          </w:tcPr>
          <w:p w14:paraId="443BCBB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Observations</w:t>
            </w:r>
          </w:p>
        </w:tc>
        <w:tc>
          <w:tcPr>
            <w:tcW w:w="2883" w:type="dxa"/>
            <w:shd w:val="clear" w:color="auto" w:fill="auto"/>
            <w:noWrap/>
            <w:vAlign w:val="center"/>
            <w:hideMark/>
          </w:tcPr>
          <w:p w14:paraId="4502F7FB" w14:textId="48BF312A"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hideMark/>
          </w:tcPr>
          <w:p w14:paraId="1DF0437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2559A3B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BA4D52F" w14:textId="77777777" w:rsidTr="005B5311">
        <w:trPr>
          <w:trHeight w:val="620"/>
        </w:trPr>
        <w:tc>
          <w:tcPr>
            <w:tcW w:w="1797" w:type="dxa"/>
            <w:shd w:val="clear" w:color="auto" w:fill="auto"/>
            <w:vAlign w:val="center"/>
            <w:hideMark/>
          </w:tcPr>
          <w:p w14:paraId="1659E4F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CUP &amp; CCO Learning Completions</w:t>
            </w:r>
          </w:p>
        </w:tc>
        <w:tc>
          <w:tcPr>
            <w:tcW w:w="2883" w:type="dxa"/>
            <w:shd w:val="clear" w:color="auto" w:fill="auto"/>
            <w:noWrap/>
            <w:vAlign w:val="center"/>
            <w:hideMark/>
          </w:tcPr>
          <w:p w14:paraId="11B194A6" w14:textId="1AD0C8A6"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hideMark/>
          </w:tcPr>
          <w:p w14:paraId="64A071A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 - per item</w:t>
            </w:r>
          </w:p>
          <w:p w14:paraId="7A3418B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78FD206"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93489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556F06" w14:textId="799F06A1"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9117A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Class/Instructor not in assigned area</w:t>
            </w:r>
          </w:p>
          <w:p w14:paraId="2745B07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C26390D" w14:textId="77777777" w:rsidTr="005B5311">
        <w:trPr>
          <w:trHeight w:val="1200"/>
        </w:trPr>
        <w:tc>
          <w:tcPr>
            <w:tcW w:w="1797" w:type="dxa"/>
            <w:shd w:val="clear" w:color="auto" w:fill="auto"/>
            <w:vAlign w:val="center"/>
          </w:tcPr>
          <w:p w14:paraId="2378EF4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ETS</w:t>
            </w:r>
          </w:p>
        </w:tc>
        <w:tc>
          <w:tcPr>
            <w:tcW w:w="2883" w:type="dxa"/>
            <w:shd w:val="clear" w:color="auto" w:fill="auto"/>
            <w:noWrap/>
            <w:vAlign w:val="center"/>
          </w:tcPr>
          <w:p w14:paraId="718001A8" w14:textId="58FB7611"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683F44D"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Fails to review labor results/does not initiate correct action </w:t>
            </w:r>
          </w:p>
          <w:p w14:paraId="7C117D4F" w14:textId="1F40085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approval deadline</w:t>
            </w:r>
          </w:p>
          <w:p w14:paraId="4601290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35909A2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0777DB5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46F52A0" w14:textId="77777777" w:rsidTr="005B5311">
        <w:trPr>
          <w:trHeight w:val="1200"/>
        </w:trPr>
        <w:tc>
          <w:tcPr>
            <w:tcW w:w="1797" w:type="dxa"/>
            <w:shd w:val="clear" w:color="auto" w:fill="auto"/>
            <w:vAlign w:val="center"/>
          </w:tcPr>
          <w:p w14:paraId="0167742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Level One Metric</w:t>
            </w:r>
          </w:p>
        </w:tc>
        <w:tc>
          <w:tcPr>
            <w:tcW w:w="2883" w:type="dxa"/>
            <w:shd w:val="clear" w:color="auto" w:fill="auto"/>
            <w:noWrap/>
            <w:vAlign w:val="center"/>
          </w:tcPr>
          <w:p w14:paraId="78DFBA21" w14:textId="455D0A60"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39F48C8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75BF3AA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443A1A4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040F926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71FDA31" w14:textId="77777777" w:rsidTr="005B5311">
        <w:trPr>
          <w:trHeight w:val="1200"/>
        </w:trPr>
        <w:tc>
          <w:tcPr>
            <w:tcW w:w="1797" w:type="dxa"/>
            <w:shd w:val="clear" w:color="auto" w:fill="auto"/>
            <w:vAlign w:val="center"/>
          </w:tcPr>
          <w:p w14:paraId="1DC1B798"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Media Policy</w:t>
            </w:r>
          </w:p>
        </w:tc>
        <w:tc>
          <w:tcPr>
            <w:tcW w:w="2883" w:type="dxa"/>
            <w:shd w:val="clear" w:color="auto" w:fill="auto"/>
            <w:noWrap/>
            <w:vAlign w:val="center"/>
          </w:tcPr>
          <w:p w14:paraId="2BACF22D" w14:textId="1D4F6E0A"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24D3656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Local Media violation</w:t>
            </w:r>
          </w:p>
          <w:p w14:paraId="5CE66EC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Media violation</w:t>
            </w:r>
          </w:p>
          <w:p w14:paraId="0F345E8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Social Media violation</w:t>
            </w:r>
          </w:p>
          <w:p w14:paraId="671BF8A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09241AC2" w14:textId="77777777" w:rsidTr="005B5311">
        <w:trPr>
          <w:trHeight w:val="620"/>
        </w:trPr>
        <w:tc>
          <w:tcPr>
            <w:tcW w:w="1797" w:type="dxa"/>
            <w:shd w:val="clear" w:color="auto" w:fill="auto"/>
            <w:vAlign w:val="center"/>
          </w:tcPr>
          <w:p w14:paraId="5C025F5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Misreporting</w:t>
            </w:r>
          </w:p>
        </w:tc>
        <w:tc>
          <w:tcPr>
            <w:tcW w:w="2883" w:type="dxa"/>
            <w:shd w:val="clear" w:color="auto" w:fill="auto"/>
            <w:noWrap/>
            <w:vAlign w:val="center"/>
          </w:tcPr>
          <w:p w14:paraId="6211839F" w14:textId="47EE1FD9"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4F348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DTR</w:t>
            </w:r>
          </w:p>
          <w:p w14:paraId="143F724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Exam Review</w:t>
            </w:r>
          </w:p>
          <w:p w14:paraId="610EAF8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Level 1</w:t>
            </w:r>
          </w:p>
          <w:p w14:paraId="25993A7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Resume</w:t>
            </w:r>
          </w:p>
          <w:p w14:paraId="0264753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Timecard</w:t>
            </w:r>
          </w:p>
          <w:p w14:paraId="62F2A41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WSR</w:t>
            </w:r>
          </w:p>
          <w:p w14:paraId="118DD4A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2F7319F" w14:textId="77777777" w:rsidTr="005B5311">
        <w:trPr>
          <w:trHeight w:val="1200"/>
        </w:trPr>
        <w:tc>
          <w:tcPr>
            <w:tcW w:w="1797" w:type="dxa"/>
            <w:shd w:val="clear" w:color="auto" w:fill="auto"/>
            <w:vAlign w:val="center"/>
          </w:tcPr>
          <w:p w14:paraId="49234344" w14:textId="77777777" w:rsidR="005B5311" w:rsidRPr="000C3AA3" w:rsidRDefault="005B5311" w:rsidP="005B5311">
            <w:pPr>
              <w:spacing w:after="0"/>
              <w:rPr>
                <w:rFonts w:ascii="Times New Roman" w:hAnsi="Times New Roman" w:cs="Times New Roman"/>
                <w:sz w:val="24"/>
                <w:szCs w:val="24"/>
              </w:rPr>
            </w:pPr>
            <w:proofErr w:type="spellStart"/>
            <w:r w:rsidRPr="000C3AA3">
              <w:rPr>
                <w:rFonts w:ascii="Times New Roman" w:hAnsi="Times New Roman" w:cs="Times New Roman"/>
                <w:sz w:val="24"/>
                <w:szCs w:val="24"/>
              </w:rPr>
              <w:t>MyLMS</w:t>
            </w:r>
            <w:proofErr w:type="spellEnd"/>
            <w:r w:rsidRPr="000C3AA3">
              <w:rPr>
                <w:rFonts w:ascii="Times New Roman" w:hAnsi="Times New Roman" w:cs="Times New Roman"/>
                <w:sz w:val="24"/>
                <w:szCs w:val="24"/>
              </w:rPr>
              <w:t xml:space="preserve"> Completions</w:t>
            </w:r>
          </w:p>
        </w:tc>
        <w:tc>
          <w:tcPr>
            <w:tcW w:w="2883" w:type="dxa"/>
            <w:shd w:val="clear" w:color="auto" w:fill="auto"/>
            <w:noWrap/>
            <w:vAlign w:val="center"/>
          </w:tcPr>
          <w:p w14:paraId="68D869C8" w14:textId="1E10396D"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15F14F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w:t>
            </w:r>
          </w:p>
          <w:p w14:paraId="47B341F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5A87C86" w14:textId="77777777" w:rsidTr="005B5311">
        <w:trPr>
          <w:trHeight w:val="1200"/>
        </w:trPr>
        <w:tc>
          <w:tcPr>
            <w:tcW w:w="1797" w:type="dxa"/>
            <w:shd w:val="clear" w:color="auto" w:fill="auto"/>
            <w:vAlign w:val="center"/>
          </w:tcPr>
          <w:p w14:paraId="203768C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Operations Support</w:t>
            </w:r>
          </w:p>
        </w:tc>
        <w:tc>
          <w:tcPr>
            <w:tcW w:w="2883" w:type="dxa"/>
            <w:shd w:val="clear" w:color="auto" w:fill="auto"/>
            <w:noWrap/>
            <w:vAlign w:val="center"/>
          </w:tcPr>
          <w:p w14:paraId="08BB1667" w14:textId="62D46D44"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0C570FD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Assigned to committee - inactive</w:t>
            </w:r>
          </w:p>
          <w:p w14:paraId="0306605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Disregards needs and issues/fails to report issues</w:t>
            </w:r>
          </w:p>
          <w:p w14:paraId="26AB229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Does not participate actively within the call center</w:t>
            </w:r>
          </w:p>
          <w:p w14:paraId="0E5B59D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 to take calls</w:t>
            </w:r>
          </w:p>
          <w:p w14:paraId="6192938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provide continued support to improve Training completions</w:t>
            </w:r>
          </w:p>
          <w:p w14:paraId="4F3276A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respond to assigned Supervisors' team needs</w:t>
            </w:r>
          </w:p>
          <w:p w14:paraId="5DFE27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taking calls quarterly requirement</w:t>
            </w:r>
          </w:p>
          <w:p w14:paraId="7A4AB6F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Training buddy system not assigned or not working</w:t>
            </w:r>
          </w:p>
          <w:p w14:paraId="1F5A48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43B9E90" w14:textId="77777777" w:rsidTr="005B5311">
        <w:trPr>
          <w:trHeight w:val="1200"/>
        </w:trPr>
        <w:tc>
          <w:tcPr>
            <w:tcW w:w="1797" w:type="dxa"/>
            <w:shd w:val="clear" w:color="auto" w:fill="auto"/>
            <w:vAlign w:val="center"/>
          </w:tcPr>
          <w:p w14:paraId="0BBE1186"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Peer Observations</w:t>
            </w:r>
          </w:p>
        </w:tc>
        <w:tc>
          <w:tcPr>
            <w:tcW w:w="2883" w:type="dxa"/>
            <w:shd w:val="clear" w:color="auto" w:fill="auto"/>
            <w:noWrap/>
            <w:vAlign w:val="center"/>
          </w:tcPr>
          <w:p w14:paraId="15B30A4A" w14:textId="22103133"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109E6CB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complete assignments - per class</w:t>
            </w:r>
          </w:p>
          <w:p w14:paraId="28BE367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80EDBF9" w14:textId="77777777" w:rsidTr="005B5311">
        <w:trPr>
          <w:trHeight w:val="1200"/>
        </w:trPr>
        <w:tc>
          <w:tcPr>
            <w:tcW w:w="1797" w:type="dxa"/>
            <w:shd w:val="clear" w:color="auto" w:fill="auto"/>
            <w:vAlign w:val="center"/>
          </w:tcPr>
          <w:p w14:paraId="1E3ECA6A"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Personal ETS</w:t>
            </w:r>
          </w:p>
        </w:tc>
        <w:tc>
          <w:tcPr>
            <w:tcW w:w="2883" w:type="dxa"/>
            <w:shd w:val="clear" w:color="auto" w:fill="auto"/>
            <w:noWrap/>
            <w:vAlign w:val="center"/>
          </w:tcPr>
          <w:p w14:paraId="69E7FEA6" w14:textId="3B108A42"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042124B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signature deadline</w:t>
            </w:r>
          </w:p>
          <w:p w14:paraId="068A1E0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7BADD59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56E7074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F9DFED7" w14:textId="77777777" w:rsidTr="005B5311">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6D19CD9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1F1676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59CB5053" w14:textId="4704DD0A"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Actively participates in call center activities and committees</w:t>
            </w:r>
          </w:p>
          <w:p w14:paraId="7517FDB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Attends meetings as scheduled</w:t>
            </w:r>
          </w:p>
          <w:p w14:paraId="346DD4B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Perfect Attendance</w:t>
            </w:r>
          </w:p>
          <w:p w14:paraId="3D3E7402" w14:textId="77777777" w:rsidR="00EC539B" w:rsidRPr="000C3AA3" w:rsidRDefault="00EC539B" w:rsidP="00EC539B">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Metric SLA Goal achieved-Class/Monthly/Year</w:t>
            </w:r>
          </w:p>
          <w:p w14:paraId="7485313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ETS - Correctly executed - weekly ETS</w:t>
            </w:r>
          </w:p>
          <w:p w14:paraId="34BCE2B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Observation - Exceeded Quarterly requirements</w:t>
            </w:r>
          </w:p>
          <w:p w14:paraId="4A01062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Level One SLA - Exceeded goal-Class/Monthly/Year</w:t>
            </w:r>
          </w:p>
          <w:p w14:paraId="24564CF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Met CUP / CCO Learning Completions Deadline As Verified</w:t>
            </w:r>
          </w:p>
          <w:p w14:paraId="1DD3025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 violations - per sweep</w:t>
            </w:r>
          </w:p>
          <w:p w14:paraId="17F1B27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Is proactive to report needs and issues</w:t>
            </w:r>
          </w:p>
          <w:p w14:paraId="2E5838D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Proactively supports assigned Supervisors</w:t>
            </w:r>
          </w:p>
          <w:p w14:paraId="0989D0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Peer Observation - Exceeded assignments - per class</w:t>
            </w:r>
          </w:p>
          <w:p w14:paraId="071CE90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Personal ETS - Correctly executed - weekly </w:t>
            </w:r>
          </w:p>
          <w:p w14:paraId="7B2451C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Observation - Meets or exceeds guidelines</w:t>
            </w:r>
          </w:p>
          <w:p w14:paraId="3B6183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Weekly Status - Perfect Monthly Compliance</w:t>
            </w:r>
          </w:p>
          <w:p w14:paraId="270740F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Weekly Status Report - Perfect monthly compliance</w:t>
            </w:r>
          </w:p>
          <w:p w14:paraId="5C54787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63FE3FA" w14:textId="77777777" w:rsidTr="005B5311">
        <w:trPr>
          <w:trHeight w:val="1200"/>
        </w:trPr>
        <w:tc>
          <w:tcPr>
            <w:tcW w:w="1797" w:type="dxa"/>
            <w:shd w:val="clear" w:color="auto" w:fill="auto"/>
            <w:vAlign w:val="center"/>
          </w:tcPr>
          <w:p w14:paraId="5B464BE1"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RTW</w:t>
            </w:r>
          </w:p>
        </w:tc>
        <w:tc>
          <w:tcPr>
            <w:tcW w:w="2883" w:type="dxa"/>
            <w:shd w:val="clear" w:color="auto" w:fill="auto"/>
            <w:noWrap/>
            <w:vAlign w:val="center"/>
          </w:tcPr>
          <w:p w14:paraId="32D9E569" w14:textId="5FC32AB5"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6C42AB7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yearly pass rate metric</w:t>
            </w:r>
          </w:p>
          <w:p w14:paraId="54B992A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RTW Summary Page information not accurate/missing information</w:t>
            </w:r>
          </w:p>
          <w:p w14:paraId="6E3D06E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6FD3D50"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C19D00D" w14:textId="37AC99B3"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 xml:space="preserve">Secure Floor </w:t>
            </w:r>
            <w:r w:rsidR="00A37AAC">
              <w:rPr>
                <w:rFonts w:ascii="Times New Roman" w:hAnsi="Times New Roman" w:cs="Times New Roman"/>
                <w:sz w:val="24"/>
                <w:szCs w:val="24"/>
              </w:rPr>
              <w:t>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4F6196" w14:textId="05DF90BF"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215F695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Badge Policy</w:t>
            </w:r>
          </w:p>
          <w:p w14:paraId="6458409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Cell phone/electronic device</w:t>
            </w:r>
          </w:p>
          <w:p w14:paraId="28B388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Clean desk</w:t>
            </w:r>
          </w:p>
          <w:p w14:paraId="0A752DF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4C71E90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report known issue</w:t>
            </w:r>
          </w:p>
          <w:p w14:paraId="49065CA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Food</w:t>
            </w:r>
          </w:p>
          <w:p w14:paraId="141D771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Misuse of desk or locker</w:t>
            </w:r>
          </w:p>
          <w:p w14:paraId="496D9F7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Unlocked training room, desk, filing cabinet</w:t>
            </w:r>
          </w:p>
          <w:p w14:paraId="0D8A8AD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1648DA5" w14:textId="77777777" w:rsidTr="005B5311">
        <w:trPr>
          <w:trHeight w:val="1200"/>
        </w:trPr>
        <w:tc>
          <w:tcPr>
            <w:tcW w:w="1797" w:type="dxa"/>
            <w:shd w:val="clear" w:color="auto" w:fill="auto"/>
            <w:vAlign w:val="center"/>
          </w:tcPr>
          <w:p w14:paraId="0C25EC6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SLA-Pass Rate</w:t>
            </w:r>
          </w:p>
        </w:tc>
        <w:tc>
          <w:tcPr>
            <w:tcW w:w="2883" w:type="dxa"/>
            <w:shd w:val="clear" w:color="auto" w:fill="auto"/>
            <w:noWrap/>
            <w:vAlign w:val="center"/>
          </w:tcPr>
          <w:p w14:paraId="25EBB437" w14:textId="33D339DD"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E6D78A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28BB3E6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32556F5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129D8E3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856CFB6" w14:textId="77777777" w:rsidTr="005B5311">
        <w:trPr>
          <w:trHeight w:val="1200"/>
        </w:trPr>
        <w:tc>
          <w:tcPr>
            <w:tcW w:w="1797" w:type="dxa"/>
            <w:shd w:val="clear" w:color="auto" w:fill="auto"/>
            <w:vAlign w:val="center"/>
          </w:tcPr>
          <w:p w14:paraId="499AD45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Taking Calls</w:t>
            </w:r>
          </w:p>
        </w:tc>
        <w:tc>
          <w:tcPr>
            <w:tcW w:w="2883" w:type="dxa"/>
            <w:shd w:val="clear" w:color="auto" w:fill="auto"/>
            <w:noWrap/>
            <w:vAlign w:val="center"/>
          </w:tcPr>
          <w:p w14:paraId="53D13944" w14:textId="77AC68D8"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1C8EC4D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w:t>
            </w:r>
          </w:p>
          <w:p w14:paraId="2C231FF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5A8EEE3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2097FC5" w14:textId="77777777" w:rsidTr="005B5311">
        <w:trPr>
          <w:trHeight w:val="1200"/>
        </w:trPr>
        <w:tc>
          <w:tcPr>
            <w:tcW w:w="1797" w:type="dxa"/>
            <w:shd w:val="clear" w:color="auto" w:fill="auto"/>
            <w:vAlign w:val="center"/>
          </w:tcPr>
          <w:p w14:paraId="756B576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Development</w:t>
            </w:r>
          </w:p>
        </w:tc>
        <w:tc>
          <w:tcPr>
            <w:tcW w:w="2883" w:type="dxa"/>
            <w:shd w:val="clear" w:color="auto" w:fill="auto"/>
            <w:noWrap/>
            <w:vAlign w:val="center"/>
          </w:tcPr>
          <w:p w14:paraId="3203EB0C" w14:textId="0CAD3264"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B5CF7D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Behavior training</w:t>
            </w:r>
          </w:p>
          <w:p w14:paraId="189D9E3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deadlines</w:t>
            </w:r>
          </w:p>
          <w:p w14:paraId="71CBA86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ETS - timesheets and attendance</w:t>
            </w:r>
          </w:p>
          <w:p w14:paraId="2D07698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Presentation Skills</w:t>
            </w:r>
          </w:p>
          <w:p w14:paraId="106752C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CUP &amp; CCO Learning completions</w:t>
            </w:r>
          </w:p>
          <w:p w14:paraId="66E0739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Trainer </w:t>
            </w:r>
            <w:proofErr w:type="spellStart"/>
            <w:r w:rsidRPr="000C3AA3">
              <w:rPr>
                <w:rFonts w:ascii="Times New Roman" w:eastAsia="Times New Roman" w:hAnsi="Times New Roman" w:cs="Times New Roman"/>
                <w:color w:val="000000"/>
                <w:sz w:val="24"/>
                <w:szCs w:val="24"/>
              </w:rPr>
              <w:t>MyLMS</w:t>
            </w:r>
            <w:proofErr w:type="spellEnd"/>
            <w:r w:rsidRPr="000C3AA3">
              <w:rPr>
                <w:rFonts w:ascii="Times New Roman" w:eastAsia="Times New Roman" w:hAnsi="Times New Roman" w:cs="Times New Roman"/>
                <w:color w:val="000000"/>
                <w:sz w:val="24"/>
                <w:szCs w:val="24"/>
              </w:rPr>
              <w:t xml:space="preserve"> completions</w:t>
            </w:r>
          </w:p>
          <w:p w14:paraId="4BC032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On-boarding</w:t>
            </w:r>
          </w:p>
          <w:p w14:paraId="275EBBA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WSR completion</w:t>
            </w:r>
          </w:p>
          <w:p w14:paraId="7852F83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80817A9" w14:textId="77777777" w:rsidTr="005B5311">
        <w:trPr>
          <w:trHeight w:val="1200"/>
        </w:trPr>
        <w:tc>
          <w:tcPr>
            <w:tcW w:w="1797" w:type="dxa"/>
            <w:shd w:val="clear" w:color="auto" w:fill="auto"/>
            <w:vAlign w:val="center"/>
          </w:tcPr>
          <w:p w14:paraId="6177731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Trainer Expectations</w:t>
            </w:r>
          </w:p>
        </w:tc>
        <w:tc>
          <w:tcPr>
            <w:tcW w:w="2883" w:type="dxa"/>
            <w:shd w:val="clear" w:color="auto" w:fill="auto"/>
            <w:noWrap/>
            <w:vAlign w:val="center"/>
          </w:tcPr>
          <w:p w14:paraId="3E883BD6" w14:textId="31A453CB"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0B6C56D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Alias names</w:t>
            </w:r>
          </w:p>
          <w:p w14:paraId="15EF98F5"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Bilingual Certification not completed as outlined for bilingual CSRs </w:t>
            </w:r>
          </w:p>
          <w:p w14:paraId="4131FE54" w14:textId="23CBBAD5"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CCO Learning &amp; </w:t>
            </w:r>
            <w:proofErr w:type="spellStart"/>
            <w:r w:rsidRPr="000C3AA3">
              <w:rPr>
                <w:rFonts w:ascii="Times New Roman" w:eastAsia="Times New Roman" w:hAnsi="Times New Roman" w:cs="Times New Roman"/>
                <w:color w:val="000000"/>
                <w:sz w:val="24"/>
                <w:szCs w:val="24"/>
              </w:rPr>
              <w:t>MyLMS</w:t>
            </w:r>
            <w:proofErr w:type="spellEnd"/>
            <w:r w:rsidRPr="000C3AA3">
              <w:rPr>
                <w:rFonts w:ascii="Times New Roman" w:eastAsia="Times New Roman" w:hAnsi="Times New Roman" w:cs="Times New Roman"/>
                <w:color w:val="000000"/>
                <w:sz w:val="24"/>
                <w:szCs w:val="24"/>
              </w:rPr>
              <w:t xml:space="preserve"> for CSRs completed</w:t>
            </w:r>
          </w:p>
          <w:p w14:paraId="35F6BE5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 Confirmations</w:t>
            </w:r>
          </w:p>
          <w:p w14:paraId="55F224E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ETO e-mail</w:t>
            </w:r>
          </w:p>
          <w:p w14:paraId="457E2BA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Filing hard copies of certification documents</w:t>
            </w:r>
          </w:p>
          <w:p w14:paraId="145C691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On-boarding</w:t>
            </w:r>
          </w:p>
          <w:p w14:paraId="3837D07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Ops Summary e-mail (from DTR)</w:t>
            </w:r>
          </w:p>
          <w:p w14:paraId="5045923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0E27FC74" w14:textId="77777777" w:rsidTr="005B5311">
        <w:trPr>
          <w:trHeight w:val="1200"/>
        </w:trPr>
        <w:tc>
          <w:tcPr>
            <w:tcW w:w="1797" w:type="dxa"/>
            <w:shd w:val="clear" w:color="auto" w:fill="auto"/>
            <w:vAlign w:val="center"/>
          </w:tcPr>
          <w:p w14:paraId="09807EA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Observations</w:t>
            </w:r>
          </w:p>
        </w:tc>
        <w:tc>
          <w:tcPr>
            <w:tcW w:w="2883" w:type="dxa"/>
            <w:shd w:val="clear" w:color="auto" w:fill="auto"/>
            <w:noWrap/>
            <w:vAlign w:val="center"/>
          </w:tcPr>
          <w:p w14:paraId="21874806" w14:textId="1A383847"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DE2DDF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Fails to meet SOP </w:t>
            </w:r>
          </w:p>
          <w:p w14:paraId="636AAAD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1A27E87" w14:textId="77777777" w:rsidTr="005B5311">
        <w:trPr>
          <w:trHeight w:val="1200"/>
        </w:trPr>
        <w:tc>
          <w:tcPr>
            <w:tcW w:w="1797" w:type="dxa"/>
            <w:shd w:val="clear" w:color="auto" w:fill="auto"/>
            <w:vAlign w:val="center"/>
          </w:tcPr>
          <w:p w14:paraId="2F0CB08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Weekly Status Report</w:t>
            </w:r>
          </w:p>
        </w:tc>
        <w:tc>
          <w:tcPr>
            <w:tcW w:w="2883" w:type="dxa"/>
            <w:shd w:val="clear" w:color="auto" w:fill="auto"/>
            <w:noWrap/>
            <w:vAlign w:val="center"/>
          </w:tcPr>
          <w:p w14:paraId="14DD0256" w14:textId="48ACFF1A"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7DAF682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Incomplete/Inaccurate</w:t>
            </w:r>
          </w:p>
          <w:p w14:paraId="4D3C2C0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deadline</w:t>
            </w:r>
          </w:p>
          <w:p w14:paraId="18723D3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B27778" w:rsidRPr="000C3AA3" w14:paraId="31655D8B" w14:textId="77777777" w:rsidTr="00B27778">
        <w:trPr>
          <w:trHeight w:val="620"/>
        </w:trPr>
        <w:tc>
          <w:tcPr>
            <w:tcW w:w="1797" w:type="dxa"/>
            <w:shd w:val="clear" w:color="auto" w:fill="auto"/>
            <w:vAlign w:val="center"/>
          </w:tcPr>
          <w:p w14:paraId="76BE2C1E" w14:textId="5FAB1A2F" w:rsidR="00B27778" w:rsidRPr="000C3AA3" w:rsidRDefault="00B27778" w:rsidP="005B5311">
            <w:pPr>
              <w:spacing w:after="0"/>
              <w:rPr>
                <w:rFonts w:ascii="Times New Roman" w:hAnsi="Times New Roman" w:cs="Times New Roman"/>
                <w:sz w:val="24"/>
                <w:szCs w:val="24"/>
              </w:rPr>
            </w:pPr>
            <w:r>
              <w:rPr>
                <w:rFonts w:ascii="Times New Roman" w:hAnsi="Times New Roman" w:cs="Times New Roman"/>
                <w:sz w:val="24"/>
                <w:szCs w:val="24"/>
              </w:rPr>
              <w:t>Customer Service Escalation (available only if the log is a CSE)</w:t>
            </w:r>
          </w:p>
        </w:tc>
        <w:tc>
          <w:tcPr>
            <w:tcW w:w="2883" w:type="dxa"/>
            <w:shd w:val="clear" w:color="auto" w:fill="auto"/>
            <w:noWrap/>
            <w:vAlign w:val="center"/>
          </w:tcPr>
          <w:p w14:paraId="78AF709C" w14:textId="18C2608F" w:rsidR="00B27778" w:rsidRPr="000C3AA3" w:rsidRDefault="00B27778"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vAlign w:val="center"/>
          </w:tcPr>
          <w:p w14:paraId="5F2188FE"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Argues with other trainer </w:t>
            </w:r>
          </w:p>
          <w:p w14:paraId="77007372" w14:textId="77777777" w:rsidR="00EC539B" w:rsidRPr="00B27778" w:rsidRDefault="00EC539B" w:rsidP="00EC539B">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Compromises PHI/PII </w:t>
            </w:r>
          </w:p>
          <w:p w14:paraId="24914F91"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Encourages / commits fraud</w:t>
            </w:r>
          </w:p>
          <w:p w14:paraId="04D65E5D"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Releases assessment information to the CSRs in class</w:t>
            </w:r>
          </w:p>
          <w:p w14:paraId="2EEED759"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Threatens employee</w:t>
            </w:r>
          </w:p>
          <w:p w14:paraId="1BC848B3"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Uses derogatory / disrespectful words</w:t>
            </w:r>
          </w:p>
          <w:p w14:paraId="6D99CCEC"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Uses profanity of any kind</w:t>
            </w:r>
          </w:p>
          <w:p w14:paraId="40576807"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Verbally abusive</w:t>
            </w:r>
          </w:p>
          <w:p w14:paraId="743EBCC4"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Yells, screams</w:t>
            </w:r>
          </w:p>
          <w:p w14:paraId="7D7FF84B" w14:textId="1BB73CFB" w:rsidR="00B27778" w:rsidRPr="000C3AA3"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Other: Specify reason under coaching details</w:t>
            </w:r>
            <w:r>
              <w:rPr>
                <w:rFonts w:ascii="Times New Roman" w:eastAsia="Times New Roman" w:hAnsi="Times New Roman" w:cs="Times New Roman"/>
                <w:color w:val="000000"/>
                <w:sz w:val="24"/>
                <w:szCs w:val="24"/>
              </w:rPr>
              <w:t>.</w:t>
            </w:r>
          </w:p>
        </w:tc>
      </w:tr>
    </w:tbl>
    <w:p w14:paraId="01DCF94F" w14:textId="77777777" w:rsidR="005B5311" w:rsidRDefault="005B5311" w:rsidP="005B5311">
      <w:pPr>
        <w:spacing w:after="0"/>
        <w:rPr>
          <w:rFonts w:ascii="Times New Roman" w:hAnsi="Times New Roman" w:cs="Times New Roman"/>
          <w:sz w:val="24"/>
          <w:szCs w:val="24"/>
        </w:rPr>
      </w:pPr>
    </w:p>
    <w:p w14:paraId="1554ED58"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ast in the list.</w:t>
      </w:r>
    </w:p>
    <w:p w14:paraId="762211CC" w14:textId="77777777" w:rsidR="005B5311" w:rsidRDefault="005B5311" w:rsidP="005B5311">
      <w:pPr>
        <w:spacing w:after="0"/>
        <w:ind w:left="720"/>
        <w:rPr>
          <w:rFonts w:ascii="Times New Roman" w:hAnsi="Times New Roman" w:cs="Times New Roman"/>
          <w:sz w:val="24"/>
          <w:szCs w:val="24"/>
        </w:rPr>
      </w:pPr>
    </w:p>
    <w:p w14:paraId="1411C53C"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t>2.5.1.7 Coaching Details</w:t>
      </w:r>
    </w:p>
    <w:p w14:paraId="08C847AC"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provide details of behavior to be coached.</w:t>
      </w:r>
    </w:p>
    <w:p w14:paraId="06723FCB" w14:textId="77777777" w:rsidR="005B5311" w:rsidRDefault="005B5311" w:rsidP="005B5311">
      <w:pPr>
        <w:spacing w:after="0"/>
        <w:rPr>
          <w:rFonts w:ascii="Times New Roman" w:hAnsi="Times New Roman" w:cs="Times New Roman"/>
          <w:sz w:val="24"/>
          <w:szCs w:val="24"/>
        </w:rPr>
      </w:pPr>
    </w:p>
    <w:p w14:paraId="68060BF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2.5.1.8 Coaching Session Details</w:t>
      </w:r>
    </w:p>
    <w:p w14:paraId="4B05C591"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 provide the details from the coaching session including action plans developed.</w:t>
      </w:r>
    </w:p>
    <w:p w14:paraId="3779266A" w14:textId="77777777" w:rsidR="005B5311" w:rsidRDefault="005B5311" w:rsidP="005B5311">
      <w:pPr>
        <w:spacing w:after="0"/>
        <w:ind w:left="720"/>
        <w:rPr>
          <w:rFonts w:ascii="Times New Roman" w:hAnsi="Times New Roman" w:cs="Times New Roman"/>
          <w:sz w:val="24"/>
          <w:szCs w:val="24"/>
        </w:rPr>
      </w:pPr>
    </w:p>
    <w:p w14:paraId="3DC38913"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2.5.1.9 Identify Source for eCoaching Log</w:t>
      </w:r>
    </w:p>
    <w:p w14:paraId="116E6C35"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20E6AFBC" w14:textId="77777777" w:rsidR="008D0365" w:rsidRDefault="008D0365" w:rsidP="008D0365">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Classroom Observation</w:t>
      </w:r>
    </w:p>
    <w:p w14:paraId="5439D99C" w14:textId="4CF08129" w:rsidR="005B5311" w:rsidRPr="00B331B9" w:rsidRDefault="005B5311" w:rsidP="008D0365">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CMS Reported Item</w:t>
      </w:r>
    </w:p>
    <w:p w14:paraId="4A5E23E4"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CSR Reported Issue</w:t>
      </w:r>
    </w:p>
    <w:p w14:paraId="77AFF3FD"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Floor Walking</w:t>
      </w:r>
    </w:p>
    <w:p w14:paraId="34301850"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Internal CCO Reporting</w:t>
      </w:r>
    </w:p>
    <w:p w14:paraId="34218204"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Leadership Listening</w:t>
      </w:r>
    </w:p>
    <w:p w14:paraId="04859BD6"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Manager Coaching</w:t>
      </w:r>
    </w:p>
    <w:p w14:paraId="14B8260E"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Quality Call Listening</w:t>
      </w:r>
    </w:p>
    <w:p w14:paraId="77989B3C" w14:textId="77777777" w:rsidR="005B5311"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Supervisor Coaching</w:t>
      </w:r>
    </w:p>
    <w:p w14:paraId="348836D2" w14:textId="77777777" w:rsidR="005B5311" w:rsidRDefault="005B5311" w:rsidP="005B5311">
      <w:pPr>
        <w:spacing w:after="0"/>
        <w:ind w:left="2880" w:firstLine="720"/>
        <w:rPr>
          <w:rFonts w:ascii="Times New Roman" w:hAnsi="Times New Roman" w:cs="Times New Roman"/>
          <w:sz w:val="24"/>
          <w:szCs w:val="24"/>
        </w:rPr>
      </w:pPr>
    </w:p>
    <w:p w14:paraId="68ABF10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2.5.1.10 Associated with a Call Record</w:t>
      </w:r>
    </w:p>
    <w:p w14:paraId="274A721C"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If the coaching log is associated with a Call Record, allow for the entry of call record source and corresponding valid identifier.  Available sources are (in display order):</w:t>
      </w:r>
    </w:p>
    <w:p w14:paraId="6E086A78"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Verint</w:t>
      </w:r>
      <w:proofErr w:type="spellEnd"/>
      <w:r>
        <w:rPr>
          <w:rFonts w:ascii="Times New Roman" w:hAnsi="Times New Roman" w:cs="Times New Roman"/>
          <w:sz w:val="24"/>
          <w:szCs w:val="24"/>
        </w:rPr>
        <w:t xml:space="preserve"> – valid id is numeric, 10 or 19 digits</w:t>
      </w:r>
    </w:p>
    <w:p w14:paraId="53E976AD"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3E7AB911"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Avoke</w:t>
      </w:r>
      <w:proofErr w:type="spellEnd"/>
      <w:r>
        <w:rPr>
          <w:rFonts w:ascii="Times New Roman" w:hAnsi="Times New Roman" w:cs="Times New Roman"/>
          <w:sz w:val="24"/>
          <w:szCs w:val="24"/>
        </w:rPr>
        <w:t xml:space="preserve"> – valid id is any letter or number with an underscore, 24 characters</w:t>
      </w:r>
    </w:p>
    <w:p w14:paraId="051AA270"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UCID – valid id is any letter or number, 26 characters </w:t>
      </w:r>
    </w:p>
    <w:p w14:paraId="69D64D52" w14:textId="77777777" w:rsidR="005B5311" w:rsidRDefault="005B5311" w:rsidP="005B5311">
      <w:pPr>
        <w:spacing w:after="0"/>
        <w:ind w:left="720"/>
        <w:rPr>
          <w:rFonts w:ascii="Times New Roman" w:hAnsi="Times New Roman" w:cs="Times New Roman"/>
          <w:sz w:val="24"/>
          <w:szCs w:val="24"/>
        </w:rPr>
      </w:pPr>
    </w:p>
    <w:p w14:paraId="5D612A3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2.5.1.11 Verification </w:t>
      </w:r>
    </w:p>
    <w:p w14:paraId="739C66C0"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lastRenderedPageBreak/>
        <w:t>Submitter must verify that all the information on the form is true and complete to the best of their knowledge.</w:t>
      </w:r>
    </w:p>
    <w:p w14:paraId="521EC27E" w14:textId="77777777" w:rsidR="005B5311" w:rsidRDefault="005B5311" w:rsidP="005B5311">
      <w:pPr>
        <w:spacing w:after="0"/>
        <w:ind w:left="720"/>
        <w:rPr>
          <w:rFonts w:ascii="Times New Roman" w:hAnsi="Times New Roman" w:cs="Times New Roman"/>
          <w:sz w:val="24"/>
          <w:szCs w:val="24"/>
        </w:rPr>
      </w:pPr>
    </w:p>
    <w:p w14:paraId="01184799"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2.5.1.12 </w:t>
      </w:r>
      <w:proofErr w:type="gramStart"/>
      <w:r>
        <w:rPr>
          <w:rFonts w:ascii="Times New Roman" w:hAnsi="Times New Roman" w:cs="Times New Roman"/>
          <w:sz w:val="24"/>
          <w:szCs w:val="24"/>
        </w:rPr>
        <w:t>Required</w:t>
      </w:r>
      <w:proofErr w:type="gramEnd"/>
      <w:r>
        <w:rPr>
          <w:rFonts w:ascii="Times New Roman" w:hAnsi="Times New Roman" w:cs="Times New Roman"/>
          <w:sz w:val="24"/>
          <w:szCs w:val="24"/>
        </w:rPr>
        <w:t xml:space="preserve"> entry fields </w:t>
      </w:r>
    </w:p>
    <w:p w14:paraId="1B7F7AAC"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fields are required for submission of eCoaching Logs:</w:t>
      </w:r>
    </w:p>
    <w:p w14:paraId="0491D3E8"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Module </w:t>
      </w:r>
    </w:p>
    <w:p w14:paraId="697B2BD4"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Trainer Name</w:t>
      </w:r>
    </w:p>
    <w:p w14:paraId="354D6395"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Behavior</w:t>
      </w:r>
    </w:p>
    <w:p w14:paraId="74F21B26"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70880B6"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2E573FDC" w14:textId="64399417" w:rsidR="00100B9B" w:rsidRDefault="00100B9B"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6C3E7BFD"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342789C1"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6BDC79DE"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043C21CE"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11E97B89"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4534E3E0"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yes call record, then type and valid identifier are required</w:t>
      </w:r>
    </w:p>
    <w:p w14:paraId="1916EF8E"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1FF0D2A2" w14:textId="77777777" w:rsidR="005B5311" w:rsidRDefault="005B5311" w:rsidP="005B5311">
      <w:pPr>
        <w:spacing w:after="0"/>
        <w:rPr>
          <w:rFonts w:ascii="Times New Roman" w:hAnsi="Times New Roman" w:cs="Times New Roman"/>
          <w:sz w:val="24"/>
          <w:szCs w:val="24"/>
        </w:rPr>
      </w:pPr>
    </w:p>
    <w:p w14:paraId="74CD6598"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2.5.1.13 Access to Submission </w:t>
      </w:r>
    </w:p>
    <w:p w14:paraId="06BF62C5"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codes will have access and ability to submit eCoaching Logs for Trainers/Instructors:</w:t>
      </w:r>
    </w:p>
    <w:p w14:paraId="773CDE6E" w14:textId="77777777" w:rsidR="005B5311" w:rsidRPr="00835A13"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ab/>
        <w:t xml:space="preserve">Trainers – </w:t>
      </w:r>
      <w:r w:rsidRPr="00835A13">
        <w:rPr>
          <w:rFonts w:ascii="Times New Roman" w:hAnsi="Times New Roman" w:cs="Times New Roman"/>
          <w:sz w:val="24"/>
          <w:szCs w:val="24"/>
        </w:rPr>
        <w:t>WTTR12</w:t>
      </w:r>
      <w:r>
        <w:rPr>
          <w:rFonts w:ascii="Times New Roman" w:hAnsi="Times New Roman" w:cs="Times New Roman"/>
          <w:sz w:val="24"/>
          <w:szCs w:val="24"/>
        </w:rPr>
        <w:t xml:space="preserve">, </w:t>
      </w:r>
      <w:r w:rsidRPr="00835A13">
        <w:rPr>
          <w:rFonts w:ascii="Times New Roman" w:hAnsi="Times New Roman" w:cs="Times New Roman"/>
          <w:sz w:val="24"/>
          <w:szCs w:val="24"/>
        </w:rPr>
        <w:t>WTTR13</w:t>
      </w:r>
      <w:r>
        <w:rPr>
          <w:rFonts w:ascii="Times New Roman" w:hAnsi="Times New Roman" w:cs="Times New Roman"/>
          <w:sz w:val="24"/>
          <w:szCs w:val="24"/>
        </w:rPr>
        <w:t xml:space="preserve">, </w:t>
      </w:r>
      <w:r w:rsidRPr="00F077DC">
        <w:rPr>
          <w:rFonts w:ascii="Times New Roman" w:hAnsi="Times New Roman" w:cs="Times New Roman"/>
          <w:sz w:val="24"/>
          <w:szCs w:val="24"/>
        </w:rPr>
        <w:t>WTID13</w:t>
      </w:r>
    </w:p>
    <w:p w14:paraId="752E0B02" w14:textId="77777777" w:rsidR="005B5311" w:rsidRPr="00835A13" w:rsidRDefault="005B5311" w:rsidP="005B5311">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Supervisor – </w:t>
      </w:r>
      <w:r w:rsidRPr="00835A13">
        <w:rPr>
          <w:rFonts w:ascii="Times New Roman" w:hAnsi="Times New Roman" w:cs="Times New Roman"/>
          <w:sz w:val="24"/>
          <w:szCs w:val="24"/>
        </w:rPr>
        <w:t>WTTR40</w:t>
      </w:r>
    </w:p>
    <w:p w14:paraId="02693F0C" w14:textId="77777777" w:rsidR="005B5311" w:rsidRDefault="005B5311" w:rsidP="005B5311">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Manager – </w:t>
      </w:r>
      <w:r w:rsidRPr="00835A13">
        <w:rPr>
          <w:rFonts w:ascii="Times New Roman" w:hAnsi="Times New Roman" w:cs="Times New Roman"/>
          <w:sz w:val="24"/>
          <w:szCs w:val="24"/>
        </w:rPr>
        <w:t>WTTR50</w:t>
      </w:r>
    </w:p>
    <w:p w14:paraId="5BF70FEA" w14:textId="2E96B00C" w:rsidR="009436FF" w:rsidRDefault="009436FF" w:rsidP="005B5311">
      <w:pPr>
        <w:spacing w:after="0"/>
        <w:ind w:left="2880" w:firstLine="720"/>
        <w:rPr>
          <w:rFonts w:ascii="Times New Roman" w:hAnsi="Times New Roman" w:cs="Times New Roman"/>
          <w:sz w:val="24"/>
          <w:szCs w:val="24"/>
        </w:rPr>
      </w:pPr>
      <w:r>
        <w:rPr>
          <w:rFonts w:ascii="Times New Roman" w:hAnsi="Times New Roman" w:cs="Times New Roman"/>
          <w:sz w:val="24"/>
          <w:szCs w:val="24"/>
        </w:rPr>
        <w:t>Others – WPOP70 – Director, Operations</w:t>
      </w:r>
    </w:p>
    <w:p w14:paraId="1AA45174" w14:textId="77777777" w:rsidR="005B5311" w:rsidRDefault="005B5311" w:rsidP="005B5311">
      <w:pPr>
        <w:spacing w:after="0"/>
        <w:rPr>
          <w:rFonts w:ascii="Times New Roman" w:hAnsi="Times New Roman" w:cs="Times New Roman"/>
          <w:sz w:val="24"/>
          <w:szCs w:val="24"/>
        </w:rPr>
      </w:pPr>
    </w:p>
    <w:p w14:paraId="2CD59B6C"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35A13">
        <w:rPr>
          <w:rFonts w:ascii="Times New Roman" w:hAnsi="Times New Roman" w:cs="Times New Roman"/>
          <w:sz w:val="24"/>
          <w:szCs w:val="24"/>
        </w:rPr>
        <w:t>WTTR12</w:t>
      </w:r>
      <w:r>
        <w:rPr>
          <w:rFonts w:ascii="Times New Roman" w:hAnsi="Times New Roman" w:cs="Times New Roman"/>
          <w:sz w:val="24"/>
          <w:szCs w:val="24"/>
        </w:rPr>
        <w:t xml:space="preserve">, </w:t>
      </w:r>
      <w:r w:rsidRPr="00835A13">
        <w:rPr>
          <w:rFonts w:ascii="Times New Roman" w:hAnsi="Times New Roman" w:cs="Times New Roman"/>
          <w:sz w:val="24"/>
          <w:szCs w:val="24"/>
        </w:rPr>
        <w:t>WTTR13</w:t>
      </w:r>
      <w:r>
        <w:rPr>
          <w:rFonts w:ascii="Times New Roman" w:hAnsi="Times New Roman" w:cs="Times New Roman"/>
          <w:sz w:val="24"/>
          <w:szCs w:val="24"/>
        </w:rPr>
        <w:t xml:space="preserve">, </w:t>
      </w:r>
      <w:r w:rsidRPr="00F077DC">
        <w:rPr>
          <w:rFonts w:ascii="Times New Roman" w:hAnsi="Times New Roman" w:cs="Times New Roman"/>
          <w:sz w:val="24"/>
          <w:szCs w:val="24"/>
        </w:rPr>
        <w:t>WTID13</w:t>
      </w:r>
      <w:r>
        <w:rPr>
          <w:rFonts w:ascii="Times New Roman" w:hAnsi="Times New Roman" w:cs="Times New Roman"/>
          <w:sz w:val="24"/>
          <w:szCs w:val="24"/>
        </w:rPr>
        <w:t xml:space="preserve"> can only submit to instructors with job code </w:t>
      </w:r>
      <w:r w:rsidRPr="00510DF6">
        <w:rPr>
          <w:rFonts w:ascii="Times New Roman" w:hAnsi="Times New Roman" w:cs="Times New Roman"/>
          <w:sz w:val="24"/>
          <w:szCs w:val="24"/>
        </w:rPr>
        <w:t>WTTI02</w:t>
      </w:r>
    </w:p>
    <w:p w14:paraId="3B09EFC3" w14:textId="77777777" w:rsidR="00B27778" w:rsidRDefault="00B27778" w:rsidP="00B27778">
      <w:pPr>
        <w:spacing w:after="0"/>
        <w:ind w:left="2160" w:firstLine="720"/>
        <w:rPr>
          <w:rFonts w:ascii="Times New Roman" w:hAnsi="Times New Roman" w:cs="Times New Roman"/>
          <w:sz w:val="24"/>
          <w:szCs w:val="24"/>
        </w:rPr>
      </w:pPr>
    </w:p>
    <w:p w14:paraId="2680F98D" w14:textId="4DACEFEC" w:rsidR="00B27778" w:rsidRDefault="00B27778" w:rsidP="00B27778">
      <w:pPr>
        <w:spacing w:after="0"/>
        <w:ind w:left="2160" w:firstLine="720"/>
        <w:rPr>
          <w:rFonts w:ascii="Times New Roman" w:hAnsi="Times New Roman" w:cs="Times New Roman"/>
          <w:sz w:val="24"/>
          <w:szCs w:val="24"/>
        </w:rPr>
      </w:pPr>
      <w:r>
        <w:rPr>
          <w:rFonts w:ascii="Times New Roman" w:hAnsi="Times New Roman" w:cs="Times New Roman"/>
          <w:sz w:val="24"/>
          <w:szCs w:val="24"/>
        </w:rPr>
        <w:lastRenderedPageBreak/>
        <w:t>2.5.1.14 No log to self</w:t>
      </w:r>
    </w:p>
    <w:p w14:paraId="3CF26B44" w14:textId="1F6A2B4C" w:rsidR="00B27778" w:rsidRDefault="00B27778" w:rsidP="00B27778">
      <w:pPr>
        <w:spacing w:after="0"/>
        <w:ind w:left="2160" w:firstLine="720"/>
        <w:rPr>
          <w:rFonts w:ascii="Times New Roman" w:hAnsi="Times New Roman" w:cs="Times New Roman"/>
          <w:sz w:val="24"/>
          <w:szCs w:val="24"/>
        </w:rPr>
      </w:pPr>
      <w:r w:rsidRPr="00807324">
        <w:rPr>
          <w:rFonts w:ascii="Times New Roman" w:hAnsi="Times New Roman" w:cs="Times New Roman"/>
          <w:sz w:val="24"/>
          <w:szCs w:val="24"/>
        </w:rPr>
        <w:t xml:space="preserve">Submitters of logs will not be available for selection from the list of </w:t>
      </w:r>
      <w:r>
        <w:rPr>
          <w:rFonts w:ascii="Times New Roman" w:hAnsi="Times New Roman" w:cs="Times New Roman"/>
          <w:sz w:val="24"/>
          <w:szCs w:val="24"/>
        </w:rPr>
        <w:t>trainers/instructors</w:t>
      </w:r>
      <w:r w:rsidRPr="00807324">
        <w:rPr>
          <w:rFonts w:ascii="Times New Roman" w:hAnsi="Times New Roman" w:cs="Times New Roman"/>
          <w:sz w:val="24"/>
          <w:szCs w:val="24"/>
        </w:rPr>
        <w:t>.</w:t>
      </w:r>
    </w:p>
    <w:p w14:paraId="19B84545" w14:textId="77777777" w:rsidR="005B5311" w:rsidRDefault="005B5311" w:rsidP="005B5311">
      <w:pPr>
        <w:spacing w:after="0"/>
        <w:ind w:left="720"/>
        <w:rPr>
          <w:rFonts w:ascii="Times New Roman" w:hAnsi="Times New Roman" w:cs="Times New Roman"/>
          <w:sz w:val="24"/>
          <w:szCs w:val="24"/>
        </w:rPr>
      </w:pPr>
    </w:p>
    <w:p w14:paraId="4D462309"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2.5.2 Notification of eCoaching Logs</w:t>
      </w:r>
    </w:p>
    <w:p w14:paraId="16BAE83D"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A system generated </w:t>
      </w:r>
      <w:proofErr w:type="spellStart"/>
      <w:r>
        <w:rPr>
          <w:rFonts w:ascii="Times New Roman" w:hAnsi="Times New Roman" w:cs="Times New Roman"/>
          <w:sz w:val="24"/>
          <w:szCs w:val="24"/>
        </w:rPr>
        <w:t>eMail</w:t>
      </w:r>
      <w:proofErr w:type="spellEnd"/>
      <w:r>
        <w:rPr>
          <w:rFonts w:ascii="Times New Roman" w:hAnsi="Times New Roman" w:cs="Times New Roman"/>
          <w:sz w:val="24"/>
          <w:szCs w:val="24"/>
        </w:rPr>
        <w:t xml:space="preserve"> notification is sent to the appropriate party when an eCoaching Log is submitted.</w:t>
      </w:r>
    </w:p>
    <w:p w14:paraId="1B6C2914" w14:textId="77777777" w:rsidR="005B5311" w:rsidRDefault="005B5311" w:rsidP="005B5311">
      <w:pPr>
        <w:spacing w:after="0"/>
        <w:ind w:left="720"/>
        <w:rPr>
          <w:rFonts w:ascii="Times New Roman" w:hAnsi="Times New Roman" w:cs="Times New Roman"/>
          <w:sz w:val="24"/>
          <w:szCs w:val="24"/>
        </w:rPr>
      </w:pPr>
    </w:p>
    <w:p w14:paraId="1F70B198" w14:textId="77777777" w:rsidR="005B5311" w:rsidRDefault="005B5311" w:rsidP="005B5311">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2.5.2.1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 </w:t>
      </w:r>
      <w:proofErr w:type="spellStart"/>
      <w:r>
        <w:rPr>
          <w:rFonts w:ascii="Times New Roman" w:hAnsi="Times New Roman" w:cs="Times New Roman"/>
          <w:sz w:val="24"/>
          <w:szCs w:val="24"/>
        </w:rPr>
        <w:t>eMail</w:t>
      </w:r>
      <w:proofErr w:type="spellEnd"/>
      <w:r>
        <w:rPr>
          <w:rFonts w:ascii="Times New Roman" w:hAnsi="Times New Roman" w:cs="Times New Roman"/>
          <w:sz w:val="24"/>
          <w:szCs w:val="24"/>
        </w:rPr>
        <w:t xml:space="preserve"> Format</w:t>
      </w:r>
    </w:p>
    <w:p w14:paraId="4159D914"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 xml:space="preserve">The following is the basic form of the eCoaching Log </w:t>
      </w:r>
      <w:proofErr w:type="spellStart"/>
      <w:r>
        <w:rPr>
          <w:rFonts w:ascii="Times New Roman" w:hAnsi="Times New Roman" w:cs="Times New Roman"/>
          <w:sz w:val="24"/>
          <w:szCs w:val="24"/>
        </w:rPr>
        <w:t>eMail</w:t>
      </w:r>
      <w:proofErr w:type="spellEnd"/>
      <w:r>
        <w:rPr>
          <w:rFonts w:ascii="Times New Roman" w:hAnsi="Times New Roman" w:cs="Times New Roman"/>
          <w:sz w:val="24"/>
          <w:szCs w:val="24"/>
        </w:rPr>
        <w:t xml:space="preserve"> notification.  The subject and message will change depending on certain criteria.</w:t>
      </w:r>
    </w:p>
    <w:p w14:paraId="2EE9AB55" w14:textId="77777777" w:rsidR="005B5311" w:rsidRDefault="005B5311" w:rsidP="005B5311">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5B5311" w14:paraId="2DCFE11F" w14:textId="77777777" w:rsidTr="005B5311">
        <w:tc>
          <w:tcPr>
            <w:tcW w:w="8208" w:type="dxa"/>
            <w:shd w:val="clear" w:color="auto" w:fill="auto"/>
          </w:tcPr>
          <w:p w14:paraId="555EB844" w14:textId="77777777" w:rsidR="005B5311" w:rsidRPr="0039727F" w:rsidRDefault="005B5311" w:rsidP="005B5311">
            <w:pPr>
              <w:spacing w:before="120" w:after="120"/>
              <w:rPr>
                <w:rFonts w:ascii="Tahoma" w:hAnsi="Tahoma" w:cs="Tahoma"/>
                <w:sz w:val="18"/>
              </w:rPr>
            </w:pPr>
            <w:r w:rsidRPr="0039727F">
              <w:rPr>
                <w:rFonts w:ascii="Tahoma" w:hAnsi="Tahoma" w:cs="Tahoma"/>
                <w:sz w:val="18"/>
              </w:rPr>
              <w:t>To – [to]</w:t>
            </w:r>
          </w:p>
        </w:tc>
      </w:tr>
      <w:tr w:rsidR="005B5311" w14:paraId="55C92F16" w14:textId="77777777" w:rsidTr="005B5311">
        <w:tc>
          <w:tcPr>
            <w:tcW w:w="8208" w:type="dxa"/>
            <w:shd w:val="clear" w:color="auto" w:fill="auto"/>
          </w:tcPr>
          <w:p w14:paraId="1AFC22A1" w14:textId="77777777" w:rsidR="005B5311" w:rsidRPr="0039727F" w:rsidRDefault="005B5311" w:rsidP="005B5311">
            <w:pPr>
              <w:spacing w:before="120" w:after="120"/>
              <w:rPr>
                <w:rFonts w:ascii="Tahoma" w:hAnsi="Tahoma" w:cs="Tahoma"/>
                <w:sz w:val="18"/>
              </w:rPr>
            </w:pPr>
            <w:r w:rsidRPr="0039727F">
              <w:rPr>
                <w:rFonts w:ascii="Tahoma" w:hAnsi="Tahoma" w:cs="Tahoma"/>
                <w:sz w:val="18"/>
              </w:rPr>
              <w:t>Subject – [Subject]</w:t>
            </w:r>
          </w:p>
        </w:tc>
      </w:tr>
      <w:tr w:rsidR="005B5311" w14:paraId="60DDD4E2" w14:textId="77777777" w:rsidTr="005B5311">
        <w:tc>
          <w:tcPr>
            <w:tcW w:w="8208" w:type="dxa"/>
            <w:shd w:val="clear" w:color="auto" w:fill="auto"/>
          </w:tcPr>
          <w:p w14:paraId="22204C77" w14:textId="77777777" w:rsidR="005B5311" w:rsidRPr="0039727F" w:rsidRDefault="005B5311" w:rsidP="005B5311">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4C22332B" w14:textId="77777777" w:rsidR="005B5311" w:rsidRPr="005A260F" w:rsidRDefault="005B5311" w:rsidP="005B5311">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[Link to Dashboard]</w:t>
            </w:r>
          </w:p>
          <w:p w14:paraId="5711CC77" w14:textId="77777777" w:rsidR="005B5311" w:rsidRPr="0039727F" w:rsidRDefault="005B5311" w:rsidP="005B5311">
            <w:pPr>
              <w:rPr>
                <w:sz w:val="18"/>
              </w:rPr>
            </w:pPr>
            <w:r w:rsidRPr="0039727F">
              <w:rPr>
                <w:rFonts w:ascii="Tahoma" w:hAnsi="Tahoma" w:cs="Tahoma"/>
                <w:sz w:val="18"/>
              </w:rPr>
              <w:t>Form ID: [</w:t>
            </w:r>
            <w:proofErr w:type="spellStart"/>
            <w:r w:rsidRPr="0039727F">
              <w:rPr>
                <w:rFonts w:ascii="Tahoma" w:hAnsi="Tahoma" w:cs="Tahoma"/>
                <w:sz w:val="18"/>
              </w:rPr>
              <w:t>FormID</w:t>
            </w:r>
            <w:proofErr w:type="spellEnd"/>
            <w:r w:rsidRPr="0039727F">
              <w:rPr>
                <w:rFonts w:ascii="Tahoma" w:hAnsi="Tahoma" w:cs="Tahoma"/>
                <w:sz w:val="18"/>
              </w:rPr>
              <w:t>]</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319990F7" wp14:editId="6B5B31EA">
                  <wp:extent cx="1752600" cy="381000"/>
                  <wp:effectExtent l="0" t="0" r="0" b="0"/>
                  <wp:docPr id="27" name="Picture 27"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393CD245" w14:textId="77777777" w:rsidR="005B5311" w:rsidRDefault="005B5311" w:rsidP="005B5311">
      <w:pPr>
        <w:spacing w:after="0"/>
        <w:ind w:left="2700"/>
        <w:rPr>
          <w:rFonts w:ascii="Times New Roman" w:hAnsi="Times New Roman" w:cs="Times New Roman"/>
          <w:sz w:val="24"/>
          <w:szCs w:val="24"/>
        </w:rPr>
      </w:pPr>
    </w:p>
    <w:p w14:paraId="6D5B77AE" w14:textId="77777777" w:rsidR="005B5311" w:rsidRDefault="005B5311" w:rsidP="005B5311">
      <w:pPr>
        <w:spacing w:after="0"/>
        <w:rPr>
          <w:rFonts w:ascii="Times New Roman" w:hAnsi="Times New Roman" w:cs="Times New Roman"/>
          <w:sz w:val="24"/>
          <w:szCs w:val="24"/>
        </w:rPr>
      </w:pPr>
    </w:p>
    <w:p w14:paraId="690B4D83" w14:textId="77777777" w:rsidR="005B5311" w:rsidRDefault="005B5311" w:rsidP="005B5311">
      <w:pPr>
        <w:spacing w:after="0"/>
        <w:ind w:left="2160" w:firstLine="540"/>
        <w:rPr>
          <w:rFonts w:ascii="Times New Roman" w:hAnsi="Times New Roman" w:cs="Times New Roman"/>
          <w:sz w:val="24"/>
          <w:szCs w:val="24"/>
        </w:rPr>
      </w:pPr>
      <w:r>
        <w:rPr>
          <w:rFonts w:ascii="Times New Roman" w:hAnsi="Times New Roman" w:cs="Times New Roman"/>
          <w:sz w:val="24"/>
          <w:szCs w:val="24"/>
        </w:rPr>
        <w:lastRenderedPageBreak/>
        <w:t>2.5.2.2 Pending Employee Review</w:t>
      </w:r>
    </w:p>
    <w:p w14:paraId="71A98BCE"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an eCoaching Log is submitted and the coaching is Direct and the status is Pending Employee Review, the Employee (Trainer) receives a system generated </w:t>
      </w:r>
      <w:proofErr w:type="spellStart"/>
      <w:r>
        <w:rPr>
          <w:rFonts w:ascii="Times New Roman" w:hAnsi="Times New Roman" w:cs="Times New Roman"/>
          <w:sz w:val="24"/>
          <w:szCs w:val="24"/>
        </w:rPr>
        <w:t>eMail</w:t>
      </w:r>
      <w:proofErr w:type="spellEnd"/>
      <w:r>
        <w:rPr>
          <w:rFonts w:ascii="Times New Roman" w:hAnsi="Times New Roman" w:cs="Times New Roman"/>
          <w:sz w:val="24"/>
          <w:szCs w:val="24"/>
        </w:rPr>
        <w:t xml:space="preserve"> notification.</w:t>
      </w:r>
    </w:p>
    <w:p w14:paraId="10654949" w14:textId="77777777" w:rsidR="005B5311" w:rsidRDefault="005B5311" w:rsidP="005B5311">
      <w:pPr>
        <w:spacing w:after="0"/>
        <w:ind w:left="2700"/>
        <w:rPr>
          <w:rFonts w:ascii="Times New Roman" w:hAnsi="Times New Roman" w:cs="Times New Roman"/>
          <w:sz w:val="24"/>
          <w:szCs w:val="24"/>
        </w:rPr>
      </w:pPr>
    </w:p>
    <w:p w14:paraId="18B93B48"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523F0C2" w14:textId="77777777" w:rsidR="005B5311" w:rsidRDefault="005B5311" w:rsidP="005B5311">
      <w:pPr>
        <w:spacing w:after="0"/>
        <w:ind w:left="2700" w:firstLine="180"/>
        <w:rPr>
          <w:rFonts w:ascii="Times New Roman" w:hAnsi="Times New Roman" w:cs="Times New Roman"/>
          <w:sz w:val="24"/>
          <w:szCs w:val="24"/>
        </w:rPr>
      </w:pPr>
      <w:proofErr w:type="spellStart"/>
      <w:proofErr w:type="gramStart"/>
      <w:r w:rsidRPr="00DF5972">
        <w:rPr>
          <w:rFonts w:ascii="Times New Roman" w:hAnsi="Times New Roman" w:cs="Times New Roman"/>
          <w:sz w:val="24"/>
          <w:szCs w:val="24"/>
        </w:rPr>
        <w:t>eCL</w:t>
      </w:r>
      <w:proofErr w:type="spellEnd"/>
      <w:proofErr w:type="gramEnd"/>
      <w:r w:rsidRPr="00DF5972">
        <w:rPr>
          <w:rFonts w:ascii="Times New Roman" w:hAnsi="Times New Roman" w:cs="Times New Roman"/>
          <w:sz w:val="24"/>
          <w:szCs w:val="24"/>
        </w:rPr>
        <w:t>: Pending Employee Review (&lt;EMPLOYEE NAME&gt;</w:t>
      </w:r>
      <w:r>
        <w:rPr>
          <w:rFonts w:ascii="Times New Roman" w:hAnsi="Times New Roman" w:cs="Times New Roman"/>
          <w:sz w:val="24"/>
          <w:szCs w:val="24"/>
        </w:rPr>
        <w:t>)</w:t>
      </w:r>
    </w:p>
    <w:p w14:paraId="1ED7ED6A" w14:textId="77777777" w:rsidR="005B5311" w:rsidRDefault="005B5311" w:rsidP="005B5311">
      <w:pPr>
        <w:spacing w:after="0"/>
        <w:ind w:left="2700"/>
        <w:rPr>
          <w:rFonts w:ascii="Times New Roman" w:hAnsi="Times New Roman" w:cs="Times New Roman"/>
          <w:sz w:val="24"/>
          <w:szCs w:val="24"/>
        </w:rPr>
      </w:pPr>
    </w:p>
    <w:p w14:paraId="5CBBB20E" w14:textId="77777777" w:rsidR="005B5311" w:rsidRDefault="005B5311" w:rsidP="005B5311">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27AAA5EB" w14:textId="77777777" w:rsidR="005B5311" w:rsidRDefault="005B5311" w:rsidP="005B5311">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58ABF240"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57795ED6" w14:textId="77777777" w:rsidR="005B5311" w:rsidRDefault="005B5311" w:rsidP="005B5311">
      <w:pPr>
        <w:spacing w:after="0"/>
        <w:ind w:left="2700"/>
        <w:rPr>
          <w:rFonts w:ascii="Times New Roman" w:hAnsi="Times New Roman" w:cs="Times New Roman"/>
          <w:sz w:val="24"/>
          <w:szCs w:val="24"/>
        </w:rPr>
      </w:pPr>
    </w:p>
    <w:p w14:paraId="66380C8F" w14:textId="77777777" w:rsidR="005B5311" w:rsidRDefault="005B5311" w:rsidP="005B5311">
      <w:pPr>
        <w:spacing w:after="0"/>
        <w:ind w:left="2160" w:firstLine="540"/>
        <w:rPr>
          <w:rFonts w:ascii="Times New Roman" w:hAnsi="Times New Roman" w:cs="Times New Roman"/>
          <w:sz w:val="24"/>
          <w:szCs w:val="24"/>
        </w:rPr>
      </w:pPr>
      <w:r>
        <w:rPr>
          <w:rFonts w:ascii="Times New Roman" w:hAnsi="Times New Roman" w:cs="Times New Roman"/>
          <w:sz w:val="24"/>
          <w:szCs w:val="24"/>
        </w:rPr>
        <w:t>2.5.2.3 Pending Supervisor Review</w:t>
      </w:r>
    </w:p>
    <w:p w14:paraId="0F46BB78" w14:textId="333CA21F"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an eCoaching Log is submitted and the coaching is Indirect and the status is Pending Supervisor Review, the immediate Training </w:t>
      </w:r>
      <w:r w:rsidR="003D40E6">
        <w:rPr>
          <w:rFonts w:ascii="Times New Roman" w:hAnsi="Times New Roman" w:cs="Times New Roman"/>
          <w:sz w:val="24"/>
          <w:szCs w:val="24"/>
        </w:rPr>
        <w:t>Supervisor</w:t>
      </w:r>
      <w:r>
        <w:rPr>
          <w:rFonts w:ascii="Times New Roman" w:hAnsi="Times New Roman" w:cs="Times New Roman"/>
          <w:sz w:val="24"/>
          <w:szCs w:val="24"/>
        </w:rPr>
        <w:t xml:space="preserve"> of the Employee (Trainer) receives a system generated </w:t>
      </w:r>
      <w:proofErr w:type="spellStart"/>
      <w:r>
        <w:rPr>
          <w:rFonts w:ascii="Times New Roman" w:hAnsi="Times New Roman" w:cs="Times New Roman"/>
          <w:sz w:val="24"/>
          <w:szCs w:val="24"/>
        </w:rPr>
        <w:t>eMail</w:t>
      </w:r>
      <w:proofErr w:type="spellEnd"/>
      <w:r>
        <w:rPr>
          <w:rFonts w:ascii="Times New Roman" w:hAnsi="Times New Roman" w:cs="Times New Roman"/>
          <w:sz w:val="24"/>
          <w:szCs w:val="24"/>
        </w:rPr>
        <w:t xml:space="preserve"> notification.</w:t>
      </w:r>
    </w:p>
    <w:p w14:paraId="2792A531" w14:textId="77777777" w:rsidR="005B5311" w:rsidRDefault="005B5311" w:rsidP="005B5311">
      <w:pPr>
        <w:spacing w:after="0"/>
        <w:ind w:left="2700"/>
        <w:rPr>
          <w:rFonts w:ascii="Times New Roman" w:hAnsi="Times New Roman" w:cs="Times New Roman"/>
          <w:sz w:val="24"/>
          <w:szCs w:val="24"/>
        </w:rPr>
      </w:pPr>
    </w:p>
    <w:p w14:paraId="3FD7FDED"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5C353E9E" w14:textId="77777777" w:rsidR="005B5311" w:rsidRDefault="005B5311" w:rsidP="005B5311">
      <w:pPr>
        <w:spacing w:after="0"/>
        <w:ind w:left="2700" w:firstLine="180"/>
        <w:rPr>
          <w:rFonts w:ascii="Times New Roman" w:hAnsi="Times New Roman" w:cs="Times New Roman"/>
          <w:sz w:val="24"/>
          <w:szCs w:val="24"/>
        </w:rPr>
      </w:pPr>
      <w:proofErr w:type="spellStart"/>
      <w:proofErr w:type="gramStart"/>
      <w:r w:rsidRPr="00DF5972">
        <w:rPr>
          <w:rFonts w:ascii="Times New Roman" w:hAnsi="Times New Roman" w:cs="Times New Roman"/>
          <w:sz w:val="24"/>
          <w:szCs w:val="24"/>
        </w:rPr>
        <w:t>eCL</w:t>
      </w:r>
      <w:proofErr w:type="spellEnd"/>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 xml:space="preserve">Supervisor </w:t>
      </w:r>
      <w:r w:rsidRPr="00DF5972">
        <w:rPr>
          <w:rFonts w:ascii="Times New Roman" w:hAnsi="Times New Roman" w:cs="Times New Roman"/>
          <w:sz w:val="24"/>
          <w:szCs w:val="24"/>
        </w:rPr>
        <w:t>Review (&lt;EMPLOYEE NAME&gt;</w:t>
      </w:r>
      <w:r>
        <w:rPr>
          <w:rFonts w:ascii="Times New Roman" w:hAnsi="Times New Roman" w:cs="Times New Roman"/>
          <w:sz w:val="24"/>
          <w:szCs w:val="24"/>
        </w:rPr>
        <w:t>)</w:t>
      </w:r>
    </w:p>
    <w:p w14:paraId="01B02538" w14:textId="77777777" w:rsidR="005B5311" w:rsidRDefault="005B5311" w:rsidP="005B5311">
      <w:pPr>
        <w:spacing w:after="0"/>
        <w:ind w:left="2700"/>
        <w:rPr>
          <w:rFonts w:ascii="Times New Roman" w:hAnsi="Times New Roman" w:cs="Times New Roman"/>
          <w:sz w:val="24"/>
          <w:szCs w:val="24"/>
        </w:rPr>
      </w:pPr>
    </w:p>
    <w:p w14:paraId="5D908572" w14:textId="77777777" w:rsidR="005B5311" w:rsidRDefault="005B5311" w:rsidP="005B5311">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0C5C57C9" w14:textId="77777777" w:rsidR="005B5311" w:rsidRPr="00AD3435" w:rsidRDefault="005B5311" w:rsidP="005B5311">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4DA07DAE"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210256E0" w14:textId="77777777" w:rsidR="005B5311" w:rsidRDefault="005B5311" w:rsidP="005B5311">
      <w:pPr>
        <w:spacing w:after="0"/>
        <w:ind w:left="720"/>
        <w:rPr>
          <w:rFonts w:ascii="Times New Roman" w:hAnsi="Times New Roman" w:cs="Times New Roman"/>
          <w:sz w:val="24"/>
          <w:szCs w:val="24"/>
        </w:rPr>
      </w:pPr>
    </w:p>
    <w:p w14:paraId="160E09D0" w14:textId="3CB1A3A7" w:rsidR="003D40E6" w:rsidRDefault="003D40E6" w:rsidP="003D40E6">
      <w:pPr>
        <w:spacing w:after="0"/>
        <w:ind w:left="2160" w:firstLine="540"/>
        <w:rPr>
          <w:rFonts w:ascii="Times New Roman" w:hAnsi="Times New Roman" w:cs="Times New Roman"/>
          <w:sz w:val="24"/>
          <w:szCs w:val="24"/>
        </w:rPr>
      </w:pPr>
      <w:r>
        <w:rPr>
          <w:rFonts w:ascii="Times New Roman" w:hAnsi="Times New Roman" w:cs="Times New Roman"/>
          <w:sz w:val="24"/>
          <w:szCs w:val="24"/>
        </w:rPr>
        <w:lastRenderedPageBreak/>
        <w:t>2.5.2.4 Pending Manager Review</w:t>
      </w:r>
    </w:p>
    <w:p w14:paraId="339B3FC3" w14:textId="4E750193"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an eCoaching Log is submitted and the coaching is Direct and is a Customer Service Escalation and the status is Pending Manager Review, the immediate Manager of the Employee (Trainer) receives a system generated </w:t>
      </w:r>
      <w:proofErr w:type="spellStart"/>
      <w:r>
        <w:rPr>
          <w:rFonts w:ascii="Times New Roman" w:hAnsi="Times New Roman" w:cs="Times New Roman"/>
          <w:sz w:val="24"/>
          <w:szCs w:val="24"/>
        </w:rPr>
        <w:t>eMail</w:t>
      </w:r>
      <w:proofErr w:type="spellEnd"/>
      <w:r>
        <w:rPr>
          <w:rFonts w:ascii="Times New Roman" w:hAnsi="Times New Roman" w:cs="Times New Roman"/>
          <w:sz w:val="24"/>
          <w:szCs w:val="24"/>
        </w:rPr>
        <w:t xml:space="preserve"> notification.</w:t>
      </w:r>
    </w:p>
    <w:p w14:paraId="65E9F574" w14:textId="77777777" w:rsidR="003D40E6" w:rsidRDefault="003D40E6" w:rsidP="003D40E6">
      <w:pPr>
        <w:spacing w:after="0"/>
        <w:ind w:left="2700"/>
        <w:rPr>
          <w:rFonts w:ascii="Times New Roman" w:hAnsi="Times New Roman" w:cs="Times New Roman"/>
          <w:sz w:val="24"/>
          <w:szCs w:val="24"/>
        </w:rPr>
      </w:pPr>
    </w:p>
    <w:p w14:paraId="5B7A4645" w14:textId="77777777" w:rsidR="003D40E6" w:rsidRDefault="003D40E6" w:rsidP="003D40E6">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7CE6AAD1" w14:textId="6FB74C3B" w:rsidR="003D40E6" w:rsidRDefault="003D40E6" w:rsidP="003D40E6">
      <w:pPr>
        <w:spacing w:after="0"/>
        <w:ind w:left="2700" w:firstLine="180"/>
        <w:rPr>
          <w:rFonts w:ascii="Times New Roman" w:hAnsi="Times New Roman" w:cs="Times New Roman"/>
          <w:sz w:val="24"/>
          <w:szCs w:val="24"/>
        </w:rPr>
      </w:pPr>
      <w:proofErr w:type="spellStart"/>
      <w:proofErr w:type="gramStart"/>
      <w:r w:rsidRPr="00DF5972">
        <w:rPr>
          <w:rFonts w:ascii="Times New Roman" w:hAnsi="Times New Roman" w:cs="Times New Roman"/>
          <w:sz w:val="24"/>
          <w:szCs w:val="24"/>
        </w:rPr>
        <w:t>eCL</w:t>
      </w:r>
      <w:proofErr w:type="spellEnd"/>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38340764" w14:textId="77777777" w:rsidR="003D40E6" w:rsidRDefault="003D40E6" w:rsidP="003D40E6">
      <w:pPr>
        <w:spacing w:after="0"/>
        <w:ind w:left="2700"/>
        <w:rPr>
          <w:rFonts w:ascii="Times New Roman" w:hAnsi="Times New Roman" w:cs="Times New Roman"/>
          <w:sz w:val="24"/>
          <w:szCs w:val="24"/>
        </w:rPr>
      </w:pPr>
    </w:p>
    <w:p w14:paraId="3F0C5DB9" w14:textId="77777777" w:rsidR="003D40E6" w:rsidRDefault="003D40E6" w:rsidP="003D40E6">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5874463E" w14:textId="77777777" w:rsidR="003D40E6" w:rsidRPr="00AD3435" w:rsidRDefault="003D40E6" w:rsidP="003D40E6">
      <w:pPr>
        <w:spacing w:after="0"/>
        <w:ind w:left="2880"/>
        <w:rPr>
          <w:rFonts w:ascii="Times New Roman" w:hAnsi="Times New Roman" w:cs="Times New Roman"/>
          <w:sz w:val="24"/>
          <w:szCs w:val="24"/>
        </w:rPr>
      </w:pPr>
      <w:r w:rsidRPr="00A95B42">
        <w:rPr>
          <w:rFonts w:ascii="Times New Roman" w:hAnsi="Times New Roman" w:cs="Times New Roman"/>
          <w:sz w:val="24"/>
          <w:szCs w:val="24"/>
        </w:rPr>
        <w:t xml:space="preserve">A new eCoaching Log has been entered and requires your action. Please click on the link below to review and verify that the </w:t>
      </w:r>
      <w:proofErr w:type="spellStart"/>
      <w:proofErr w:type="gramStart"/>
      <w:r w:rsidRPr="00A95B42">
        <w:rPr>
          <w:rFonts w:ascii="Times New Roman" w:hAnsi="Times New Roman" w:cs="Times New Roman"/>
          <w:sz w:val="24"/>
          <w:szCs w:val="24"/>
        </w:rPr>
        <w:t>eCL</w:t>
      </w:r>
      <w:proofErr w:type="spellEnd"/>
      <w:proofErr w:type="gramEnd"/>
      <w:r w:rsidRPr="00A95B42">
        <w:rPr>
          <w:rFonts w:ascii="Times New Roman" w:hAnsi="Times New Roman" w:cs="Times New Roman"/>
          <w:sz w:val="24"/>
          <w:szCs w:val="24"/>
        </w:rPr>
        <w:t xml:space="preserve">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Pr="00AD3435">
        <w:rPr>
          <w:rFonts w:ascii="Times New Roman" w:hAnsi="Times New Roman" w:cs="Times New Roman"/>
          <w:sz w:val="24"/>
          <w:szCs w:val="24"/>
        </w:rPr>
        <w:br/>
      </w:r>
    </w:p>
    <w:p w14:paraId="7FB78FA9" w14:textId="77777777"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400F501D" w14:textId="77777777" w:rsidR="003D40E6" w:rsidRDefault="003D40E6" w:rsidP="003D40E6">
      <w:pPr>
        <w:spacing w:after="0"/>
        <w:ind w:left="2700"/>
        <w:rPr>
          <w:rFonts w:ascii="Times New Roman" w:hAnsi="Times New Roman" w:cs="Times New Roman"/>
          <w:sz w:val="24"/>
          <w:szCs w:val="24"/>
        </w:rPr>
      </w:pPr>
    </w:p>
    <w:p w14:paraId="26813CFB" w14:textId="5FB6F733" w:rsidR="003D40E6" w:rsidRDefault="003D40E6" w:rsidP="003D40E6">
      <w:pPr>
        <w:spacing w:after="0"/>
        <w:ind w:left="2160" w:firstLine="540"/>
        <w:rPr>
          <w:rFonts w:ascii="Times New Roman" w:hAnsi="Times New Roman" w:cs="Times New Roman"/>
          <w:sz w:val="24"/>
          <w:szCs w:val="24"/>
        </w:rPr>
      </w:pPr>
      <w:r>
        <w:rPr>
          <w:rFonts w:ascii="Times New Roman" w:hAnsi="Times New Roman" w:cs="Times New Roman"/>
          <w:sz w:val="24"/>
          <w:szCs w:val="24"/>
        </w:rPr>
        <w:t>2.5.2.5 Pending Manager Review</w:t>
      </w:r>
    </w:p>
    <w:p w14:paraId="470D37DC" w14:textId="50363DD4"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an eCoaching Log is submitted and the coaching is Indirect and is a Customer Service Escalation and the status is Pending Manager Review, the immediate Manager of the Employee (Trainer) receives a system generated </w:t>
      </w:r>
      <w:proofErr w:type="spellStart"/>
      <w:r>
        <w:rPr>
          <w:rFonts w:ascii="Times New Roman" w:hAnsi="Times New Roman" w:cs="Times New Roman"/>
          <w:sz w:val="24"/>
          <w:szCs w:val="24"/>
        </w:rPr>
        <w:t>eMail</w:t>
      </w:r>
      <w:proofErr w:type="spellEnd"/>
      <w:r>
        <w:rPr>
          <w:rFonts w:ascii="Times New Roman" w:hAnsi="Times New Roman" w:cs="Times New Roman"/>
          <w:sz w:val="24"/>
          <w:szCs w:val="24"/>
        </w:rPr>
        <w:t xml:space="preserve"> notification.</w:t>
      </w:r>
    </w:p>
    <w:p w14:paraId="6124C21F" w14:textId="77777777" w:rsidR="003D40E6" w:rsidRDefault="003D40E6" w:rsidP="003D40E6">
      <w:pPr>
        <w:spacing w:after="0"/>
        <w:ind w:left="2700"/>
        <w:rPr>
          <w:rFonts w:ascii="Times New Roman" w:hAnsi="Times New Roman" w:cs="Times New Roman"/>
          <w:sz w:val="24"/>
          <w:szCs w:val="24"/>
        </w:rPr>
      </w:pPr>
    </w:p>
    <w:p w14:paraId="5A37F8E0" w14:textId="77777777" w:rsidR="003D40E6" w:rsidRDefault="003D40E6" w:rsidP="003D40E6">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30538C82" w14:textId="79CA449B" w:rsidR="003D40E6" w:rsidRDefault="003D40E6" w:rsidP="003D40E6">
      <w:pPr>
        <w:spacing w:after="0"/>
        <w:ind w:left="2700" w:firstLine="180"/>
        <w:rPr>
          <w:rFonts w:ascii="Times New Roman" w:hAnsi="Times New Roman" w:cs="Times New Roman"/>
          <w:sz w:val="24"/>
          <w:szCs w:val="24"/>
        </w:rPr>
      </w:pPr>
      <w:proofErr w:type="spellStart"/>
      <w:proofErr w:type="gramStart"/>
      <w:r w:rsidRPr="00DF5972">
        <w:rPr>
          <w:rFonts w:ascii="Times New Roman" w:hAnsi="Times New Roman" w:cs="Times New Roman"/>
          <w:sz w:val="24"/>
          <w:szCs w:val="24"/>
        </w:rPr>
        <w:t>eCL</w:t>
      </w:r>
      <w:proofErr w:type="spellEnd"/>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1042169E" w14:textId="77777777" w:rsidR="003D40E6" w:rsidRDefault="003D40E6" w:rsidP="003D40E6">
      <w:pPr>
        <w:spacing w:after="0"/>
        <w:ind w:left="2700"/>
        <w:rPr>
          <w:rFonts w:ascii="Times New Roman" w:hAnsi="Times New Roman" w:cs="Times New Roman"/>
          <w:sz w:val="24"/>
          <w:szCs w:val="24"/>
        </w:rPr>
      </w:pPr>
    </w:p>
    <w:p w14:paraId="526A7880" w14:textId="77777777" w:rsidR="003D40E6" w:rsidRDefault="003D40E6" w:rsidP="003D40E6">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599D9CD1" w14:textId="77777777" w:rsidR="003D40E6" w:rsidRPr="00AD3435" w:rsidRDefault="003D40E6" w:rsidP="003D40E6">
      <w:pPr>
        <w:spacing w:after="0"/>
        <w:ind w:left="2880"/>
        <w:rPr>
          <w:rFonts w:ascii="Times New Roman" w:hAnsi="Times New Roman" w:cs="Times New Roman"/>
          <w:sz w:val="24"/>
          <w:szCs w:val="24"/>
        </w:rPr>
      </w:pPr>
      <w:r w:rsidRPr="00A95B42">
        <w:rPr>
          <w:rFonts w:ascii="Times New Roman" w:hAnsi="Times New Roman" w:cs="Times New Roman"/>
          <w:sz w:val="24"/>
          <w:szCs w:val="24"/>
        </w:rPr>
        <w:t xml:space="preserve">A new eCoaching Log has been entered and requires your action. Please click on the link below to review and verify that the </w:t>
      </w:r>
      <w:proofErr w:type="spellStart"/>
      <w:proofErr w:type="gramStart"/>
      <w:r w:rsidRPr="00A95B42">
        <w:rPr>
          <w:rFonts w:ascii="Times New Roman" w:hAnsi="Times New Roman" w:cs="Times New Roman"/>
          <w:sz w:val="24"/>
          <w:szCs w:val="24"/>
        </w:rPr>
        <w:t>eCL</w:t>
      </w:r>
      <w:proofErr w:type="spellEnd"/>
      <w:proofErr w:type="gramEnd"/>
      <w:r w:rsidRPr="00A95B42">
        <w:rPr>
          <w:rFonts w:ascii="Times New Roman" w:hAnsi="Times New Roman" w:cs="Times New Roman"/>
          <w:sz w:val="24"/>
          <w:szCs w:val="24"/>
        </w:rPr>
        <w:t xml:space="preserve">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Pr="00AD3435">
        <w:rPr>
          <w:rFonts w:ascii="Times New Roman" w:hAnsi="Times New Roman" w:cs="Times New Roman"/>
          <w:sz w:val="24"/>
          <w:szCs w:val="24"/>
        </w:rPr>
        <w:br/>
      </w:r>
    </w:p>
    <w:p w14:paraId="0E95E15C" w14:textId="77777777"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lastRenderedPageBreak/>
        <w:t>Where &lt;EMPLOYEE NAME&gt; is the name of the employee the coaching log is for and &lt;DATE&gt; is the date and time the log was submitted.</w:t>
      </w:r>
    </w:p>
    <w:p w14:paraId="26F33B53" w14:textId="77777777" w:rsidR="003D40E6" w:rsidRDefault="003D40E6" w:rsidP="003D40E6">
      <w:pPr>
        <w:spacing w:after="0"/>
        <w:ind w:left="2700"/>
        <w:rPr>
          <w:rFonts w:ascii="Times New Roman" w:hAnsi="Times New Roman" w:cs="Times New Roman"/>
          <w:sz w:val="24"/>
          <w:szCs w:val="24"/>
        </w:rPr>
      </w:pPr>
    </w:p>
    <w:p w14:paraId="71CBA0F8"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2.5.3 Outlier Data Feed (OMR)</w:t>
      </w:r>
    </w:p>
    <w:p w14:paraId="2BEB42E1"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Outlier Data Feed for Training is not defined.</w:t>
      </w:r>
    </w:p>
    <w:p w14:paraId="7B718415" w14:textId="77777777" w:rsidR="005B5311" w:rsidRDefault="005B5311" w:rsidP="005B5311">
      <w:pPr>
        <w:spacing w:after="0"/>
        <w:ind w:left="720"/>
        <w:rPr>
          <w:rFonts w:ascii="Times New Roman" w:hAnsi="Times New Roman" w:cs="Times New Roman"/>
          <w:sz w:val="24"/>
          <w:szCs w:val="24"/>
        </w:rPr>
      </w:pPr>
    </w:p>
    <w:p w14:paraId="4CE50B5F"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2.5.4 Quality Data Feed (IQS)</w:t>
      </w:r>
    </w:p>
    <w:p w14:paraId="09F20B2A"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Quality Data Feed for Training is not defined. </w:t>
      </w:r>
    </w:p>
    <w:p w14:paraId="25A300F5" w14:textId="77777777" w:rsidR="005B5311" w:rsidRDefault="005B5311" w:rsidP="005B5311">
      <w:pPr>
        <w:spacing w:after="0"/>
        <w:ind w:left="1440" w:firstLine="720"/>
        <w:rPr>
          <w:rFonts w:ascii="Times New Roman" w:hAnsi="Times New Roman" w:cs="Times New Roman"/>
          <w:sz w:val="24"/>
          <w:szCs w:val="24"/>
        </w:rPr>
      </w:pPr>
    </w:p>
    <w:p w14:paraId="79688168"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t>2.5.5 Electronic Timecard System Data Feed (ETS)</w:t>
      </w:r>
    </w:p>
    <w:p w14:paraId="39395AC8"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ETS Data Feed for Training is not defined. </w:t>
      </w:r>
    </w:p>
    <w:p w14:paraId="685C88FD" w14:textId="77777777" w:rsidR="005B5311" w:rsidRDefault="005B5311" w:rsidP="005B5311">
      <w:pPr>
        <w:spacing w:after="0"/>
        <w:ind w:left="1440" w:firstLine="720"/>
        <w:rPr>
          <w:rFonts w:ascii="Times New Roman" w:hAnsi="Times New Roman" w:cs="Times New Roman"/>
          <w:sz w:val="24"/>
          <w:szCs w:val="24"/>
        </w:rPr>
      </w:pPr>
    </w:p>
    <w:p w14:paraId="4100460D"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t>2.5.6 Level 1 Report</w:t>
      </w:r>
    </w:p>
    <w:p w14:paraId="428C2907"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To be defined. </w:t>
      </w:r>
    </w:p>
    <w:p w14:paraId="70574480" w14:textId="77777777" w:rsidR="00265FEE" w:rsidRDefault="00265FEE" w:rsidP="00D930CB">
      <w:pPr>
        <w:spacing w:after="0"/>
        <w:ind w:left="720"/>
        <w:rPr>
          <w:rFonts w:ascii="Times New Roman" w:hAnsi="Times New Roman" w:cs="Times New Roman"/>
          <w:sz w:val="24"/>
          <w:szCs w:val="24"/>
        </w:rPr>
      </w:pPr>
    </w:p>
    <w:p w14:paraId="7DBD4A2D" w14:textId="61DF3B0A" w:rsidR="0012287C" w:rsidRPr="00BA51C6" w:rsidRDefault="002A217C" w:rsidP="0012287C">
      <w:pPr>
        <w:spacing w:after="0"/>
        <w:ind w:left="720"/>
        <w:rPr>
          <w:rFonts w:ascii="Times New Roman" w:hAnsi="Times New Roman" w:cs="Times New Roman"/>
          <w:b/>
          <w:sz w:val="28"/>
          <w:szCs w:val="28"/>
        </w:rPr>
      </w:pPr>
      <w:r>
        <w:rPr>
          <w:rFonts w:ascii="Times New Roman" w:hAnsi="Times New Roman" w:cs="Times New Roman"/>
          <w:b/>
          <w:sz w:val="28"/>
          <w:szCs w:val="28"/>
        </w:rPr>
        <w:t>3</w:t>
      </w:r>
      <w:r w:rsidR="0012287C" w:rsidRPr="00BA51C6">
        <w:rPr>
          <w:rFonts w:ascii="Times New Roman" w:hAnsi="Times New Roman" w:cs="Times New Roman"/>
          <w:b/>
          <w:sz w:val="28"/>
          <w:szCs w:val="28"/>
        </w:rPr>
        <w:t xml:space="preserve">.0 Dashboard Display </w:t>
      </w:r>
    </w:p>
    <w:p w14:paraId="6A10728A" w14:textId="77777777" w:rsidR="0012287C" w:rsidRDefault="0012287C" w:rsidP="00D930CB">
      <w:pPr>
        <w:spacing w:after="0"/>
        <w:ind w:left="720"/>
        <w:rPr>
          <w:rFonts w:ascii="Times New Roman" w:hAnsi="Times New Roman" w:cs="Times New Roman"/>
          <w:sz w:val="24"/>
          <w:szCs w:val="24"/>
        </w:rPr>
      </w:pPr>
    </w:p>
    <w:p w14:paraId="3C63D9FB" w14:textId="5808F205" w:rsidR="0012287C" w:rsidRDefault="0012287C" w:rsidP="0012287C">
      <w:pPr>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3</w:t>
      </w:r>
      <w:r>
        <w:rPr>
          <w:rFonts w:ascii="Times New Roman" w:hAnsi="Times New Roman" w:cs="Times New Roman"/>
          <w:sz w:val="24"/>
          <w:szCs w:val="24"/>
        </w:rPr>
        <w:t>.1 Dashboard Display</w:t>
      </w:r>
    </w:p>
    <w:p w14:paraId="5DAE5397" w14:textId="69940CFD" w:rsidR="0012287C" w:rsidRDefault="0012287C" w:rsidP="0012287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Dashboard Display of eCoaching Logs is defined in sections IV, IV.1 through IV.VII above.</w:t>
      </w:r>
    </w:p>
    <w:p w14:paraId="66933156" w14:textId="77777777" w:rsidR="00A05D1C" w:rsidRDefault="00A05D1C" w:rsidP="00415353">
      <w:pPr>
        <w:spacing w:after="0"/>
        <w:ind w:left="720"/>
        <w:rPr>
          <w:rFonts w:ascii="Times New Roman" w:hAnsi="Times New Roman" w:cs="Times New Roman"/>
          <w:sz w:val="24"/>
          <w:szCs w:val="24"/>
        </w:rPr>
      </w:pPr>
    </w:p>
    <w:p w14:paraId="7980BCE6" w14:textId="16096231" w:rsidR="00873B71" w:rsidRDefault="00873B71" w:rsidP="00873B71">
      <w:pPr>
        <w:spacing w:after="0"/>
        <w:ind w:left="720"/>
        <w:rPr>
          <w:rFonts w:ascii="Times New Roman" w:hAnsi="Times New Roman" w:cs="Times New Roman"/>
          <w:sz w:val="24"/>
          <w:szCs w:val="24"/>
        </w:rPr>
      </w:pPr>
      <w:r>
        <w:rPr>
          <w:rFonts w:ascii="Times New Roman" w:hAnsi="Times New Roman" w:cs="Times New Roman"/>
          <w:sz w:val="24"/>
          <w:szCs w:val="24"/>
        </w:rPr>
        <w:tab/>
        <w:t>3.2 Review Page Display</w:t>
      </w:r>
    </w:p>
    <w:p w14:paraId="0BF13C4F" w14:textId="64554090" w:rsidR="00E17FC2" w:rsidRDefault="00873B71" w:rsidP="00095FC4">
      <w:pPr>
        <w:tabs>
          <w:tab w:val="left" w:pos="1800"/>
        </w:tabs>
        <w:spacing w:after="0"/>
        <w:ind w:left="1800"/>
        <w:rPr>
          <w:rFonts w:ascii="Times New Roman" w:hAnsi="Times New Roman" w:cs="Times New Roman"/>
          <w:sz w:val="24"/>
          <w:szCs w:val="24"/>
        </w:rPr>
      </w:pP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and Warning logs can be selected from the Dashboard and it’s corresponding information displayed</w:t>
      </w:r>
      <w:r w:rsidR="00095FC4">
        <w:rPr>
          <w:rFonts w:ascii="Times New Roman" w:hAnsi="Times New Roman" w:cs="Times New Roman"/>
          <w:sz w:val="24"/>
          <w:szCs w:val="24"/>
        </w:rPr>
        <w:t xml:space="preserve"> and reviewed</w:t>
      </w:r>
      <w:r>
        <w:rPr>
          <w:rFonts w:ascii="Times New Roman" w:hAnsi="Times New Roman" w:cs="Times New Roman"/>
          <w:sz w:val="24"/>
          <w:szCs w:val="24"/>
        </w:rPr>
        <w:t>.</w:t>
      </w:r>
      <w:r w:rsidR="00F410CD">
        <w:rPr>
          <w:rFonts w:ascii="Times New Roman" w:hAnsi="Times New Roman" w:cs="Times New Roman"/>
          <w:sz w:val="24"/>
          <w:szCs w:val="24"/>
        </w:rPr>
        <w:t xml:space="preserve">  </w:t>
      </w:r>
      <w:r w:rsidR="00F410CD" w:rsidRPr="00F410CD">
        <w:rPr>
          <w:rFonts w:ascii="Times New Roman" w:hAnsi="Times New Roman" w:cs="Times New Roman"/>
          <w:sz w:val="24"/>
          <w:szCs w:val="24"/>
        </w:rPr>
        <w:t>Any information, such as dates and notes, entered on the Review Page from Manager, Supervisor, or Employee review shall be saved with eCoaching Log record</w:t>
      </w:r>
      <w:r w:rsidR="00F410CD">
        <w:rPr>
          <w:rFonts w:ascii="Times New Roman" w:hAnsi="Times New Roman" w:cs="Times New Roman"/>
          <w:sz w:val="24"/>
          <w:szCs w:val="24"/>
        </w:rPr>
        <w:t>.</w:t>
      </w:r>
    </w:p>
    <w:p w14:paraId="59BB48B4" w14:textId="77777777" w:rsidR="00E17FC2" w:rsidRDefault="00E17FC2" w:rsidP="00E17FC2">
      <w:pPr>
        <w:spacing w:after="0"/>
        <w:ind w:left="720"/>
        <w:rPr>
          <w:rFonts w:ascii="Times New Roman" w:hAnsi="Times New Roman" w:cs="Times New Roman"/>
          <w:sz w:val="24"/>
          <w:szCs w:val="24"/>
        </w:rPr>
      </w:pPr>
    </w:p>
    <w:p w14:paraId="00E115E9" w14:textId="77777777" w:rsidR="00E17FC2" w:rsidRDefault="00E17FC2" w:rsidP="00E17FC2">
      <w:pPr>
        <w:spacing w:after="0"/>
        <w:ind w:left="1440" w:firstLine="720"/>
        <w:rPr>
          <w:rFonts w:ascii="Times New Roman" w:hAnsi="Times New Roman" w:cs="Times New Roman"/>
          <w:sz w:val="24"/>
          <w:szCs w:val="24"/>
        </w:rPr>
      </w:pPr>
      <w:r w:rsidRPr="00803EA1">
        <w:rPr>
          <w:rFonts w:ascii="Times New Roman" w:hAnsi="Times New Roman" w:cs="Times New Roman"/>
          <w:sz w:val="24"/>
          <w:szCs w:val="24"/>
        </w:rPr>
        <w:t xml:space="preserve">3.2.1 </w:t>
      </w:r>
      <w:r>
        <w:rPr>
          <w:rFonts w:ascii="Times New Roman" w:hAnsi="Times New Roman" w:cs="Times New Roman"/>
          <w:sz w:val="24"/>
          <w:szCs w:val="24"/>
        </w:rPr>
        <w:t>All Reviewers</w:t>
      </w:r>
    </w:p>
    <w:p w14:paraId="56122A10" w14:textId="77777777" w:rsidR="00E17FC2" w:rsidRDefault="00E17FC2" w:rsidP="00E17FC2">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Display the following for all reviewers of coaching and warning logs:</w:t>
      </w:r>
    </w:p>
    <w:p w14:paraId="356DB30F" w14:textId="6D91E888" w:rsidR="00E17FC2" w:rsidRDefault="00E17FC2" w:rsidP="00FD11A7">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16BFA9C5" w14:textId="3FAA5837" w:rsidR="00790ED2" w:rsidRPr="00803EA1" w:rsidRDefault="00790ED2" w:rsidP="00790ED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1</w:t>
      </w:r>
      <w:r w:rsidRPr="00803EA1">
        <w:rPr>
          <w:rFonts w:ascii="Times New Roman" w:hAnsi="Times New Roman" w:cs="Times New Roman"/>
          <w:sz w:val="24"/>
          <w:szCs w:val="24"/>
        </w:rPr>
        <w:t>.</w:t>
      </w:r>
      <w:r w:rsidR="00FD11A7">
        <w:rPr>
          <w:rFonts w:ascii="Times New Roman" w:hAnsi="Times New Roman" w:cs="Times New Roman"/>
          <w:sz w:val="24"/>
          <w:szCs w:val="24"/>
        </w:rPr>
        <w:t>1</w:t>
      </w:r>
      <w:r w:rsidRPr="00803EA1">
        <w:rPr>
          <w:rFonts w:ascii="Times New Roman" w:hAnsi="Times New Roman" w:cs="Times New Roman"/>
          <w:sz w:val="24"/>
          <w:szCs w:val="24"/>
        </w:rPr>
        <w:t xml:space="preserve"> </w:t>
      </w:r>
      <w:r>
        <w:rPr>
          <w:rFonts w:ascii="Times New Roman" w:hAnsi="Times New Roman" w:cs="Times New Roman"/>
          <w:sz w:val="24"/>
          <w:szCs w:val="24"/>
        </w:rPr>
        <w:t>Informational Display</w:t>
      </w:r>
    </w:p>
    <w:p w14:paraId="51E0B32C" w14:textId="77777777" w:rsidR="00790ED2" w:rsidRDefault="00790ED2" w:rsidP="00790ED2">
      <w:pPr>
        <w:tabs>
          <w:tab w:val="left" w:pos="1800"/>
        </w:tabs>
        <w:spacing w:after="0"/>
        <w:ind w:left="2880"/>
        <w:rPr>
          <w:rFonts w:ascii="Times New Roman" w:hAnsi="Times New Roman" w:cs="Times New Roman"/>
          <w:sz w:val="24"/>
          <w:szCs w:val="24"/>
        </w:rPr>
      </w:pPr>
      <w:r w:rsidRPr="0050687A">
        <w:rPr>
          <w:rFonts w:ascii="Times New Roman" w:hAnsi="Times New Roman" w:cs="Times New Roman"/>
          <w:sz w:val="24"/>
          <w:szCs w:val="24"/>
        </w:rPr>
        <w:lastRenderedPageBreak/>
        <w:t xml:space="preserve">When displaying a form, the following information needs to be displayed.  </w:t>
      </w:r>
    </w:p>
    <w:p w14:paraId="34467933" w14:textId="77777777" w:rsidR="00790ED2" w:rsidRDefault="00790ED2" w:rsidP="00790ED2">
      <w:pPr>
        <w:tabs>
          <w:tab w:val="left" w:pos="1800"/>
        </w:tabs>
        <w:spacing w:after="0"/>
        <w:ind w:left="2880"/>
        <w:rPr>
          <w:rFonts w:ascii="Times New Roman" w:hAnsi="Times New Roman" w:cs="Times New Roman"/>
          <w:sz w:val="24"/>
          <w:szCs w:val="24"/>
        </w:rPr>
      </w:pPr>
    </w:p>
    <w:p w14:paraId="0EA467AE" w14:textId="7841FC20" w:rsidR="00790ED2" w:rsidRDefault="00790ED2" w:rsidP="00790ED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1</w:t>
      </w:r>
      <w:r w:rsidRPr="00803EA1">
        <w:rPr>
          <w:rFonts w:ascii="Times New Roman" w:hAnsi="Times New Roman" w:cs="Times New Roman"/>
          <w:sz w:val="24"/>
          <w:szCs w:val="24"/>
        </w:rPr>
        <w:t>.</w:t>
      </w:r>
      <w:r w:rsidR="00FD11A7">
        <w:rPr>
          <w:rFonts w:ascii="Times New Roman" w:hAnsi="Times New Roman" w:cs="Times New Roman"/>
          <w:sz w:val="24"/>
          <w:szCs w:val="24"/>
        </w:rPr>
        <w:t>1</w:t>
      </w:r>
      <w:r>
        <w:rPr>
          <w:rFonts w:ascii="Times New Roman" w:hAnsi="Times New Roman" w:cs="Times New Roman"/>
          <w:sz w:val="24"/>
          <w:szCs w:val="24"/>
        </w:rPr>
        <w:t xml:space="preserve">.1 Coaching and Warning Logs </w:t>
      </w:r>
    </w:p>
    <w:p w14:paraId="542A42FF" w14:textId="77777777" w:rsidR="00790ED2" w:rsidRDefault="00790ED2" w:rsidP="00790ED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t>For both Coaching and Warning Logs, display the following information:</w:t>
      </w:r>
    </w:p>
    <w:p w14:paraId="745900BB" w14:textId="77777777" w:rsidR="00790ED2" w:rsidRDefault="00790ED2" w:rsidP="00790ED2">
      <w:pPr>
        <w:tabs>
          <w:tab w:val="left" w:pos="1800"/>
        </w:tabs>
        <w:spacing w:after="0"/>
        <w:ind w:left="288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790ED2" w:rsidRPr="00800405" w14:paraId="0ECF9455" w14:textId="77777777" w:rsidTr="00D82407">
        <w:trPr>
          <w:trHeight w:val="288"/>
        </w:trPr>
        <w:tc>
          <w:tcPr>
            <w:tcW w:w="36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157E0CCF" w14:textId="77777777" w:rsidR="00790ED2" w:rsidRPr="00800405" w:rsidRDefault="00790ED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8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FBE12E1" w14:textId="77777777" w:rsidR="00790ED2" w:rsidRPr="00800405" w:rsidRDefault="00790ED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9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9E7059F" w14:textId="77777777" w:rsidR="00790ED2" w:rsidRPr="00800405" w:rsidRDefault="00790ED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790ED2" w:rsidRPr="00800405" w14:paraId="1EF10C72" w14:textId="77777777" w:rsidTr="00D82407">
        <w:tc>
          <w:tcPr>
            <w:tcW w:w="360" w:type="dxa"/>
            <w:tcBorders>
              <w:top w:val="single" w:sz="4" w:space="0" w:color="7297BD"/>
              <w:bottom w:val="single" w:sz="4" w:space="0" w:color="7297BD"/>
            </w:tcBorders>
            <w:shd w:val="clear" w:color="auto" w:fill="F2F2F2" w:themeFill="background1" w:themeFillShade="F2"/>
          </w:tcPr>
          <w:p w14:paraId="4C7A461D"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1</w:t>
            </w:r>
          </w:p>
        </w:tc>
        <w:tc>
          <w:tcPr>
            <w:tcW w:w="4680" w:type="dxa"/>
            <w:tcBorders>
              <w:top w:val="single" w:sz="4" w:space="0" w:color="7297BD"/>
              <w:bottom w:val="single" w:sz="4" w:space="0" w:color="7297BD"/>
            </w:tcBorders>
            <w:shd w:val="clear" w:color="auto" w:fill="F2F2F2" w:themeFill="background1" w:themeFillShade="F2"/>
          </w:tcPr>
          <w:p w14:paraId="09E09A15"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Page:</w:t>
            </w:r>
          </w:p>
        </w:tc>
        <w:tc>
          <w:tcPr>
            <w:tcW w:w="5490" w:type="dxa"/>
            <w:tcBorders>
              <w:top w:val="single" w:sz="4" w:space="0" w:color="7297BD"/>
              <w:bottom w:val="single" w:sz="4" w:space="0" w:color="7297BD"/>
            </w:tcBorders>
            <w:shd w:val="clear" w:color="auto" w:fill="F2F2F2" w:themeFill="background1" w:themeFillShade="F2"/>
          </w:tcPr>
          <w:p w14:paraId="0883DF6A"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If the log status contains ‘Pending’, then display “Review”</w:t>
            </w:r>
          </w:p>
          <w:p w14:paraId="461E996F"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If the log status is ‘Completed’, then display “Final”</w:t>
            </w:r>
          </w:p>
        </w:tc>
      </w:tr>
      <w:tr w:rsidR="00790ED2" w:rsidRPr="00800405" w14:paraId="69B637BD" w14:textId="77777777" w:rsidTr="00D82407">
        <w:tc>
          <w:tcPr>
            <w:tcW w:w="360" w:type="dxa"/>
            <w:tcBorders>
              <w:bottom w:val="single" w:sz="4" w:space="0" w:color="7297BD"/>
            </w:tcBorders>
            <w:shd w:val="clear" w:color="auto" w:fill="DBE5F1" w:themeFill="accent1" w:themeFillTint="33"/>
          </w:tcPr>
          <w:p w14:paraId="20773214"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2</w:t>
            </w:r>
          </w:p>
        </w:tc>
        <w:tc>
          <w:tcPr>
            <w:tcW w:w="4680" w:type="dxa"/>
            <w:tcBorders>
              <w:bottom w:val="single" w:sz="4" w:space="0" w:color="7297BD"/>
            </w:tcBorders>
            <w:shd w:val="clear" w:color="auto" w:fill="DBE5F1" w:themeFill="accent1" w:themeFillTint="33"/>
          </w:tcPr>
          <w:p w14:paraId="17C8F9BE" w14:textId="77777777" w:rsidR="00790ED2" w:rsidRPr="00124FAF" w:rsidRDefault="00790ED2" w:rsidP="00D82407">
            <w:pPr>
              <w:rPr>
                <w:rFonts w:ascii="Times New Roman" w:hAnsi="Times New Roman" w:cs="Times New Roman"/>
              </w:rPr>
            </w:pPr>
            <w:proofErr w:type="spellStart"/>
            <w:r w:rsidRPr="00124FAF">
              <w:rPr>
                <w:rFonts w:ascii="Times New Roman" w:hAnsi="Times New Roman" w:cs="Times New Roman"/>
              </w:rPr>
              <w:t>FormID</w:t>
            </w:r>
            <w:proofErr w:type="spellEnd"/>
            <w:r w:rsidRPr="00124FAF">
              <w:rPr>
                <w:rFonts w:ascii="Times New Roman" w:hAnsi="Times New Roman" w:cs="Times New Roman"/>
              </w:rPr>
              <w:t>:</w:t>
            </w:r>
          </w:p>
        </w:tc>
        <w:tc>
          <w:tcPr>
            <w:tcW w:w="5490" w:type="dxa"/>
            <w:tcBorders>
              <w:bottom w:val="single" w:sz="4" w:space="0" w:color="7297BD"/>
            </w:tcBorders>
            <w:shd w:val="clear" w:color="auto" w:fill="DBE5F1" w:themeFill="accent1" w:themeFillTint="33"/>
          </w:tcPr>
          <w:p w14:paraId="1421A4A6"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Display form name of the log</w:t>
            </w:r>
          </w:p>
        </w:tc>
      </w:tr>
      <w:tr w:rsidR="00790ED2" w:rsidRPr="00800405" w14:paraId="58DF7293" w14:textId="77777777" w:rsidTr="00D82407">
        <w:tc>
          <w:tcPr>
            <w:tcW w:w="360" w:type="dxa"/>
            <w:tcBorders>
              <w:bottom w:val="single" w:sz="4" w:space="0" w:color="7297BD"/>
            </w:tcBorders>
            <w:shd w:val="clear" w:color="auto" w:fill="F2F2F2" w:themeFill="background1" w:themeFillShade="F2"/>
          </w:tcPr>
          <w:p w14:paraId="0E8539C9"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3</w:t>
            </w:r>
          </w:p>
        </w:tc>
        <w:tc>
          <w:tcPr>
            <w:tcW w:w="4680" w:type="dxa"/>
            <w:tcBorders>
              <w:bottom w:val="single" w:sz="4" w:space="0" w:color="7297BD"/>
            </w:tcBorders>
            <w:shd w:val="clear" w:color="auto" w:fill="F2F2F2" w:themeFill="background1" w:themeFillShade="F2"/>
          </w:tcPr>
          <w:p w14:paraId="28068B9E"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Status:</w:t>
            </w:r>
          </w:p>
        </w:tc>
        <w:tc>
          <w:tcPr>
            <w:tcW w:w="5490" w:type="dxa"/>
            <w:tcBorders>
              <w:bottom w:val="single" w:sz="4" w:space="0" w:color="7297BD"/>
            </w:tcBorders>
            <w:shd w:val="clear" w:color="auto" w:fill="F2F2F2" w:themeFill="background1" w:themeFillShade="F2"/>
          </w:tcPr>
          <w:p w14:paraId="1E26FDB3"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Display status of log</w:t>
            </w:r>
          </w:p>
        </w:tc>
      </w:tr>
      <w:tr w:rsidR="00790ED2" w:rsidRPr="00800405" w14:paraId="6CFDBC37" w14:textId="77777777" w:rsidTr="00D82407">
        <w:tc>
          <w:tcPr>
            <w:tcW w:w="360" w:type="dxa"/>
            <w:tcBorders>
              <w:bottom w:val="single" w:sz="4" w:space="0" w:color="7297BD"/>
            </w:tcBorders>
            <w:shd w:val="clear" w:color="auto" w:fill="DBE5F1" w:themeFill="accent1" w:themeFillTint="33"/>
          </w:tcPr>
          <w:p w14:paraId="0F3B543C"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4</w:t>
            </w:r>
          </w:p>
        </w:tc>
        <w:tc>
          <w:tcPr>
            <w:tcW w:w="4680" w:type="dxa"/>
            <w:tcBorders>
              <w:bottom w:val="single" w:sz="4" w:space="0" w:color="7297BD"/>
            </w:tcBorders>
            <w:shd w:val="clear" w:color="auto" w:fill="DBE5F1" w:themeFill="accent1" w:themeFillTint="33"/>
          </w:tcPr>
          <w:p w14:paraId="721B4BAC"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Date Submitted:</w:t>
            </w:r>
          </w:p>
        </w:tc>
        <w:tc>
          <w:tcPr>
            <w:tcW w:w="5490" w:type="dxa"/>
            <w:tcBorders>
              <w:bottom w:val="single" w:sz="4" w:space="0" w:color="7297BD"/>
            </w:tcBorders>
            <w:shd w:val="clear" w:color="auto" w:fill="DBE5F1" w:themeFill="accent1" w:themeFillTint="33"/>
          </w:tcPr>
          <w:p w14:paraId="1C330970" w14:textId="511A5D05" w:rsidR="00790ED2" w:rsidRPr="00124FAF" w:rsidRDefault="00790ED2" w:rsidP="00D82407">
            <w:pPr>
              <w:rPr>
                <w:rFonts w:ascii="Times New Roman" w:hAnsi="Times New Roman" w:cs="Times New Roman"/>
              </w:rPr>
            </w:pPr>
            <w:r w:rsidRPr="00124FAF">
              <w:rPr>
                <w:rFonts w:ascii="Times New Roman" w:hAnsi="Times New Roman" w:cs="Times New Roman"/>
              </w:rPr>
              <w:t>Display submitted date of the log</w:t>
            </w:r>
            <w:r w:rsidR="00693AC8">
              <w:rPr>
                <w:rFonts w:ascii="Times New Roman" w:hAnsi="Times New Roman" w:cs="Times New Roman"/>
              </w:rPr>
              <w:t xml:space="preserve"> based on Pacific Daylight Time</w:t>
            </w:r>
          </w:p>
        </w:tc>
      </w:tr>
      <w:tr w:rsidR="00790ED2" w:rsidRPr="00800405" w14:paraId="6851610F" w14:textId="77777777" w:rsidTr="00D82407">
        <w:tc>
          <w:tcPr>
            <w:tcW w:w="360" w:type="dxa"/>
            <w:tcBorders>
              <w:bottom w:val="single" w:sz="4" w:space="0" w:color="7297BD"/>
            </w:tcBorders>
            <w:shd w:val="clear" w:color="auto" w:fill="F2F2F2" w:themeFill="background1" w:themeFillShade="F2"/>
          </w:tcPr>
          <w:p w14:paraId="5D2A8277"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5</w:t>
            </w:r>
          </w:p>
        </w:tc>
        <w:tc>
          <w:tcPr>
            <w:tcW w:w="4680" w:type="dxa"/>
            <w:tcBorders>
              <w:bottom w:val="single" w:sz="4" w:space="0" w:color="7297BD"/>
            </w:tcBorders>
            <w:shd w:val="clear" w:color="auto" w:fill="F2F2F2" w:themeFill="background1" w:themeFillShade="F2"/>
          </w:tcPr>
          <w:p w14:paraId="42DBEC11"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Type:</w:t>
            </w:r>
          </w:p>
        </w:tc>
        <w:tc>
          <w:tcPr>
            <w:tcW w:w="5490" w:type="dxa"/>
            <w:tcBorders>
              <w:bottom w:val="single" w:sz="4" w:space="0" w:color="7297BD"/>
            </w:tcBorders>
            <w:shd w:val="clear" w:color="auto" w:fill="F2F2F2" w:themeFill="background1" w:themeFillShade="F2"/>
          </w:tcPr>
          <w:p w14:paraId="09FC240B"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If the source of the log is direct, then display “Direct”</w:t>
            </w:r>
          </w:p>
          <w:p w14:paraId="28FF61A3"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If the source of the log is indirect, then display “Indirect”</w:t>
            </w:r>
          </w:p>
        </w:tc>
      </w:tr>
      <w:tr w:rsidR="00790ED2" w:rsidRPr="00800405" w14:paraId="0AC570A9" w14:textId="77777777" w:rsidTr="00D82407">
        <w:tc>
          <w:tcPr>
            <w:tcW w:w="360" w:type="dxa"/>
            <w:vMerge w:val="restart"/>
            <w:shd w:val="clear" w:color="auto" w:fill="DBE5F1" w:themeFill="accent1" w:themeFillTint="33"/>
            <w:vAlign w:val="center"/>
          </w:tcPr>
          <w:p w14:paraId="15057B28"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6</w:t>
            </w:r>
          </w:p>
        </w:tc>
        <w:tc>
          <w:tcPr>
            <w:tcW w:w="4680" w:type="dxa"/>
            <w:shd w:val="clear" w:color="auto" w:fill="DBE5F1" w:themeFill="accent1" w:themeFillTint="33"/>
          </w:tcPr>
          <w:p w14:paraId="0E5266EE"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the log is a Coaching </w:t>
            </w:r>
            <w:r>
              <w:rPr>
                <w:rFonts w:ascii="Times New Roman" w:hAnsi="Times New Roman" w:cs="Times New Roman"/>
              </w:rPr>
              <w:t xml:space="preserve">log </w:t>
            </w:r>
            <w:r w:rsidRPr="00124FAF">
              <w:rPr>
                <w:rFonts w:ascii="Times New Roman" w:hAnsi="Times New Roman" w:cs="Times New Roman"/>
              </w:rPr>
              <w:t xml:space="preserve">and is Direct then display </w:t>
            </w:r>
          </w:p>
          <w:p w14:paraId="0A43712F"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Date of Coaching:</w:t>
            </w:r>
          </w:p>
        </w:tc>
        <w:tc>
          <w:tcPr>
            <w:tcW w:w="5490" w:type="dxa"/>
            <w:shd w:val="clear" w:color="auto" w:fill="DBE5F1" w:themeFill="accent1" w:themeFillTint="33"/>
          </w:tcPr>
          <w:p w14:paraId="5859DECE"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coaching date of the log</w:t>
            </w:r>
          </w:p>
        </w:tc>
      </w:tr>
      <w:tr w:rsidR="00790ED2" w:rsidRPr="00800405" w14:paraId="6E1060C8" w14:textId="77777777" w:rsidTr="00D82407">
        <w:tc>
          <w:tcPr>
            <w:tcW w:w="360" w:type="dxa"/>
            <w:vMerge/>
            <w:shd w:val="clear" w:color="auto" w:fill="DBE5F1" w:themeFill="accent1" w:themeFillTint="33"/>
          </w:tcPr>
          <w:p w14:paraId="537FC57B" w14:textId="77777777" w:rsidR="00790ED2" w:rsidRPr="00124FAF" w:rsidRDefault="00790ED2" w:rsidP="00D82407">
            <w:pPr>
              <w:rPr>
                <w:rFonts w:ascii="Times New Roman" w:hAnsi="Times New Roman" w:cs="Times New Roman"/>
              </w:rPr>
            </w:pPr>
          </w:p>
        </w:tc>
        <w:tc>
          <w:tcPr>
            <w:tcW w:w="4680" w:type="dxa"/>
            <w:shd w:val="clear" w:color="auto" w:fill="DBE5F1" w:themeFill="accent1" w:themeFillTint="33"/>
          </w:tcPr>
          <w:p w14:paraId="67C7E177"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the log is a Coaching </w:t>
            </w:r>
            <w:r>
              <w:rPr>
                <w:rFonts w:ascii="Times New Roman" w:hAnsi="Times New Roman" w:cs="Times New Roman"/>
              </w:rPr>
              <w:t xml:space="preserve">log </w:t>
            </w:r>
            <w:r w:rsidRPr="00124FAF">
              <w:rPr>
                <w:rFonts w:ascii="Times New Roman" w:hAnsi="Times New Roman" w:cs="Times New Roman"/>
              </w:rPr>
              <w:t xml:space="preserve">and is Indirect then display </w:t>
            </w:r>
          </w:p>
          <w:p w14:paraId="7A216DA4"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Date of Event:</w:t>
            </w:r>
          </w:p>
        </w:tc>
        <w:tc>
          <w:tcPr>
            <w:tcW w:w="5490" w:type="dxa"/>
            <w:shd w:val="clear" w:color="auto" w:fill="DBE5F1" w:themeFill="accent1" w:themeFillTint="33"/>
          </w:tcPr>
          <w:p w14:paraId="6F781D7E"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event date of the log</w:t>
            </w:r>
          </w:p>
        </w:tc>
      </w:tr>
      <w:tr w:rsidR="00790ED2" w:rsidRPr="00800405" w14:paraId="14A9F27D" w14:textId="77777777" w:rsidTr="00D82407">
        <w:tc>
          <w:tcPr>
            <w:tcW w:w="360" w:type="dxa"/>
            <w:vMerge/>
            <w:tcBorders>
              <w:bottom w:val="single" w:sz="4" w:space="0" w:color="7297BD"/>
            </w:tcBorders>
            <w:shd w:val="clear" w:color="auto" w:fill="DBE5F1" w:themeFill="accent1" w:themeFillTint="33"/>
          </w:tcPr>
          <w:p w14:paraId="055DDC29" w14:textId="77777777" w:rsidR="00790ED2" w:rsidRPr="00124FAF" w:rsidRDefault="00790ED2" w:rsidP="00D82407">
            <w:pPr>
              <w:rPr>
                <w:rFonts w:ascii="Times New Roman" w:hAnsi="Times New Roman" w:cs="Times New Roman"/>
              </w:rPr>
            </w:pPr>
          </w:p>
        </w:tc>
        <w:tc>
          <w:tcPr>
            <w:tcW w:w="4680" w:type="dxa"/>
            <w:tcBorders>
              <w:bottom w:val="single" w:sz="4" w:space="0" w:color="7297BD"/>
            </w:tcBorders>
            <w:shd w:val="clear" w:color="auto" w:fill="DBE5F1" w:themeFill="accent1" w:themeFillTint="33"/>
          </w:tcPr>
          <w:p w14:paraId="7CD3BBFA"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the log is a Warning </w:t>
            </w:r>
            <w:r>
              <w:rPr>
                <w:rFonts w:ascii="Times New Roman" w:hAnsi="Times New Roman" w:cs="Times New Roman"/>
              </w:rPr>
              <w:t xml:space="preserve">log </w:t>
            </w:r>
            <w:r w:rsidRPr="00124FAF">
              <w:rPr>
                <w:rFonts w:ascii="Times New Roman" w:hAnsi="Times New Roman" w:cs="Times New Roman"/>
              </w:rPr>
              <w:t>then display</w:t>
            </w:r>
          </w:p>
          <w:p w14:paraId="61DF50AB"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Date the warning was issued:</w:t>
            </w:r>
          </w:p>
        </w:tc>
        <w:tc>
          <w:tcPr>
            <w:tcW w:w="5490" w:type="dxa"/>
            <w:tcBorders>
              <w:bottom w:val="single" w:sz="4" w:space="0" w:color="7297BD"/>
            </w:tcBorders>
            <w:shd w:val="clear" w:color="auto" w:fill="DBE5F1" w:themeFill="accent1" w:themeFillTint="33"/>
          </w:tcPr>
          <w:p w14:paraId="4F268ADC"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warning given date of the log</w:t>
            </w:r>
          </w:p>
        </w:tc>
      </w:tr>
      <w:tr w:rsidR="00790ED2" w:rsidRPr="00800405" w14:paraId="115978A1" w14:textId="77777777" w:rsidTr="00D82407">
        <w:tc>
          <w:tcPr>
            <w:tcW w:w="360" w:type="dxa"/>
            <w:tcBorders>
              <w:bottom w:val="single" w:sz="4" w:space="0" w:color="7297BD"/>
            </w:tcBorders>
            <w:shd w:val="clear" w:color="auto" w:fill="F2F2F2" w:themeFill="background1" w:themeFillShade="F2"/>
          </w:tcPr>
          <w:p w14:paraId="56C873B6"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7</w:t>
            </w:r>
          </w:p>
        </w:tc>
        <w:tc>
          <w:tcPr>
            <w:tcW w:w="4680" w:type="dxa"/>
            <w:tcBorders>
              <w:bottom w:val="single" w:sz="4" w:space="0" w:color="7297BD"/>
            </w:tcBorders>
            <w:shd w:val="clear" w:color="auto" w:fill="F2F2F2" w:themeFill="background1" w:themeFillShade="F2"/>
          </w:tcPr>
          <w:p w14:paraId="630BDFD6"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Source:</w:t>
            </w:r>
          </w:p>
        </w:tc>
        <w:tc>
          <w:tcPr>
            <w:tcW w:w="5490" w:type="dxa"/>
            <w:tcBorders>
              <w:bottom w:val="single" w:sz="4" w:space="0" w:color="7297BD"/>
            </w:tcBorders>
            <w:shd w:val="clear" w:color="auto" w:fill="F2F2F2" w:themeFill="background1" w:themeFillShade="F2"/>
          </w:tcPr>
          <w:p w14:paraId="599702F6"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source of the log</w:t>
            </w:r>
          </w:p>
        </w:tc>
      </w:tr>
      <w:tr w:rsidR="00790ED2" w:rsidRPr="00800405" w14:paraId="10395780" w14:textId="77777777" w:rsidTr="00D82407">
        <w:tc>
          <w:tcPr>
            <w:tcW w:w="360" w:type="dxa"/>
            <w:tcBorders>
              <w:bottom w:val="single" w:sz="4" w:space="0" w:color="7297BD"/>
            </w:tcBorders>
            <w:shd w:val="clear" w:color="auto" w:fill="DBE5F1" w:themeFill="accent1" w:themeFillTint="33"/>
          </w:tcPr>
          <w:p w14:paraId="30756320"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8</w:t>
            </w:r>
          </w:p>
        </w:tc>
        <w:tc>
          <w:tcPr>
            <w:tcW w:w="4680" w:type="dxa"/>
            <w:tcBorders>
              <w:bottom w:val="single" w:sz="4" w:space="0" w:color="7297BD"/>
            </w:tcBorders>
            <w:shd w:val="clear" w:color="auto" w:fill="DBE5F1" w:themeFill="accent1" w:themeFillTint="33"/>
          </w:tcPr>
          <w:p w14:paraId="226883AA"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Site:</w:t>
            </w:r>
          </w:p>
        </w:tc>
        <w:tc>
          <w:tcPr>
            <w:tcW w:w="5490" w:type="dxa"/>
            <w:tcBorders>
              <w:bottom w:val="single" w:sz="4" w:space="0" w:color="7297BD"/>
            </w:tcBorders>
            <w:shd w:val="clear" w:color="auto" w:fill="DBE5F1" w:themeFill="accent1" w:themeFillTint="33"/>
          </w:tcPr>
          <w:p w14:paraId="1E8FDDB6"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site or location of the log</w:t>
            </w:r>
          </w:p>
        </w:tc>
      </w:tr>
      <w:tr w:rsidR="00790ED2" w:rsidRPr="00800405" w14:paraId="357B9EFE" w14:textId="77777777" w:rsidTr="00D82407">
        <w:tc>
          <w:tcPr>
            <w:tcW w:w="360" w:type="dxa"/>
            <w:vMerge w:val="restart"/>
            <w:shd w:val="clear" w:color="auto" w:fill="F2F2F2" w:themeFill="background1" w:themeFillShade="F2"/>
            <w:vAlign w:val="center"/>
          </w:tcPr>
          <w:p w14:paraId="02DE8ED0"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9</w:t>
            </w:r>
          </w:p>
        </w:tc>
        <w:tc>
          <w:tcPr>
            <w:tcW w:w="4680" w:type="dxa"/>
            <w:tcBorders>
              <w:bottom w:val="single" w:sz="4" w:space="0" w:color="7297BD"/>
            </w:tcBorders>
            <w:shd w:val="clear" w:color="auto" w:fill="F2F2F2" w:themeFill="background1" w:themeFillShade="F2"/>
          </w:tcPr>
          <w:p w14:paraId="2F1975B7" w14:textId="1897FE1D"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w:t>
            </w:r>
            <w:r w:rsidR="00E276B6">
              <w:rPr>
                <w:rFonts w:ascii="Times New Roman" w:hAnsi="Times New Roman" w:cs="Times New Roman"/>
              </w:rPr>
              <w:t xml:space="preserve">the log is a </w:t>
            </w:r>
            <w:proofErr w:type="spellStart"/>
            <w:r w:rsidRPr="00124FAF">
              <w:rPr>
                <w:rFonts w:ascii="Times New Roman" w:hAnsi="Times New Roman" w:cs="Times New Roman"/>
              </w:rPr>
              <w:t>Verint</w:t>
            </w:r>
            <w:proofErr w:type="spellEnd"/>
            <w:r w:rsidR="00E276B6">
              <w:rPr>
                <w:rFonts w:ascii="Times New Roman" w:hAnsi="Times New Roman" w:cs="Times New Roman"/>
              </w:rPr>
              <w:t xml:space="preserve"> one then </w:t>
            </w:r>
            <w:r w:rsidRPr="00124FAF">
              <w:rPr>
                <w:rFonts w:ascii="Times New Roman" w:hAnsi="Times New Roman" w:cs="Times New Roman"/>
              </w:rPr>
              <w:t>then display</w:t>
            </w:r>
          </w:p>
          <w:p w14:paraId="7EC5B124" w14:textId="77777777" w:rsidR="00790ED2" w:rsidRPr="00124FAF" w:rsidRDefault="00790ED2" w:rsidP="00D82407">
            <w:pPr>
              <w:rPr>
                <w:rFonts w:ascii="Times New Roman" w:hAnsi="Times New Roman" w:cs="Times New Roman"/>
              </w:rPr>
            </w:pPr>
            <w:proofErr w:type="spellStart"/>
            <w:r w:rsidRPr="00124FAF">
              <w:rPr>
                <w:rFonts w:ascii="Times New Roman" w:hAnsi="Times New Roman" w:cs="Times New Roman"/>
              </w:rPr>
              <w:t>Verint</w:t>
            </w:r>
            <w:proofErr w:type="spellEnd"/>
            <w:r w:rsidRPr="00124FAF">
              <w:rPr>
                <w:rFonts w:ascii="Times New Roman" w:hAnsi="Times New Roman" w:cs="Times New Roman"/>
              </w:rPr>
              <w:t xml:space="preserve"> ID:</w:t>
            </w:r>
          </w:p>
        </w:tc>
        <w:tc>
          <w:tcPr>
            <w:tcW w:w="5490" w:type="dxa"/>
            <w:tcBorders>
              <w:bottom w:val="single" w:sz="4" w:space="0" w:color="7297BD"/>
            </w:tcBorders>
            <w:shd w:val="clear" w:color="auto" w:fill="F2F2F2" w:themeFill="background1" w:themeFillShade="F2"/>
          </w:tcPr>
          <w:p w14:paraId="0129A3C0"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 xml:space="preserve">Display the </w:t>
            </w:r>
            <w:proofErr w:type="spellStart"/>
            <w:r w:rsidRPr="00124FAF">
              <w:rPr>
                <w:rFonts w:ascii="Times New Roman" w:hAnsi="Times New Roman" w:cs="Times New Roman"/>
              </w:rPr>
              <w:t>Verint</w:t>
            </w:r>
            <w:proofErr w:type="spellEnd"/>
            <w:r w:rsidRPr="00124FAF">
              <w:rPr>
                <w:rFonts w:ascii="Times New Roman" w:hAnsi="Times New Roman" w:cs="Times New Roman"/>
              </w:rPr>
              <w:t xml:space="preserve"> ID of the log</w:t>
            </w:r>
          </w:p>
        </w:tc>
      </w:tr>
      <w:tr w:rsidR="00790ED2" w:rsidRPr="00800405" w14:paraId="2470853E" w14:textId="77777777" w:rsidTr="00D82407">
        <w:tc>
          <w:tcPr>
            <w:tcW w:w="360" w:type="dxa"/>
            <w:vMerge/>
            <w:shd w:val="clear" w:color="auto" w:fill="F2F2F2" w:themeFill="background1" w:themeFillShade="F2"/>
          </w:tcPr>
          <w:p w14:paraId="628F507D" w14:textId="77777777" w:rsidR="00790ED2" w:rsidRPr="00124FAF" w:rsidRDefault="00790ED2" w:rsidP="00D82407">
            <w:pPr>
              <w:rPr>
                <w:rFonts w:ascii="Times New Roman" w:hAnsi="Times New Roman" w:cs="Times New Roman"/>
              </w:rPr>
            </w:pPr>
          </w:p>
        </w:tc>
        <w:tc>
          <w:tcPr>
            <w:tcW w:w="4680" w:type="dxa"/>
            <w:shd w:val="clear" w:color="auto" w:fill="F2F2F2" w:themeFill="background1" w:themeFillShade="F2"/>
          </w:tcPr>
          <w:p w14:paraId="2F0FA507" w14:textId="749D3697"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w:t>
            </w:r>
            <w:r w:rsidR="00E276B6">
              <w:rPr>
                <w:rFonts w:ascii="Times New Roman" w:hAnsi="Times New Roman" w:cs="Times New Roman"/>
              </w:rPr>
              <w:t xml:space="preserve">the log is an </w:t>
            </w:r>
            <w:proofErr w:type="spellStart"/>
            <w:r w:rsidRPr="00124FAF">
              <w:rPr>
                <w:rFonts w:ascii="Times New Roman" w:hAnsi="Times New Roman" w:cs="Times New Roman"/>
              </w:rPr>
              <w:t>Avoke</w:t>
            </w:r>
            <w:proofErr w:type="spellEnd"/>
            <w:r w:rsidR="00E276B6">
              <w:rPr>
                <w:rFonts w:ascii="Times New Roman" w:hAnsi="Times New Roman" w:cs="Times New Roman"/>
              </w:rPr>
              <w:t xml:space="preserve"> one </w:t>
            </w:r>
            <w:r w:rsidRPr="00124FAF">
              <w:rPr>
                <w:rFonts w:ascii="Times New Roman" w:hAnsi="Times New Roman" w:cs="Times New Roman"/>
              </w:rPr>
              <w:t>then display</w:t>
            </w:r>
          </w:p>
          <w:p w14:paraId="063ABA50" w14:textId="77777777" w:rsidR="00790ED2" w:rsidRPr="00124FAF" w:rsidRDefault="00790ED2" w:rsidP="00D82407">
            <w:pPr>
              <w:rPr>
                <w:rFonts w:ascii="Times New Roman" w:hAnsi="Times New Roman" w:cs="Times New Roman"/>
              </w:rPr>
            </w:pPr>
            <w:proofErr w:type="spellStart"/>
            <w:r w:rsidRPr="00124FAF">
              <w:rPr>
                <w:rFonts w:ascii="Times New Roman" w:hAnsi="Times New Roman" w:cs="Times New Roman"/>
              </w:rPr>
              <w:t>Avoke</w:t>
            </w:r>
            <w:proofErr w:type="spellEnd"/>
            <w:r w:rsidRPr="00124FAF">
              <w:rPr>
                <w:rFonts w:ascii="Times New Roman" w:hAnsi="Times New Roman" w:cs="Times New Roman"/>
              </w:rPr>
              <w:t xml:space="preserve"> ID:</w:t>
            </w:r>
          </w:p>
        </w:tc>
        <w:tc>
          <w:tcPr>
            <w:tcW w:w="5490" w:type="dxa"/>
            <w:shd w:val="clear" w:color="auto" w:fill="F2F2F2" w:themeFill="background1" w:themeFillShade="F2"/>
          </w:tcPr>
          <w:p w14:paraId="160A4E74"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 xml:space="preserve">Display the </w:t>
            </w:r>
            <w:proofErr w:type="spellStart"/>
            <w:r w:rsidRPr="00124FAF">
              <w:rPr>
                <w:rFonts w:ascii="Times New Roman" w:hAnsi="Times New Roman" w:cs="Times New Roman"/>
              </w:rPr>
              <w:t>Avoke</w:t>
            </w:r>
            <w:proofErr w:type="spellEnd"/>
            <w:r w:rsidRPr="00124FAF">
              <w:rPr>
                <w:rFonts w:ascii="Times New Roman" w:hAnsi="Times New Roman" w:cs="Times New Roman"/>
              </w:rPr>
              <w:t xml:space="preserve"> ID of the log</w:t>
            </w:r>
          </w:p>
        </w:tc>
      </w:tr>
      <w:tr w:rsidR="00790ED2" w:rsidRPr="00800405" w14:paraId="24790048" w14:textId="77777777" w:rsidTr="00D82407">
        <w:tc>
          <w:tcPr>
            <w:tcW w:w="360" w:type="dxa"/>
            <w:vMerge/>
            <w:shd w:val="clear" w:color="auto" w:fill="F2F2F2" w:themeFill="background1" w:themeFillShade="F2"/>
          </w:tcPr>
          <w:p w14:paraId="0BB471D8" w14:textId="77777777" w:rsidR="00790ED2" w:rsidRPr="00124FAF" w:rsidRDefault="00790ED2" w:rsidP="00D82407">
            <w:pPr>
              <w:rPr>
                <w:rFonts w:ascii="Times New Roman" w:hAnsi="Times New Roman" w:cs="Times New Roman"/>
              </w:rPr>
            </w:pPr>
          </w:p>
        </w:tc>
        <w:tc>
          <w:tcPr>
            <w:tcW w:w="4680" w:type="dxa"/>
            <w:shd w:val="clear" w:color="auto" w:fill="F2F2F2" w:themeFill="background1" w:themeFillShade="F2"/>
          </w:tcPr>
          <w:p w14:paraId="2480288A" w14:textId="2AA7FE1C"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w:t>
            </w:r>
            <w:r w:rsidR="00E276B6">
              <w:rPr>
                <w:rFonts w:ascii="Times New Roman" w:hAnsi="Times New Roman" w:cs="Times New Roman"/>
              </w:rPr>
              <w:t xml:space="preserve">the log is a </w:t>
            </w:r>
            <w:r w:rsidRPr="00124FAF">
              <w:rPr>
                <w:rFonts w:ascii="Times New Roman" w:hAnsi="Times New Roman" w:cs="Times New Roman"/>
              </w:rPr>
              <w:t>NGD</w:t>
            </w:r>
            <w:r w:rsidR="00E276B6">
              <w:rPr>
                <w:rFonts w:ascii="Times New Roman" w:hAnsi="Times New Roman" w:cs="Times New Roman"/>
              </w:rPr>
              <w:t xml:space="preserve"> </w:t>
            </w:r>
            <w:r w:rsidRPr="00124FAF">
              <w:rPr>
                <w:rFonts w:ascii="Times New Roman" w:hAnsi="Times New Roman" w:cs="Times New Roman"/>
              </w:rPr>
              <w:t>Activity</w:t>
            </w:r>
            <w:r w:rsidR="00E276B6">
              <w:rPr>
                <w:rFonts w:ascii="Times New Roman" w:hAnsi="Times New Roman" w:cs="Times New Roman"/>
              </w:rPr>
              <w:t xml:space="preserve"> </w:t>
            </w:r>
            <w:r w:rsidRPr="00124FAF">
              <w:rPr>
                <w:rFonts w:ascii="Times New Roman" w:hAnsi="Times New Roman" w:cs="Times New Roman"/>
              </w:rPr>
              <w:t>then display</w:t>
            </w:r>
          </w:p>
          <w:p w14:paraId="639FEB08"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NGD Activity ID:</w:t>
            </w:r>
          </w:p>
        </w:tc>
        <w:tc>
          <w:tcPr>
            <w:tcW w:w="5490" w:type="dxa"/>
            <w:shd w:val="clear" w:color="auto" w:fill="F2F2F2" w:themeFill="background1" w:themeFillShade="F2"/>
          </w:tcPr>
          <w:p w14:paraId="090874E4"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NGD Activity ID of the log</w:t>
            </w:r>
          </w:p>
        </w:tc>
      </w:tr>
      <w:tr w:rsidR="00790ED2" w:rsidRPr="00800405" w14:paraId="3B52309D" w14:textId="77777777" w:rsidTr="00D82407">
        <w:tc>
          <w:tcPr>
            <w:tcW w:w="360" w:type="dxa"/>
            <w:vMerge/>
            <w:tcBorders>
              <w:bottom w:val="single" w:sz="4" w:space="0" w:color="7297BD"/>
            </w:tcBorders>
            <w:shd w:val="clear" w:color="auto" w:fill="F2F2F2" w:themeFill="background1" w:themeFillShade="F2"/>
          </w:tcPr>
          <w:p w14:paraId="510C9F80" w14:textId="77777777" w:rsidR="00790ED2" w:rsidRPr="00124FAF" w:rsidRDefault="00790ED2" w:rsidP="00D82407">
            <w:pPr>
              <w:rPr>
                <w:rFonts w:ascii="Times New Roman" w:hAnsi="Times New Roman" w:cs="Times New Roman"/>
              </w:rPr>
            </w:pPr>
          </w:p>
        </w:tc>
        <w:tc>
          <w:tcPr>
            <w:tcW w:w="4680" w:type="dxa"/>
            <w:tcBorders>
              <w:bottom w:val="single" w:sz="4" w:space="0" w:color="7297BD"/>
            </w:tcBorders>
            <w:shd w:val="clear" w:color="auto" w:fill="F2F2F2" w:themeFill="background1" w:themeFillShade="F2"/>
          </w:tcPr>
          <w:p w14:paraId="6C4FC711" w14:textId="6BCB52AE"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w:t>
            </w:r>
            <w:r w:rsidR="00E276B6">
              <w:rPr>
                <w:rFonts w:ascii="Times New Roman" w:hAnsi="Times New Roman" w:cs="Times New Roman"/>
              </w:rPr>
              <w:t xml:space="preserve">log is a </w:t>
            </w:r>
            <w:r w:rsidRPr="00124FAF">
              <w:rPr>
                <w:rFonts w:ascii="Times New Roman" w:hAnsi="Times New Roman" w:cs="Times New Roman"/>
              </w:rPr>
              <w:t>UCID</w:t>
            </w:r>
            <w:r w:rsidR="00E276B6">
              <w:rPr>
                <w:rFonts w:ascii="Times New Roman" w:hAnsi="Times New Roman" w:cs="Times New Roman"/>
              </w:rPr>
              <w:t xml:space="preserve"> one </w:t>
            </w:r>
            <w:r w:rsidRPr="00124FAF">
              <w:rPr>
                <w:rFonts w:ascii="Times New Roman" w:hAnsi="Times New Roman" w:cs="Times New Roman"/>
              </w:rPr>
              <w:t>then display</w:t>
            </w:r>
          </w:p>
          <w:p w14:paraId="4B94C1A6"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Universal Call ID:</w:t>
            </w:r>
          </w:p>
        </w:tc>
        <w:tc>
          <w:tcPr>
            <w:tcW w:w="5490" w:type="dxa"/>
            <w:tcBorders>
              <w:bottom w:val="single" w:sz="4" w:space="0" w:color="7297BD"/>
            </w:tcBorders>
            <w:shd w:val="clear" w:color="auto" w:fill="F2F2F2" w:themeFill="background1" w:themeFillShade="F2"/>
          </w:tcPr>
          <w:p w14:paraId="24D5DB7E"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Universal Call ID of the log</w:t>
            </w:r>
          </w:p>
        </w:tc>
      </w:tr>
      <w:tr w:rsidR="00790ED2" w:rsidRPr="00800405" w14:paraId="287283B1" w14:textId="77777777" w:rsidTr="00D82407">
        <w:tc>
          <w:tcPr>
            <w:tcW w:w="360" w:type="dxa"/>
            <w:tcBorders>
              <w:bottom w:val="single" w:sz="4" w:space="0" w:color="7297BD"/>
            </w:tcBorders>
            <w:shd w:val="clear" w:color="auto" w:fill="DBE5F1" w:themeFill="accent1" w:themeFillTint="33"/>
          </w:tcPr>
          <w:p w14:paraId="5B1FC795"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10</w:t>
            </w:r>
          </w:p>
        </w:tc>
        <w:tc>
          <w:tcPr>
            <w:tcW w:w="4680" w:type="dxa"/>
            <w:tcBorders>
              <w:bottom w:val="single" w:sz="4" w:space="0" w:color="7297BD"/>
            </w:tcBorders>
            <w:shd w:val="clear" w:color="auto" w:fill="DBE5F1" w:themeFill="accent1" w:themeFillTint="33"/>
          </w:tcPr>
          <w:p w14:paraId="6D388315" w14:textId="1338AB26"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w:t>
            </w:r>
            <w:r w:rsidR="00E276B6">
              <w:rPr>
                <w:rFonts w:ascii="Times New Roman" w:hAnsi="Times New Roman" w:cs="Times New Roman"/>
              </w:rPr>
              <w:t xml:space="preserve">the log is a </w:t>
            </w:r>
            <w:proofErr w:type="spellStart"/>
            <w:r w:rsidR="00E276B6">
              <w:rPr>
                <w:rFonts w:ascii="Times New Roman" w:hAnsi="Times New Roman" w:cs="Times New Roman"/>
              </w:rPr>
              <w:t>Ve</w:t>
            </w:r>
            <w:r w:rsidRPr="00124FAF">
              <w:rPr>
                <w:rFonts w:ascii="Times New Roman" w:hAnsi="Times New Roman" w:cs="Times New Roman"/>
              </w:rPr>
              <w:t>rint</w:t>
            </w:r>
            <w:proofErr w:type="spellEnd"/>
            <w:r w:rsidR="00E276B6">
              <w:rPr>
                <w:rFonts w:ascii="Times New Roman" w:hAnsi="Times New Roman" w:cs="Times New Roman"/>
              </w:rPr>
              <w:t xml:space="preserve"> one </w:t>
            </w:r>
            <w:r w:rsidRPr="00124FAF">
              <w:rPr>
                <w:rFonts w:ascii="Times New Roman" w:hAnsi="Times New Roman" w:cs="Times New Roman"/>
              </w:rPr>
              <w:t>then display</w:t>
            </w:r>
          </w:p>
          <w:p w14:paraId="2C09A24F"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lastRenderedPageBreak/>
              <w:t>Scorecard Name:</w:t>
            </w:r>
          </w:p>
        </w:tc>
        <w:tc>
          <w:tcPr>
            <w:tcW w:w="5490" w:type="dxa"/>
            <w:tcBorders>
              <w:bottom w:val="single" w:sz="4" w:space="0" w:color="7297BD"/>
            </w:tcBorders>
            <w:shd w:val="clear" w:color="auto" w:fill="DBE5F1" w:themeFill="accent1" w:themeFillTint="33"/>
          </w:tcPr>
          <w:p w14:paraId="08A476E9"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lastRenderedPageBreak/>
              <w:t>Display the scorecard form name of the log</w:t>
            </w:r>
          </w:p>
        </w:tc>
      </w:tr>
      <w:tr w:rsidR="00790ED2" w:rsidRPr="00800405" w14:paraId="4E911546" w14:textId="77777777" w:rsidTr="00D82407">
        <w:tc>
          <w:tcPr>
            <w:tcW w:w="360" w:type="dxa"/>
            <w:tcBorders>
              <w:bottom w:val="single" w:sz="4" w:space="0" w:color="7297BD"/>
            </w:tcBorders>
            <w:shd w:val="clear" w:color="auto" w:fill="F2F2F2" w:themeFill="background1" w:themeFillShade="F2"/>
          </w:tcPr>
          <w:p w14:paraId="4C32D5DF"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lastRenderedPageBreak/>
              <w:t>11</w:t>
            </w:r>
          </w:p>
        </w:tc>
        <w:tc>
          <w:tcPr>
            <w:tcW w:w="4680" w:type="dxa"/>
            <w:tcBorders>
              <w:bottom w:val="single" w:sz="4" w:space="0" w:color="7297BD"/>
            </w:tcBorders>
            <w:shd w:val="clear" w:color="auto" w:fill="F2F2F2" w:themeFill="background1" w:themeFillShade="F2"/>
          </w:tcPr>
          <w:p w14:paraId="5543AB2B"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Employee:</w:t>
            </w:r>
          </w:p>
        </w:tc>
        <w:tc>
          <w:tcPr>
            <w:tcW w:w="5490" w:type="dxa"/>
            <w:tcBorders>
              <w:bottom w:val="single" w:sz="4" w:space="0" w:color="7297BD"/>
            </w:tcBorders>
            <w:shd w:val="clear" w:color="auto" w:fill="F2F2F2" w:themeFill="background1" w:themeFillShade="F2"/>
          </w:tcPr>
          <w:p w14:paraId="200A84B0"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employee of the log</w:t>
            </w:r>
          </w:p>
        </w:tc>
      </w:tr>
      <w:tr w:rsidR="00790ED2" w:rsidRPr="00800405" w14:paraId="7B32A57F" w14:textId="77777777" w:rsidTr="00D82407">
        <w:tc>
          <w:tcPr>
            <w:tcW w:w="360" w:type="dxa"/>
            <w:tcBorders>
              <w:bottom w:val="single" w:sz="4" w:space="0" w:color="7297BD"/>
            </w:tcBorders>
            <w:shd w:val="clear" w:color="auto" w:fill="DBE5F1" w:themeFill="accent1" w:themeFillTint="33"/>
          </w:tcPr>
          <w:p w14:paraId="2EEA0741"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12</w:t>
            </w:r>
          </w:p>
        </w:tc>
        <w:tc>
          <w:tcPr>
            <w:tcW w:w="4680" w:type="dxa"/>
            <w:tcBorders>
              <w:bottom w:val="single" w:sz="4" w:space="0" w:color="7297BD"/>
            </w:tcBorders>
            <w:shd w:val="clear" w:color="auto" w:fill="DBE5F1" w:themeFill="accent1" w:themeFillTint="33"/>
          </w:tcPr>
          <w:p w14:paraId="632526DF"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Supervisor:</w:t>
            </w:r>
          </w:p>
        </w:tc>
        <w:tc>
          <w:tcPr>
            <w:tcW w:w="5490" w:type="dxa"/>
            <w:tcBorders>
              <w:bottom w:val="single" w:sz="4" w:space="0" w:color="7297BD"/>
            </w:tcBorders>
            <w:shd w:val="clear" w:color="auto" w:fill="DBE5F1" w:themeFill="accent1" w:themeFillTint="33"/>
          </w:tcPr>
          <w:p w14:paraId="2351262F"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supervisor of the employee of the log</w:t>
            </w:r>
          </w:p>
        </w:tc>
      </w:tr>
      <w:tr w:rsidR="00790ED2" w:rsidRPr="00800405" w14:paraId="28C458BB" w14:textId="77777777" w:rsidTr="00D82407">
        <w:tc>
          <w:tcPr>
            <w:tcW w:w="360" w:type="dxa"/>
            <w:tcBorders>
              <w:bottom w:val="single" w:sz="4" w:space="0" w:color="7297BD"/>
            </w:tcBorders>
            <w:shd w:val="clear" w:color="auto" w:fill="F2F2F2" w:themeFill="background1" w:themeFillShade="F2"/>
          </w:tcPr>
          <w:p w14:paraId="610403D4"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13</w:t>
            </w:r>
          </w:p>
        </w:tc>
        <w:tc>
          <w:tcPr>
            <w:tcW w:w="4680" w:type="dxa"/>
            <w:tcBorders>
              <w:bottom w:val="single" w:sz="4" w:space="0" w:color="7297BD"/>
            </w:tcBorders>
            <w:shd w:val="clear" w:color="auto" w:fill="F2F2F2" w:themeFill="background1" w:themeFillShade="F2"/>
          </w:tcPr>
          <w:p w14:paraId="7561DA31" w14:textId="77777777" w:rsidR="00790ED2" w:rsidRDefault="00790ED2" w:rsidP="00D82407">
            <w:pPr>
              <w:rPr>
                <w:rFonts w:ascii="Times New Roman" w:hAnsi="Times New Roman" w:cs="Times New Roman"/>
              </w:rPr>
            </w:pPr>
            <w:r w:rsidRPr="00124FAF">
              <w:rPr>
                <w:rFonts w:ascii="Times New Roman" w:hAnsi="Times New Roman" w:cs="Times New Roman"/>
              </w:rPr>
              <w:t>Manager:</w:t>
            </w:r>
          </w:p>
          <w:p w14:paraId="7213BE3E" w14:textId="3391A067" w:rsidR="00E276B6" w:rsidRPr="00124FAF" w:rsidRDefault="00E276B6" w:rsidP="00E276B6">
            <w:pPr>
              <w:spacing w:before="60" w:after="60"/>
              <w:rPr>
                <w:rFonts w:ascii="Times New Roman" w:hAnsi="Times New Roman" w:cs="Times New Roman"/>
              </w:rPr>
            </w:pPr>
            <w:r w:rsidRPr="00E276B6">
              <w:rPr>
                <w:rFonts w:ascii="Times New Roman" w:hAnsi="Times New Roman" w:cs="Times New Roman"/>
              </w:rPr>
              <w:t>If the log is for Low CSAT then display ‘(Assigned Reviewer)’ after the manager’s name</w:t>
            </w:r>
          </w:p>
        </w:tc>
        <w:tc>
          <w:tcPr>
            <w:tcW w:w="5490" w:type="dxa"/>
            <w:tcBorders>
              <w:bottom w:val="single" w:sz="4" w:space="0" w:color="7297BD"/>
            </w:tcBorders>
            <w:shd w:val="clear" w:color="auto" w:fill="F2F2F2" w:themeFill="background1" w:themeFillShade="F2"/>
          </w:tcPr>
          <w:p w14:paraId="7A7655BE" w14:textId="00D7E466" w:rsidR="00790ED2" w:rsidRPr="00124FAF" w:rsidRDefault="00790ED2" w:rsidP="00E276B6">
            <w:pPr>
              <w:tabs>
                <w:tab w:val="left" w:pos="1800"/>
              </w:tabs>
              <w:rPr>
                <w:rFonts w:ascii="Times New Roman" w:hAnsi="Times New Roman" w:cs="Times New Roman"/>
              </w:rPr>
            </w:pPr>
            <w:r w:rsidRPr="00124FAF">
              <w:rPr>
                <w:rFonts w:ascii="Times New Roman" w:hAnsi="Times New Roman" w:cs="Times New Roman"/>
              </w:rPr>
              <w:t xml:space="preserve">Display the manager of the employee </w:t>
            </w:r>
            <w:r w:rsidR="00E276B6">
              <w:rPr>
                <w:rFonts w:ascii="Times New Roman" w:hAnsi="Times New Roman" w:cs="Times New Roman"/>
              </w:rPr>
              <w:t xml:space="preserve">or assigned reviewer </w:t>
            </w:r>
            <w:r w:rsidRPr="00124FAF">
              <w:rPr>
                <w:rFonts w:ascii="Times New Roman" w:hAnsi="Times New Roman" w:cs="Times New Roman"/>
              </w:rPr>
              <w:t>of the log</w:t>
            </w:r>
            <w:r w:rsidR="00E276B6">
              <w:rPr>
                <w:rFonts w:ascii="Times New Roman" w:hAnsi="Times New Roman" w:cs="Times New Roman"/>
              </w:rPr>
              <w:t xml:space="preserve"> </w:t>
            </w:r>
          </w:p>
        </w:tc>
      </w:tr>
      <w:tr w:rsidR="00790ED2" w:rsidRPr="00800405" w14:paraId="3BEACADF" w14:textId="77777777" w:rsidTr="00D82407">
        <w:tc>
          <w:tcPr>
            <w:tcW w:w="360" w:type="dxa"/>
            <w:tcBorders>
              <w:bottom w:val="single" w:sz="4" w:space="0" w:color="7297BD"/>
            </w:tcBorders>
            <w:shd w:val="clear" w:color="auto" w:fill="DBE5F1" w:themeFill="accent1" w:themeFillTint="33"/>
          </w:tcPr>
          <w:p w14:paraId="0F8CB768"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14</w:t>
            </w:r>
          </w:p>
        </w:tc>
        <w:tc>
          <w:tcPr>
            <w:tcW w:w="4680" w:type="dxa"/>
            <w:tcBorders>
              <w:bottom w:val="single" w:sz="4" w:space="0" w:color="7297BD"/>
            </w:tcBorders>
            <w:shd w:val="clear" w:color="auto" w:fill="DBE5F1" w:themeFill="accent1" w:themeFillTint="33"/>
          </w:tcPr>
          <w:p w14:paraId="2464D079"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Submitter:</w:t>
            </w:r>
          </w:p>
        </w:tc>
        <w:tc>
          <w:tcPr>
            <w:tcW w:w="5490" w:type="dxa"/>
            <w:tcBorders>
              <w:bottom w:val="single" w:sz="4" w:space="0" w:color="7297BD"/>
            </w:tcBorders>
            <w:shd w:val="clear" w:color="auto" w:fill="DBE5F1" w:themeFill="accent1" w:themeFillTint="33"/>
          </w:tcPr>
          <w:p w14:paraId="4A9E7491" w14:textId="77777777" w:rsidR="00790ED2" w:rsidRPr="00124FAF" w:rsidRDefault="00790ED2" w:rsidP="00D82407">
            <w:pPr>
              <w:tabs>
                <w:tab w:val="left" w:pos="1800"/>
              </w:tabs>
              <w:rPr>
                <w:rFonts w:ascii="Times New Roman" w:hAnsi="Times New Roman" w:cs="Times New Roman"/>
                <w:b/>
              </w:rPr>
            </w:pPr>
            <w:r w:rsidRPr="00124FAF">
              <w:rPr>
                <w:rFonts w:ascii="Times New Roman" w:hAnsi="Times New Roman" w:cs="Times New Roman"/>
              </w:rPr>
              <w:t>Display the submitter of the log</w:t>
            </w:r>
          </w:p>
        </w:tc>
      </w:tr>
    </w:tbl>
    <w:p w14:paraId="3975B1F1" w14:textId="77777777" w:rsidR="00790ED2" w:rsidRDefault="00790ED2" w:rsidP="00790ED2">
      <w:pPr>
        <w:tabs>
          <w:tab w:val="left" w:pos="1800"/>
        </w:tabs>
        <w:spacing w:after="0"/>
        <w:ind w:left="2880"/>
        <w:rPr>
          <w:rFonts w:ascii="Times New Roman" w:hAnsi="Times New Roman" w:cs="Times New Roman"/>
          <w:sz w:val="24"/>
          <w:szCs w:val="24"/>
        </w:rPr>
      </w:pPr>
    </w:p>
    <w:p w14:paraId="733837B9" w14:textId="77777777" w:rsidR="00790ED2" w:rsidRPr="00124FAF" w:rsidRDefault="00790ED2" w:rsidP="00790ED2">
      <w:pPr>
        <w:rPr>
          <w:rFonts w:ascii="Times New Roman" w:hAnsi="Times New Roman" w:cs="Times New Roman"/>
          <w:sz w:val="24"/>
          <w:szCs w:val="24"/>
        </w:rPr>
      </w:pPr>
      <w:r w:rsidRPr="00124FAF">
        <w:rPr>
          <w:rFonts w:ascii="Times New Roman" w:hAnsi="Times New Roman" w:cs="Times New Roman"/>
          <w:sz w:val="24"/>
          <w:szCs w:val="24"/>
        </w:rPr>
        <w:t>Examples:</w:t>
      </w:r>
    </w:p>
    <w:p w14:paraId="4EBEB7DB" w14:textId="77777777" w:rsidR="00790ED2" w:rsidRDefault="00790ED2" w:rsidP="00790ED2">
      <w:pPr>
        <w:rPr>
          <w:sz w:val="20"/>
          <w:szCs w:val="20"/>
        </w:rPr>
      </w:pPr>
      <w:r>
        <w:rPr>
          <w:noProof/>
          <w:sz w:val="20"/>
          <w:szCs w:val="20"/>
        </w:rPr>
        <w:drawing>
          <wp:inline distT="0" distB="0" distL="0" distR="0" wp14:anchorId="21C7D327" wp14:editId="09FC35F2">
            <wp:extent cx="1922086" cy="381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25731" cy="3817226"/>
                    </a:xfrm>
                    <a:prstGeom prst="rect">
                      <a:avLst/>
                    </a:prstGeom>
                    <a:noFill/>
                    <a:ln>
                      <a:noFill/>
                    </a:ln>
                  </pic:spPr>
                </pic:pic>
              </a:graphicData>
            </a:graphic>
          </wp:inline>
        </w:drawing>
      </w:r>
      <w:r>
        <w:rPr>
          <w:noProof/>
          <w:sz w:val="20"/>
          <w:szCs w:val="20"/>
        </w:rPr>
        <w:drawing>
          <wp:inline distT="0" distB="0" distL="0" distR="0" wp14:anchorId="2BAE2FED" wp14:editId="5471549D">
            <wp:extent cx="1945785" cy="25431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45785" cy="2543175"/>
                    </a:xfrm>
                    <a:prstGeom prst="rect">
                      <a:avLst/>
                    </a:prstGeom>
                    <a:noFill/>
                    <a:ln>
                      <a:noFill/>
                    </a:ln>
                  </pic:spPr>
                </pic:pic>
              </a:graphicData>
            </a:graphic>
          </wp:inline>
        </w:drawing>
      </w:r>
      <w:r>
        <w:rPr>
          <w:noProof/>
          <w:sz w:val="20"/>
          <w:szCs w:val="20"/>
        </w:rPr>
        <w:drawing>
          <wp:inline distT="0" distB="0" distL="0" distR="0" wp14:anchorId="1AC7E9BF" wp14:editId="025F0EA5">
            <wp:extent cx="1933575" cy="238853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33575" cy="2388534"/>
                    </a:xfrm>
                    <a:prstGeom prst="rect">
                      <a:avLst/>
                    </a:prstGeom>
                    <a:noFill/>
                    <a:ln>
                      <a:noFill/>
                    </a:ln>
                  </pic:spPr>
                </pic:pic>
              </a:graphicData>
            </a:graphic>
          </wp:inline>
        </w:drawing>
      </w:r>
    </w:p>
    <w:p w14:paraId="05A02BF2" w14:textId="77777777" w:rsidR="00790ED2" w:rsidRDefault="00790ED2" w:rsidP="00790ED2">
      <w:pPr>
        <w:tabs>
          <w:tab w:val="left" w:pos="1800"/>
        </w:tabs>
        <w:spacing w:after="0"/>
        <w:ind w:left="2880"/>
        <w:rPr>
          <w:rFonts w:ascii="Times New Roman" w:hAnsi="Times New Roman" w:cs="Times New Roman"/>
          <w:sz w:val="24"/>
          <w:szCs w:val="24"/>
        </w:rPr>
      </w:pPr>
    </w:p>
    <w:p w14:paraId="6CC29F27" w14:textId="3AEB19D6" w:rsidR="00790ED2" w:rsidRDefault="00790ED2" w:rsidP="00790ED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1</w:t>
      </w:r>
      <w:r w:rsidRPr="00803EA1">
        <w:rPr>
          <w:rFonts w:ascii="Times New Roman" w:hAnsi="Times New Roman" w:cs="Times New Roman"/>
          <w:sz w:val="24"/>
          <w:szCs w:val="24"/>
        </w:rPr>
        <w:t>.</w:t>
      </w:r>
      <w:r w:rsidR="00FD11A7">
        <w:rPr>
          <w:rFonts w:ascii="Times New Roman" w:hAnsi="Times New Roman" w:cs="Times New Roman"/>
          <w:sz w:val="24"/>
          <w:szCs w:val="24"/>
        </w:rPr>
        <w:t>1</w:t>
      </w:r>
      <w:r>
        <w:rPr>
          <w:rFonts w:ascii="Times New Roman" w:hAnsi="Times New Roman" w:cs="Times New Roman"/>
          <w:sz w:val="24"/>
          <w:szCs w:val="24"/>
        </w:rPr>
        <w:t xml:space="preserve">.2 Warning Logs </w:t>
      </w:r>
    </w:p>
    <w:p w14:paraId="01609CDF" w14:textId="77777777" w:rsidR="00790ED2" w:rsidRDefault="00790ED2" w:rsidP="00790ED2">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F</w:t>
      </w:r>
      <w:r w:rsidRPr="0050687A">
        <w:rPr>
          <w:rFonts w:ascii="Times New Roman" w:hAnsi="Times New Roman" w:cs="Times New Roman"/>
          <w:sz w:val="24"/>
          <w:szCs w:val="24"/>
        </w:rPr>
        <w:t>or Warnings, do not display labels or values for Call Record ID (</w:t>
      </w:r>
      <w:proofErr w:type="spellStart"/>
      <w:r w:rsidRPr="0050687A">
        <w:rPr>
          <w:rFonts w:ascii="Times New Roman" w:hAnsi="Times New Roman" w:cs="Times New Roman"/>
          <w:sz w:val="24"/>
          <w:szCs w:val="24"/>
        </w:rPr>
        <w:t>Verint</w:t>
      </w:r>
      <w:proofErr w:type="spellEnd"/>
      <w:r w:rsidRPr="0050687A">
        <w:rPr>
          <w:rFonts w:ascii="Times New Roman" w:hAnsi="Times New Roman" w:cs="Times New Roman"/>
          <w:sz w:val="24"/>
          <w:szCs w:val="24"/>
        </w:rPr>
        <w:t xml:space="preserve">, </w:t>
      </w:r>
      <w:proofErr w:type="spellStart"/>
      <w:r w:rsidRPr="0050687A">
        <w:rPr>
          <w:rFonts w:ascii="Times New Roman" w:hAnsi="Times New Roman" w:cs="Times New Roman"/>
          <w:sz w:val="24"/>
          <w:szCs w:val="24"/>
        </w:rPr>
        <w:t>Avoke</w:t>
      </w:r>
      <w:proofErr w:type="spellEnd"/>
      <w:r w:rsidRPr="0050687A">
        <w:rPr>
          <w:rFonts w:ascii="Times New Roman" w:hAnsi="Times New Roman" w:cs="Times New Roman"/>
          <w:sz w:val="24"/>
          <w:szCs w:val="24"/>
        </w:rPr>
        <w:t>, NGD ID, UCID), or Scorecard Name.  Also, Warnings will not have details, coaching notes or comments to display.</w:t>
      </w:r>
      <w:r>
        <w:rPr>
          <w:rFonts w:ascii="Times New Roman" w:hAnsi="Times New Roman" w:cs="Times New Roman"/>
          <w:sz w:val="24"/>
          <w:szCs w:val="24"/>
        </w:rPr>
        <w:t xml:space="preserve"> </w:t>
      </w:r>
    </w:p>
    <w:p w14:paraId="684AF737" w14:textId="77777777" w:rsidR="00FD11A7" w:rsidRDefault="00FD11A7" w:rsidP="00790ED2">
      <w:pPr>
        <w:tabs>
          <w:tab w:val="left" w:pos="1800"/>
        </w:tabs>
        <w:spacing w:after="0"/>
        <w:ind w:left="3600"/>
        <w:rPr>
          <w:rFonts w:ascii="Times New Roman" w:hAnsi="Times New Roman" w:cs="Times New Roman"/>
          <w:sz w:val="24"/>
          <w:szCs w:val="24"/>
        </w:rPr>
      </w:pPr>
    </w:p>
    <w:p w14:paraId="17EF4E88" w14:textId="6E027450" w:rsidR="00FD11A7" w:rsidRDefault="00FD11A7" w:rsidP="00FD11A7">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1</w:t>
      </w:r>
      <w:r w:rsidRPr="00803EA1">
        <w:rPr>
          <w:rFonts w:ascii="Times New Roman" w:hAnsi="Times New Roman" w:cs="Times New Roman"/>
          <w:sz w:val="24"/>
          <w:szCs w:val="24"/>
        </w:rPr>
        <w:t>.</w:t>
      </w:r>
      <w:r>
        <w:rPr>
          <w:rFonts w:ascii="Times New Roman" w:hAnsi="Times New Roman" w:cs="Times New Roman"/>
          <w:sz w:val="24"/>
          <w:szCs w:val="24"/>
        </w:rPr>
        <w:t>2</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Opening </w:t>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0"/>
        <w:gridCol w:w="4680"/>
        <w:gridCol w:w="5490"/>
      </w:tblGrid>
      <w:tr w:rsidR="00FD11A7" w:rsidRPr="00E17FC2" w14:paraId="3BE6537D" w14:textId="77777777" w:rsidTr="00D82407">
        <w:trPr>
          <w:trHeight w:val="288"/>
        </w:trPr>
        <w:tc>
          <w:tcPr>
            <w:tcW w:w="360"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52A47D2A" w14:textId="77777777" w:rsidR="00FD11A7" w:rsidRPr="00E17FC2" w:rsidRDefault="00FD11A7" w:rsidP="00D82407">
            <w:pPr>
              <w:rPr>
                <w:rFonts w:ascii="Times New Roman" w:hAnsi="Times New Roman" w:cs="Times New Roman"/>
                <w:b/>
                <w:color w:val="FFFFFF" w:themeColor="background1"/>
              </w:rPr>
            </w:pPr>
            <w:r w:rsidRPr="00E17FC2">
              <w:rPr>
                <w:rFonts w:ascii="Times New Roman" w:hAnsi="Times New Roman" w:cs="Times New Roman"/>
                <w:b/>
                <w:color w:val="FFFFFF" w:themeColor="background1"/>
              </w:rPr>
              <w:t>#</w:t>
            </w:r>
          </w:p>
        </w:tc>
        <w:tc>
          <w:tcPr>
            <w:tcW w:w="468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0B629239" w14:textId="77777777" w:rsidR="00FD11A7" w:rsidRPr="00E17FC2" w:rsidRDefault="00FD11A7" w:rsidP="00D82407">
            <w:pPr>
              <w:rPr>
                <w:rFonts w:ascii="Times New Roman" w:hAnsi="Times New Roman" w:cs="Times New Roman"/>
                <w:b/>
                <w:color w:val="FFFFFF" w:themeColor="background1"/>
              </w:rPr>
            </w:pPr>
            <w:r w:rsidRPr="00E17FC2">
              <w:rPr>
                <w:rFonts w:ascii="Times New Roman" w:hAnsi="Times New Roman" w:cs="Times New Roman"/>
                <w:b/>
                <w:color w:val="FFFFFF" w:themeColor="background1"/>
              </w:rPr>
              <w:t>Field Label/Static Text</w:t>
            </w:r>
          </w:p>
        </w:tc>
        <w:tc>
          <w:tcPr>
            <w:tcW w:w="549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F903FA4" w14:textId="77777777" w:rsidR="00FD11A7" w:rsidRPr="00E17FC2" w:rsidRDefault="00FD11A7" w:rsidP="00D82407">
            <w:pPr>
              <w:rPr>
                <w:rFonts w:ascii="Times New Roman" w:hAnsi="Times New Roman" w:cs="Times New Roman"/>
                <w:b/>
                <w:color w:val="FFFFFF" w:themeColor="background1"/>
              </w:rPr>
            </w:pPr>
            <w:r w:rsidRPr="00E17FC2">
              <w:rPr>
                <w:rFonts w:ascii="Times New Roman" w:hAnsi="Times New Roman" w:cs="Times New Roman"/>
                <w:b/>
                <w:color w:val="FFFFFF" w:themeColor="background1"/>
              </w:rPr>
              <w:t xml:space="preserve">Condition/Value/Description </w:t>
            </w:r>
          </w:p>
        </w:tc>
      </w:tr>
      <w:tr w:rsidR="00FD11A7" w:rsidRPr="00E17FC2" w14:paraId="60BDB33A" w14:textId="77777777" w:rsidTr="00D82407">
        <w:tc>
          <w:tcPr>
            <w:tcW w:w="360" w:type="dxa"/>
            <w:tcBorders>
              <w:top w:val="single" w:sz="4" w:space="0" w:color="F2F2F2" w:themeColor="background1" w:themeShade="F2"/>
              <w:bottom w:val="single" w:sz="4" w:space="0" w:color="7297BD"/>
            </w:tcBorders>
            <w:shd w:val="clear" w:color="auto" w:fill="F2F2F2" w:themeFill="background1" w:themeFillShade="F2"/>
          </w:tcPr>
          <w:p w14:paraId="0E1DC53E" w14:textId="77777777" w:rsidR="00FD11A7" w:rsidRPr="00E17FC2" w:rsidRDefault="00FD11A7" w:rsidP="00D82407">
            <w:pPr>
              <w:spacing w:before="60" w:after="60"/>
              <w:rPr>
                <w:rFonts w:ascii="Times New Roman" w:hAnsi="Times New Roman" w:cs="Times New Roman"/>
              </w:rPr>
            </w:pPr>
            <w:r w:rsidRPr="00E17FC2">
              <w:rPr>
                <w:rFonts w:ascii="Times New Roman" w:hAnsi="Times New Roman" w:cs="Times New Roman"/>
              </w:rPr>
              <w:t>1</w:t>
            </w:r>
          </w:p>
        </w:tc>
        <w:tc>
          <w:tcPr>
            <w:tcW w:w="4680" w:type="dxa"/>
            <w:tcBorders>
              <w:top w:val="single" w:sz="4" w:space="0" w:color="F2F2F2" w:themeColor="background1" w:themeShade="F2"/>
              <w:bottom w:val="single" w:sz="4" w:space="0" w:color="7297BD"/>
            </w:tcBorders>
            <w:shd w:val="clear" w:color="auto" w:fill="F2F2F2" w:themeFill="background1" w:themeFillShade="F2"/>
          </w:tcPr>
          <w:p w14:paraId="2724A568" w14:textId="77777777" w:rsidR="00FD11A7" w:rsidRPr="00693AC8" w:rsidRDefault="00FD11A7" w:rsidP="00D82407">
            <w:pPr>
              <w:spacing w:before="60" w:after="60"/>
              <w:rPr>
                <w:rFonts w:ascii="Times New Roman" w:hAnsi="Times New Roman" w:cs="Times New Roman"/>
                <w:color w:val="FF0000"/>
              </w:rPr>
            </w:pPr>
            <w:r w:rsidRPr="00693AC8">
              <w:rPr>
                <w:rFonts w:ascii="Times New Roman" w:hAnsi="Times New Roman" w:cs="Times New Roman"/>
                <w:color w:val="FF0000"/>
              </w:rPr>
              <w:t>Please do NOT include PII or PHI in the log entry.</w:t>
            </w:r>
          </w:p>
        </w:tc>
        <w:tc>
          <w:tcPr>
            <w:tcW w:w="5490" w:type="dxa"/>
            <w:tcBorders>
              <w:top w:val="single" w:sz="4" w:space="0" w:color="F2F2F2" w:themeColor="background1" w:themeShade="F2"/>
              <w:bottom w:val="single" w:sz="4" w:space="0" w:color="7297BD"/>
            </w:tcBorders>
            <w:shd w:val="clear" w:color="auto" w:fill="F2F2F2" w:themeFill="background1" w:themeFillShade="F2"/>
          </w:tcPr>
          <w:p w14:paraId="43EA3E01" w14:textId="08E3B6D3" w:rsidR="00FD11A7" w:rsidRPr="00E17FC2" w:rsidRDefault="004856F7" w:rsidP="00D82407">
            <w:pPr>
              <w:spacing w:before="60" w:after="60"/>
              <w:rPr>
                <w:rFonts w:ascii="Times New Roman" w:hAnsi="Times New Roman" w:cs="Times New Roman"/>
              </w:rPr>
            </w:pPr>
            <w:r>
              <w:rPr>
                <w:rFonts w:ascii="Times New Roman" w:hAnsi="Times New Roman" w:cs="Times New Roman"/>
              </w:rPr>
              <w:t>When displayed from My Dashboard or My Submissions, d</w:t>
            </w:r>
            <w:r w:rsidR="00FD11A7" w:rsidRPr="00E17FC2">
              <w:rPr>
                <w:rFonts w:ascii="Times New Roman" w:hAnsi="Times New Roman" w:cs="Times New Roman"/>
              </w:rPr>
              <w:t>isplay text in red color when eCoaching Log</w:t>
            </w:r>
          </w:p>
          <w:p w14:paraId="0C598130" w14:textId="22E96BB6" w:rsidR="00FD11A7" w:rsidRPr="00E17FC2" w:rsidRDefault="00FD11A7" w:rsidP="00D82407">
            <w:pPr>
              <w:spacing w:before="60" w:after="60"/>
              <w:rPr>
                <w:rFonts w:ascii="Times New Roman" w:hAnsi="Times New Roman" w:cs="Times New Roman"/>
              </w:rPr>
            </w:pPr>
            <w:r w:rsidRPr="00E17FC2">
              <w:rPr>
                <w:rFonts w:ascii="Times New Roman" w:hAnsi="Times New Roman" w:cs="Times New Roman"/>
              </w:rPr>
              <w:t>Do not display when Warning log</w:t>
            </w:r>
            <w:r w:rsidR="004856F7">
              <w:rPr>
                <w:rFonts w:ascii="Times New Roman" w:hAnsi="Times New Roman" w:cs="Times New Roman"/>
              </w:rPr>
              <w:t xml:space="preserve"> or when displayed from Historical Dashboard</w:t>
            </w:r>
          </w:p>
        </w:tc>
      </w:tr>
      <w:tr w:rsidR="00FD11A7" w:rsidRPr="00E17FC2" w14:paraId="035FE06B" w14:textId="77777777" w:rsidTr="00D82407">
        <w:tc>
          <w:tcPr>
            <w:tcW w:w="360" w:type="dxa"/>
            <w:tcBorders>
              <w:bottom w:val="single" w:sz="4" w:space="0" w:color="7297BD"/>
            </w:tcBorders>
            <w:shd w:val="clear" w:color="auto" w:fill="DBE5F1" w:themeFill="accent1" w:themeFillTint="33"/>
          </w:tcPr>
          <w:p w14:paraId="68919906" w14:textId="77777777" w:rsidR="00FD11A7" w:rsidRPr="00E17FC2" w:rsidRDefault="00FD11A7" w:rsidP="00D82407">
            <w:pPr>
              <w:spacing w:before="60" w:after="60"/>
              <w:rPr>
                <w:rFonts w:ascii="Times New Roman" w:hAnsi="Times New Roman" w:cs="Times New Roman"/>
              </w:rPr>
            </w:pPr>
            <w:r w:rsidRPr="00E17FC2">
              <w:rPr>
                <w:rFonts w:ascii="Times New Roman" w:hAnsi="Times New Roman" w:cs="Times New Roman"/>
              </w:rPr>
              <w:t>2</w:t>
            </w:r>
          </w:p>
        </w:tc>
        <w:tc>
          <w:tcPr>
            <w:tcW w:w="4680" w:type="dxa"/>
            <w:tcBorders>
              <w:bottom w:val="single" w:sz="4" w:space="0" w:color="7297BD"/>
            </w:tcBorders>
            <w:shd w:val="clear" w:color="auto" w:fill="DBE5F1" w:themeFill="accent1" w:themeFillTint="33"/>
          </w:tcPr>
          <w:p w14:paraId="34A87D08" w14:textId="77777777" w:rsidR="00FD11A7" w:rsidRPr="00E17FC2" w:rsidRDefault="00FD11A7" w:rsidP="00D82407">
            <w:pPr>
              <w:spacing w:before="60" w:after="60"/>
              <w:rPr>
                <w:rFonts w:ascii="Times New Roman" w:hAnsi="Times New Roman" w:cs="Times New Roman"/>
              </w:rPr>
            </w:pPr>
            <w:r w:rsidRPr="00E17FC2">
              <w:rPr>
                <w:rFonts w:ascii="Times New Roman" w:hAnsi="Times New Roman" w:cs="Times New Roman"/>
              </w:rPr>
              <w:t>Please note that all fields are required. Double-check your work to ensure accuracy.</w:t>
            </w:r>
          </w:p>
        </w:tc>
        <w:tc>
          <w:tcPr>
            <w:tcW w:w="5490" w:type="dxa"/>
            <w:tcBorders>
              <w:bottom w:val="single" w:sz="4" w:space="0" w:color="7297BD"/>
            </w:tcBorders>
            <w:shd w:val="clear" w:color="auto" w:fill="DBE5F1" w:themeFill="accent1" w:themeFillTint="33"/>
          </w:tcPr>
          <w:p w14:paraId="3ED16D6E" w14:textId="77777777" w:rsidR="00FD11A7" w:rsidRPr="00E17FC2" w:rsidRDefault="00FD11A7" w:rsidP="00D82407">
            <w:pPr>
              <w:spacing w:before="60" w:after="60"/>
              <w:rPr>
                <w:rFonts w:ascii="Times New Roman" w:hAnsi="Times New Roman" w:cs="Times New Roman"/>
              </w:rPr>
            </w:pPr>
            <w:r w:rsidRPr="00E17FC2">
              <w:rPr>
                <w:rFonts w:ascii="Times New Roman" w:hAnsi="Times New Roman" w:cs="Times New Roman"/>
              </w:rPr>
              <w:t>Display</w:t>
            </w:r>
            <w:r>
              <w:rPr>
                <w:rFonts w:ascii="Times New Roman" w:hAnsi="Times New Roman" w:cs="Times New Roman"/>
              </w:rPr>
              <w:t xml:space="preserve"> text</w:t>
            </w:r>
          </w:p>
        </w:tc>
      </w:tr>
    </w:tbl>
    <w:p w14:paraId="103118FA" w14:textId="77777777" w:rsidR="00FD11A7" w:rsidRDefault="00FD11A7" w:rsidP="00FD11A7">
      <w:pPr>
        <w:spacing w:after="0"/>
        <w:ind w:left="720"/>
        <w:rPr>
          <w:rFonts w:ascii="Times New Roman" w:hAnsi="Times New Roman" w:cs="Times New Roman"/>
          <w:sz w:val="24"/>
          <w:szCs w:val="24"/>
        </w:rPr>
      </w:pPr>
    </w:p>
    <w:p w14:paraId="65092896" w14:textId="10994586" w:rsidR="00E17FC2" w:rsidRDefault="00E17FC2" w:rsidP="00E17FC2">
      <w:pPr>
        <w:spacing w:after="0"/>
        <w:ind w:left="2160" w:firstLine="720"/>
        <w:rPr>
          <w:rFonts w:ascii="Times New Roman" w:hAnsi="Times New Roman" w:cs="Times New Roman"/>
          <w:sz w:val="24"/>
          <w:szCs w:val="24"/>
        </w:rPr>
      </w:pPr>
      <w:r w:rsidRPr="00803EA1">
        <w:rPr>
          <w:rFonts w:ascii="Times New Roman" w:hAnsi="Times New Roman" w:cs="Times New Roman"/>
          <w:sz w:val="24"/>
          <w:szCs w:val="24"/>
        </w:rPr>
        <w:t>3.2.</w:t>
      </w:r>
      <w:r>
        <w:rPr>
          <w:rFonts w:ascii="Times New Roman" w:hAnsi="Times New Roman" w:cs="Times New Roman"/>
          <w:sz w:val="24"/>
          <w:szCs w:val="24"/>
        </w:rPr>
        <w:t>1.</w:t>
      </w:r>
      <w:r w:rsidR="004919DB">
        <w:rPr>
          <w:rFonts w:ascii="Times New Roman" w:hAnsi="Times New Roman" w:cs="Times New Roman"/>
          <w:sz w:val="24"/>
          <w:szCs w:val="24"/>
        </w:rPr>
        <w:t>3</w:t>
      </w:r>
      <w:r w:rsidRPr="00803EA1">
        <w:rPr>
          <w:rFonts w:ascii="Times New Roman" w:hAnsi="Times New Roman" w:cs="Times New Roman"/>
          <w:sz w:val="24"/>
          <w:szCs w:val="24"/>
        </w:rPr>
        <w:t xml:space="preserve"> </w:t>
      </w:r>
      <w:r>
        <w:rPr>
          <w:rFonts w:ascii="Times New Roman" w:hAnsi="Times New Roman" w:cs="Times New Roman"/>
          <w:sz w:val="24"/>
          <w:szCs w:val="24"/>
        </w:rPr>
        <w:t>Coaching/Warning Reasons Found</w:t>
      </w:r>
    </w:p>
    <w:p w14:paraId="2B66ED91" w14:textId="63B125BE" w:rsidR="00E17FC2" w:rsidRDefault="00E17FC2" w:rsidP="00E17FC2">
      <w:pPr>
        <w:tabs>
          <w:tab w:val="left" w:pos="1800"/>
        </w:tabs>
        <w:spacing w:after="0"/>
        <w:ind w:left="2880"/>
        <w:rPr>
          <w:rFonts w:ascii="Times New Roman" w:hAnsi="Times New Roman" w:cs="Times New Roman"/>
          <w:sz w:val="24"/>
          <w:szCs w:val="24"/>
        </w:rPr>
      </w:pPr>
      <w:r w:rsidRPr="00803EA1">
        <w:rPr>
          <w:rFonts w:ascii="Times New Roman" w:hAnsi="Times New Roman" w:cs="Times New Roman"/>
          <w:sz w:val="24"/>
          <w:szCs w:val="24"/>
        </w:rPr>
        <w:t xml:space="preserve">When </w:t>
      </w:r>
      <w:r>
        <w:rPr>
          <w:rFonts w:ascii="Times New Roman" w:hAnsi="Times New Roman" w:cs="Times New Roman"/>
          <w:sz w:val="24"/>
          <w:szCs w:val="24"/>
        </w:rPr>
        <w:t xml:space="preserve">coaching or warning reasons are found for the corresponding log, display </w:t>
      </w:r>
      <w:r w:rsidRPr="00803EA1">
        <w:rPr>
          <w:rFonts w:ascii="Times New Roman" w:hAnsi="Times New Roman" w:cs="Times New Roman"/>
          <w:sz w:val="24"/>
          <w:szCs w:val="24"/>
        </w:rPr>
        <w:t xml:space="preserve">the </w:t>
      </w:r>
      <w:r>
        <w:rPr>
          <w:rFonts w:ascii="Times New Roman" w:hAnsi="Times New Roman" w:cs="Times New Roman"/>
          <w:sz w:val="24"/>
          <w:szCs w:val="24"/>
        </w:rPr>
        <w:t xml:space="preserve">coaching/warning reason, coaching/warning sub-reason and the coaching/warning </w:t>
      </w:r>
      <w:r w:rsidR="00790ED2">
        <w:rPr>
          <w:rFonts w:ascii="Times New Roman" w:hAnsi="Times New Roman" w:cs="Times New Roman"/>
          <w:sz w:val="24"/>
          <w:szCs w:val="24"/>
        </w:rPr>
        <w:t>value associated with the log.</w:t>
      </w:r>
    </w:p>
    <w:p w14:paraId="0786EC2F" w14:textId="77777777" w:rsidR="00E17FC2" w:rsidRDefault="00E17FC2" w:rsidP="00E17FC2">
      <w:pPr>
        <w:tabs>
          <w:tab w:val="left" w:pos="1800"/>
        </w:tabs>
        <w:spacing w:after="0"/>
        <w:ind w:left="288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0"/>
        <w:gridCol w:w="4680"/>
        <w:gridCol w:w="5490"/>
      </w:tblGrid>
      <w:tr w:rsidR="00E17FC2" w:rsidRPr="005008AA" w14:paraId="1330E7CA" w14:textId="77777777" w:rsidTr="003C40EF">
        <w:trPr>
          <w:trHeight w:val="288"/>
        </w:trPr>
        <w:tc>
          <w:tcPr>
            <w:tcW w:w="360"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2176120D" w14:textId="77777777" w:rsidR="00E17FC2" w:rsidRPr="005008AA" w:rsidRDefault="00E17FC2" w:rsidP="00E17FC2">
            <w:pPr>
              <w:rPr>
                <w:rFonts w:ascii="Times New Roman" w:hAnsi="Times New Roman" w:cs="Times New Roman"/>
                <w:b/>
                <w:color w:val="FFFFFF" w:themeColor="background1"/>
              </w:rPr>
            </w:pPr>
            <w:r w:rsidRPr="005008AA">
              <w:rPr>
                <w:rFonts w:ascii="Times New Roman" w:hAnsi="Times New Roman" w:cs="Times New Roman"/>
                <w:b/>
                <w:color w:val="FFFFFF" w:themeColor="background1"/>
              </w:rPr>
              <w:t>#</w:t>
            </w:r>
          </w:p>
        </w:tc>
        <w:tc>
          <w:tcPr>
            <w:tcW w:w="468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499F421B" w14:textId="77777777" w:rsidR="00E17FC2" w:rsidRPr="005008AA" w:rsidRDefault="00E17FC2" w:rsidP="00E17FC2">
            <w:pPr>
              <w:rPr>
                <w:rFonts w:ascii="Times New Roman" w:hAnsi="Times New Roman" w:cs="Times New Roman"/>
                <w:b/>
                <w:color w:val="FFFFFF" w:themeColor="background1"/>
              </w:rPr>
            </w:pPr>
            <w:r w:rsidRPr="005008AA">
              <w:rPr>
                <w:rFonts w:ascii="Times New Roman" w:hAnsi="Times New Roman" w:cs="Times New Roman"/>
                <w:b/>
                <w:color w:val="FFFFFF" w:themeColor="background1"/>
              </w:rPr>
              <w:t>Field Label/Static Text</w:t>
            </w:r>
          </w:p>
        </w:tc>
        <w:tc>
          <w:tcPr>
            <w:tcW w:w="549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DB7E749" w14:textId="77777777" w:rsidR="00E17FC2" w:rsidRPr="005008AA" w:rsidRDefault="00E17FC2" w:rsidP="00E17FC2">
            <w:pPr>
              <w:rPr>
                <w:rFonts w:ascii="Times New Roman" w:hAnsi="Times New Roman" w:cs="Times New Roman"/>
                <w:b/>
                <w:color w:val="FFFFFF" w:themeColor="background1"/>
              </w:rPr>
            </w:pPr>
            <w:r w:rsidRPr="005008AA">
              <w:rPr>
                <w:rFonts w:ascii="Times New Roman" w:hAnsi="Times New Roman" w:cs="Times New Roman"/>
                <w:b/>
                <w:color w:val="FFFFFF" w:themeColor="background1"/>
              </w:rPr>
              <w:t xml:space="preserve">Condition/Value/Description </w:t>
            </w:r>
          </w:p>
        </w:tc>
      </w:tr>
      <w:tr w:rsidR="00E17FC2" w:rsidRPr="005008AA" w14:paraId="5C014F36" w14:textId="77777777" w:rsidTr="003C40EF">
        <w:tc>
          <w:tcPr>
            <w:tcW w:w="360" w:type="dxa"/>
            <w:tcBorders>
              <w:top w:val="single" w:sz="4" w:space="0" w:color="F2F2F2" w:themeColor="background1" w:themeShade="F2"/>
              <w:bottom w:val="single" w:sz="4" w:space="0" w:color="7297BD"/>
            </w:tcBorders>
            <w:shd w:val="clear" w:color="auto" w:fill="F2F2F2" w:themeFill="background1" w:themeFillShade="F2"/>
          </w:tcPr>
          <w:p w14:paraId="5638E50E" w14:textId="77777777" w:rsidR="00E17FC2" w:rsidRPr="005008AA" w:rsidRDefault="00E17FC2" w:rsidP="00E17FC2">
            <w:pPr>
              <w:spacing w:before="60" w:after="60"/>
              <w:rPr>
                <w:rFonts w:ascii="Times New Roman" w:hAnsi="Times New Roman" w:cs="Times New Roman"/>
              </w:rPr>
            </w:pPr>
            <w:r w:rsidRPr="005008AA">
              <w:rPr>
                <w:rFonts w:ascii="Times New Roman" w:hAnsi="Times New Roman" w:cs="Times New Roman"/>
              </w:rPr>
              <w:t>1</w:t>
            </w:r>
          </w:p>
        </w:tc>
        <w:tc>
          <w:tcPr>
            <w:tcW w:w="4680" w:type="dxa"/>
            <w:tcBorders>
              <w:top w:val="single" w:sz="4" w:space="0" w:color="F2F2F2" w:themeColor="background1" w:themeShade="F2"/>
              <w:bottom w:val="single" w:sz="4" w:space="0" w:color="7297BD"/>
            </w:tcBorders>
            <w:shd w:val="clear" w:color="auto" w:fill="F2F2F2" w:themeFill="background1" w:themeFillShade="F2"/>
          </w:tcPr>
          <w:p w14:paraId="5FB83E86" w14:textId="05306B4D" w:rsidR="00E17FC2" w:rsidRPr="005008AA" w:rsidRDefault="00E17FC2" w:rsidP="00E17FC2">
            <w:pPr>
              <w:spacing w:before="60" w:after="60"/>
              <w:rPr>
                <w:rFonts w:ascii="Times New Roman" w:hAnsi="Times New Roman" w:cs="Times New Roman"/>
              </w:rPr>
            </w:pPr>
            <w:r w:rsidRPr="005008AA">
              <w:rPr>
                <w:rFonts w:ascii="Times New Roman" w:hAnsi="Times New Roman" w:cs="Times New Roman"/>
              </w:rPr>
              <w:t>Coaching Reason(s)</w:t>
            </w:r>
          </w:p>
        </w:tc>
        <w:tc>
          <w:tcPr>
            <w:tcW w:w="5490" w:type="dxa"/>
            <w:tcBorders>
              <w:top w:val="single" w:sz="4" w:space="0" w:color="F2F2F2" w:themeColor="background1" w:themeShade="F2"/>
              <w:bottom w:val="single" w:sz="4" w:space="0" w:color="7297BD"/>
            </w:tcBorders>
            <w:shd w:val="clear" w:color="auto" w:fill="F2F2F2" w:themeFill="background1" w:themeFillShade="F2"/>
          </w:tcPr>
          <w:p w14:paraId="4A669224" w14:textId="445B98D2" w:rsidR="00E17FC2" w:rsidRPr="005008AA" w:rsidRDefault="005008AA" w:rsidP="00E17FC2">
            <w:pPr>
              <w:spacing w:before="60" w:after="60"/>
              <w:rPr>
                <w:rFonts w:ascii="Times New Roman" w:hAnsi="Times New Roman" w:cs="Times New Roman"/>
              </w:rPr>
            </w:pPr>
            <w:r>
              <w:rPr>
                <w:rFonts w:ascii="Times New Roman" w:hAnsi="Times New Roman" w:cs="Times New Roman"/>
              </w:rPr>
              <w:t>Display</w:t>
            </w:r>
            <w:r w:rsidR="00C37904">
              <w:rPr>
                <w:rFonts w:ascii="Times New Roman" w:hAnsi="Times New Roman" w:cs="Times New Roman"/>
              </w:rPr>
              <w:t xml:space="preserve"> text</w:t>
            </w:r>
          </w:p>
        </w:tc>
      </w:tr>
      <w:tr w:rsidR="005008AA" w:rsidRPr="005008AA" w14:paraId="095E0E8D" w14:textId="77777777" w:rsidTr="003C40EF">
        <w:tc>
          <w:tcPr>
            <w:tcW w:w="360" w:type="dxa"/>
            <w:vMerge w:val="restart"/>
            <w:shd w:val="clear" w:color="auto" w:fill="DBE5F1" w:themeFill="accent1" w:themeFillTint="33"/>
            <w:vAlign w:val="center"/>
          </w:tcPr>
          <w:p w14:paraId="3948A62E" w14:textId="77777777" w:rsidR="005008AA" w:rsidRPr="005008AA" w:rsidRDefault="005008AA" w:rsidP="005008AA">
            <w:pPr>
              <w:spacing w:before="60" w:after="60"/>
              <w:rPr>
                <w:rFonts w:ascii="Times New Roman" w:hAnsi="Times New Roman" w:cs="Times New Roman"/>
              </w:rPr>
            </w:pPr>
            <w:r w:rsidRPr="005008AA">
              <w:rPr>
                <w:rFonts w:ascii="Times New Roman" w:hAnsi="Times New Roman" w:cs="Times New Roman"/>
              </w:rPr>
              <w:t>2</w:t>
            </w:r>
          </w:p>
        </w:tc>
        <w:tc>
          <w:tcPr>
            <w:tcW w:w="4680" w:type="dxa"/>
            <w:shd w:val="clear" w:color="auto" w:fill="DBE5F1" w:themeFill="accent1" w:themeFillTint="33"/>
          </w:tcPr>
          <w:p w14:paraId="331C0B34" w14:textId="1DE710D3" w:rsidR="005008AA" w:rsidRPr="005008AA" w:rsidRDefault="005008AA" w:rsidP="00E17FC2">
            <w:pPr>
              <w:spacing w:before="60" w:after="60"/>
              <w:rPr>
                <w:rFonts w:ascii="Times New Roman" w:hAnsi="Times New Roman" w:cs="Times New Roman"/>
              </w:rPr>
            </w:pPr>
          </w:p>
        </w:tc>
        <w:tc>
          <w:tcPr>
            <w:tcW w:w="5490" w:type="dxa"/>
            <w:shd w:val="clear" w:color="auto" w:fill="DBE5F1" w:themeFill="accent1" w:themeFillTint="33"/>
          </w:tcPr>
          <w:p w14:paraId="55E69139" w14:textId="6E320F28" w:rsidR="005008AA" w:rsidRPr="005008AA" w:rsidRDefault="005008AA" w:rsidP="00E17FC2">
            <w:pPr>
              <w:spacing w:before="60" w:after="60"/>
              <w:rPr>
                <w:rFonts w:ascii="Times New Roman" w:hAnsi="Times New Roman" w:cs="Times New Roman"/>
              </w:rPr>
            </w:pPr>
            <w:r w:rsidRPr="005008AA">
              <w:rPr>
                <w:rFonts w:ascii="Times New Roman" w:hAnsi="Times New Roman" w:cs="Times New Roman"/>
              </w:rPr>
              <w:t xml:space="preserve">If the log is a Coaching </w:t>
            </w:r>
            <w:r w:rsidR="00B67176">
              <w:rPr>
                <w:rFonts w:ascii="Times New Roman" w:hAnsi="Times New Roman" w:cs="Times New Roman"/>
              </w:rPr>
              <w:t xml:space="preserve">log </w:t>
            </w:r>
            <w:r w:rsidRPr="005008AA">
              <w:rPr>
                <w:rFonts w:ascii="Times New Roman" w:hAnsi="Times New Roman" w:cs="Times New Roman"/>
              </w:rPr>
              <w:t>then display the related coaching reasons, coaching sub-reasons, and associated coac</w:t>
            </w:r>
            <w:r w:rsidR="00B67176">
              <w:rPr>
                <w:rFonts w:ascii="Times New Roman" w:hAnsi="Times New Roman" w:cs="Times New Roman"/>
              </w:rPr>
              <w:t>hing value for the coaching log</w:t>
            </w:r>
          </w:p>
        </w:tc>
      </w:tr>
      <w:tr w:rsidR="005008AA" w:rsidRPr="005008AA" w14:paraId="411EFDE5" w14:textId="77777777" w:rsidTr="004856F7">
        <w:tc>
          <w:tcPr>
            <w:tcW w:w="360" w:type="dxa"/>
            <w:vMerge/>
            <w:tcBorders>
              <w:bottom w:val="single" w:sz="4" w:space="0" w:color="7297BD"/>
            </w:tcBorders>
            <w:shd w:val="clear" w:color="auto" w:fill="DBE5F1" w:themeFill="accent1" w:themeFillTint="33"/>
          </w:tcPr>
          <w:p w14:paraId="01514DE6" w14:textId="77777777" w:rsidR="005008AA" w:rsidRPr="005008AA" w:rsidRDefault="005008AA" w:rsidP="00E17FC2">
            <w:pPr>
              <w:spacing w:before="60" w:after="60"/>
              <w:rPr>
                <w:rFonts w:ascii="Times New Roman" w:hAnsi="Times New Roman" w:cs="Times New Roman"/>
              </w:rPr>
            </w:pPr>
          </w:p>
        </w:tc>
        <w:tc>
          <w:tcPr>
            <w:tcW w:w="4680" w:type="dxa"/>
            <w:shd w:val="clear" w:color="auto" w:fill="DBE5F1" w:themeFill="accent1" w:themeFillTint="33"/>
          </w:tcPr>
          <w:p w14:paraId="272625AF" w14:textId="1E5C55F9" w:rsidR="005008AA" w:rsidRPr="005008AA" w:rsidRDefault="005008AA" w:rsidP="00E17FC2">
            <w:pPr>
              <w:spacing w:before="60" w:after="60"/>
              <w:rPr>
                <w:rFonts w:ascii="Times New Roman" w:hAnsi="Times New Roman" w:cs="Times New Roman"/>
              </w:rPr>
            </w:pPr>
          </w:p>
        </w:tc>
        <w:tc>
          <w:tcPr>
            <w:tcW w:w="5490" w:type="dxa"/>
            <w:shd w:val="clear" w:color="auto" w:fill="DBE5F1" w:themeFill="accent1" w:themeFillTint="33"/>
          </w:tcPr>
          <w:p w14:paraId="7D80613B" w14:textId="4ADBD2C8" w:rsidR="005008AA" w:rsidRPr="005008AA" w:rsidRDefault="005008AA" w:rsidP="00E17FC2">
            <w:pPr>
              <w:spacing w:before="60" w:after="60"/>
              <w:rPr>
                <w:rFonts w:ascii="Times New Roman" w:hAnsi="Times New Roman" w:cs="Times New Roman"/>
              </w:rPr>
            </w:pPr>
            <w:r w:rsidRPr="005008AA">
              <w:rPr>
                <w:rFonts w:ascii="Times New Roman" w:hAnsi="Times New Roman" w:cs="Times New Roman"/>
              </w:rPr>
              <w:t xml:space="preserve">If the log is a Warning </w:t>
            </w:r>
            <w:r w:rsidR="00B67176">
              <w:rPr>
                <w:rFonts w:ascii="Times New Roman" w:hAnsi="Times New Roman" w:cs="Times New Roman"/>
              </w:rPr>
              <w:t xml:space="preserve">log </w:t>
            </w:r>
            <w:r w:rsidRPr="005008AA">
              <w:rPr>
                <w:rFonts w:ascii="Times New Roman" w:hAnsi="Times New Roman" w:cs="Times New Roman"/>
              </w:rPr>
              <w:t>then display the related warning reasons, warning sub-reasons, and associated warning value for the warn</w:t>
            </w:r>
            <w:r w:rsidR="00B67176">
              <w:rPr>
                <w:rFonts w:ascii="Times New Roman" w:hAnsi="Times New Roman" w:cs="Times New Roman"/>
              </w:rPr>
              <w:t>ing log</w:t>
            </w:r>
          </w:p>
        </w:tc>
      </w:tr>
      <w:tr w:rsidR="004856F7" w:rsidRPr="005008AA" w14:paraId="5E21B397" w14:textId="77777777" w:rsidTr="003C40EF">
        <w:tc>
          <w:tcPr>
            <w:tcW w:w="360" w:type="dxa"/>
            <w:tcBorders>
              <w:bottom w:val="single" w:sz="4" w:space="0" w:color="7297BD"/>
            </w:tcBorders>
            <w:shd w:val="clear" w:color="auto" w:fill="DBE5F1" w:themeFill="accent1" w:themeFillTint="33"/>
          </w:tcPr>
          <w:p w14:paraId="329A3DB0" w14:textId="4DF3884A" w:rsidR="004856F7" w:rsidRPr="005008AA" w:rsidRDefault="004856F7" w:rsidP="00E17FC2">
            <w:pPr>
              <w:spacing w:before="60" w:after="60"/>
              <w:rPr>
                <w:rFonts w:ascii="Times New Roman" w:hAnsi="Times New Roman" w:cs="Times New Roman"/>
              </w:rPr>
            </w:pPr>
            <w:r>
              <w:rPr>
                <w:rFonts w:ascii="Times New Roman" w:hAnsi="Times New Roman" w:cs="Times New Roman"/>
              </w:rPr>
              <w:t>3</w:t>
            </w:r>
          </w:p>
        </w:tc>
        <w:tc>
          <w:tcPr>
            <w:tcW w:w="4680" w:type="dxa"/>
            <w:tcBorders>
              <w:bottom w:val="single" w:sz="4" w:space="0" w:color="7297BD"/>
            </w:tcBorders>
            <w:shd w:val="clear" w:color="auto" w:fill="DBE5F1" w:themeFill="accent1" w:themeFillTint="33"/>
          </w:tcPr>
          <w:p w14:paraId="623D47BA" w14:textId="77777777" w:rsidR="004856F7" w:rsidRPr="005008AA" w:rsidRDefault="004856F7" w:rsidP="00E17FC2">
            <w:pPr>
              <w:spacing w:before="60" w:after="60"/>
              <w:rPr>
                <w:rFonts w:ascii="Times New Roman" w:hAnsi="Times New Roman" w:cs="Times New Roman"/>
              </w:rPr>
            </w:pPr>
          </w:p>
        </w:tc>
        <w:tc>
          <w:tcPr>
            <w:tcW w:w="5490" w:type="dxa"/>
            <w:tcBorders>
              <w:bottom w:val="single" w:sz="4" w:space="0" w:color="7297BD"/>
            </w:tcBorders>
            <w:shd w:val="clear" w:color="auto" w:fill="DBE5F1" w:themeFill="accent1" w:themeFillTint="33"/>
          </w:tcPr>
          <w:p w14:paraId="63F58CA6" w14:textId="341D6966" w:rsidR="004856F7" w:rsidRPr="005008AA" w:rsidRDefault="005C64C5" w:rsidP="005C64C5">
            <w:pPr>
              <w:spacing w:before="60" w:after="60"/>
              <w:rPr>
                <w:rFonts w:ascii="Times New Roman" w:hAnsi="Times New Roman" w:cs="Times New Roman"/>
              </w:rPr>
            </w:pPr>
            <w:r>
              <w:rPr>
                <w:rFonts w:ascii="Times New Roman" w:hAnsi="Times New Roman" w:cs="Times New Roman"/>
              </w:rPr>
              <w:t>Display in coaching</w:t>
            </w:r>
            <w:r w:rsidR="00450E9A">
              <w:rPr>
                <w:rFonts w:ascii="Times New Roman" w:hAnsi="Times New Roman" w:cs="Times New Roman"/>
              </w:rPr>
              <w:t>/warning</w:t>
            </w:r>
            <w:r>
              <w:rPr>
                <w:rFonts w:ascii="Times New Roman" w:hAnsi="Times New Roman" w:cs="Times New Roman"/>
              </w:rPr>
              <w:t xml:space="preserve"> reason order and w</w:t>
            </w:r>
            <w:r w:rsidR="004856F7">
              <w:rPr>
                <w:rFonts w:ascii="Times New Roman" w:hAnsi="Times New Roman" w:cs="Times New Roman"/>
              </w:rPr>
              <w:t>here possible</w:t>
            </w:r>
            <w:r>
              <w:rPr>
                <w:rFonts w:ascii="Times New Roman" w:hAnsi="Times New Roman" w:cs="Times New Roman"/>
              </w:rPr>
              <w:t>,</w:t>
            </w:r>
            <w:r w:rsidR="004856F7">
              <w:rPr>
                <w:rFonts w:ascii="Times New Roman" w:hAnsi="Times New Roman" w:cs="Times New Roman"/>
              </w:rPr>
              <w:t xml:space="preserve"> combine sub-reasons or values such as they </w:t>
            </w:r>
            <w:r w:rsidR="004856F7">
              <w:rPr>
                <w:rFonts w:ascii="Times New Roman" w:hAnsi="Times New Roman" w:cs="Times New Roman"/>
              </w:rPr>
              <w:lastRenderedPageBreak/>
              <w:t>display once for multiple reasons.</w:t>
            </w:r>
          </w:p>
        </w:tc>
      </w:tr>
    </w:tbl>
    <w:p w14:paraId="5E1F7E25" w14:textId="77777777" w:rsidR="00E17FC2" w:rsidRDefault="00E17FC2" w:rsidP="00E17FC2">
      <w:pPr>
        <w:tabs>
          <w:tab w:val="left" w:pos="1800"/>
        </w:tabs>
        <w:spacing w:after="0"/>
        <w:ind w:left="2880"/>
        <w:rPr>
          <w:rFonts w:ascii="Times New Roman" w:hAnsi="Times New Roman" w:cs="Times New Roman"/>
          <w:sz w:val="24"/>
          <w:szCs w:val="24"/>
        </w:rPr>
      </w:pPr>
    </w:p>
    <w:p w14:paraId="2A9A4018" w14:textId="77777777" w:rsidR="004856F7" w:rsidRPr="00124FAF" w:rsidRDefault="004856F7" w:rsidP="004856F7">
      <w:pPr>
        <w:ind w:firstLine="720"/>
        <w:rPr>
          <w:rFonts w:ascii="Times New Roman" w:hAnsi="Times New Roman" w:cs="Times New Roman"/>
          <w:sz w:val="24"/>
          <w:szCs w:val="24"/>
        </w:rPr>
      </w:pPr>
      <w:r w:rsidRPr="00124FAF">
        <w:rPr>
          <w:rFonts w:ascii="Times New Roman" w:hAnsi="Times New Roman" w:cs="Times New Roman"/>
          <w:sz w:val="24"/>
          <w:szCs w:val="24"/>
        </w:rPr>
        <w:t>Examples:</w:t>
      </w:r>
    </w:p>
    <w:p w14:paraId="76C83202" w14:textId="1F373C06" w:rsidR="004856F7" w:rsidRDefault="004856F7" w:rsidP="00E17FC2">
      <w:pPr>
        <w:tabs>
          <w:tab w:val="left" w:pos="1800"/>
        </w:tabs>
        <w:spacing w:after="0"/>
        <w:ind w:left="2880"/>
        <w:rPr>
          <w:rFonts w:ascii="Times New Roman" w:hAnsi="Times New Roman" w:cs="Times New Roman"/>
          <w:sz w:val="24"/>
          <w:szCs w:val="24"/>
        </w:rPr>
      </w:pPr>
      <w:r>
        <w:rPr>
          <w:noProof/>
        </w:rPr>
        <w:drawing>
          <wp:inline distT="0" distB="0" distL="0" distR="0" wp14:anchorId="25067DEF" wp14:editId="051A05CE">
            <wp:extent cx="4724400" cy="3181350"/>
            <wp:effectExtent l="0" t="0" r="0" b="0"/>
            <wp:docPr id="37" name="Picture 2" descr="cid:image002.png@01D0D112.BCEC1770"/>
            <wp:cNvGraphicFramePr/>
            <a:graphic xmlns:a="http://schemas.openxmlformats.org/drawingml/2006/main">
              <a:graphicData uri="http://schemas.openxmlformats.org/drawingml/2006/picture">
                <pic:pic xmlns:pic="http://schemas.openxmlformats.org/drawingml/2006/picture">
                  <pic:nvPicPr>
                    <pic:cNvPr id="4" name="Picture 2" descr="cid:image002.png@01D0D112.BCEC1770"/>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24400" cy="3181350"/>
                    </a:xfrm>
                    <a:prstGeom prst="rect">
                      <a:avLst/>
                    </a:prstGeom>
                    <a:noFill/>
                    <a:ln>
                      <a:noFill/>
                    </a:ln>
                  </pic:spPr>
                </pic:pic>
              </a:graphicData>
            </a:graphic>
          </wp:inline>
        </w:drawing>
      </w:r>
    </w:p>
    <w:p w14:paraId="43D9D77D" w14:textId="77777777" w:rsidR="004856F7" w:rsidRDefault="004856F7" w:rsidP="00E17FC2">
      <w:pPr>
        <w:tabs>
          <w:tab w:val="left" w:pos="1800"/>
        </w:tabs>
        <w:spacing w:after="0"/>
        <w:ind w:left="2880"/>
        <w:rPr>
          <w:rFonts w:ascii="Times New Roman" w:hAnsi="Times New Roman" w:cs="Times New Roman"/>
          <w:sz w:val="24"/>
          <w:szCs w:val="24"/>
        </w:rPr>
      </w:pPr>
    </w:p>
    <w:p w14:paraId="576CB955" w14:textId="00975253" w:rsidR="00E17FC2" w:rsidRDefault="00E17FC2" w:rsidP="00E17FC2">
      <w:pPr>
        <w:spacing w:after="0"/>
        <w:ind w:left="2160" w:firstLine="720"/>
        <w:rPr>
          <w:rFonts w:ascii="Times New Roman" w:hAnsi="Times New Roman" w:cs="Times New Roman"/>
          <w:sz w:val="24"/>
          <w:szCs w:val="24"/>
        </w:rPr>
      </w:pPr>
      <w:r w:rsidRPr="00803EA1">
        <w:rPr>
          <w:rFonts w:ascii="Times New Roman" w:hAnsi="Times New Roman" w:cs="Times New Roman"/>
          <w:sz w:val="24"/>
          <w:szCs w:val="24"/>
        </w:rPr>
        <w:t>3.2.</w:t>
      </w:r>
      <w:r>
        <w:rPr>
          <w:rFonts w:ascii="Times New Roman" w:hAnsi="Times New Roman" w:cs="Times New Roman"/>
          <w:sz w:val="24"/>
          <w:szCs w:val="24"/>
        </w:rPr>
        <w:t>1.</w:t>
      </w:r>
      <w:r w:rsidR="004919DB">
        <w:rPr>
          <w:rFonts w:ascii="Times New Roman" w:hAnsi="Times New Roman" w:cs="Times New Roman"/>
          <w:sz w:val="24"/>
          <w:szCs w:val="24"/>
        </w:rPr>
        <w:t>4</w:t>
      </w:r>
      <w:r w:rsidRPr="00803EA1">
        <w:rPr>
          <w:rFonts w:ascii="Times New Roman" w:hAnsi="Times New Roman" w:cs="Times New Roman"/>
          <w:sz w:val="24"/>
          <w:szCs w:val="24"/>
        </w:rPr>
        <w:t xml:space="preserve"> </w:t>
      </w:r>
      <w:r>
        <w:rPr>
          <w:rFonts w:ascii="Times New Roman" w:hAnsi="Times New Roman" w:cs="Times New Roman"/>
          <w:sz w:val="24"/>
          <w:szCs w:val="24"/>
        </w:rPr>
        <w:t>No Coaching Reasons Found</w:t>
      </w:r>
    </w:p>
    <w:p w14:paraId="010ED22A" w14:textId="77777777" w:rsidR="00E17FC2" w:rsidRDefault="00E17FC2" w:rsidP="00E17FC2">
      <w:pPr>
        <w:tabs>
          <w:tab w:val="left" w:pos="1800"/>
        </w:tabs>
        <w:spacing w:after="0"/>
        <w:ind w:left="2880"/>
        <w:rPr>
          <w:rFonts w:ascii="Times New Roman" w:hAnsi="Times New Roman" w:cs="Times New Roman"/>
          <w:sz w:val="24"/>
          <w:szCs w:val="24"/>
        </w:rPr>
      </w:pPr>
      <w:r w:rsidRPr="00803EA1">
        <w:rPr>
          <w:rFonts w:ascii="Times New Roman" w:hAnsi="Times New Roman" w:cs="Times New Roman"/>
          <w:sz w:val="24"/>
          <w:szCs w:val="24"/>
        </w:rPr>
        <w:t xml:space="preserve">When </w:t>
      </w:r>
      <w:r>
        <w:rPr>
          <w:rFonts w:ascii="Times New Roman" w:hAnsi="Times New Roman" w:cs="Times New Roman"/>
          <w:sz w:val="24"/>
          <w:szCs w:val="24"/>
        </w:rPr>
        <w:t xml:space="preserve">no coaching or warning reasons are found for the corresponding log, display </w:t>
      </w:r>
      <w:r w:rsidRPr="00803EA1">
        <w:rPr>
          <w:rFonts w:ascii="Times New Roman" w:hAnsi="Times New Roman" w:cs="Times New Roman"/>
          <w:sz w:val="24"/>
          <w:szCs w:val="24"/>
        </w:rPr>
        <w:t xml:space="preserve">the </w:t>
      </w:r>
      <w:r>
        <w:rPr>
          <w:rFonts w:ascii="Times New Roman" w:hAnsi="Times New Roman" w:cs="Times New Roman"/>
          <w:sz w:val="24"/>
          <w:szCs w:val="24"/>
        </w:rPr>
        <w:t>following message:</w:t>
      </w:r>
    </w:p>
    <w:p w14:paraId="318C31BC" w14:textId="77777777" w:rsidR="00E17FC2" w:rsidRDefault="00E17FC2" w:rsidP="00E17FC2">
      <w:pPr>
        <w:tabs>
          <w:tab w:val="left" w:pos="1800"/>
        </w:tabs>
        <w:spacing w:after="0"/>
        <w:ind w:left="720"/>
        <w:rPr>
          <w:rFonts w:ascii="Times New Roman" w:hAnsi="Times New Roman" w:cs="Times New Roman"/>
          <w:sz w:val="24"/>
          <w:szCs w:val="24"/>
        </w:rPr>
      </w:pPr>
      <w:r w:rsidRPr="00803EA1">
        <w:rPr>
          <w:rFonts w:ascii="Times New Roman" w:hAnsi="Times New Roman" w:cs="Times New Roman"/>
          <w:sz w:val="24"/>
          <w:szCs w:val="24"/>
        </w:rPr>
        <w:tab/>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0"/>
        <w:gridCol w:w="4680"/>
        <w:gridCol w:w="5490"/>
      </w:tblGrid>
      <w:tr w:rsidR="005008AA" w:rsidRPr="005008AA" w14:paraId="501C39F9" w14:textId="77777777" w:rsidTr="00EC2B6D">
        <w:trPr>
          <w:trHeight w:val="288"/>
        </w:trPr>
        <w:tc>
          <w:tcPr>
            <w:tcW w:w="360"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06769174" w14:textId="77777777" w:rsidR="005008AA" w:rsidRPr="005008AA" w:rsidRDefault="005008AA" w:rsidP="005C31DF">
            <w:pPr>
              <w:rPr>
                <w:rFonts w:ascii="Times New Roman" w:hAnsi="Times New Roman" w:cs="Times New Roman"/>
                <w:b/>
                <w:color w:val="FFFFFF" w:themeColor="background1"/>
              </w:rPr>
            </w:pPr>
            <w:r w:rsidRPr="005008AA">
              <w:rPr>
                <w:rFonts w:ascii="Times New Roman" w:hAnsi="Times New Roman" w:cs="Times New Roman"/>
                <w:b/>
                <w:color w:val="FFFFFF" w:themeColor="background1"/>
              </w:rPr>
              <w:t>#</w:t>
            </w:r>
          </w:p>
        </w:tc>
        <w:tc>
          <w:tcPr>
            <w:tcW w:w="468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0DB6BB0D" w14:textId="77777777" w:rsidR="005008AA" w:rsidRPr="005008AA" w:rsidRDefault="005008AA" w:rsidP="005C31DF">
            <w:pPr>
              <w:rPr>
                <w:rFonts w:ascii="Times New Roman" w:hAnsi="Times New Roman" w:cs="Times New Roman"/>
                <w:b/>
                <w:color w:val="FFFFFF" w:themeColor="background1"/>
              </w:rPr>
            </w:pPr>
            <w:r w:rsidRPr="005008AA">
              <w:rPr>
                <w:rFonts w:ascii="Times New Roman" w:hAnsi="Times New Roman" w:cs="Times New Roman"/>
                <w:b/>
                <w:color w:val="FFFFFF" w:themeColor="background1"/>
              </w:rPr>
              <w:t>Field Label/Static Text</w:t>
            </w:r>
          </w:p>
        </w:tc>
        <w:tc>
          <w:tcPr>
            <w:tcW w:w="549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632A622" w14:textId="77777777" w:rsidR="005008AA" w:rsidRPr="005008AA" w:rsidRDefault="005008AA" w:rsidP="005C31DF">
            <w:pPr>
              <w:rPr>
                <w:rFonts w:ascii="Times New Roman" w:hAnsi="Times New Roman" w:cs="Times New Roman"/>
                <w:b/>
                <w:color w:val="FFFFFF" w:themeColor="background1"/>
              </w:rPr>
            </w:pPr>
            <w:r w:rsidRPr="005008AA">
              <w:rPr>
                <w:rFonts w:ascii="Times New Roman" w:hAnsi="Times New Roman" w:cs="Times New Roman"/>
                <w:b/>
                <w:color w:val="FFFFFF" w:themeColor="background1"/>
              </w:rPr>
              <w:t xml:space="preserve">Condition/Value/Description </w:t>
            </w:r>
          </w:p>
        </w:tc>
      </w:tr>
      <w:tr w:rsidR="005008AA" w:rsidRPr="005008AA" w14:paraId="5FCDAD22" w14:textId="77777777" w:rsidTr="00EC2B6D">
        <w:tc>
          <w:tcPr>
            <w:tcW w:w="360" w:type="dxa"/>
            <w:tcBorders>
              <w:top w:val="single" w:sz="4" w:space="0" w:color="F2F2F2" w:themeColor="background1" w:themeShade="F2"/>
              <w:bottom w:val="single" w:sz="4" w:space="0" w:color="7297BD"/>
            </w:tcBorders>
            <w:shd w:val="clear" w:color="auto" w:fill="F2F2F2" w:themeFill="background1" w:themeFillShade="F2"/>
          </w:tcPr>
          <w:p w14:paraId="65E8D434" w14:textId="77777777" w:rsidR="005008AA" w:rsidRPr="005008AA" w:rsidRDefault="005008AA" w:rsidP="005C31DF">
            <w:pPr>
              <w:spacing w:before="60" w:after="60"/>
              <w:rPr>
                <w:rFonts w:ascii="Times New Roman" w:hAnsi="Times New Roman" w:cs="Times New Roman"/>
              </w:rPr>
            </w:pPr>
            <w:r w:rsidRPr="005008AA">
              <w:rPr>
                <w:rFonts w:ascii="Times New Roman" w:hAnsi="Times New Roman" w:cs="Times New Roman"/>
              </w:rPr>
              <w:t>1</w:t>
            </w:r>
          </w:p>
        </w:tc>
        <w:tc>
          <w:tcPr>
            <w:tcW w:w="4680" w:type="dxa"/>
            <w:tcBorders>
              <w:top w:val="single" w:sz="4" w:space="0" w:color="F2F2F2" w:themeColor="background1" w:themeShade="F2"/>
              <w:bottom w:val="single" w:sz="4" w:space="0" w:color="7297BD"/>
            </w:tcBorders>
            <w:shd w:val="clear" w:color="auto" w:fill="F2F2F2" w:themeFill="background1" w:themeFillShade="F2"/>
          </w:tcPr>
          <w:p w14:paraId="3021CB6C" w14:textId="34643D0E" w:rsidR="005008AA" w:rsidRPr="005008AA" w:rsidRDefault="005008AA" w:rsidP="005C31DF">
            <w:pPr>
              <w:spacing w:before="60" w:after="60"/>
              <w:rPr>
                <w:rFonts w:ascii="Times New Roman" w:hAnsi="Times New Roman" w:cs="Times New Roman"/>
              </w:rPr>
            </w:pPr>
            <w:r w:rsidRPr="005008AA">
              <w:rPr>
                <w:rFonts w:ascii="Times New Roman" w:hAnsi="Times New Roman" w:cs="Times New Roman"/>
              </w:rPr>
              <w:t>Coaching Reason(s)</w:t>
            </w:r>
          </w:p>
        </w:tc>
        <w:tc>
          <w:tcPr>
            <w:tcW w:w="5490" w:type="dxa"/>
            <w:tcBorders>
              <w:top w:val="single" w:sz="4" w:space="0" w:color="F2F2F2" w:themeColor="background1" w:themeShade="F2"/>
              <w:bottom w:val="single" w:sz="4" w:space="0" w:color="7297BD"/>
            </w:tcBorders>
            <w:shd w:val="clear" w:color="auto" w:fill="F2F2F2" w:themeFill="background1" w:themeFillShade="F2"/>
          </w:tcPr>
          <w:p w14:paraId="75B29A12" w14:textId="43684F6B" w:rsidR="005008AA" w:rsidRPr="005008AA" w:rsidRDefault="005008AA" w:rsidP="005C31DF">
            <w:pPr>
              <w:spacing w:before="60" w:after="60"/>
              <w:rPr>
                <w:rFonts w:ascii="Times New Roman" w:hAnsi="Times New Roman" w:cs="Times New Roman"/>
              </w:rPr>
            </w:pPr>
            <w:r w:rsidRPr="005008AA">
              <w:rPr>
                <w:rFonts w:ascii="Times New Roman" w:hAnsi="Times New Roman" w:cs="Times New Roman"/>
              </w:rPr>
              <w:t>Display</w:t>
            </w:r>
            <w:r w:rsidR="00C37904">
              <w:rPr>
                <w:rFonts w:ascii="Times New Roman" w:hAnsi="Times New Roman" w:cs="Times New Roman"/>
              </w:rPr>
              <w:t xml:space="preserve"> text</w:t>
            </w:r>
          </w:p>
        </w:tc>
      </w:tr>
      <w:tr w:rsidR="005008AA" w:rsidRPr="005008AA" w14:paraId="44F08916" w14:textId="77777777" w:rsidTr="003C40EF">
        <w:tc>
          <w:tcPr>
            <w:tcW w:w="360" w:type="dxa"/>
            <w:tcBorders>
              <w:bottom w:val="single" w:sz="4" w:space="0" w:color="7297BD"/>
            </w:tcBorders>
            <w:shd w:val="clear" w:color="auto" w:fill="DBE5F1" w:themeFill="accent1" w:themeFillTint="33"/>
          </w:tcPr>
          <w:p w14:paraId="7077D048" w14:textId="77777777" w:rsidR="005008AA" w:rsidRPr="005008AA" w:rsidRDefault="005008AA" w:rsidP="005C31DF">
            <w:pPr>
              <w:spacing w:before="60" w:after="60"/>
              <w:rPr>
                <w:rFonts w:ascii="Times New Roman" w:hAnsi="Times New Roman" w:cs="Times New Roman"/>
              </w:rPr>
            </w:pPr>
            <w:r w:rsidRPr="005008AA">
              <w:rPr>
                <w:rFonts w:ascii="Times New Roman" w:hAnsi="Times New Roman" w:cs="Times New Roman"/>
              </w:rPr>
              <w:t>2</w:t>
            </w:r>
          </w:p>
        </w:tc>
        <w:tc>
          <w:tcPr>
            <w:tcW w:w="4680" w:type="dxa"/>
            <w:tcBorders>
              <w:bottom w:val="single" w:sz="4" w:space="0" w:color="7297BD"/>
            </w:tcBorders>
            <w:shd w:val="clear" w:color="auto" w:fill="DBE5F1" w:themeFill="accent1" w:themeFillTint="33"/>
          </w:tcPr>
          <w:p w14:paraId="3F7E5FAE" w14:textId="70441541" w:rsidR="005008AA" w:rsidRPr="005008AA" w:rsidRDefault="005008AA" w:rsidP="005C31DF">
            <w:pPr>
              <w:spacing w:before="60" w:after="60"/>
              <w:rPr>
                <w:rFonts w:ascii="Times New Roman" w:hAnsi="Times New Roman" w:cs="Times New Roman"/>
              </w:rPr>
            </w:pPr>
            <w:r w:rsidRPr="005008AA">
              <w:rPr>
                <w:rFonts w:ascii="Times New Roman" w:hAnsi="Times New Roman" w:cs="Times New Roman"/>
              </w:rPr>
              <w:t>No data was returned</w:t>
            </w:r>
          </w:p>
        </w:tc>
        <w:tc>
          <w:tcPr>
            <w:tcW w:w="5490" w:type="dxa"/>
            <w:tcBorders>
              <w:bottom w:val="single" w:sz="4" w:space="0" w:color="7297BD"/>
            </w:tcBorders>
            <w:shd w:val="clear" w:color="auto" w:fill="DBE5F1" w:themeFill="accent1" w:themeFillTint="33"/>
          </w:tcPr>
          <w:p w14:paraId="6E29640F" w14:textId="2FD3BBDE" w:rsidR="005008AA" w:rsidRPr="005008AA" w:rsidRDefault="005008AA" w:rsidP="005C31DF">
            <w:pPr>
              <w:spacing w:before="60" w:after="60"/>
              <w:rPr>
                <w:rFonts w:ascii="Times New Roman" w:hAnsi="Times New Roman" w:cs="Times New Roman"/>
              </w:rPr>
            </w:pPr>
            <w:r w:rsidRPr="005008AA">
              <w:rPr>
                <w:rFonts w:ascii="Times New Roman" w:hAnsi="Times New Roman" w:cs="Times New Roman"/>
              </w:rPr>
              <w:t>When no data was found for coaching/warning log</w:t>
            </w:r>
            <w:r w:rsidR="00693AC8">
              <w:rPr>
                <w:rFonts w:ascii="Times New Roman" w:hAnsi="Times New Roman" w:cs="Times New Roman"/>
              </w:rPr>
              <w:t xml:space="preserve"> then display text</w:t>
            </w:r>
          </w:p>
        </w:tc>
      </w:tr>
    </w:tbl>
    <w:p w14:paraId="7979B460" w14:textId="0AFC93D3" w:rsidR="00E17FC2" w:rsidRPr="00803EA1" w:rsidRDefault="00E17FC2" w:rsidP="00790ED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p>
    <w:p w14:paraId="4D09C474" w14:textId="77777777" w:rsidR="00E17FC2" w:rsidRPr="00803EA1"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2</w:t>
      </w:r>
      <w:r w:rsidRPr="00803EA1">
        <w:rPr>
          <w:rFonts w:ascii="Times New Roman" w:hAnsi="Times New Roman" w:cs="Times New Roman"/>
          <w:sz w:val="24"/>
          <w:szCs w:val="24"/>
        </w:rPr>
        <w:t xml:space="preserve"> </w:t>
      </w:r>
      <w:r>
        <w:rPr>
          <w:rFonts w:ascii="Times New Roman" w:hAnsi="Times New Roman" w:cs="Times New Roman"/>
          <w:sz w:val="24"/>
          <w:szCs w:val="24"/>
        </w:rPr>
        <w:t>Submitter of Log</w:t>
      </w:r>
    </w:p>
    <w:p w14:paraId="0AC28078" w14:textId="07C9469A" w:rsidR="00E17FC2" w:rsidRDefault="00E17FC2" w:rsidP="00E17FC2">
      <w:pPr>
        <w:tabs>
          <w:tab w:val="left" w:pos="1800"/>
        </w:tabs>
        <w:spacing w:after="0"/>
        <w:ind w:left="720"/>
        <w:rPr>
          <w:rFonts w:ascii="Times New Roman" w:hAnsi="Times New Roman" w:cs="Times New Roman"/>
          <w:sz w:val="24"/>
          <w:szCs w:val="24"/>
        </w:rPr>
      </w:pPr>
      <w:r w:rsidRPr="00803EA1">
        <w:rPr>
          <w:rFonts w:ascii="Times New Roman" w:hAnsi="Times New Roman" w:cs="Times New Roman"/>
          <w:sz w:val="24"/>
          <w:szCs w:val="24"/>
        </w:rPr>
        <w:tab/>
      </w:r>
      <w:r>
        <w:rPr>
          <w:rFonts w:ascii="Times New Roman" w:hAnsi="Times New Roman" w:cs="Times New Roman"/>
          <w:sz w:val="24"/>
          <w:szCs w:val="24"/>
        </w:rPr>
        <w:tab/>
        <w:t>When the submitter of the log reviews it</w:t>
      </w:r>
      <w:r w:rsidR="00BE2609">
        <w:rPr>
          <w:rFonts w:ascii="Times New Roman" w:hAnsi="Times New Roman" w:cs="Times New Roman"/>
          <w:sz w:val="24"/>
          <w:szCs w:val="24"/>
        </w:rPr>
        <w:t xml:space="preserve"> and status is not completed</w:t>
      </w:r>
      <w:r w:rsidR="00886E53">
        <w:rPr>
          <w:rFonts w:ascii="Times New Roman" w:hAnsi="Times New Roman" w:cs="Times New Roman"/>
          <w:sz w:val="24"/>
          <w:szCs w:val="24"/>
        </w:rPr>
        <w:t xml:space="preserve">, </w:t>
      </w:r>
      <w:r>
        <w:rPr>
          <w:rFonts w:ascii="Times New Roman" w:hAnsi="Times New Roman" w:cs="Times New Roman"/>
          <w:sz w:val="24"/>
          <w:szCs w:val="24"/>
        </w:rPr>
        <w:t>then display the following information:</w:t>
      </w:r>
    </w:p>
    <w:p w14:paraId="27A3D123" w14:textId="77777777" w:rsidR="00886E53" w:rsidRDefault="00886E53" w:rsidP="00E17FC2">
      <w:pPr>
        <w:tabs>
          <w:tab w:val="left" w:pos="1800"/>
        </w:tabs>
        <w:spacing w:after="0"/>
        <w:ind w:left="720"/>
        <w:rPr>
          <w:rFonts w:ascii="Times New Roman" w:hAnsi="Times New Roman" w:cs="Times New Roman"/>
          <w:sz w:val="24"/>
          <w:szCs w:val="24"/>
        </w:rPr>
      </w:pPr>
    </w:p>
    <w:p w14:paraId="56B3551E" w14:textId="483DF951" w:rsidR="00472493"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472493" w:rsidRPr="00800405" w14:paraId="0DD40D7A" w14:textId="77777777" w:rsidTr="00EC2B6D">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0CD64AED" w14:textId="77777777" w:rsidR="00472493" w:rsidRPr="00800405" w:rsidRDefault="00472493"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4052A96" w14:textId="77777777" w:rsidR="00472493" w:rsidRPr="00800405" w:rsidRDefault="00472493"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53F70B8" w14:textId="77777777" w:rsidR="00472493" w:rsidRPr="00800405" w:rsidRDefault="00472493"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472493" w:rsidRPr="00800405" w14:paraId="74A5F902" w14:textId="77777777" w:rsidTr="00EC2B6D">
        <w:tc>
          <w:tcPr>
            <w:tcW w:w="364" w:type="dxa"/>
            <w:tcBorders>
              <w:top w:val="single" w:sz="4" w:space="0" w:color="7297BD"/>
              <w:bottom w:val="single" w:sz="4" w:space="0" w:color="7297BD"/>
            </w:tcBorders>
            <w:shd w:val="clear" w:color="auto" w:fill="F2F2F2" w:themeFill="background1" w:themeFillShade="F2"/>
          </w:tcPr>
          <w:p w14:paraId="1B15B180" w14:textId="77777777" w:rsidR="00472493" w:rsidRPr="00124FAF" w:rsidRDefault="00472493" w:rsidP="005C31DF">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2A474D79" w14:textId="66B9B609" w:rsidR="00472493" w:rsidRPr="00472493" w:rsidRDefault="00472493" w:rsidP="005C31DF">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55DF5AA9" w14:textId="7E8CBF2B" w:rsidR="00472493" w:rsidRPr="00124FAF" w:rsidRDefault="00472493" w:rsidP="005C31DF">
            <w:pPr>
              <w:rPr>
                <w:rFonts w:ascii="Times New Roman" w:hAnsi="Times New Roman" w:cs="Times New Roman"/>
              </w:rPr>
            </w:pPr>
            <w:r>
              <w:rPr>
                <w:rFonts w:ascii="Times New Roman" w:hAnsi="Times New Roman" w:cs="Times New Roman"/>
              </w:rPr>
              <w:t>Display description of the log</w:t>
            </w:r>
          </w:p>
        </w:tc>
      </w:tr>
      <w:tr w:rsidR="00472493" w:rsidRPr="00800405" w14:paraId="02BEED67" w14:textId="77777777" w:rsidTr="00EC2B6D">
        <w:tc>
          <w:tcPr>
            <w:tcW w:w="364" w:type="dxa"/>
            <w:tcBorders>
              <w:bottom w:val="single" w:sz="4" w:space="0" w:color="7297BD"/>
            </w:tcBorders>
            <w:shd w:val="clear" w:color="auto" w:fill="DBE5F1" w:themeFill="accent1" w:themeFillTint="33"/>
          </w:tcPr>
          <w:p w14:paraId="1E4EA5FC" w14:textId="77777777" w:rsidR="00472493" w:rsidRPr="00124FAF" w:rsidRDefault="00472493" w:rsidP="005C31DF">
            <w:pPr>
              <w:rPr>
                <w:rFonts w:ascii="Times New Roman" w:hAnsi="Times New Roman" w:cs="Times New Roman"/>
              </w:rPr>
            </w:pPr>
            <w:r w:rsidRPr="00124FAF">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4A426985" w14:textId="1BA9C744" w:rsidR="00472493" w:rsidRPr="00124FAF" w:rsidRDefault="00472493" w:rsidP="005C31DF">
            <w:pPr>
              <w:rPr>
                <w:rFonts w:ascii="Times New Roman" w:hAnsi="Times New Roman" w:cs="Times New Roman"/>
              </w:rPr>
            </w:pPr>
            <w:r>
              <w:rPr>
                <w:rFonts w:ascii="Times New Roman" w:hAnsi="Times New Roman" w:cs="Times New Roman"/>
              </w:rPr>
              <w:t>Notes from Manager:</w:t>
            </w:r>
          </w:p>
        </w:tc>
        <w:tc>
          <w:tcPr>
            <w:tcW w:w="5488" w:type="dxa"/>
            <w:tcBorders>
              <w:bottom w:val="single" w:sz="4" w:space="0" w:color="7297BD"/>
            </w:tcBorders>
            <w:shd w:val="clear" w:color="auto" w:fill="DBE5F1" w:themeFill="accent1" w:themeFillTint="33"/>
          </w:tcPr>
          <w:p w14:paraId="70D6FD43" w14:textId="2FB9AF9E" w:rsidR="00472493" w:rsidRPr="00124FAF" w:rsidRDefault="00216BC6" w:rsidP="00216BC6">
            <w:pPr>
              <w:rPr>
                <w:rFonts w:ascii="Times New Roman" w:hAnsi="Times New Roman" w:cs="Times New Roman"/>
              </w:rPr>
            </w:pPr>
            <w:r>
              <w:rPr>
                <w:rFonts w:ascii="Times New Roman" w:hAnsi="Times New Roman" w:cs="Times New Roman"/>
              </w:rPr>
              <w:t xml:space="preserve">If submitter is not the supervisor or manager of the log’s recipient and </w:t>
            </w:r>
            <w:r w:rsidR="00472493">
              <w:rPr>
                <w:rFonts w:ascii="Times New Roman" w:hAnsi="Times New Roman" w:cs="Times New Roman"/>
              </w:rPr>
              <w:t>manager notes of the log exist then display te</w:t>
            </w:r>
            <w:r w:rsidR="00DE7AD5">
              <w:rPr>
                <w:rFonts w:ascii="Times New Roman" w:hAnsi="Times New Roman" w:cs="Times New Roman"/>
              </w:rPr>
              <w:t>xt and manager notes of the log</w:t>
            </w:r>
          </w:p>
        </w:tc>
      </w:tr>
      <w:tr w:rsidR="00472493" w:rsidRPr="00800405" w14:paraId="5852BC4A" w14:textId="77777777" w:rsidTr="00472493">
        <w:tc>
          <w:tcPr>
            <w:tcW w:w="364" w:type="dxa"/>
            <w:shd w:val="clear" w:color="auto" w:fill="F2F2F2" w:themeFill="background1" w:themeFillShade="F2"/>
          </w:tcPr>
          <w:p w14:paraId="71A637D8" w14:textId="77777777" w:rsidR="00472493" w:rsidRPr="00124FAF" w:rsidRDefault="00472493" w:rsidP="005C31DF">
            <w:pPr>
              <w:rPr>
                <w:rFonts w:ascii="Times New Roman" w:hAnsi="Times New Roman" w:cs="Times New Roman"/>
              </w:rPr>
            </w:pPr>
            <w:r w:rsidRPr="00124FAF">
              <w:rPr>
                <w:rFonts w:ascii="Times New Roman" w:hAnsi="Times New Roman" w:cs="Times New Roman"/>
              </w:rPr>
              <w:t>3</w:t>
            </w:r>
          </w:p>
        </w:tc>
        <w:tc>
          <w:tcPr>
            <w:tcW w:w="4678" w:type="dxa"/>
            <w:shd w:val="clear" w:color="auto" w:fill="F2F2F2" w:themeFill="background1" w:themeFillShade="F2"/>
          </w:tcPr>
          <w:p w14:paraId="10B958DA" w14:textId="2526C1AC" w:rsidR="00472493" w:rsidRPr="00124FAF" w:rsidRDefault="00472493" w:rsidP="005C31DF">
            <w:pPr>
              <w:rPr>
                <w:rFonts w:ascii="Times New Roman" w:hAnsi="Times New Roman" w:cs="Times New Roman"/>
              </w:rPr>
            </w:pPr>
            <w:r>
              <w:rPr>
                <w:rFonts w:ascii="Times New Roman" w:hAnsi="Times New Roman" w:cs="Times New Roman"/>
              </w:rPr>
              <w:t>Coaching Notes</w:t>
            </w:r>
            <w:r w:rsidRPr="00124FAF">
              <w:rPr>
                <w:rFonts w:ascii="Times New Roman" w:hAnsi="Times New Roman" w:cs="Times New Roman"/>
              </w:rPr>
              <w:t>:</w:t>
            </w:r>
          </w:p>
        </w:tc>
        <w:tc>
          <w:tcPr>
            <w:tcW w:w="5488" w:type="dxa"/>
            <w:shd w:val="clear" w:color="auto" w:fill="F2F2F2" w:themeFill="background1" w:themeFillShade="F2"/>
          </w:tcPr>
          <w:p w14:paraId="319265A8" w14:textId="758AA759" w:rsidR="00472493" w:rsidRPr="00124FAF" w:rsidRDefault="00472493" w:rsidP="00472493">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 xml:space="preserve">the coaching notes </w:t>
            </w:r>
            <w:r w:rsidRPr="00124FAF">
              <w:rPr>
                <w:rFonts w:ascii="Times New Roman" w:hAnsi="Times New Roman" w:cs="Times New Roman"/>
              </w:rPr>
              <w:t>of log</w:t>
            </w:r>
          </w:p>
        </w:tc>
      </w:tr>
    </w:tbl>
    <w:p w14:paraId="25E993C2" w14:textId="77777777" w:rsidR="00472493" w:rsidRDefault="00472493" w:rsidP="00E17FC2">
      <w:pPr>
        <w:tabs>
          <w:tab w:val="left" w:pos="1800"/>
        </w:tabs>
        <w:spacing w:after="0"/>
        <w:ind w:left="720"/>
        <w:rPr>
          <w:rFonts w:ascii="Times New Roman" w:hAnsi="Times New Roman" w:cs="Times New Roman"/>
          <w:sz w:val="24"/>
          <w:szCs w:val="24"/>
        </w:rPr>
      </w:pPr>
    </w:p>
    <w:p w14:paraId="15CD0012" w14:textId="77777777" w:rsidR="00E17FC2" w:rsidRPr="00803EA1"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3</w:t>
      </w:r>
      <w:r w:rsidRPr="00803EA1">
        <w:rPr>
          <w:rFonts w:ascii="Times New Roman" w:hAnsi="Times New Roman" w:cs="Times New Roman"/>
          <w:sz w:val="24"/>
          <w:szCs w:val="24"/>
        </w:rPr>
        <w:t xml:space="preserve"> </w:t>
      </w:r>
      <w:r>
        <w:rPr>
          <w:rFonts w:ascii="Times New Roman" w:hAnsi="Times New Roman" w:cs="Times New Roman"/>
          <w:sz w:val="24"/>
          <w:szCs w:val="24"/>
        </w:rPr>
        <w:t>Employee of Log</w:t>
      </w:r>
    </w:p>
    <w:p w14:paraId="7488682F" w14:textId="77777777" w:rsidR="00E17FC2" w:rsidRDefault="00E17FC2" w:rsidP="00E17FC2">
      <w:pPr>
        <w:tabs>
          <w:tab w:val="left" w:pos="1800"/>
        </w:tabs>
        <w:spacing w:after="0"/>
        <w:ind w:left="2160"/>
        <w:rPr>
          <w:rFonts w:ascii="Times New Roman" w:hAnsi="Times New Roman" w:cs="Times New Roman"/>
          <w:sz w:val="24"/>
          <w:szCs w:val="24"/>
        </w:rPr>
      </w:pPr>
      <w:r w:rsidRPr="00DE7AD5">
        <w:rPr>
          <w:rFonts w:ascii="Times New Roman" w:hAnsi="Times New Roman" w:cs="Times New Roman"/>
          <w:sz w:val="24"/>
          <w:szCs w:val="24"/>
        </w:rPr>
        <w:t>When the Employee recipient reviews a log and the status is not completed, then display the following information:</w:t>
      </w:r>
    </w:p>
    <w:p w14:paraId="3011D560" w14:textId="77777777" w:rsidR="00E17FC2" w:rsidRDefault="00E17FC2" w:rsidP="00E17FC2">
      <w:pPr>
        <w:tabs>
          <w:tab w:val="left" w:pos="1800"/>
        </w:tabs>
        <w:spacing w:after="0"/>
        <w:ind w:left="72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DE7AD5" w:rsidRPr="00800405" w14:paraId="2D60FD77" w14:textId="77777777" w:rsidTr="00EC2B6D">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09196FE2" w14:textId="77777777" w:rsidR="00DE7AD5" w:rsidRPr="00800405" w:rsidRDefault="00DE7AD5"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FE5DD76" w14:textId="77777777" w:rsidR="00DE7AD5" w:rsidRPr="00800405" w:rsidRDefault="00DE7AD5"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06DBFBA" w14:textId="77777777" w:rsidR="00DE7AD5" w:rsidRPr="00800405" w:rsidRDefault="00DE7AD5"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DE7AD5" w:rsidRPr="00800405" w14:paraId="272F4C07" w14:textId="77777777" w:rsidTr="00EC2B6D">
        <w:tc>
          <w:tcPr>
            <w:tcW w:w="364" w:type="dxa"/>
            <w:tcBorders>
              <w:top w:val="single" w:sz="4" w:space="0" w:color="7297BD"/>
              <w:bottom w:val="single" w:sz="4" w:space="0" w:color="7297BD"/>
            </w:tcBorders>
            <w:shd w:val="clear" w:color="auto" w:fill="F2F2F2" w:themeFill="background1" w:themeFillShade="F2"/>
          </w:tcPr>
          <w:p w14:paraId="7CE88F39" w14:textId="77777777" w:rsidR="00DE7AD5" w:rsidRPr="00124FAF" w:rsidRDefault="00DE7AD5" w:rsidP="005C31DF">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00CB8B7A" w14:textId="77777777" w:rsidR="00DE7AD5" w:rsidRPr="00472493" w:rsidRDefault="00DE7AD5" w:rsidP="005C31DF">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1BB26DE9" w14:textId="77777777" w:rsidR="00DE7AD5" w:rsidRPr="00124FAF" w:rsidRDefault="00DE7AD5" w:rsidP="005C31DF">
            <w:pPr>
              <w:rPr>
                <w:rFonts w:ascii="Times New Roman" w:hAnsi="Times New Roman" w:cs="Times New Roman"/>
              </w:rPr>
            </w:pPr>
            <w:r>
              <w:rPr>
                <w:rFonts w:ascii="Times New Roman" w:hAnsi="Times New Roman" w:cs="Times New Roman"/>
              </w:rPr>
              <w:t>Display description of the log</w:t>
            </w:r>
          </w:p>
        </w:tc>
      </w:tr>
      <w:tr w:rsidR="00DE7AD5" w:rsidRPr="00800405" w14:paraId="6BF92725" w14:textId="77777777" w:rsidTr="00EC2B6D">
        <w:tc>
          <w:tcPr>
            <w:tcW w:w="364" w:type="dxa"/>
            <w:tcBorders>
              <w:bottom w:val="single" w:sz="4" w:space="0" w:color="7297BD"/>
            </w:tcBorders>
            <w:shd w:val="clear" w:color="auto" w:fill="DBE5F1" w:themeFill="accent1" w:themeFillTint="33"/>
          </w:tcPr>
          <w:p w14:paraId="5C84795A" w14:textId="77777777" w:rsidR="00DE7AD5" w:rsidRPr="00124FAF" w:rsidRDefault="00DE7AD5" w:rsidP="005C31DF">
            <w:pPr>
              <w:rPr>
                <w:rFonts w:ascii="Times New Roman" w:hAnsi="Times New Roman" w:cs="Times New Roman"/>
              </w:rPr>
            </w:pPr>
            <w:r w:rsidRPr="00124FAF">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61305ADB" w14:textId="77777777" w:rsidR="00DE7AD5" w:rsidRPr="00124FAF" w:rsidRDefault="00DE7AD5" w:rsidP="005C31DF">
            <w:pPr>
              <w:rPr>
                <w:rFonts w:ascii="Times New Roman" w:hAnsi="Times New Roman" w:cs="Times New Roman"/>
              </w:rPr>
            </w:pPr>
            <w:r>
              <w:rPr>
                <w:rFonts w:ascii="Times New Roman" w:hAnsi="Times New Roman" w:cs="Times New Roman"/>
              </w:rPr>
              <w:t>Notes from Manager:</w:t>
            </w:r>
          </w:p>
        </w:tc>
        <w:tc>
          <w:tcPr>
            <w:tcW w:w="5488" w:type="dxa"/>
            <w:tcBorders>
              <w:bottom w:val="single" w:sz="4" w:space="0" w:color="7297BD"/>
            </w:tcBorders>
            <w:shd w:val="clear" w:color="auto" w:fill="DBE5F1" w:themeFill="accent1" w:themeFillTint="33"/>
          </w:tcPr>
          <w:p w14:paraId="171A6DF6" w14:textId="7B05A585" w:rsidR="00DE7AD5" w:rsidRPr="00124FAF" w:rsidRDefault="00216BC6" w:rsidP="00216BC6">
            <w:pPr>
              <w:rPr>
                <w:rFonts w:ascii="Times New Roman" w:hAnsi="Times New Roman" w:cs="Times New Roman"/>
              </w:rPr>
            </w:pPr>
            <w:r>
              <w:rPr>
                <w:rFonts w:ascii="Times New Roman" w:hAnsi="Times New Roman" w:cs="Times New Roman"/>
              </w:rPr>
              <w:t xml:space="preserve">If log is not confirmed as a Customer Service Escalation and </w:t>
            </w:r>
            <w:r w:rsidR="00DE7AD5">
              <w:rPr>
                <w:rFonts w:ascii="Times New Roman" w:hAnsi="Times New Roman" w:cs="Times New Roman"/>
              </w:rPr>
              <w:t>manager notes of the log exist then display text and manager notes of the log</w:t>
            </w:r>
          </w:p>
        </w:tc>
      </w:tr>
      <w:tr w:rsidR="00DE7AD5" w:rsidRPr="00800405" w14:paraId="5B83EAB0" w14:textId="77777777" w:rsidTr="005C31DF">
        <w:tc>
          <w:tcPr>
            <w:tcW w:w="364" w:type="dxa"/>
            <w:shd w:val="clear" w:color="auto" w:fill="F2F2F2" w:themeFill="background1" w:themeFillShade="F2"/>
          </w:tcPr>
          <w:p w14:paraId="505F99CC" w14:textId="77777777" w:rsidR="00DE7AD5" w:rsidRPr="00124FAF" w:rsidRDefault="00DE7AD5" w:rsidP="005C31DF">
            <w:pPr>
              <w:rPr>
                <w:rFonts w:ascii="Times New Roman" w:hAnsi="Times New Roman" w:cs="Times New Roman"/>
              </w:rPr>
            </w:pPr>
            <w:r w:rsidRPr="00124FAF">
              <w:rPr>
                <w:rFonts w:ascii="Times New Roman" w:hAnsi="Times New Roman" w:cs="Times New Roman"/>
              </w:rPr>
              <w:t>3</w:t>
            </w:r>
          </w:p>
        </w:tc>
        <w:tc>
          <w:tcPr>
            <w:tcW w:w="4678" w:type="dxa"/>
            <w:shd w:val="clear" w:color="auto" w:fill="F2F2F2" w:themeFill="background1" w:themeFillShade="F2"/>
          </w:tcPr>
          <w:p w14:paraId="7E9BFB8D" w14:textId="77777777" w:rsidR="00DE7AD5" w:rsidRPr="00124FAF" w:rsidRDefault="00DE7AD5" w:rsidP="005C31DF">
            <w:pPr>
              <w:rPr>
                <w:rFonts w:ascii="Times New Roman" w:hAnsi="Times New Roman" w:cs="Times New Roman"/>
              </w:rPr>
            </w:pPr>
            <w:r>
              <w:rPr>
                <w:rFonts w:ascii="Times New Roman" w:hAnsi="Times New Roman" w:cs="Times New Roman"/>
              </w:rPr>
              <w:t>Coaching Notes</w:t>
            </w:r>
            <w:r w:rsidRPr="00124FAF">
              <w:rPr>
                <w:rFonts w:ascii="Times New Roman" w:hAnsi="Times New Roman" w:cs="Times New Roman"/>
              </w:rPr>
              <w:t>:</w:t>
            </w:r>
          </w:p>
        </w:tc>
        <w:tc>
          <w:tcPr>
            <w:tcW w:w="5488" w:type="dxa"/>
            <w:shd w:val="clear" w:color="auto" w:fill="F2F2F2" w:themeFill="background1" w:themeFillShade="F2"/>
          </w:tcPr>
          <w:p w14:paraId="410E4543" w14:textId="77777777" w:rsidR="00DE7AD5" w:rsidRPr="00124FAF" w:rsidRDefault="00DE7AD5" w:rsidP="005C31DF">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 xml:space="preserve">the coaching notes </w:t>
            </w:r>
            <w:r w:rsidRPr="00124FAF">
              <w:rPr>
                <w:rFonts w:ascii="Times New Roman" w:hAnsi="Times New Roman" w:cs="Times New Roman"/>
              </w:rPr>
              <w:t>of log</w:t>
            </w:r>
          </w:p>
        </w:tc>
      </w:tr>
    </w:tbl>
    <w:p w14:paraId="709A828D" w14:textId="77777777" w:rsidR="00E17FC2" w:rsidRDefault="00E17FC2" w:rsidP="00E17FC2">
      <w:pPr>
        <w:tabs>
          <w:tab w:val="left" w:pos="1800"/>
        </w:tabs>
        <w:spacing w:after="0"/>
        <w:ind w:left="720"/>
        <w:rPr>
          <w:rFonts w:ascii="Times New Roman" w:hAnsi="Times New Roman" w:cs="Times New Roman"/>
          <w:sz w:val="24"/>
          <w:szCs w:val="24"/>
        </w:rPr>
      </w:pPr>
    </w:p>
    <w:p w14:paraId="728F423F" w14:textId="41D221C2" w:rsidR="00E17FC2" w:rsidRDefault="00E17FC2" w:rsidP="00E17FC2">
      <w:pPr>
        <w:tabs>
          <w:tab w:val="left" w:pos="1800"/>
        </w:tabs>
        <w:spacing w:after="0"/>
        <w:ind w:left="720"/>
        <w:rPr>
          <w:rFonts w:ascii="Times New Roman" w:hAnsi="Times New Roman" w:cs="Times New Roman"/>
          <w:sz w:val="24"/>
          <w:szCs w:val="24"/>
        </w:rPr>
      </w:pPr>
      <w:r w:rsidRPr="00803EA1">
        <w:rPr>
          <w:rFonts w:ascii="Times New Roman" w:hAnsi="Times New Roman" w:cs="Times New Roman"/>
          <w:sz w:val="24"/>
          <w:szCs w:val="24"/>
        </w:rPr>
        <w:tab/>
      </w:r>
      <w:r w:rsidRPr="00803EA1">
        <w:rPr>
          <w:rFonts w:ascii="Times New Roman" w:hAnsi="Times New Roman" w:cs="Times New Roman"/>
          <w:sz w:val="24"/>
          <w:szCs w:val="24"/>
        </w:rPr>
        <w:tab/>
      </w:r>
      <w:r w:rsidRPr="00803EA1">
        <w:rPr>
          <w:rFonts w:ascii="Times New Roman" w:hAnsi="Times New Roman" w:cs="Times New Roman"/>
          <w:sz w:val="24"/>
          <w:szCs w:val="24"/>
        </w:rPr>
        <w:tab/>
        <w:t>3.2.</w:t>
      </w:r>
      <w:r>
        <w:rPr>
          <w:rFonts w:ascii="Times New Roman" w:hAnsi="Times New Roman" w:cs="Times New Roman"/>
          <w:sz w:val="24"/>
          <w:szCs w:val="24"/>
        </w:rPr>
        <w:t>3</w:t>
      </w:r>
      <w:r w:rsidRPr="00803EA1">
        <w:rPr>
          <w:rFonts w:ascii="Times New Roman" w:hAnsi="Times New Roman" w:cs="Times New Roman"/>
          <w:sz w:val="24"/>
          <w:szCs w:val="24"/>
        </w:rPr>
        <w:t>.</w:t>
      </w:r>
      <w:r>
        <w:rPr>
          <w:rFonts w:ascii="Times New Roman" w:hAnsi="Times New Roman" w:cs="Times New Roman"/>
          <w:sz w:val="24"/>
          <w:szCs w:val="24"/>
        </w:rPr>
        <w:t>1</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Acknowledgement </w:t>
      </w:r>
    </w:p>
    <w:p w14:paraId="7CED61CB" w14:textId="3565F90D"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w:t>
      </w:r>
      <w:r w:rsidR="003B5268">
        <w:rPr>
          <w:rFonts w:ascii="Times New Roman" w:hAnsi="Times New Roman" w:cs="Times New Roman"/>
          <w:sz w:val="24"/>
          <w:szCs w:val="24"/>
        </w:rPr>
        <w:t xml:space="preserve">the </w:t>
      </w:r>
      <w:r>
        <w:rPr>
          <w:rFonts w:ascii="Times New Roman" w:hAnsi="Times New Roman" w:cs="Times New Roman"/>
          <w:sz w:val="24"/>
          <w:szCs w:val="24"/>
        </w:rPr>
        <w:t xml:space="preserve">log </w:t>
      </w:r>
      <w:r w:rsidR="001D5F11">
        <w:rPr>
          <w:rFonts w:ascii="Times New Roman" w:hAnsi="Times New Roman" w:cs="Times New Roman"/>
          <w:sz w:val="24"/>
          <w:szCs w:val="24"/>
        </w:rPr>
        <w:t xml:space="preserve">source is IQS, </w:t>
      </w:r>
      <w:proofErr w:type="spellStart"/>
      <w:r w:rsidR="001D5F11">
        <w:rPr>
          <w:rFonts w:ascii="Times New Roman" w:hAnsi="Times New Roman" w:cs="Times New Roman"/>
          <w:sz w:val="24"/>
          <w:szCs w:val="24"/>
        </w:rPr>
        <w:t>LimeSurvey</w:t>
      </w:r>
      <w:proofErr w:type="spellEnd"/>
      <w:r w:rsidR="001D5F11">
        <w:rPr>
          <w:rFonts w:ascii="Times New Roman" w:hAnsi="Times New Roman" w:cs="Times New Roman"/>
          <w:sz w:val="24"/>
          <w:szCs w:val="24"/>
        </w:rPr>
        <w:t xml:space="preserve">, </w:t>
      </w:r>
      <w:proofErr w:type="spellStart"/>
      <w:r w:rsidR="001D5F11">
        <w:rPr>
          <w:rFonts w:ascii="Times New Roman" w:hAnsi="Times New Roman" w:cs="Times New Roman"/>
          <w:sz w:val="24"/>
          <w:szCs w:val="24"/>
        </w:rPr>
        <w:t>Verint</w:t>
      </w:r>
      <w:proofErr w:type="spellEnd"/>
      <w:r w:rsidR="001D5F11">
        <w:rPr>
          <w:rFonts w:ascii="Times New Roman" w:hAnsi="Times New Roman" w:cs="Times New Roman"/>
          <w:sz w:val="24"/>
          <w:szCs w:val="24"/>
        </w:rPr>
        <w:t xml:space="preserve">-GDIT, </w:t>
      </w:r>
      <w:proofErr w:type="spellStart"/>
      <w:r w:rsidR="00851285">
        <w:rPr>
          <w:rFonts w:ascii="Times New Roman" w:hAnsi="Times New Roman" w:cs="Times New Roman"/>
          <w:sz w:val="24"/>
          <w:szCs w:val="24"/>
        </w:rPr>
        <w:t>Verint</w:t>
      </w:r>
      <w:proofErr w:type="spellEnd"/>
      <w:r w:rsidR="00851285">
        <w:rPr>
          <w:rFonts w:ascii="Times New Roman" w:hAnsi="Times New Roman" w:cs="Times New Roman"/>
          <w:sz w:val="24"/>
          <w:szCs w:val="24"/>
        </w:rPr>
        <w:t xml:space="preserve">-GDIT Supervisor, </w:t>
      </w:r>
      <w:r w:rsidR="001D5F11">
        <w:rPr>
          <w:rFonts w:ascii="Times New Roman" w:hAnsi="Times New Roman" w:cs="Times New Roman"/>
          <w:sz w:val="24"/>
          <w:szCs w:val="24"/>
        </w:rPr>
        <w:t xml:space="preserve">or </w:t>
      </w:r>
      <w:proofErr w:type="spellStart"/>
      <w:r w:rsidR="001D5F11">
        <w:rPr>
          <w:rFonts w:ascii="Times New Roman" w:hAnsi="Times New Roman" w:cs="Times New Roman"/>
          <w:sz w:val="24"/>
          <w:szCs w:val="24"/>
        </w:rPr>
        <w:t>Verint</w:t>
      </w:r>
      <w:proofErr w:type="spellEnd"/>
      <w:r w:rsidR="001D5F11">
        <w:rPr>
          <w:rFonts w:ascii="Times New Roman" w:hAnsi="Times New Roman" w:cs="Times New Roman"/>
          <w:sz w:val="24"/>
          <w:szCs w:val="24"/>
        </w:rPr>
        <w:t>-TQC</w:t>
      </w:r>
      <w:r>
        <w:rPr>
          <w:rFonts w:ascii="Times New Roman" w:hAnsi="Times New Roman" w:cs="Times New Roman"/>
          <w:sz w:val="24"/>
          <w:szCs w:val="24"/>
        </w:rPr>
        <w:t>, then display the following:</w:t>
      </w:r>
    </w:p>
    <w:p w14:paraId="39CDB324" w14:textId="77777777"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5C31DF" w:rsidRPr="00800405" w14:paraId="52074F03" w14:textId="77777777" w:rsidTr="00EC2B6D">
        <w:trPr>
          <w:trHeight w:val="288"/>
        </w:trPr>
        <w:tc>
          <w:tcPr>
            <w:tcW w:w="364"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D7EDCBE" w14:textId="77777777" w:rsidR="005C31DF" w:rsidRPr="00800405" w:rsidRDefault="005C31DF"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6E74F93" w14:textId="77777777" w:rsidR="005C31DF" w:rsidRPr="00800405" w:rsidRDefault="005C31DF"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42E4791E" w14:textId="77777777" w:rsidR="005C31DF" w:rsidRPr="00800405" w:rsidRDefault="005C31DF"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5C31DF" w:rsidRPr="00800405" w14:paraId="4765DE03" w14:textId="77777777" w:rsidTr="00EC2B6D">
        <w:tc>
          <w:tcPr>
            <w:tcW w:w="364" w:type="dxa"/>
            <w:tcBorders>
              <w:top w:val="single" w:sz="4" w:space="0" w:color="F2F2F2" w:themeColor="background1" w:themeShade="F2"/>
              <w:bottom w:val="single" w:sz="4" w:space="0" w:color="7297BD"/>
            </w:tcBorders>
            <w:shd w:val="clear" w:color="auto" w:fill="F2F2F2" w:themeFill="background1" w:themeFillShade="F2"/>
          </w:tcPr>
          <w:p w14:paraId="7D6EFB21" w14:textId="77777777" w:rsidR="005C31DF" w:rsidRPr="00124FAF" w:rsidRDefault="005C31DF" w:rsidP="005C31DF">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F2F2F2" w:themeColor="background1" w:themeShade="F2"/>
              <w:bottom w:val="single" w:sz="4" w:space="0" w:color="7297BD"/>
            </w:tcBorders>
            <w:shd w:val="clear" w:color="auto" w:fill="F2F2F2" w:themeFill="background1" w:themeFillShade="F2"/>
          </w:tcPr>
          <w:p w14:paraId="25A52769" w14:textId="0E793BA8" w:rsidR="005C31DF" w:rsidRPr="00C37904" w:rsidRDefault="005C31DF" w:rsidP="005C31DF">
            <w:pPr>
              <w:rPr>
                <w:rFonts w:ascii="Times New Roman" w:hAnsi="Times New Roman" w:cs="Times New Roman"/>
              </w:rPr>
            </w:pPr>
            <w:r w:rsidRPr="00C37904">
              <w:rPr>
                <w:rFonts w:ascii="Times New Roman" w:hAnsi="Times New Roman" w:cs="Times New Roman"/>
              </w:rPr>
              <w:t>1. Check the box below to acknowledge the monitor:</w:t>
            </w:r>
          </w:p>
        </w:tc>
        <w:tc>
          <w:tcPr>
            <w:tcW w:w="5488" w:type="dxa"/>
            <w:tcBorders>
              <w:top w:val="single" w:sz="4" w:space="0" w:color="F2F2F2" w:themeColor="background1" w:themeShade="F2"/>
              <w:bottom w:val="single" w:sz="4" w:space="0" w:color="7297BD"/>
            </w:tcBorders>
            <w:shd w:val="clear" w:color="auto" w:fill="F2F2F2" w:themeFill="background1" w:themeFillShade="F2"/>
          </w:tcPr>
          <w:p w14:paraId="4BE5BBE3" w14:textId="57DFEB88" w:rsidR="005C31DF" w:rsidRPr="00124FAF" w:rsidRDefault="005C31DF" w:rsidP="005C31DF">
            <w:pPr>
              <w:rPr>
                <w:rFonts w:ascii="Times New Roman" w:hAnsi="Times New Roman" w:cs="Times New Roman"/>
              </w:rPr>
            </w:pPr>
            <w:r>
              <w:rPr>
                <w:rFonts w:ascii="Times New Roman" w:hAnsi="Times New Roman" w:cs="Times New Roman"/>
              </w:rPr>
              <w:t xml:space="preserve">Display </w:t>
            </w:r>
            <w:r w:rsidR="00C37904">
              <w:rPr>
                <w:rFonts w:ascii="Times New Roman" w:hAnsi="Times New Roman" w:cs="Times New Roman"/>
              </w:rPr>
              <w:t>text</w:t>
            </w:r>
          </w:p>
        </w:tc>
      </w:tr>
      <w:tr w:rsidR="005C31DF" w:rsidRPr="00800405" w14:paraId="46E6E8AA" w14:textId="77777777" w:rsidTr="00EC2B6D">
        <w:tc>
          <w:tcPr>
            <w:tcW w:w="364" w:type="dxa"/>
            <w:tcBorders>
              <w:bottom w:val="single" w:sz="4" w:space="0" w:color="F2F2F2" w:themeColor="background1" w:themeShade="F2"/>
            </w:tcBorders>
            <w:shd w:val="clear" w:color="auto" w:fill="DBE5F1" w:themeFill="accent1" w:themeFillTint="33"/>
          </w:tcPr>
          <w:p w14:paraId="2A02FE2B" w14:textId="77777777" w:rsidR="005C31DF" w:rsidRPr="00124FAF" w:rsidRDefault="005C31DF" w:rsidP="005C31DF">
            <w:pPr>
              <w:rPr>
                <w:rFonts w:ascii="Times New Roman" w:hAnsi="Times New Roman" w:cs="Times New Roman"/>
              </w:rPr>
            </w:pPr>
            <w:r w:rsidRPr="00124FAF">
              <w:rPr>
                <w:rFonts w:ascii="Times New Roman" w:hAnsi="Times New Roman" w:cs="Times New Roman"/>
              </w:rPr>
              <w:lastRenderedPageBreak/>
              <w:t>2</w:t>
            </w:r>
          </w:p>
        </w:tc>
        <w:tc>
          <w:tcPr>
            <w:tcW w:w="4678" w:type="dxa"/>
            <w:tcBorders>
              <w:bottom w:val="single" w:sz="4" w:space="0" w:color="F2F2F2" w:themeColor="background1" w:themeShade="F2"/>
            </w:tcBorders>
            <w:shd w:val="clear" w:color="auto" w:fill="DBE5F1" w:themeFill="accent1" w:themeFillTint="33"/>
          </w:tcPr>
          <w:p w14:paraId="4FDD92BC" w14:textId="6F31372F" w:rsidR="005C31DF" w:rsidRPr="00124FAF" w:rsidRDefault="005C31DF" w:rsidP="005C31DF">
            <w:pPr>
              <w:rPr>
                <w:rFonts w:ascii="Times New Roman" w:hAnsi="Times New Roman" w:cs="Times New Roman"/>
              </w:rPr>
            </w:pPr>
          </w:p>
        </w:tc>
        <w:tc>
          <w:tcPr>
            <w:tcW w:w="5488" w:type="dxa"/>
            <w:tcBorders>
              <w:bottom w:val="single" w:sz="4" w:space="0" w:color="F2F2F2" w:themeColor="background1" w:themeShade="F2"/>
            </w:tcBorders>
            <w:shd w:val="clear" w:color="auto" w:fill="DBE5F1" w:themeFill="accent1" w:themeFillTint="33"/>
          </w:tcPr>
          <w:p w14:paraId="02530B58" w14:textId="48F71074" w:rsidR="005C31DF" w:rsidRPr="00124FAF" w:rsidRDefault="00C37904" w:rsidP="00C37904">
            <w:pPr>
              <w:rPr>
                <w:rFonts w:ascii="Times New Roman" w:hAnsi="Times New Roman" w:cs="Times New Roman"/>
              </w:rPr>
            </w:pPr>
            <w:r>
              <w:rPr>
                <w:rFonts w:ascii="Times New Roman" w:hAnsi="Times New Roman" w:cs="Times New Roman"/>
              </w:rPr>
              <w:t xml:space="preserve">Check box data entry </w:t>
            </w:r>
          </w:p>
        </w:tc>
      </w:tr>
      <w:tr w:rsidR="003B5268" w:rsidRPr="00800405" w14:paraId="513E2BA5" w14:textId="77777777" w:rsidTr="00EC2B6D">
        <w:tc>
          <w:tcPr>
            <w:tcW w:w="364" w:type="dxa"/>
            <w:tcBorders>
              <w:top w:val="single" w:sz="4" w:space="0" w:color="F2F2F2" w:themeColor="background1" w:themeShade="F2"/>
              <w:bottom w:val="single" w:sz="4" w:space="0" w:color="7297BD"/>
            </w:tcBorders>
            <w:shd w:val="clear" w:color="auto" w:fill="F2F2F2" w:themeFill="background1" w:themeFillShade="F2"/>
          </w:tcPr>
          <w:p w14:paraId="7CEDC982" w14:textId="591D4B35" w:rsidR="003B5268" w:rsidRDefault="003B5268" w:rsidP="005C64C5">
            <w:pPr>
              <w:rPr>
                <w:rFonts w:ascii="Times New Roman" w:hAnsi="Times New Roman" w:cs="Times New Roman"/>
              </w:rPr>
            </w:pPr>
            <w:r>
              <w:rPr>
                <w:rFonts w:ascii="Times New Roman" w:hAnsi="Times New Roman" w:cs="Times New Roman"/>
              </w:rPr>
              <w:t>3</w:t>
            </w:r>
          </w:p>
        </w:tc>
        <w:tc>
          <w:tcPr>
            <w:tcW w:w="4678" w:type="dxa"/>
            <w:tcBorders>
              <w:top w:val="single" w:sz="4" w:space="0" w:color="F2F2F2" w:themeColor="background1" w:themeShade="F2"/>
              <w:bottom w:val="single" w:sz="4" w:space="0" w:color="7297BD"/>
            </w:tcBorders>
            <w:shd w:val="clear" w:color="auto" w:fill="F2F2F2" w:themeFill="background1" w:themeFillShade="F2"/>
          </w:tcPr>
          <w:p w14:paraId="49587244" w14:textId="17443022" w:rsidR="003B5268" w:rsidRDefault="003B5268" w:rsidP="005C31DF">
            <w:pPr>
              <w:rPr>
                <w:rFonts w:ascii="Times New Roman" w:hAnsi="Times New Roman" w:cs="Times New Roman"/>
              </w:rPr>
            </w:pPr>
            <w:r>
              <w:rPr>
                <w:rFonts w:ascii="Times New Roman" w:hAnsi="Times New Roman" w:cs="Times New Roman"/>
              </w:rPr>
              <w:t>I have read and understand all the information provided on this eCoaching Log.</w:t>
            </w:r>
          </w:p>
        </w:tc>
        <w:tc>
          <w:tcPr>
            <w:tcW w:w="5488" w:type="dxa"/>
            <w:tcBorders>
              <w:top w:val="single" w:sz="4" w:space="0" w:color="F2F2F2" w:themeColor="background1" w:themeShade="F2"/>
              <w:bottom w:val="single" w:sz="4" w:space="0" w:color="7297BD"/>
            </w:tcBorders>
            <w:shd w:val="clear" w:color="auto" w:fill="F2F2F2" w:themeFill="background1" w:themeFillShade="F2"/>
          </w:tcPr>
          <w:p w14:paraId="61248639" w14:textId="2DF744BF" w:rsidR="003B5268" w:rsidRDefault="003B5268" w:rsidP="005C31DF">
            <w:pPr>
              <w:rPr>
                <w:rFonts w:ascii="Times New Roman" w:hAnsi="Times New Roman" w:cs="Times New Roman"/>
              </w:rPr>
            </w:pPr>
            <w:r>
              <w:rPr>
                <w:rFonts w:ascii="Times New Roman" w:hAnsi="Times New Roman" w:cs="Times New Roman"/>
              </w:rPr>
              <w:t>Display text</w:t>
            </w:r>
          </w:p>
        </w:tc>
      </w:tr>
      <w:tr w:rsidR="00C37904" w:rsidRPr="00800405" w14:paraId="0939A69D" w14:textId="77777777" w:rsidTr="00EC2B6D">
        <w:tc>
          <w:tcPr>
            <w:tcW w:w="364" w:type="dxa"/>
            <w:tcBorders>
              <w:bottom w:val="single" w:sz="4" w:space="0" w:color="F2F2F2" w:themeColor="background1" w:themeShade="F2"/>
            </w:tcBorders>
            <w:shd w:val="clear" w:color="auto" w:fill="DBE5F1" w:themeFill="accent1" w:themeFillTint="33"/>
          </w:tcPr>
          <w:p w14:paraId="6E227911" w14:textId="1521EC44" w:rsidR="00C37904" w:rsidRPr="00124FAF" w:rsidRDefault="003B5268" w:rsidP="005C64C5">
            <w:pPr>
              <w:rPr>
                <w:rFonts w:ascii="Times New Roman" w:hAnsi="Times New Roman" w:cs="Times New Roman"/>
              </w:rPr>
            </w:pPr>
            <w:r>
              <w:rPr>
                <w:rFonts w:ascii="Times New Roman" w:hAnsi="Times New Roman" w:cs="Times New Roman"/>
              </w:rPr>
              <w:t>4</w:t>
            </w:r>
          </w:p>
        </w:tc>
        <w:tc>
          <w:tcPr>
            <w:tcW w:w="4678" w:type="dxa"/>
            <w:tcBorders>
              <w:bottom w:val="single" w:sz="4" w:space="0" w:color="F2F2F2" w:themeColor="background1" w:themeShade="F2"/>
            </w:tcBorders>
            <w:shd w:val="clear" w:color="auto" w:fill="DBE5F1" w:themeFill="accent1" w:themeFillTint="33"/>
          </w:tcPr>
          <w:p w14:paraId="3B8B7D8F" w14:textId="00E1CDD1" w:rsidR="00C37904" w:rsidRPr="00124FAF" w:rsidRDefault="00C37904" w:rsidP="005C31DF">
            <w:pPr>
              <w:rPr>
                <w:rFonts w:ascii="Times New Roman" w:hAnsi="Times New Roman" w:cs="Times New Roman"/>
              </w:rPr>
            </w:pPr>
            <w:r>
              <w:rPr>
                <w:rFonts w:ascii="Times New Roman" w:hAnsi="Times New Roman" w:cs="Times New Roman"/>
              </w:rPr>
              <w:t>Submit</w:t>
            </w:r>
          </w:p>
        </w:tc>
        <w:tc>
          <w:tcPr>
            <w:tcW w:w="5488" w:type="dxa"/>
            <w:tcBorders>
              <w:bottom w:val="single" w:sz="4" w:space="0" w:color="F2F2F2" w:themeColor="background1" w:themeShade="F2"/>
            </w:tcBorders>
            <w:shd w:val="clear" w:color="auto" w:fill="DBE5F1" w:themeFill="accent1" w:themeFillTint="33"/>
          </w:tcPr>
          <w:p w14:paraId="715C9E81" w14:textId="5A6CD33F" w:rsidR="00C37904" w:rsidRDefault="00C37904" w:rsidP="005C31DF">
            <w:pPr>
              <w:rPr>
                <w:rFonts w:ascii="Times New Roman" w:hAnsi="Times New Roman" w:cs="Times New Roman"/>
              </w:rPr>
            </w:pPr>
            <w:r>
              <w:rPr>
                <w:rFonts w:ascii="Times New Roman" w:hAnsi="Times New Roman" w:cs="Times New Roman"/>
              </w:rPr>
              <w:t>Button to save information</w:t>
            </w:r>
          </w:p>
        </w:tc>
      </w:tr>
    </w:tbl>
    <w:p w14:paraId="1330654F" w14:textId="77777777" w:rsidR="005C31DF" w:rsidRDefault="005C31DF" w:rsidP="00E17FC2">
      <w:pPr>
        <w:tabs>
          <w:tab w:val="left" w:pos="1800"/>
        </w:tabs>
        <w:spacing w:after="0"/>
        <w:ind w:left="2880"/>
        <w:rPr>
          <w:rFonts w:ascii="Times New Roman" w:hAnsi="Times New Roman" w:cs="Times New Roman"/>
          <w:sz w:val="24"/>
          <w:szCs w:val="24"/>
        </w:rPr>
      </w:pPr>
    </w:p>
    <w:p w14:paraId="45DA341D" w14:textId="77777777" w:rsidR="00E17FC2"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3</w:t>
      </w:r>
      <w:r w:rsidRPr="00803EA1">
        <w:rPr>
          <w:rFonts w:ascii="Times New Roman" w:hAnsi="Times New Roman" w:cs="Times New Roman"/>
          <w:sz w:val="24"/>
          <w:szCs w:val="24"/>
        </w:rPr>
        <w:t>.</w:t>
      </w:r>
      <w:r>
        <w:rPr>
          <w:rFonts w:ascii="Times New Roman" w:hAnsi="Times New Roman" w:cs="Times New Roman"/>
          <w:sz w:val="24"/>
          <w:szCs w:val="24"/>
        </w:rPr>
        <w:t>2</w:t>
      </w:r>
      <w:r w:rsidRPr="00803EA1">
        <w:rPr>
          <w:rFonts w:ascii="Times New Roman" w:hAnsi="Times New Roman" w:cs="Times New Roman"/>
          <w:sz w:val="24"/>
          <w:szCs w:val="24"/>
        </w:rPr>
        <w:t xml:space="preserve"> </w:t>
      </w:r>
      <w:r>
        <w:rPr>
          <w:rFonts w:ascii="Times New Roman" w:hAnsi="Times New Roman" w:cs="Times New Roman"/>
          <w:sz w:val="24"/>
          <w:szCs w:val="24"/>
        </w:rPr>
        <w:t>Acknowledge and feedback</w:t>
      </w:r>
    </w:p>
    <w:p w14:paraId="5F0E20DD" w14:textId="33EF541D"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the log </w:t>
      </w:r>
      <w:r w:rsidR="001D5F11">
        <w:rPr>
          <w:rFonts w:ascii="Times New Roman" w:hAnsi="Times New Roman" w:cs="Times New Roman"/>
          <w:sz w:val="24"/>
          <w:szCs w:val="24"/>
        </w:rPr>
        <w:t xml:space="preserve">source is not IQS, </w:t>
      </w:r>
      <w:proofErr w:type="spellStart"/>
      <w:r w:rsidR="001D5F11">
        <w:rPr>
          <w:rFonts w:ascii="Times New Roman" w:hAnsi="Times New Roman" w:cs="Times New Roman"/>
          <w:sz w:val="24"/>
          <w:szCs w:val="24"/>
        </w:rPr>
        <w:t>LimeSurvey</w:t>
      </w:r>
      <w:proofErr w:type="spellEnd"/>
      <w:r w:rsidR="001D5F11">
        <w:rPr>
          <w:rFonts w:ascii="Times New Roman" w:hAnsi="Times New Roman" w:cs="Times New Roman"/>
          <w:sz w:val="24"/>
          <w:szCs w:val="24"/>
        </w:rPr>
        <w:t xml:space="preserve">, </w:t>
      </w:r>
      <w:proofErr w:type="spellStart"/>
      <w:r w:rsidR="001D5F11">
        <w:rPr>
          <w:rFonts w:ascii="Times New Roman" w:hAnsi="Times New Roman" w:cs="Times New Roman"/>
          <w:sz w:val="24"/>
          <w:szCs w:val="24"/>
        </w:rPr>
        <w:t>Verint</w:t>
      </w:r>
      <w:proofErr w:type="spellEnd"/>
      <w:r w:rsidR="001D5F11">
        <w:rPr>
          <w:rFonts w:ascii="Times New Roman" w:hAnsi="Times New Roman" w:cs="Times New Roman"/>
          <w:sz w:val="24"/>
          <w:szCs w:val="24"/>
        </w:rPr>
        <w:t xml:space="preserve">-GDIT, </w:t>
      </w:r>
      <w:proofErr w:type="spellStart"/>
      <w:r w:rsidR="00851285">
        <w:rPr>
          <w:rFonts w:ascii="Times New Roman" w:hAnsi="Times New Roman" w:cs="Times New Roman"/>
          <w:sz w:val="24"/>
          <w:szCs w:val="24"/>
        </w:rPr>
        <w:t>Verint</w:t>
      </w:r>
      <w:proofErr w:type="spellEnd"/>
      <w:r w:rsidR="00851285">
        <w:rPr>
          <w:rFonts w:ascii="Times New Roman" w:hAnsi="Times New Roman" w:cs="Times New Roman"/>
          <w:sz w:val="24"/>
          <w:szCs w:val="24"/>
        </w:rPr>
        <w:t xml:space="preserve">-GDIT Supervisor, </w:t>
      </w:r>
      <w:r w:rsidR="001D5F11">
        <w:rPr>
          <w:rFonts w:ascii="Times New Roman" w:hAnsi="Times New Roman" w:cs="Times New Roman"/>
          <w:sz w:val="24"/>
          <w:szCs w:val="24"/>
        </w:rPr>
        <w:t xml:space="preserve">or </w:t>
      </w:r>
      <w:proofErr w:type="spellStart"/>
      <w:r w:rsidR="001D5F11">
        <w:rPr>
          <w:rFonts w:ascii="Times New Roman" w:hAnsi="Times New Roman" w:cs="Times New Roman"/>
          <w:sz w:val="24"/>
          <w:szCs w:val="24"/>
        </w:rPr>
        <w:t>Verint</w:t>
      </w:r>
      <w:proofErr w:type="spellEnd"/>
      <w:r w:rsidR="001D5F11">
        <w:rPr>
          <w:rFonts w:ascii="Times New Roman" w:hAnsi="Times New Roman" w:cs="Times New Roman"/>
          <w:sz w:val="24"/>
          <w:szCs w:val="24"/>
        </w:rPr>
        <w:t>-TQC and status is Pending Employee Review</w:t>
      </w:r>
      <w:r>
        <w:rPr>
          <w:rFonts w:ascii="Times New Roman" w:hAnsi="Times New Roman" w:cs="Times New Roman"/>
          <w:sz w:val="24"/>
          <w:szCs w:val="24"/>
        </w:rPr>
        <w:t>, then display the following:</w:t>
      </w:r>
    </w:p>
    <w:p w14:paraId="3C0FA071" w14:textId="77777777"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C37904" w:rsidRPr="00800405" w14:paraId="478EFD3D" w14:textId="77777777" w:rsidTr="00EC2B6D">
        <w:trPr>
          <w:trHeight w:val="288"/>
        </w:trPr>
        <w:tc>
          <w:tcPr>
            <w:tcW w:w="364"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28BBFA0" w14:textId="77777777" w:rsidR="00C37904" w:rsidRPr="00800405" w:rsidRDefault="00C37904"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06432848" w14:textId="77777777" w:rsidR="00C37904" w:rsidRPr="00800405" w:rsidRDefault="00C37904"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96D0CC0" w14:textId="77777777" w:rsidR="00C37904" w:rsidRPr="00800405" w:rsidRDefault="00C37904"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C37904" w:rsidRPr="00800405" w14:paraId="0B7BF819" w14:textId="77777777" w:rsidTr="00EC2B6D">
        <w:tc>
          <w:tcPr>
            <w:tcW w:w="364" w:type="dxa"/>
            <w:tcBorders>
              <w:top w:val="single" w:sz="4" w:space="0" w:color="F2F2F2" w:themeColor="background1" w:themeShade="F2"/>
              <w:bottom w:val="single" w:sz="4" w:space="0" w:color="7297BD"/>
            </w:tcBorders>
            <w:shd w:val="clear" w:color="auto" w:fill="F2F2F2" w:themeFill="background1" w:themeFillShade="F2"/>
          </w:tcPr>
          <w:p w14:paraId="5395DEAE" w14:textId="77777777" w:rsidR="00C37904" w:rsidRPr="00124FAF" w:rsidRDefault="00C37904"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F2F2F2" w:themeColor="background1" w:themeShade="F2"/>
              <w:bottom w:val="single" w:sz="4" w:space="0" w:color="7297BD"/>
            </w:tcBorders>
            <w:shd w:val="clear" w:color="auto" w:fill="F2F2F2" w:themeFill="background1" w:themeFillShade="F2"/>
          </w:tcPr>
          <w:p w14:paraId="378CAB07" w14:textId="50E8A811" w:rsidR="00C37904" w:rsidRPr="00C37904" w:rsidRDefault="00C37904" w:rsidP="001D5F11">
            <w:pPr>
              <w:rPr>
                <w:rFonts w:ascii="Times New Roman" w:hAnsi="Times New Roman" w:cs="Times New Roman"/>
              </w:rPr>
            </w:pPr>
            <w:r w:rsidRPr="00C37904">
              <w:rPr>
                <w:rFonts w:ascii="Times New Roman" w:hAnsi="Times New Roman" w:cs="Times New Roman"/>
              </w:rPr>
              <w:t xml:space="preserve">1. Check the box below to acknowledge the </w:t>
            </w:r>
            <w:r w:rsidR="001D5F11">
              <w:rPr>
                <w:rFonts w:ascii="Times New Roman" w:hAnsi="Times New Roman" w:cs="Times New Roman"/>
              </w:rPr>
              <w:t>coaching opportunity</w:t>
            </w:r>
            <w:r w:rsidRPr="00C37904">
              <w:rPr>
                <w:rFonts w:ascii="Times New Roman" w:hAnsi="Times New Roman" w:cs="Times New Roman"/>
              </w:rPr>
              <w:t>:</w:t>
            </w:r>
          </w:p>
        </w:tc>
        <w:tc>
          <w:tcPr>
            <w:tcW w:w="5488" w:type="dxa"/>
            <w:tcBorders>
              <w:top w:val="single" w:sz="4" w:space="0" w:color="F2F2F2" w:themeColor="background1" w:themeShade="F2"/>
              <w:bottom w:val="single" w:sz="4" w:space="0" w:color="7297BD"/>
            </w:tcBorders>
            <w:shd w:val="clear" w:color="auto" w:fill="F2F2F2" w:themeFill="background1" w:themeFillShade="F2"/>
          </w:tcPr>
          <w:p w14:paraId="2A8A0203" w14:textId="38C7807C" w:rsidR="00C37904" w:rsidRPr="00124FAF" w:rsidRDefault="00C37904" w:rsidP="00D82407">
            <w:pPr>
              <w:rPr>
                <w:rFonts w:ascii="Times New Roman" w:hAnsi="Times New Roman" w:cs="Times New Roman"/>
              </w:rPr>
            </w:pPr>
            <w:r>
              <w:rPr>
                <w:rFonts w:ascii="Times New Roman" w:hAnsi="Times New Roman" w:cs="Times New Roman"/>
              </w:rPr>
              <w:t>Display text</w:t>
            </w:r>
          </w:p>
        </w:tc>
      </w:tr>
      <w:tr w:rsidR="00C37904" w:rsidRPr="00800405" w14:paraId="6BB92617" w14:textId="77777777" w:rsidTr="00EC2B6D">
        <w:tc>
          <w:tcPr>
            <w:tcW w:w="364" w:type="dxa"/>
            <w:tcBorders>
              <w:bottom w:val="single" w:sz="4" w:space="0" w:color="F2F2F2" w:themeColor="background1" w:themeShade="F2"/>
            </w:tcBorders>
            <w:shd w:val="clear" w:color="auto" w:fill="DBE5F1" w:themeFill="accent1" w:themeFillTint="33"/>
          </w:tcPr>
          <w:p w14:paraId="2DE983BE" w14:textId="77777777" w:rsidR="00C37904" w:rsidRPr="00124FAF" w:rsidRDefault="00C37904" w:rsidP="00D82407">
            <w:pPr>
              <w:rPr>
                <w:rFonts w:ascii="Times New Roman" w:hAnsi="Times New Roman" w:cs="Times New Roman"/>
              </w:rPr>
            </w:pPr>
            <w:r w:rsidRPr="00124FAF">
              <w:rPr>
                <w:rFonts w:ascii="Times New Roman" w:hAnsi="Times New Roman" w:cs="Times New Roman"/>
              </w:rPr>
              <w:t>2</w:t>
            </w:r>
          </w:p>
        </w:tc>
        <w:tc>
          <w:tcPr>
            <w:tcW w:w="4678" w:type="dxa"/>
            <w:tcBorders>
              <w:bottom w:val="single" w:sz="4" w:space="0" w:color="F2F2F2" w:themeColor="background1" w:themeShade="F2"/>
            </w:tcBorders>
            <w:shd w:val="clear" w:color="auto" w:fill="DBE5F1" w:themeFill="accent1" w:themeFillTint="33"/>
          </w:tcPr>
          <w:p w14:paraId="726FCD63" w14:textId="77777777" w:rsidR="00C37904" w:rsidRPr="00124FAF" w:rsidRDefault="00C37904" w:rsidP="00D82407">
            <w:pPr>
              <w:rPr>
                <w:rFonts w:ascii="Times New Roman" w:hAnsi="Times New Roman" w:cs="Times New Roman"/>
              </w:rPr>
            </w:pPr>
          </w:p>
        </w:tc>
        <w:tc>
          <w:tcPr>
            <w:tcW w:w="5488" w:type="dxa"/>
            <w:tcBorders>
              <w:bottom w:val="single" w:sz="4" w:space="0" w:color="F2F2F2" w:themeColor="background1" w:themeShade="F2"/>
            </w:tcBorders>
            <w:shd w:val="clear" w:color="auto" w:fill="DBE5F1" w:themeFill="accent1" w:themeFillTint="33"/>
          </w:tcPr>
          <w:p w14:paraId="4627461A" w14:textId="77777777" w:rsidR="00C37904" w:rsidRPr="00124FAF" w:rsidRDefault="00C37904" w:rsidP="00D82407">
            <w:pPr>
              <w:rPr>
                <w:rFonts w:ascii="Times New Roman" w:hAnsi="Times New Roman" w:cs="Times New Roman"/>
              </w:rPr>
            </w:pPr>
            <w:r>
              <w:rPr>
                <w:rFonts w:ascii="Times New Roman" w:hAnsi="Times New Roman" w:cs="Times New Roman"/>
              </w:rPr>
              <w:t xml:space="preserve">Check box data entry </w:t>
            </w:r>
          </w:p>
        </w:tc>
      </w:tr>
      <w:tr w:rsidR="00C37904" w:rsidRPr="00800405" w14:paraId="1996B6CE" w14:textId="77777777" w:rsidTr="00EC2B6D">
        <w:tc>
          <w:tcPr>
            <w:tcW w:w="364" w:type="dxa"/>
            <w:tcBorders>
              <w:top w:val="single" w:sz="4" w:space="0" w:color="F2F2F2" w:themeColor="background1" w:themeShade="F2"/>
              <w:bottom w:val="single" w:sz="4" w:space="0" w:color="7297BD"/>
            </w:tcBorders>
            <w:shd w:val="clear" w:color="auto" w:fill="F2F2F2" w:themeFill="background1" w:themeFillShade="F2"/>
          </w:tcPr>
          <w:p w14:paraId="38F7279C" w14:textId="77777777" w:rsidR="00C37904" w:rsidRPr="00124FAF" w:rsidRDefault="00C37904" w:rsidP="00D82407">
            <w:pPr>
              <w:rPr>
                <w:rFonts w:ascii="Times New Roman" w:hAnsi="Times New Roman" w:cs="Times New Roman"/>
              </w:rPr>
            </w:pPr>
            <w:r w:rsidRPr="00124FAF">
              <w:rPr>
                <w:rFonts w:ascii="Times New Roman" w:hAnsi="Times New Roman" w:cs="Times New Roman"/>
              </w:rPr>
              <w:t>3</w:t>
            </w:r>
          </w:p>
        </w:tc>
        <w:tc>
          <w:tcPr>
            <w:tcW w:w="4678" w:type="dxa"/>
            <w:tcBorders>
              <w:top w:val="single" w:sz="4" w:space="0" w:color="F2F2F2" w:themeColor="background1" w:themeShade="F2"/>
              <w:bottom w:val="single" w:sz="4" w:space="0" w:color="7297BD"/>
            </w:tcBorders>
            <w:shd w:val="clear" w:color="auto" w:fill="F2F2F2" w:themeFill="background1" w:themeFillShade="F2"/>
          </w:tcPr>
          <w:p w14:paraId="7CB74AD5" w14:textId="39F21510" w:rsidR="00C37904" w:rsidRPr="00C37904" w:rsidRDefault="00C37904" w:rsidP="00D82407">
            <w:pPr>
              <w:rPr>
                <w:rFonts w:ascii="Times New Roman" w:hAnsi="Times New Roman" w:cs="Times New Roman"/>
              </w:rPr>
            </w:pPr>
            <w:r w:rsidRPr="00C37904">
              <w:rPr>
                <w:rFonts w:ascii="Times New Roman" w:hAnsi="Times New Roman" w:cs="Times New Roman"/>
              </w:rPr>
              <w:t>I have read and understand all the information provide</w:t>
            </w:r>
            <w:r w:rsidR="009C7E86">
              <w:rPr>
                <w:rFonts w:ascii="Times New Roman" w:hAnsi="Times New Roman" w:cs="Times New Roman"/>
              </w:rPr>
              <w:t>d</w:t>
            </w:r>
            <w:r w:rsidRPr="00C37904">
              <w:rPr>
                <w:rFonts w:ascii="Times New Roman" w:hAnsi="Times New Roman" w:cs="Times New Roman"/>
              </w:rPr>
              <w:t xml:space="preserve"> on this eCoaching Log</w:t>
            </w:r>
            <w:r w:rsidR="00251EFA">
              <w:rPr>
                <w:rFonts w:ascii="Times New Roman" w:hAnsi="Times New Roman" w:cs="Times New Roman"/>
              </w:rPr>
              <w:t>.</w:t>
            </w:r>
          </w:p>
        </w:tc>
        <w:tc>
          <w:tcPr>
            <w:tcW w:w="5488" w:type="dxa"/>
            <w:tcBorders>
              <w:top w:val="single" w:sz="4" w:space="0" w:color="F2F2F2" w:themeColor="background1" w:themeShade="F2"/>
              <w:bottom w:val="single" w:sz="4" w:space="0" w:color="7297BD"/>
            </w:tcBorders>
            <w:shd w:val="clear" w:color="auto" w:fill="F2F2F2" w:themeFill="background1" w:themeFillShade="F2"/>
          </w:tcPr>
          <w:p w14:paraId="1EBED24E" w14:textId="25FEBDE3" w:rsidR="00C37904" w:rsidRPr="00124FAF" w:rsidRDefault="00C37904" w:rsidP="00D82407">
            <w:pPr>
              <w:rPr>
                <w:rFonts w:ascii="Times New Roman" w:hAnsi="Times New Roman" w:cs="Times New Roman"/>
              </w:rPr>
            </w:pPr>
            <w:r>
              <w:rPr>
                <w:rFonts w:ascii="Times New Roman" w:hAnsi="Times New Roman" w:cs="Times New Roman"/>
              </w:rPr>
              <w:t>Display text</w:t>
            </w:r>
          </w:p>
        </w:tc>
      </w:tr>
      <w:tr w:rsidR="00C37904" w:rsidRPr="00800405" w14:paraId="61ABD9CA" w14:textId="77777777" w:rsidTr="00EC2B6D">
        <w:tc>
          <w:tcPr>
            <w:tcW w:w="364" w:type="dxa"/>
            <w:tcBorders>
              <w:bottom w:val="single" w:sz="4" w:space="0" w:color="F2F2F2" w:themeColor="background1" w:themeShade="F2"/>
            </w:tcBorders>
            <w:shd w:val="clear" w:color="auto" w:fill="DBE5F1" w:themeFill="accent1" w:themeFillTint="33"/>
          </w:tcPr>
          <w:p w14:paraId="45EFC6B7" w14:textId="77777777" w:rsidR="00C37904" w:rsidRPr="00124FAF" w:rsidRDefault="00C37904" w:rsidP="00D82407">
            <w:pPr>
              <w:rPr>
                <w:rFonts w:ascii="Times New Roman" w:hAnsi="Times New Roman" w:cs="Times New Roman"/>
              </w:rPr>
            </w:pPr>
            <w:r>
              <w:rPr>
                <w:rFonts w:ascii="Times New Roman" w:hAnsi="Times New Roman" w:cs="Times New Roman"/>
              </w:rPr>
              <w:t>4</w:t>
            </w:r>
          </w:p>
        </w:tc>
        <w:tc>
          <w:tcPr>
            <w:tcW w:w="4678" w:type="dxa"/>
            <w:tcBorders>
              <w:bottom w:val="single" w:sz="4" w:space="0" w:color="F2F2F2" w:themeColor="background1" w:themeShade="F2"/>
            </w:tcBorders>
            <w:shd w:val="clear" w:color="auto" w:fill="DBE5F1" w:themeFill="accent1" w:themeFillTint="33"/>
          </w:tcPr>
          <w:p w14:paraId="1AA73812" w14:textId="483D98E0" w:rsidR="00C37904" w:rsidRPr="00C37904" w:rsidRDefault="00C37904" w:rsidP="00D82407">
            <w:pPr>
              <w:rPr>
                <w:rFonts w:ascii="Times New Roman" w:hAnsi="Times New Roman" w:cs="Times New Roman"/>
              </w:rPr>
            </w:pPr>
            <w:r w:rsidRPr="00C37904">
              <w:rPr>
                <w:rFonts w:ascii="Times New Roman" w:hAnsi="Times New Roman" w:cs="Times New Roman"/>
              </w:rPr>
              <w:t>2. Provide any comments or feedback below:</w:t>
            </w:r>
          </w:p>
        </w:tc>
        <w:tc>
          <w:tcPr>
            <w:tcW w:w="5488" w:type="dxa"/>
            <w:tcBorders>
              <w:bottom w:val="single" w:sz="4" w:space="0" w:color="F2F2F2" w:themeColor="background1" w:themeShade="F2"/>
            </w:tcBorders>
            <w:shd w:val="clear" w:color="auto" w:fill="DBE5F1" w:themeFill="accent1" w:themeFillTint="33"/>
          </w:tcPr>
          <w:p w14:paraId="1C1EB8FF" w14:textId="576CB431" w:rsidR="00C37904" w:rsidRDefault="00C37904" w:rsidP="00D82407">
            <w:pPr>
              <w:rPr>
                <w:rFonts w:ascii="Times New Roman" w:hAnsi="Times New Roman" w:cs="Times New Roman"/>
              </w:rPr>
            </w:pPr>
            <w:r>
              <w:rPr>
                <w:rFonts w:ascii="Times New Roman" w:hAnsi="Times New Roman" w:cs="Times New Roman"/>
              </w:rPr>
              <w:t>Display text</w:t>
            </w:r>
          </w:p>
        </w:tc>
      </w:tr>
      <w:tr w:rsidR="00C37904" w:rsidRPr="003C40EF" w14:paraId="066106D7" w14:textId="77777777" w:rsidTr="00EC2B6D">
        <w:tc>
          <w:tcPr>
            <w:tcW w:w="364" w:type="dxa"/>
            <w:tcBorders>
              <w:top w:val="single" w:sz="4" w:space="0" w:color="F2F2F2" w:themeColor="background1" w:themeShade="F2"/>
              <w:bottom w:val="single" w:sz="4" w:space="0" w:color="7297BD"/>
            </w:tcBorders>
            <w:shd w:val="clear" w:color="auto" w:fill="F2F2F2" w:themeFill="background1" w:themeFillShade="F2"/>
          </w:tcPr>
          <w:p w14:paraId="6DDAFF7F" w14:textId="53502006" w:rsidR="00C37904" w:rsidRDefault="00C37904" w:rsidP="00D82407">
            <w:pPr>
              <w:rPr>
                <w:rFonts w:ascii="Times New Roman" w:hAnsi="Times New Roman" w:cs="Times New Roman"/>
              </w:rPr>
            </w:pPr>
            <w:r>
              <w:rPr>
                <w:rFonts w:ascii="Times New Roman" w:hAnsi="Times New Roman" w:cs="Times New Roman"/>
              </w:rPr>
              <w:t>5</w:t>
            </w:r>
          </w:p>
        </w:tc>
        <w:tc>
          <w:tcPr>
            <w:tcW w:w="4678" w:type="dxa"/>
            <w:tcBorders>
              <w:top w:val="single" w:sz="4" w:space="0" w:color="F2F2F2" w:themeColor="background1" w:themeShade="F2"/>
              <w:bottom w:val="single" w:sz="4" w:space="0" w:color="7297BD"/>
            </w:tcBorders>
            <w:shd w:val="clear" w:color="auto" w:fill="F2F2F2" w:themeFill="background1" w:themeFillShade="F2"/>
          </w:tcPr>
          <w:p w14:paraId="05889996" w14:textId="77777777" w:rsidR="00C37904" w:rsidRPr="00C37904" w:rsidRDefault="00C37904" w:rsidP="00D82407">
            <w:pPr>
              <w:rPr>
                <w:rFonts w:ascii="Times New Roman" w:hAnsi="Times New Roman" w:cs="Times New Roman"/>
              </w:rPr>
            </w:pPr>
          </w:p>
        </w:tc>
        <w:tc>
          <w:tcPr>
            <w:tcW w:w="5488" w:type="dxa"/>
            <w:tcBorders>
              <w:top w:val="single" w:sz="4" w:space="0" w:color="F2F2F2" w:themeColor="background1" w:themeShade="F2"/>
              <w:bottom w:val="single" w:sz="4" w:space="0" w:color="7297BD"/>
            </w:tcBorders>
            <w:shd w:val="clear" w:color="auto" w:fill="F2F2F2" w:themeFill="background1" w:themeFillShade="F2"/>
          </w:tcPr>
          <w:p w14:paraId="6478B913" w14:textId="43E96FAE" w:rsidR="00C37904" w:rsidRDefault="00C37904" w:rsidP="00D82407">
            <w:pPr>
              <w:rPr>
                <w:rFonts w:ascii="Times New Roman" w:hAnsi="Times New Roman" w:cs="Times New Roman"/>
              </w:rPr>
            </w:pPr>
            <w:r>
              <w:rPr>
                <w:rFonts w:ascii="Times New Roman" w:hAnsi="Times New Roman" w:cs="Times New Roman"/>
              </w:rPr>
              <w:t>Text data entry</w:t>
            </w:r>
          </w:p>
        </w:tc>
      </w:tr>
      <w:tr w:rsidR="00C37904" w:rsidRPr="00800405" w14:paraId="1544747C" w14:textId="77777777" w:rsidTr="00EC2B6D">
        <w:tc>
          <w:tcPr>
            <w:tcW w:w="364" w:type="dxa"/>
            <w:tcBorders>
              <w:bottom w:val="single" w:sz="4" w:space="0" w:color="F2F2F2" w:themeColor="background1" w:themeShade="F2"/>
            </w:tcBorders>
            <w:shd w:val="clear" w:color="auto" w:fill="DBE5F1" w:themeFill="accent1" w:themeFillTint="33"/>
          </w:tcPr>
          <w:p w14:paraId="5BF349A4" w14:textId="7E358120" w:rsidR="00C37904" w:rsidRDefault="00C37904" w:rsidP="00D82407">
            <w:pPr>
              <w:rPr>
                <w:rFonts w:ascii="Times New Roman" w:hAnsi="Times New Roman" w:cs="Times New Roman"/>
              </w:rPr>
            </w:pPr>
            <w:r>
              <w:rPr>
                <w:rFonts w:ascii="Times New Roman" w:hAnsi="Times New Roman" w:cs="Times New Roman"/>
              </w:rPr>
              <w:t>6</w:t>
            </w:r>
          </w:p>
        </w:tc>
        <w:tc>
          <w:tcPr>
            <w:tcW w:w="4678" w:type="dxa"/>
            <w:tcBorders>
              <w:bottom w:val="single" w:sz="4" w:space="0" w:color="F2F2F2" w:themeColor="background1" w:themeShade="F2"/>
            </w:tcBorders>
            <w:shd w:val="clear" w:color="auto" w:fill="DBE5F1" w:themeFill="accent1" w:themeFillTint="33"/>
          </w:tcPr>
          <w:p w14:paraId="19699677" w14:textId="77777777" w:rsidR="00C37904" w:rsidRPr="00C37904" w:rsidRDefault="00C37904" w:rsidP="00C37904">
            <w:pPr>
              <w:tabs>
                <w:tab w:val="left" w:pos="1800"/>
              </w:tabs>
              <w:rPr>
                <w:rFonts w:ascii="Times New Roman" w:hAnsi="Times New Roman" w:cs="Times New Roman"/>
              </w:rPr>
            </w:pPr>
            <w:r w:rsidRPr="00C37904">
              <w:rPr>
                <w:rFonts w:ascii="Times New Roman" w:hAnsi="Times New Roman" w:cs="Times New Roman"/>
              </w:rPr>
              <w:t>(max length 3,000 chars)</w:t>
            </w:r>
          </w:p>
          <w:p w14:paraId="1F5CF8DD" w14:textId="02BE048A" w:rsidR="00C37904" w:rsidRPr="00C37904" w:rsidRDefault="00C37904" w:rsidP="00C37904">
            <w:pPr>
              <w:rPr>
                <w:rFonts w:ascii="Times New Roman" w:hAnsi="Times New Roman" w:cs="Times New Roman"/>
              </w:rPr>
            </w:pPr>
            <w:r w:rsidRPr="00C37904">
              <w:rPr>
                <w:rFonts w:ascii="Times New Roman" w:hAnsi="Times New Roman" w:cs="Times New Roman"/>
              </w:rPr>
              <w:t>Provide as much detail as possible</w:t>
            </w:r>
          </w:p>
        </w:tc>
        <w:tc>
          <w:tcPr>
            <w:tcW w:w="5488" w:type="dxa"/>
            <w:tcBorders>
              <w:bottom w:val="single" w:sz="4" w:space="0" w:color="F2F2F2" w:themeColor="background1" w:themeShade="F2"/>
            </w:tcBorders>
            <w:shd w:val="clear" w:color="auto" w:fill="DBE5F1" w:themeFill="accent1" w:themeFillTint="33"/>
          </w:tcPr>
          <w:p w14:paraId="4CC3F96C" w14:textId="7CAAC641" w:rsidR="00C37904" w:rsidRDefault="00C37904" w:rsidP="00D82407">
            <w:pPr>
              <w:rPr>
                <w:rFonts w:ascii="Times New Roman" w:hAnsi="Times New Roman" w:cs="Times New Roman"/>
              </w:rPr>
            </w:pPr>
            <w:r>
              <w:rPr>
                <w:rFonts w:ascii="Times New Roman" w:hAnsi="Times New Roman" w:cs="Times New Roman"/>
              </w:rPr>
              <w:t>Display text</w:t>
            </w:r>
          </w:p>
        </w:tc>
      </w:tr>
      <w:tr w:rsidR="00C37904" w:rsidRPr="00800405" w14:paraId="553F4380" w14:textId="77777777" w:rsidTr="00EC2B6D">
        <w:tc>
          <w:tcPr>
            <w:tcW w:w="364" w:type="dxa"/>
            <w:tcBorders>
              <w:top w:val="single" w:sz="4" w:space="0" w:color="F2F2F2" w:themeColor="background1" w:themeShade="F2"/>
            </w:tcBorders>
            <w:shd w:val="clear" w:color="auto" w:fill="F2F2F2" w:themeFill="background1" w:themeFillShade="F2"/>
          </w:tcPr>
          <w:p w14:paraId="6F7AAEA8" w14:textId="770D6089" w:rsidR="00C37904" w:rsidRDefault="00C37904" w:rsidP="00D82407">
            <w:pPr>
              <w:rPr>
                <w:rFonts w:ascii="Times New Roman" w:hAnsi="Times New Roman" w:cs="Times New Roman"/>
              </w:rPr>
            </w:pPr>
            <w:r>
              <w:rPr>
                <w:rFonts w:ascii="Times New Roman" w:hAnsi="Times New Roman" w:cs="Times New Roman"/>
              </w:rPr>
              <w:t>7</w:t>
            </w:r>
          </w:p>
        </w:tc>
        <w:tc>
          <w:tcPr>
            <w:tcW w:w="4678" w:type="dxa"/>
            <w:tcBorders>
              <w:top w:val="single" w:sz="4" w:space="0" w:color="F2F2F2" w:themeColor="background1" w:themeShade="F2"/>
            </w:tcBorders>
            <w:shd w:val="clear" w:color="auto" w:fill="F2F2F2" w:themeFill="background1" w:themeFillShade="F2"/>
          </w:tcPr>
          <w:p w14:paraId="508B4F9A" w14:textId="573D5C35" w:rsidR="00C37904" w:rsidRPr="00C37904" w:rsidRDefault="00C37904" w:rsidP="00C37904">
            <w:pPr>
              <w:tabs>
                <w:tab w:val="left" w:pos="1800"/>
              </w:tabs>
              <w:rPr>
                <w:rFonts w:ascii="Times New Roman" w:hAnsi="Times New Roman" w:cs="Times New Roman"/>
              </w:rPr>
            </w:pPr>
            <w:r>
              <w:rPr>
                <w:rFonts w:ascii="Times New Roman" w:hAnsi="Times New Roman" w:cs="Times New Roman"/>
              </w:rPr>
              <w:t>Submit</w:t>
            </w:r>
          </w:p>
        </w:tc>
        <w:tc>
          <w:tcPr>
            <w:tcW w:w="5488" w:type="dxa"/>
            <w:tcBorders>
              <w:top w:val="single" w:sz="4" w:space="0" w:color="F2F2F2" w:themeColor="background1" w:themeShade="F2"/>
            </w:tcBorders>
            <w:shd w:val="clear" w:color="auto" w:fill="F2F2F2" w:themeFill="background1" w:themeFillShade="F2"/>
          </w:tcPr>
          <w:p w14:paraId="0B79A86E" w14:textId="38956F69" w:rsidR="00C37904" w:rsidRDefault="00C37904" w:rsidP="00D82407">
            <w:pPr>
              <w:rPr>
                <w:rFonts w:ascii="Times New Roman" w:hAnsi="Times New Roman" w:cs="Times New Roman"/>
              </w:rPr>
            </w:pPr>
            <w:r>
              <w:rPr>
                <w:rFonts w:ascii="Times New Roman" w:hAnsi="Times New Roman" w:cs="Times New Roman"/>
              </w:rPr>
              <w:t>Button to save information</w:t>
            </w:r>
          </w:p>
        </w:tc>
      </w:tr>
    </w:tbl>
    <w:p w14:paraId="1E376FEA" w14:textId="77777777" w:rsidR="00E17FC2" w:rsidRDefault="00E17FC2" w:rsidP="00E17FC2">
      <w:pPr>
        <w:tabs>
          <w:tab w:val="left" w:pos="1800"/>
        </w:tabs>
        <w:spacing w:after="0"/>
        <w:ind w:left="720"/>
        <w:rPr>
          <w:rFonts w:ascii="Times New Roman" w:hAnsi="Times New Roman" w:cs="Times New Roman"/>
          <w:sz w:val="24"/>
          <w:szCs w:val="24"/>
        </w:rPr>
      </w:pPr>
    </w:p>
    <w:p w14:paraId="4FCD1323" w14:textId="77777777" w:rsidR="00E17FC2" w:rsidRPr="00803EA1"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4</w:t>
      </w:r>
      <w:r w:rsidRPr="00803EA1">
        <w:rPr>
          <w:rFonts w:ascii="Times New Roman" w:hAnsi="Times New Roman" w:cs="Times New Roman"/>
          <w:sz w:val="24"/>
          <w:szCs w:val="24"/>
        </w:rPr>
        <w:t xml:space="preserve"> </w:t>
      </w:r>
      <w:r>
        <w:rPr>
          <w:rFonts w:ascii="Times New Roman" w:hAnsi="Times New Roman" w:cs="Times New Roman"/>
          <w:sz w:val="24"/>
          <w:szCs w:val="24"/>
        </w:rPr>
        <w:t>Supervisor of record</w:t>
      </w:r>
    </w:p>
    <w:p w14:paraId="09640939" w14:textId="77777777" w:rsidR="00E17FC2" w:rsidRDefault="00E17FC2" w:rsidP="00E17FC2">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When the Supervisor of record reviews a log and the status is not completed, then display the following information:</w:t>
      </w:r>
    </w:p>
    <w:p w14:paraId="5DC28B93" w14:textId="77777777" w:rsidR="00E17FC2"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0B716544" w14:textId="77777777" w:rsidR="00E17FC2" w:rsidRDefault="00E17FC2" w:rsidP="00E17FC2">
      <w:pPr>
        <w:tabs>
          <w:tab w:val="left" w:pos="1800"/>
        </w:tabs>
        <w:spacing w:after="0"/>
        <w:ind w:left="720"/>
        <w:rPr>
          <w:rFonts w:ascii="Times New Roman" w:hAnsi="Times New Roman" w:cs="Times New Roman"/>
          <w:sz w:val="24"/>
          <w:szCs w:val="24"/>
        </w:rPr>
      </w:pPr>
      <w:r w:rsidRPr="00803EA1">
        <w:rPr>
          <w:rFonts w:ascii="Times New Roman" w:hAnsi="Times New Roman" w:cs="Times New Roman"/>
          <w:sz w:val="24"/>
          <w:szCs w:val="24"/>
        </w:rPr>
        <w:tab/>
      </w:r>
      <w:r w:rsidRPr="00803EA1">
        <w:rPr>
          <w:rFonts w:ascii="Times New Roman" w:hAnsi="Times New Roman" w:cs="Times New Roman"/>
          <w:sz w:val="24"/>
          <w:szCs w:val="24"/>
        </w:rPr>
        <w:tab/>
      </w:r>
      <w:r w:rsidRPr="00803EA1">
        <w:rPr>
          <w:rFonts w:ascii="Times New Roman" w:hAnsi="Times New Roman" w:cs="Times New Roman"/>
          <w:sz w:val="24"/>
          <w:szCs w:val="24"/>
        </w:rPr>
        <w:tab/>
        <w:t>3.2.</w:t>
      </w:r>
      <w:r>
        <w:rPr>
          <w:rFonts w:ascii="Times New Roman" w:hAnsi="Times New Roman" w:cs="Times New Roman"/>
          <w:sz w:val="24"/>
          <w:szCs w:val="24"/>
        </w:rPr>
        <w:t>4</w:t>
      </w:r>
      <w:r w:rsidRPr="00803EA1">
        <w:rPr>
          <w:rFonts w:ascii="Times New Roman" w:hAnsi="Times New Roman" w:cs="Times New Roman"/>
          <w:sz w:val="24"/>
          <w:szCs w:val="24"/>
        </w:rPr>
        <w:t>.</w:t>
      </w:r>
      <w:r>
        <w:rPr>
          <w:rFonts w:ascii="Times New Roman" w:hAnsi="Times New Roman" w:cs="Times New Roman"/>
          <w:sz w:val="24"/>
          <w:szCs w:val="24"/>
        </w:rPr>
        <w:t>1</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Acknowledgement </w:t>
      </w:r>
    </w:p>
    <w:p w14:paraId="1228E1C2" w14:textId="01991009" w:rsidR="001D5F11" w:rsidRDefault="001D5F11"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the log source is IQS, </w:t>
      </w:r>
      <w:proofErr w:type="spellStart"/>
      <w:r>
        <w:rPr>
          <w:rFonts w:ascii="Times New Roman" w:hAnsi="Times New Roman" w:cs="Times New Roman"/>
          <w:sz w:val="24"/>
          <w:szCs w:val="24"/>
        </w:rPr>
        <w:t>LimeSurvey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Verint</w:t>
      </w:r>
      <w:proofErr w:type="spellEnd"/>
      <w:r>
        <w:rPr>
          <w:rFonts w:ascii="Times New Roman" w:hAnsi="Times New Roman" w:cs="Times New Roman"/>
          <w:sz w:val="24"/>
          <w:szCs w:val="24"/>
        </w:rPr>
        <w:t xml:space="preserve">-GDIT, </w:t>
      </w:r>
      <w:proofErr w:type="spellStart"/>
      <w:r w:rsidR="00964D27">
        <w:rPr>
          <w:rFonts w:ascii="Times New Roman" w:hAnsi="Times New Roman" w:cs="Times New Roman"/>
          <w:sz w:val="24"/>
          <w:szCs w:val="24"/>
        </w:rPr>
        <w:t>Verint</w:t>
      </w:r>
      <w:proofErr w:type="spellEnd"/>
      <w:r w:rsidR="00964D27">
        <w:rPr>
          <w:rFonts w:ascii="Times New Roman" w:hAnsi="Times New Roman" w:cs="Times New Roman"/>
          <w:sz w:val="24"/>
          <w:szCs w:val="24"/>
        </w:rPr>
        <w:t xml:space="preserve">-GIDT Supervisor, </w:t>
      </w:r>
      <w:r>
        <w:rPr>
          <w:rFonts w:ascii="Times New Roman" w:hAnsi="Times New Roman" w:cs="Times New Roman"/>
          <w:sz w:val="24"/>
          <w:szCs w:val="24"/>
        </w:rPr>
        <w:t xml:space="preserve">or </w:t>
      </w:r>
      <w:proofErr w:type="spellStart"/>
      <w:r>
        <w:rPr>
          <w:rFonts w:ascii="Times New Roman" w:hAnsi="Times New Roman" w:cs="Times New Roman"/>
          <w:sz w:val="24"/>
          <w:szCs w:val="24"/>
        </w:rPr>
        <w:t>Verint</w:t>
      </w:r>
      <w:proofErr w:type="spellEnd"/>
      <w:r>
        <w:rPr>
          <w:rFonts w:ascii="Times New Roman" w:hAnsi="Times New Roman" w:cs="Times New Roman"/>
          <w:sz w:val="24"/>
          <w:szCs w:val="24"/>
        </w:rPr>
        <w:t>-TQC, then display the following</w:t>
      </w:r>
    </w:p>
    <w:p w14:paraId="66969A3A" w14:textId="77777777"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C37904" w:rsidRPr="00800405" w14:paraId="197F829A" w14:textId="77777777" w:rsidTr="00EC2B6D">
        <w:trPr>
          <w:trHeight w:val="288"/>
        </w:trPr>
        <w:tc>
          <w:tcPr>
            <w:tcW w:w="364"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132C81EA" w14:textId="77777777" w:rsidR="00C37904" w:rsidRPr="00800405" w:rsidRDefault="00C37904"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D80B0FF" w14:textId="77777777" w:rsidR="00C37904" w:rsidRPr="00800405" w:rsidRDefault="00C37904"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D12E8F3" w14:textId="77777777" w:rsidR="00C37904" w:rsidRPr="00800405" w:rsidRDefault="00C37904"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C37904" w:rsidRPr="00800405" w14:paraId="5BCAED67" w14:textId="77777777" w:rsidTr="00EC2B6D">
        <w:tc>
          <w:tcPr>
            <w:tcW w:w="364" w:type="dxa"/>
            <w:tcBorders>
              <w:top w:val="single" w:sz="4" w:space="0" w:color="F2F2F2" w:themeColor="background1" w:themeShade="F2"/>
              <w:bottom w:val="single" w:sz="4" w:space="0" w:color="7297BD"/>
            </w:tcBorders>
            <w:shd w:val="clear" w:color="auto" w:fill="F2F2F2" w:themeFill="background1" w:themeFillShade="F2"/>
          </w:tcPr>
          <w:p w14:paraId="4BC21CFF" w14:textId="77777777" w:rsidR="00C37904" w:rsidRPr="00124FAF" w:rsidRDefault="00C37904"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F2F2F2" w:themeColor="background1" w:themeShade="F2"/>
              <w:bottom w:val="single" w:sz="4" w:space="0" w:color="7297BD"/>
            </w:tcBorders>
            <w:shd w:val="clear" w:color="auto" w:fill="F2F2F2" w:themeFill="background1" w:themeFillShade="F2"/>
          </w:tcPr>
          <w:p w14:paraId="70DF2E50" w14:textId="77777777" w:rsidR="00C37904" w:rsidRPr="00C37904" w:rsidRDefault="00C37904" w:rsidP="00D82407">
            <w:pPr>
              <w:rPr>
                <w:rFonts w:ascii="Times New Roman" w:hAnsi="Times New Roman" w:cs="Times New Roman"/>
              </w:rPr>
            </w:pPr>
            <w:r w:rsidRPr="00C37904">
              <w:rPr>
                <w:rFonts w:ascii="Times New Roman" w:hAnsi="Times New Roman" w:cs="Times New Roman"/>
              </w:rPr>
              <w:t xml:space="preserve">1. Check the box below to acknowledge the </w:t>
            </w:r>
            <w:r w:rsidRPr="00C37904">
              <w:rPr>
                <w:rFonts w:ascii="Times New Roman" w:hAnsi="Times New Roman" w:cs="Times New Roman"/>
              </w:rPr>
              <w:lastRenderedPageBreak/>
              <w:t>monitor:</w:t>
            </w:r>
          </w:p>
        </w:tc>
        <w:tc>
          <w:tcPr>
            <w:tcW w:w="5488" w:type="dxa"/>
            <w:tcBorders>
              <w:top w:val="single" w:sz="4" w:space="0" w:color="F2F2F2" w:themeColor="background1" w:themeShade="F2"/>
              <w:bottom w:val="single" w:sz="4" w:space="0" w:color="7297BD"/>
            </w:tcBorders>
            <w:shd w:val="clear" w:color="auto" w:fill="F2F2F2" w:themeFill="background1" w:themeFillShade="F2"/>
          </w:tcPr>
          <w:p w14:paraId="3D009E6F" w14:textId="77777777" w:rsidR="00C37904" w:rsidRPr="00124FAF" w:rsidRDefault="00C37904" w:rsidP="00D82407">
            <w:pPr>
              <w:rPr>
                <w:rFonts w:ascii="Times New Roman" w:hAnsi="Times New Roman" w:cs="Times New Roman"/>
              </w:rPr>
            </w:pPr>
            <w:r>
              <w:rPr>
                <w:rFonts w:ascii="Times New Roman" w:hAnsi="Times New Roman" w:cs="Times New Roman"/>
              </w:rPr>
              <w:lastRenderedPageBreak/>
              <w:t>Display text</w:t>
            </w:r>
          </w:p>
        </w:tc>
      </w:tr>
      <w:tr w:rsidR="00C37904" w:rsidRPr="00800405" w14:paraId="5E740A56" w14:textId="77777777" w:rsidTr="00EC2B6D">
        <w:tc>
          <w:tcPr>
            <w:tcW w:w="364" w:type="dxa"/>
            <w:tcBorders>
              <w:bottom w:val="single" w:sz="4" w:space="0" w:color="7297BD"/>
            </w:tcBorders>
            <w:shd w:val="clear" w:color="auto" w:fill="DBE5F1" w:themeFill="accent1" w:themeFillTint="33"/>
          </w:tcPr>
          <w:p w14:paraId="13026389" w14:textId="77777777" w:rsidR="00C37904" w:rsidRPr="00124FAF" w:rsidRDefault="00C37904" w:rsidP="00D82407">
            <w:pPr>
              <w:rPr>
                <w:rFonts w:ascii="Times New Roman" w:hAnsi="Times New Roman" w:cs="Times New Roman"/>
              </w:rPr>
            </w:pPr>
            <w:r w:rsidRPr="00124FAF">
              <w:rPr>
                <w:rFonts w:ascii="Times New Roman" w:hAnsi="Times New Roman" w:cs="Times New Roman"/>
              </w:rPr>
              <w:lastRenderedPageBreak/>
              <w:t>2</w:t>
            </w:r>
          </w:p>
        </w:tc>
        <w:tc>
          <w:tcPr>
            <w:tcW w:w="4678" w:type="dxa"/>
            <w:tcBorders>
              <w:bottom w:val="single" w:sz="4" w:space="0" w:color="7297BD"/>
            </w:tcBorders>
            <w:shd w:val="clear" w:color="auto" w:fill="DBE5F1" w:themeFill="accent1" w:themeFillTint="33"/>
          </w:tcPr>
          <w:p w14:paraId="5DB12D73" w14:textId="77777777" w:rsidR="00C37904" w:rsidRPr="00124FAF" w:rsidRDefault="00C37904" w:rsidP="00D82407">
            <w:pPr>
              <w:rPr>
                <w:rFonts w:ascii="Times New Roman" w:hAnsi="Times New Roman" w:cs="Times New Roman"/>
              </w:rPr>
            </w:pPr>
          </w:p>
        </w:tc>
        <w:tc>
          <w:tcPr>
            <w:tcW w:w="5488" w:type="dxa"/>
            <w:tcBorders>
              <w:bottom w:val="single" w:sz="4" w:space="0" w:color="7297BD"/>
            </w:tcBorders>
            <w:shd w:val="clear" w:color="auto" w:fill="DBE5F1" w:themeFill="accent1" w:themeFillTint="33"/>
          </w:tcPr>
          <w:p w14:paraId="712974D5" w14:textId="77777777" w:rsidR="00C37904" w:rsidRPr="00124FAF" w:rsidRDefault="00C37904" w:rsidP="00D82407">
            <w:pPr>
              <w:rPr>
                <w:rFonts w:ascii="Times New Roman" w:hAnsi="Times New Roman" w:cs="Times New Roman"/>
              </w:rPr>
            </w:pPr>
            <w:r>
              <w:rPr>
                <w:rFonts w:ascii="Times New Roman" w:hAnsi="Times New Roman" w:cs="Times New Roman"/>
              </w:rPr>
              <w:t xml:space="preserve">Check box data entry </w:t>
            </w:r>
          </w:p>
        </w:tc>
      </w:tr>
      <w:tr w:rsidR="00C37904" w:rsidRPr="00800405" w14:paraId="57CB66B7" w14:textId="77777777" w:rsidTr="00EC2B6D">
        <w:tc>
          <w:tcPr>
            <w:tcW w:w="364" w:type="dxa"/>
            <w:tcBorders>
              <w:top w:val="single" w:sz="4" w:space="0" w:color="7297BD"/>
              <w:bottom w:val="single" w:sz="4" w:space="0" w:color="7297BD"/>
            </w:tcBorders>
            <w:shd w:val="clear" w:color="auto" w:fill="F2F2F2" w:themeFill="background1" w:themeFillShade="F2"/>
          </w:tcPr>
          <w:p w14:paraId="24BD61EE" w14:textId="77777777" w:rsidR="00C37904" w:rsidRPr="00124FAF" w:rsidRDefault="00C37904" w:rsidP="00D82407">
            <w:pPr>
              <w:rPr>
                <w:rFonts w:ascii="Times New Roman" w:hAnsi="Times New Roman" w:cs="Times New Roman"/>
              </w:rPr>
            </w:pPr>
            <w:r w:rsidRPr="00124FAF">
              <w:rPr>
                <w:rFonts w:ascii="Times New Roman" w:hAnsi="Times New Roman" w:cs="Times New Roman"/>
              </w:rPr>
              <w:t>3</w:t>
            </w:r>
          </w:p>
        </w:tc>
        <w:tc>
          <w:tcPr>
            <w:tcW w:w="4678" w:type="dxa"/>
            <w:tcBorders>
              <w:top w:val="single" w:sz="4" w:space="0" w:color="7297BD"/>
              <w:bottom w:val="single" w:sz="4" w:space="0" w:color="7297BD"/>
            </w:tcBorders>
            <w:shd w:val="clear" w:color="auto" w:fill="F2F2F2" w:themeFill="background1" w:themeFillShade="F2"/>
          </w:tcPr>
          <w:p w14:paraId="1062B564" w14:textId="13F037CB" w:rsidR="00C37904" w:rsidRPr="00124FAF" w:rsidRDefault="009C7E86" w:rsidP="00D82407">
            <w:pPr>
              <w:rPr>
                <w:rFonts w:ascii="Times New Roman" w:hAnsi="Times New Roman" w:cs="Times New Roman"/>
              </w:rPr>
            </w:pPr>
            <w:r>
              <w:rPr>
                <w:rFonts w:ascii="Times New Roman" w:hAnsi="Times New Roman" w:cs="Times New Roman"/>
              </w:rPr>
              <w:t>I have read and understand all the information provided on this eCoaching Log.</w:t>
            </w:r>
          </w:p>
        </w:tc>
        <w:tc>
          <w:tcPr>
            <w:tcW w:w="5488" w:type="dxa"/>
            <w:tcBorders>
              <w:top w:val="single" w:sz="4" w:space="0" w:color="7297BD"/>
              <w:bottom w:val="single" w:sz="4" w:space="0" w:color="7297BD"/>
            </w:tcBorders>
            <w:shd w:val="clear" w:color="auto" w:fill="F2F2F2" w:themeFill="background1" w:themeFillShade="F2"/>
          </w:tcPr>
          <w:p w14:paraId="35D56D35" w14:textId="76E45E20" w:rsidR="00C37904" w:rsidRPr="00124FAF" w:rsidRDefault="00EC2B6D" w:rsidP="009C7E86">
            <w:pPr>
              <w:rPr>
                <w:rFonts w:ascii="Times New Roman" w:hAnsi="Times New Roman" w:cs="Times New Roman"/>
              </w:rPr>
            </w:pPr>
            <w:r>
              <w:rPr>
                <w:rFonts w:ascii="Times New Roman" w:hAnsi="Times New Roman" w:cs="Times New Roman"/>
              </w:rPr>
              <w:t>Display text</w:t>
            </w:r>
          </w:p>
        </w:tc>
      </w:tr>
      <w:tr w:rsidR="00C37904" w:rsidRPr="00800405" w14:paraId="59A42035" w14:textId="77777777" w:rsidTr="00EC2B6D">
        <w:tc>
          <w:tcPr>
            <w:tcW w:w="364" w:type="dxa"/>
            <w:shd w:val="clear" w:color="auto" w:fill="DBE5F1" w:themeFill="accent1" w:themeFillTint="33"/>
          </w:tcPr>
          <w:p w14:paraId="313059DE" w14:textId="77777777" w:rsidR="00C37904" w:rsidRPr="00124FAF" w:rsidRDefault="00C37904" w:rsidP="00D82407">
            <w:pPr>
              <w:rPr>
                <w:rFonts w:ascii="Times New Roman" w:hAnsi="Times New Roman" w:cs="Times New Roman"/>
              </w:rPr>
            </w:pPr>
            <w:r>
              <w:rPr>
                <w:rFonts w:ascii="Times New Roman" w:hAnsi="Times New Roman" w:cs="Times New Roman"/>
              </w:rPr>
              <w:t>4</w:t>
            </w:r>
          </w:p>
        </w:tc>
        <w:tc>
          <w:tcPr>
            <w:tcW w:w="4678" w:type="dxa"/>
            <w:shd w:val="clear" w:color="auto" w:fill="DBE5F1" w:themeFill="accent1" w:themeFillTint="33"/>
          </w:tcPr>
          <w:p w14:paraId="26F455E5" w14:textId="77777777" w:rsidR="00C37904" w:rsidRPr="00124FAF" w:rsidRDefault="00C37904" w:rsidP="00D82407">
            <w:pPr>
              <w:rPr>
                <w:rFonts w:ascii="Times New Roman" w:hAnsi="Times New Roman" w:cs="Times New Roman"/>
              </w:rPr>
            </w:pPr>
            <w:r>
              <w:rPr>
                <w:rFonts w:ascii="Times New Roman" w:hAnsi="Times New Roman" w:cs="Times New Roman"/>
              </w:rPr>
              <w:t>Submit</w:t>
            </w:r>
          </w:p>
        </w:tc>
        <w:tc>
          <w:tcPr>
            <w:tcW w:w="5488" w:type="dxa"/>
            <w:shd w:val="clear" w:color="auto" w:fill="DBE5F1" w:themeFill="accent1" w:themeFillTint="33"/>
          </w:tcPr>
          <w:p w14:paraId="068FE72B" w14:textId="77777777" w:rsidR="00C37904" w:rsidRDefault="00C37904" w:rsidP="00D82407">
            <w:pPr>
              <w:rPr>
                <w:rFonts w:ascii="Times New Roman" w:hAnsi="Times New Roman" w:cs="Times New Roman"/>
              </w:rPr>
            </w:pPr>
            <w:r>
              <w:rPr>
                <w:rFonts w:ascii="Times New Roman" w:hAnsi="Times New Roman" w:cs="Times New Roman"/>
              </w:rPr>
              <w:t>Button to save information</w:t>
            </w:r>
          </w:p>
        </w:tc>
      </w:tr>
    </w:tbl>
    <w:p w14:paraId="73272672" w14:textId="77777777" w:rsidR="00C37904" w:rsidRDefault="00C37904" w:rsidP="00E17FC2">
      <w:pPr>
        <w:tabs>
          <w:tab w:val="left" w:pos="1800"/>
        </w:tabs>
        <w:spacing w:after="0"/>
        <w:ind w:left="2880"/>
        <w:rPr>
          <w:rFonts w:ascii="Times New Roman" w:hAnsi="Times New Roman" w:cs="Times New Roman"/>
          <w:sz w:val="24"/>
          <w:szCs w:val="24"/>
        </w:rPr>
      </w:pPr>
    </w:p>
    <w:p w14:paraId="422496D9" w14:textId="4173D04C" w:rsidR="00970630" w:rsidRDefault="00970630" w:rsidP="00970630">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4</w:t>
      </w:r>
      <w:r w:rsidRPr="00803EA1">
        <w:rPr>
          <w:rFonts w:ascii="Times New Roman" w:hAnsi="Times New Roman" w:cs="Times New Roman"/>
          <w:sz w:val="24"/>
          <w:szCs w:val="24"/>
        </w:rPr>
        <w:t>.</w:t>
      </w:r>
      <w:r>
        <w:rPr>
          <w:rFonts w:ascii="Times New Roman" w:hAnsi="Times New Roman" w:cs="Times New Roman"/>
          <w:sz w:val="24"/>
          <w:szCs w:val="24"/>
        </w:rPr>
        <w:t>2</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Research Required </w:t>
      </w:r>
    </w:p>
    <w:p w14:paraId="10BBDB07" w14:textId="49EDF29C" w:rsidR="00970630" w:rsidRDefault="00970630" w:rsidP="00970630">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the log </w:t>
      </w:r>
      <w:r w:rsidR="00BA180C">
        <w:rPr>
          <w:rFonts w:ascii="Times New Roman" w:hAnsi="Times New Roman" w:cs="Times New Roman"/>
          <w:sz w:val="24"/>
          <w:szCs w:val="24"/>
        </w:rPr>
        <w:t xml:space="preserve">value is Research </w:t>
      </w:r>
      <w:proofErr w:type="gramStart"/>
      <w:r w:rsidR="00BA180C">
        <w:rPr>
          <w:rFonts w:ascii="Times New Roman" w:hAnsi="Times New Roman" w:cs="Times New Roman"/>
          <w:sz w:val="24"/>
          <w:szCs w:val="24"/>
        </w:rPr>
        <w:t>Required</w:t>
      </w:r>
      <w:proofErr w:type="gramEnd"/>
      <w:r w:rsidR="00BA180C">
        <w:rPr>
          <w:rFonts w:ascii="Times New Roman" w:hAnsi="Times New Roman" w:cs="Times New Roman"/>
          <w:sz w:val="24"/>
          <w:szCs w:val="24"/>
        </w:rPr>
        <w:t xml:space="preserve"> and </w:t>
      </w:r>
      <w:r>
        <w:rPr>
          <w:rFonts w:ascii="Times New Roman" w:hAnsi="Times New Roman" w:cs="Times New Roman"/>
          <w:sz w:val="24"/>
          <w:szCs w:val="24"/>
        </w:rPr>
        <w:t xml:space="preserve">source is ETS and </w:t>
      </w:r>
      <w:r w:rsidR="0041621D">
        <w:rPr>
          <w:rFonts w:ascii="Times New Roman" w:hAnsi="Times New Roman" w:cs="Times New Roman"/>
          <w:sz w:val="24"/>
          <w:szCs w:val="24"/>
        </w:rPr>
        <w:t xml:space="preserve">coaching </w:t>
      </w:r>
      <w:r w:rsidR="00E32CFB">
        <w:rPr>
          <w:rFonts w:ascii="Times New Roman" w:hAnsi="Times New Roman" w:cs="Times New Roman"/>
          <w:sz w:val="24"/>
          <w:szCs w:val="24"/>
        </w:rPr>
        <w:t xml:space="preserve">reason is </w:t>
      </w:r>
      <w:r>
        <w:rPr>
          <w:rFonts w:ascii="Times New Roman" w:hAnsi="Times New Roman" w:cs="Times New Roman"/>
          <w:sz w:val="24"/>
          <w:szCs w:val="24"/>
        </w:rPr>
        <w:t>Outstanding Action – Employee</w:t>
      </w:r>
      <w:r w:rsidR="00E32CFB">
        <w:rPr>
          <w:rFonts w:ascii="Times New Roman" w:hAnsi="Times New Roman" w:cs="Times New Roman"/>
          <w:sz w:val="24"/>
          <w:szCs w:val="24"/>
        </w:rPr>
        <w:t xml:space="preserve"> (OAE</w:t>
      </w:r>
      <w:r>
        <w:rPr>
          <w:rFonts w:ascii="Times New Roman" w:hAnsi="Times New Roman" w:cs="Times New Roman"/>
          <w:sz w:val="24"/>
          <w:szCs w:val="24"/>
        </w:rPr>
        <w:t>), then display the following:</w:t>
      </w:r>
    </w:p>
    <w:p w14:paraId="54213537" w14:textId="77777777" w:rsidR="00970630" w:rsidRDefault="00970630" w:rsidP="00970630">
      <w:pPr>
        <w:tabs>
          <w:tab w:val="left" w:pos="1800"/>
        </w:tabs>
        <w:spacing w:after="0"/>
        <w:ind w:left="288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970630" w:rsidRPr="00800405" w14:paraId="02A871AC" w14:textId="77777777" w:rsidTr="00E32CFB">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1CD72312" w14:textId="77777777" w:rsidR="00970630" w:rsidRPr="00800405" w:rsidRDefault="00970630" w:rsidP="008D2B20">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046933DF" w14:textId="77777777" w:rsidR="00970630" w:rsidRPr="00800405" w:rsidRDefault="00970630" w:rsidP="008D2B20">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2F7ACAE" w14:textId="77777777" w:rsidR="00970630" w:rsidRPr="00800405" w:rsidRDefault="00970630" w:rsidP="008D2B20">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970630" w:rsidRPr="00800405" w14:paraId="6BE98531" w14:textId="77777777" w:rsidTr="00E32CFB">
        <w:tc>
          <w:tcPr>
            <w:tcW w:w="364" w:type="dxa"/>
            <w:tcBorders>
              <w:top w:val="single" w:sz="4" w:space="0" w:color="7297BD"/>
              <w:bottom w:val="single" w:sz="4" w:space="0" w:color="7297BD"/>
            </w:tcBorders>
            <w:shd w:val="clear" w:color="auto" w:fill="F2F2F2" w:themeFill="background1" w:themeFillShade="F2"/>
          </w:tcPr>
          <w:p w14:paraId="131D7A86" w14:textId="77777777" w:rsidR="00970630" w:rsidRPr="00124FAF" w:rsidRDefault="00970630" w:rsidP="008D2B20">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6CF23282" w14:textId="77777777" w:rsidR="00970630" w:rsidRPr="00472493" w:rsidRDefault="00970630" w:rsidP="008D2B20">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22888F2D" w14:textId="77777777" w:rsidR="00970630" w:rsidRPr="00124FAF" w:rsidRDefault="00970630" w:rsidP="008D2B20">
            <w:pPr>
              <w:rPr>
                <w:rFonts w:ascii="Times New Roman" w:hAnsi="Times New Roman" w:cs="Times New Roman"/>
              </w:rPr>
            </w:pPr>
            <w:r>
              <w:rPr>
                <w:rFonts w:ascii="Times New Roman" w:hAnsi="Times New Roman" w:cs="Times New Roman"/>
              </w:rPr>
              <w:t>Display description of the log</w:t>
            </w:r>
          </w:p>
        </w:tc>
      </w:tr>
      <w:tr w:rsidR="00970630" w:rsidRPr="00800405" w14:paraId="794BA704" w14:textId="77777777" w:rsidTr="00E32CFB">
        <w:tc>
          <w:tcPr>
            <w:tcW w:w="364" w:type="dxa"/>
            <w:tcBorders>
              <w:bottom w:val="single" w:sz="4" w:space="0" w:color="7297BD"/>
            </w:tcBorders>
            <w:shd w:val="clear" w:color="auto" w:fill="DBE5F1" w:themeFill="accent1" w:themeFillTint="33"/>
          </w:tcPr>
          <w:p w14:paraId="78A78C74" w14:textId="77777777" w:rsidR="00970630" w:rsidRPr="00124FAF" w:rsidRDefault="00970630" w:rsidP="008D2B20">
            <w:pPr>
              <w:rPr>
                <w:rFonts w:ascii="Times New Roman" w:hAnsi="Times New Roman" w:cs="Times New Roman"/>
              </w:rPr>
            </w:pPr>
            <w:r>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4EC42E75" w14:textId="4C13FB00" w:rsidR="00970630" w:rsidRPr="00970630" w:rsidRDefault="00970630" w:rsidP="008D2B20">
            <w:pPr>
              <w:rPr>
                <w:rFonts w:ascii="Times New Roman" w:hAnsi="Times New Roman" w:cs="Times New Roman"/>
              </w:rPr>
            </w:pPr>
            <w:r w:rsidRPr="00970630">
              <w:rPr>
                <w:rFonts w:ascii="Times New Roman" w:hAnsi="Times New Roman" w:cs="Times New Roman"/>
              </w:rPr>
              <w:t xml:space="preserve">You are receiving this </w:t>
            </w:r>
            <w:proofErr w:type="spellStart"/>
            <w:r w:rsidRPr="00970630">
              <w:rPr>
                <w:rFonts w:ascii="Times New Roman" w:hAnsi="Times New Roman" w:cs="Times New Roman"/>
              </w:rPr>
              <w:t>eCL</w:t>
            </w:r>
            <w:proofErr w:type="spellEnd"/>
            <w:r w:rsidRPr="00970630">
              <w:rPr>
                <w:rFonts w:ascii="Times New Roman" w:hAnsi="Times New Roman" w:cs="Times New Roman"/>
              </w:rPr>
              <w:t xml:space="preserve"> record because an Employee on your team was identified on the CCO TC Outstanding Actions report (also known as the TC Compliance Action report).  Please research why the employee did not complete their timecard before the deadline laid out in the latest </w:t>
            </w:r>
            <w:r w:rsidRPr="00970630">
              <w:rPr>
                <w:rFonts w:ascii="Times New Roman" w:hAnsi="Times New Roman" w:cs="Times New Roman"/>
                <w:u w:val="single"/>
              </w:rPr>
              <w:t>Contact Center Operations 3.06 Timecard Audit SOP</w:t>
            </w:r>
            <w:r w:rsidRPr="00970630">
              <w:rPr>
                <w:rFonts w:ascii="Times New Roman" w:hAnsi="Times New Roman" w:cs="Times New Roman"/>
              </w:rPr>
              <w:t xml:space="preserve"> and provide the details in the record below.</w:t>
            </w:r>
          </w:p>
        </w:tc>
        <w:tc>
          <w:tcPr>
            <w:tcW w:w="5488" w:type="dxa"/>
            <w:tcBorders>
              <w:bottom w:val="single" w:sz="4" w:space="0" w:color="7297BD"/>
            </w:tcBorders>
            <w:shd w:val="clear" w:color="auto" w:fill="DBE5F1" w:themeFill="accent1" w:themeFillTint="33"/>
          </w:tcPr>
          <w:p w14:paraId="57372322" w14:textId="77777777" w:rsidR="00970630" w:rsidRPr="00124FAF" w:rsidRDefault="00970630" w:rsidP="008D2B20">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text</w:t>
            </w:r>
          </w:p>
        </w:tc>
      </w:tr>
      <w:tr w:rsidR="00970630" w:rsidRPr="00800405" w14:paraId="1CDA2AE5" w14:textId="77777777" w:rsidTr="00E32CFB">
        <w:tc>
          <w:tcPr>
            <w:tcW w:w="364" w:type="dxa"/>
            <w:tcBorders>
              <w:bottom w:val="single" w:sz="4" w:space="0" w:color="7297BD"/>
            </w:tcBorders>
            <w:shd w:val="clear" w:color="auto" w:fill="F2F2F2" w:themeFill="background1" w:themeFillShade="F2"/>
          </w:tcPr>
          <w:p w14:paraId="66533239" w14:textId="77777777" w:rsidR="00970630" w:rsidRPr="00124FAF" w:rsidRDefault="00970630" w:rsidP="008D2B20">
            <w:pPr>
              <w:rPr>
                <w:rFonts w:ascii="Times New Roman" w:hAnsi="Times New Roman" w:cs="Times New Roman"/>
              </w:rPr>
            </w:pPr>
            <w:r>
              <w:rPr>
                <w:rFonts w:ascii="Times New Roman" w:hAnsi="Times New Roman" w:cs="Times New Roman"/>
              </w:rPr>
              <w:t>3</w:t>
            </w:r>
          </w:p>
        </w:tc>
        <w:tc>
          <w:tcPr>
            <w:tcW w:w="4678" w:type="dxa"/>
            <w:tcBorders>
              <w:bottom w:val="single" w:sz="4" w:space="0" w:color="7297BD"/>
            </w:tcBorders>
            <w:shd w:val="clear" w:color="auto" w:fill="F2F2F2" w:themeFill="background1" w:themeFillShade="F2"/>
          </w:tcPr>
          <w:p w14:paraId="20BA9298" w14:textId="67F1F3CF" w:rsidR="00970630" w:rsidRPr="00FB5D32" w:rsidRDefault="00970630" w:rsidP="008D2B20">
            <w:pPr>
              <w:rPr>
                <w:rFonts w:ascii="Times New Roman" w:hAnsi="Times New Roman" w:cs="Times New Roman"/>
              </w:rPr>
            </w:pPr>
            <w:r>
              <w:rPr>
                <w:rFonts w:ascii="Times New Roman" w:hAnsi="Times New Roman" w:cs="Times New Roman"/>
              </w:rPr>
              <w:t>1. Date</w:t>
            </w:r>
            <w:r w:rsidR="00E32CFB">
              <w:rPr>
                <w:rFonts w:ascii="Times New Roman" w:hAnsi="Times New Roman" w:cs="Times New Roman"/>
              </w:rPr>
              <w:t>:</w:t>
            </w:r>
          </w:p>
        </w:tc>
        <w:tc>
          <w:tcPr>
            <w:tcW w:w="5488" w:type="dxa"/>
            <w:tcBorders>
              <w:bottom w:val="single" w:sz="4" w:space="0" w:color="7297BD"/>
            </w:tcBorders>
            <w:shd w:val="clear" w:color="auto" w:fill="F2F2F2" w:themeFill="background1" w:themeFillShade="F2"/>
          </w:tcPr>
          <w:p w14:paraId="30969B8D" w14:textId="0848833A" w:rsidR="00970630" w:rsidRPr="00124FAF" w:rsidRDefault="00E32CFB" w:rsidP="008D2B20">
            <w:pPr>
              <w:rPr>
                <w:rFonts w:ascii="Times New Roman" w:hAnsi="Times New Roman" w:cs="Times New Roman"/>
              </w:rPr>
            </w:pPr>
            <w:r>
              <w:rPr>
                <w:rFonts w:ascii="Times New Roman" w:hAnsi="Times New Roman" w:cs="Times New Roman"/>
              </w:rPr>
              <w:t>Display text</w:t>
            </w:r>
          </w:p>
        </w:tc>
      </w:tr>
      <w:tr w:rsidR="00E32CFB" w:rsidRPr="00800405" w14:paraId="5FE4C472" w14:textId="77777777" w:rsidTr="00E32CFB">
        <w:tc>
          <w:tcPr>
            <w:tcW w:w="364" w:type="dxa"/>
            <w:tcBorders>
              <w:bottom w:val="single" w:sz="4" w:space="0" w:color="7297BD"/>
            </w:tcBorders>
            <w:shd w:val="clear" w:color="auto" w:fill="DBE5F1" w:themeFill="accent1" w:themeFillTint="33"/>
          </w:tcPr>
          <w:p w14:paraId="21AA4AAA" w14:textId="60DEFCAB" w:rsidR="00E32CFB" w:rsidRDefault="00E32CFB" w:rsidP="008D2B20">
            <w:pPr>
              <w:rPr>
                <w:rFonts w:ascii="Times New Roman" w:hAnsi="Times New Roman" w:cs="Times New Roman"/>
              </w:rPr>
            </w:pPr>
            <w:r>
              <w:rPr>
                <w:rFonts w:ascii="Times New Roman" w:hAnsi="Times New Roman" w:cs="Times New Roman"/>
              </w:rPr>
              <w:t>4</w:t>
            </w:r>
          </w:p>
        </w:tc>
        <w:tc>
          <w:tcPr>
            <w:tcW w:w="4678" w:type="dxa"/>
            <w:tcBorders>
              <w:bottom w:val="single" w:sz="4" w:space="0" w:color="7297BD"/>
            </w:tcBorders>
            <w:shd w:val="clear" w:color="auto" w:fill="DBE5F1" w:themeFill="accent1" w:themeFillTint="33"/>
          </w:tcPr>
          <w:p w14:paraId="1CFF22CB" w14:textId="77777777" w:rsidR="00E32CFB" w:rsidRPr="00FB5D32" w:rsidRDefault="00E32CFB" w:rsidP="008D2B20">
            <w:pPr>
              <w:rPr>
                <w:rFonts w:ascii="Times New Roman" w:hAnsi="Times New Roman" w:cs="Times New Roman"/>
              </w:rPr>
            </w:pPr>
          </w:p>
        </w:tc>
        <w:tc>
          <w:tcPr>
            <w:tcW w:w="5488" w:type="dxa"/>
            <w:tcBorders>
              <w:bottom w:val="single" w:sz="4" w:space="0" w:color="7297BD"/>
            </w:tcBorders>
            <w:shd w:val="clear" w:color="auto" w:fill="DBE5F1" w:themeFill="accent1" w:themeFillTint="33"/>
          </w:tcPr>
          <w:p w14:paraId="02E680B8" w14:textId="31E129DA" w:rsidR="00E32CFB" w:rsidRDefault="00E32CFB" w:rsidP="008D2B20">
            <w:pPr>
              <w:rPr>
                <w:rFonts w:ascii="Times New Roman" w:hAnsi="Times New Roman" w:cs="Times New Roman"/>
              </w:rPr>
            </w:pPr>
            <w:r>
              <w:rPr>
                <w:rFonts w:ascii="Times New Roman" w:hAnsi="Times New Roman" w:cs="Times New Roman"/>
              </w:rPr>
              <w:t>Date data entry</w:t>
            </w:r>
          </w:p>
        </w:tc>
      </w:tr>
      <w:tr w:rsidR="00970630" w:rsidRPr="00800405" w14:paraId="06FC1C22" w14:textId="77777777" w:rsidTr="00E32CFB">
        <w:tc>
          <w:tcPr>
            <w:tcW w:w="364" w:type="dxa"/>
            <w:tcBorders>
              <w:bottom w:val="single" w:sz="4" w:space="0" w:color="7297BD"/>
            </w:tcBorders>
            <w:shd w:val="clear" w:color="auto" w:fill="F2F2F2" w:themeFill="background1" w:themeFillShade="F2"/>
          </w:tcPr>
          <w:p w14:paraId="78AC4F48" w14:textId="64329E27" w:rsidR="00970630" w:rsidRDefault="00E32CFB" w:rsidP="008D2B20">
            <w:pPr>
              <w:rPr>
                <w:rFonts w:ascii="Times New Roman" w:hAnsi="Times New Roman" w:cs="Times New Roman"/>
              </w:rPr>
            </w:pPr>
            <w:r>
              <w:rPr>
                <w:rFonts w:ascii="Times New Roman" w:hAnsi="Times New Roman" w:cs="Times New Roman"/>
              </w:rPr>
              <w:t>5</w:t>
            </w:r>
          </w:p>
        </w:tc>
        <w:tc>
          <w:tcPr>
            <w:tcW w:w="4678" w:type="dxa"/>
            <w:tcBorders>
              <w:bottom w:val="single" w:sz="4" w:space="0" w:color="7297BD"/>
            </w:tcBorders>
            <w:shd w:val="clear" w:color="auto" w:fill="F2F2F2" w:themeFill="background1" w:themeFillShade="F2"/>
          </w:tcPr>
          <w:p w14:paraId="056A70ED" w14:textId="77777777" w:rsidR="00970630" w:rsidRPr="00FB5D32" w:rsidRDefault="00970630" w:rsidP="008D2B20">
            <w:pPr>
              <w:rPr>
                <w:rFonts w:ascii="Times New Roman" w:hAnsi="Times New Roman" w:cs="Times New Roman"/>
              </w:rPr>
            </w:pPr>
            <w:r w:rsidRPr="00FB5D32">
              <w:rPr>
                <w:rFonts w:ascii="Times New Roman" w:hAnsi="Times New Roman" w:cs="Times New Roman"/>
              </w:rPr>
              <w:t>2. Based off of your research does this record require coaching?</w:t>
            </w:r>
          </w:p>
        </w:tc>
        <w:tc>
          <w:tcPr>
            <w:tcW w:w="5488" w:type="dxa"/>
            <w:tcBorders>
              <w:bottom w:val="single" w:sz="4" w:space="0" w:color="7297BD"/>
            </w:tcBorders>
            <w:shd w:val="clear" w:color="auto" w:fill="F2F2F2" w:themeFill="background1" w:themeFillShade="F2"/>
          </w:tcPr>
          <w:p w14:paraId="5F7AD9A3" w14:textId="77777777" w:rsidR="00970630" w:rsidRDefault="00970630" w:rsidP="008D2B20">
            <w:pPr>
              <w:rPr>
                <w:rFonts w:ascii="Times New Roman" w:hAnsi="Times New Roman" w:cs="Times New Roman"/>
              </w:rPr>
            </w:pPr>
            <w:r>
              <w:rPr>
                <w:rFonts w:ascii="Times New Roman" w:hAnsi="Times New Roman" w:cs="Times New Roman"/>
              </w:rPr>
              <w:t>Display text</w:t>
            </w:r>
          </w:p>
        </w:tc>
      </w:tr>
      <w:tr w:rsidR="00970630" w:rsidRPr="00800405" w14:paraId="6797E5C4" w14:textId="77777777" w:rsidTr="00E32CFB">
        <w:tc>
          <w:tcPr>
            <w:tcW w:w="364" w:type="dxa"/>
            <w:tcBorders>
              <w:bottom w:val="single" w:sz="4" w:space="0" w:color="7297BD"/>
            </w:tcBorders>
            <w:shd w:val="clear" w:color="auto" w:fill="DBE5F1" w:themeFill="accent1" w:themeFillTint="33"/>
          </w:tcPr>
          <w:p w14:paraId="10CFF6A2" w14:textId="28819E88" w:rsidR="00970630" w:rsidRDefault="00E32CFB" w:rsidP="008D2B20">
            <w:pPr>
              <w:rPr>
                <w:rFonts w:ascii="Times New Roman" w:hAnsi="Times New Roman" w:cs="Times New Roman"/>
              </w:rPr>
            </w:pPr>
            <w:r>
              <w:rPr>
                <w:rFonts w:ascii="Times New Roman" w:hAnsi="Times New Roman" w:cs="Times New Roman"/>
              </w:rPr>
              <w:t>6</w:t>
            </w:r>
          </w:p>
        </w:tc>
        <w:tc>
          <w:tcPr>
            <w:tcW w:w="4678" w:type="dxa"/>
            <w:tcBorders>
              <w:bottom w:val="single" w:sz="4" w:space="0" w:color="7297BD"/>
            </w:tcBorders>
            <w:shd w:val="clear" w:color="auto" w:fill="DBE5F1" w:themeFill="accent1" w:themeFillTint="33"/>
          </w:tcPr>
          <w:p w14:paraId="153553C2" w14:textId="77777777" w:rsidR="00970630" w:rsidRDefault="00970630" w:rsidP="008D2B20">
            <w:pPr>
              <w:rPr>
                <w:rFonts w:ascii="Times New Roman" w:hAnsi="Times New Roman" w:cs="Times New Roman"/>
              </w:rPr>
            </w:pPr>
            <w:r>
              <w:rPr>
                <w:rFonts w:ascii="Times New Roman" w:hAnsi="Times New Roman" w:cs="Times New Roman"/>
              </w:rPr>
              <w:t>Yes</w:t>
            </w:r>
          </w:p>
          <w:p w14:paraId="39DB0814" w14:textId="77777777" w:rsidR="00970630" w:rsidRPr="00FB5D32" w:rsidRDefault="00970630" w:rsidP="008D2B20">
            <w:pPr>
              <w:rPr>
                <w:rFonts w:ascii="Times New Roman" w:hAnsi="Times New Roman" w:cs="Times New Roman"/>
              </w:rPr>
            </w:pPr>
            <w:r>
              <w:rPr>
                <w:rFonts w:ascii="Times New Roman" w:hAnsi="Times New Roman" w:cs="Times New Roman"/>
              </w:rPr>
              <w:t>No</w:t>
            </w:r>
          </w:p>
        </w:tc>
        <w:tc>
          <w:tcPr>
            <w:tcW w:w="5488" w:type="dxa"/>
            <w:tcBorders>
              <w:bottom w:val="single" w:sz="4" w:space="0" w:color="7297BD"/>
            </w:tcBorders>
            <w:shd w:val="clear" w:color="auto" w:fill="DBE5F1" w:themeFill="accent1" w:themeFillTint="33"/>
          </w:tcPr>
          <w:p w14:paraId="22D1AF80" w14:textId="77777777" w:rsidR="00970630" w:rsidRDefault="00970630" w:rsidP="008D2B20">
            <w:pPr>
              <w:rPr>
                <w:rFonts w:ascii="Times New Roman" w:hAnsi="Times New Roman" w:cs="Times New Roman"/>
              </w:rPr>
            </w:pPr>
            <w:r>
              <w:rPr>
                <w:rFonts w:ascii="Times New Roman" w:hAnsi="Times New Roman" w:cs="Times New Roman"/>
              </w:rPr>
              <w:t>Radio button data entry</w:t>
            </w:r>
          </w:p>
          <w:p w14:paraId="614678DF" w14:textId="77777777" w:rsidR="00970630" w:rsidRDefault="00970630" w:rsidP="008D2B20">
            <w:pPr>
              <w:rPr>
                <w:rFonts w:ascii="Times New Roman" w:hAnsi="Times New Roman" w:cs="Times New Roman"/>
              </w:rPr>
            </w:pPr>
            <w:r>
              <w:rPr>
                <w:rFonts w:ascii="Times New Roman" w:hAnsi="Times New Roman" w:cs="Times New Roman"/>
              </w:rPr>
              <w:t>Radio button data entry</w:t>
            </w:r>
          </w:p>
        </w:tc>
      </w:tr>
      <w:tr w:rsidR="00970630" w:rsidRPr="00800405" w14:paraId="5A2F6F95" w14:textId="77777777" w:rsidTr="00E32CFB">
        <w:tc>
          <w:tcPr>
            <w:tcW w:w="364" w:type="dxa"/>
            <w:tcBorders>
              <w:bottom w:val="single" w:sz="4" w:space="0" w:color="7297BD"/>
            </w:tcBorders>
            <w:shd w:val="clear" w:color="auto" w:fill="F2F2F2" w:themeFill="background1" w:themeFillShade="F2"/>
          </w:tcPr>
          <w:p w14:paraId="4956797A" w14:textId="43EE9B3C" w:rsidR="00970630" w:rsidRDefault="00E32CFB" w:rsidP="008D2B20">
            <w:pPr>
              <w:rPr>
                <w:rFonts w:ascii="Times New Roman" w:hAnsi="Times New Roman" w:cs="Times New Roman"/>
              </w:rPr>
            </w:pPr>
            <w:r>
              <w:rPr>
                <w:rFonts w:ascii="Times New Roman" w:hAnsi="Times New Roman" w:cs="Times New Roman"/>
              </w:rPr>
              <w:t>7</w:t>
            </w:r>
          </w:p>
        </w:tc>
        <w:tc>
          <w:tcPr>
            <w:tcW w:w="4678" w:type="dxa"/>
            <w:tcBorders>
              <w:bottom w:val="single" w:sz="4" w:space="0" w:color="7297BD"/>
            </w:tcBorders>
            <w:shd w:val="clear" w:color="auto" w:fill="F2F2F2" w:themeFill="background1" w:themeFillShade="F2"/>
          </w:tcPr>
          <w:p w14:paraId="157F1F08" w14:textId="77777777" w:rsidR="00970630" w:rsidRPr="00FB5D32" w:rsidRDefault="00970630" w:rsidP="008D2B20">
            <w:pPr>
              <w:rPr>
                <w:rFonts w:ascii="Times New Roman" w:hAnsi="Times New Roman" w:cs="Times New Roman"/>
              </w:rPr>
            </w:pPr>
            <w:r w:rsidRPr="00FB5D32">
              <w:rPr>
                <w:rFonts w:ascii="Times New Roman" w:hAnsi="Times New Roman" w:cs="Times New Roman"/>
              </w:rPr>
              <w:t>3. Please provide reason / explanation / justification as to why the item is coachable for the Supervisor:</w:t>
            </w:r>
          </w:p>
        </w:tc>
        <w:tc>
          <w:tcPr>
            <w:tcW w:w="5488" w:type="dxa"/>
            <w:tcBorders>
              <w:bottom w:val="single" w:sz="4" w:space="0" w:color="7297BD"/>
            </w:tcBorders>
            <w:shd w:val="clear" w:color="auto" w:fill="F2F2F2" w:themeFill="background1" w:themeFillShade="F2"/>
          </w:tcPr>
          <w:p w14:paraId="48D623FD" w14:textId="77777777" w:rsidR="00970630" w:rsidRDefault="00970630" w:rsidP="008D2B20">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Yes selected, then display text</w:t>
            </w:r>
          </w:p>
        </w:tc>
      </w:tr>
      <w:tr w:rsidR="00970630" w:rsidRPr="00800405" w14:paraId="37DD6B78" w14:textId="77777777" w:rsidTr="00E32CFB">
        <w:tc>
          <w:tcPr>
            <w:tcW w:w="364" w:type="dxa"/>
            <w:tcBorders>
              <w:bottom w:val="single" w:sz="4" w:space="0" w:color="7297BD"/>
            </w:tcBorders>
            <w:shd w:val="clear" w:color="auto" w:fill="DBE5F1" w:themeFill="accent1" w:themeFillTint="33"/>
          </w:tcPr>
          <w:p w14:paraId="68D89CB0" w14:textId="53A28E70" w:rsidR="00970630" w:rsidRDefault="00E32CFB" w:rsidP="008D2B20">
            <w:pPr>
              <w:rPr>
                <w:rFonts w:ascii="Times New Roman" w:hAnsi="Times New Roman" w:cs="Times New Roman"/>
              </w:rPr>
            </w:pPr>
            <w:r>
              <w:rPr>
                <w:rFonts w:ascii="Times New Roman" w:hAnsi="Times New Roman" w:cs="Times New Roman"/>
              </w:rPr>
              <w:t>8</w:t>
            </w:r>
          </w:p>
        </w:tc>
        <w:tc>
          <w:tcPr>
            <w:tcW w:w="4678" w:type="dxa"/>
            <w:tcBorders>
              <w:bottom w:val="single" w:sz="4" w:space="0" w:color="7297BD"/>
            </w:tcBorders>
            <w:shd w:val="clear" w:color="auto" w:fill="DBE5F1" w:themeFill="accent1" w:themeFillTint="33"/>
          </w:tcPr>
          <w:p w14:paraId="59000BEA" w14:textId="77777777" w:rsidR="00970630" w:rsidRPr="00D2185B" w:rsidRDefault="00970630" w:rsidP="008D2B20">
            <w:pPr>
              <w:rPr>
                <w:rFonts w:ascii="Times New Roman" w:hAnsi="Times New Roman" w:cs="Times New Roman"/>
              </w:rPr>
            </w:pPr>
            <w:r w:rsidRPr="00D2185B">
              <w:rPr>
                <w:rFonts w:ascii="Times New Roman" w:hAnsi="Times New Roman" w:cs="Times New Roman"/>
              </w:rPr>
              <w:t>3. What was the main reason this item was not coachable?</w:t>
            </w:r>
          </w:p>
        </w:tc>
        <w:tc>
          <w:tcPr>
            <w:tcW w:w="5488" w:type="dxa"/>
            <w:tcBorders>
              <w:bottom w:val="single" w:sz="4" w:space="0" w:color="7297BD"/>
            </w:tcBorders>
            <w:shd w:val="clear" w:color="auto" w:fill="DBE5F1" w:themeFill="accent1" w:themeFillTint="33"/>
          </w:tcPr>
          <w:p w14:paraId="71D5F323" w14:textId="77777777" w:rsidR="00970630" w:rsidRPr="00FB5D32" w:rsidRDefault="00970630" w:rsidP="008D2B20">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No selected, then display text</w:t>
            </w:r>
          </w:p>
        </w:tc>
      </w:tr>
      <w:tr w:rsidR="00970630" w:rsidRPr="00800405" w14:paraId="7ABFD7B3" w14:textId="77777777" w:rsidTr="00E32CFB">
        <w:tc>
          <w:tcPr>
            <w:tcW w:w="364" w:type="dxa"/>
            <w:tcBorders>
              <w:bottom w:val="single" w:sz="4" w:space="0" w:color="7297BD"/>
            </w:tcBorders>
            <w:shd w:val="clear" w:color="auto" w:fill="F2F2F2" w:themeFill="background1" w:themeFillShade="F2"/>
          </w:tcPr>
          <w:p w14:paraId="4470A7D8" w14:textId="7C009259" w:rsidR="00970630" w:rsidRDefault="00E32CFB" w:rsidP="008D2B20">
            <w:pPr>
              <w:rPr>
                <w:rFonts w:ascii="Times New Roman" w:hAnsi="Times New Roman" w:cs="Times New Roman"/>
              </w:rPr>
            </w:pPr>
            <w:r>
              <w:rPr>
                <w:rFonts w:ascii="Times New Roman" w:hAnsi="Times New Roman" w:cs="Times New Roman"/>
              </w:rPr>
              <w:t>9</w:t>
            </w:r>
          </w:p>
        </w:tc>
        <w:tc>
          <w:tcPr>
            <w:tcW w:w="4678" w:type="dxa"/>
            <w:tcBorders>
              <w:bottom w:val="single" w:sz="4" w:space="0" w:color="7297BD"/>
            </w:tcBorders>
            <w:shd w:val="clear" w:color="auto" w:fill="F2F2F2" w:themeFill="background1" w:themeFillShade="F2"/>
          </w:tcPr>
          <w:p w14:paraId="30E3EDB9" w14:textId="77777777" w:rsidR="00970630" w:rsidRPr="00D2185B" w:rsidRDefault="00970630" w:rsidP="008D2B20">
            <w:pPr>
              <w:rPr>
                <w:rFonts w:ascii="Times New Roman" w:hAnsi="Times New Roman" w:cs="Times New Roman"/>
              </w:rPr>
            </w:pPr>
          </w:p>
        </w:tc>
        <w:tc>
          <w:tcPr>
            <w:tcW w:w="5488" w:type="dxa"/>
            <w:tcBorders>
              <w:bottom w:val="single" w:sz="4" w:space="0" w:color="7297BD"/>
            </w:tcBorders>
            <w:shd w:val="clear" w:color="auto" w:fill="F2F2F2" w:themeFill="background1" w:themeFillShade="F2"/>
          </w:tcPr>
          <w:p w14:paraId="3323AD65" w14:textId="77777777" w:rsidR="00970630" w:rsidRDefault="00970630" w:rsidP="008D2B20">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No selected, then display drop down list with ‘Other’</w:t>
            </w:r>
          </w:p>
        </w:tc>
      </w:tr>
      <w:tr w:rsidR="00970630" w:rsidRPr="00800405" w14:paraId="695A2A52" w14:textId="77777777" w:rsidTr="00E32CFB">
        <w:tc>
          <w:tcPr>
            <w:tcW w:w="364" w:type="dxa"/>
            <w:tcBorders>
              <w:bottom w:val="single" w:sz="4" w:space="0" w:color="7297BD"/>
            </w:tcBorders>
            <w:shd w:val="clear" w:color="auto" w:fill="DBE5F1" w:themeFill="accent1" w:themeFillTint="33"/>
          </w:tcPr>
          <w:p w14:paraId="2CC2F054" w14:textId="112C4B1C" w:rsidR="00970630" w:rsidRDefault="00E32CFB" w:rsidP="008D2B20">
            <w:pPr>
              <w:rPr>
                <w:rFonts w:ascii="Times New Roman" w:hAnsi="Times New Roman" w:cs="Times New Roman"/>
              </w:rPr>
            </w:pPr>
            <w:r>
              <w:rPr>
                <w:rFonts w:ascii="Times New Roman" w:hAnsi="Times New Roman" w:cs="Times New Roman"/>
              </w:rPr>
              <w:lastRenderedPageBreak/>
              <w:t>10</w:t>
            </w:r>
          </w:p>
        </w:tc>
        <w:tc>
          <w:tcPr>
            <w:tcW w:w="4678" w:type="dxa"/>
            <w:tcBorders>
              <w:bottom w:val="single" w:sz="4" w:space="0" w:color="7297BD"/>
            </w:tcBorders>
            <w:shd w:val="clear" w:color="auto" w:fill="DBE5F1" w:themeFill="accent1" w:themeFillTint="33"/>
          </w:tcPr>
          <w:p w14:paraId="4D8A9B8F" w14:textId="77777777" w:rsidR="00970630" w:rsidRPr="00D2185B" w:rsidRDefault="00970630" w:rsidP="008D2B20">
            <w:pPr>
              <w:rPr>
                <w:rFonts w:ascii="Times New Roman" w:hAnsi="Times New Roman" w:cs="Times New Roman"/>
              </w:rPr>
            </w:pPr>
            <w:r w:rsidRPr="00D2185B">
              <w:rPr>
                <w:rFonts w:ascii="Times New Roman" w:hAnsi="Times New Roman" w:cs="Times New Roman"/>
              </w:rPr>
              <w:t>4. Please provide reason / explanation / justification as to why the item was not coach:</w:t>
            </w:r>
          </w:p>
        </w:tc>
        <w:tc>
          <w:tcPr>
            <w:tcW w:w="5488" w:type="dxa"/>
            <w:tcBorders>
              <w:bottom w:val="single" w:sz="4" w:space="0" w:color="7297BD"/>
            </w:tcBorders>
            <w:shd w:val="clear" w:color="auto" w:fill="DBE5F1" w:themeFill="accent1" w:themeFillTint="33"/>
          </w:tcPr>
          <w:p w14:paraId="597E9D02" w14:textId="77777777" w:rsidR="00970630" w:rsidRDefault="00970630" w:rsidP="008D2B20">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No selected, then display text</w:t>
            </w:r>
          </w:p>
        </w:tc>
      </w:tr>
      <w:tr w:rsidR="00970630" w:rsidRPr="00800405" w14:paraId="6EBD973F" w14:textId="77777777" w:rsidTr="00E32CFB">
        <w:tc>
          <w:tcPr>
            <w:tcW w:w="364" w:type="dxa"/>
            <w:tcBorders>
              <w:bottom w:val="single" w:sz="4" w:space="0" w:color="7297BD"/>
            </w:tcBorders>
            <w:shd w:val="clear" w:color="auto" w:fill="F2F2F2" w:themeFill="background1" w:themeFillShade="F2"/>
          </w:tcPr>
          <w:p w14:paraId="43166867" w14:textId="1527F498" w:rsidR="00970630" w:rsidRDefault="00970630" w:rsidP="008D2B20">
            <w:pPr>
              <w:rPr>
                <w:rFonts w:ascii="Times New Roman" w:hAnsi="Times New Roman" w:cs="Times New Roman"/>
              </w:rPr>
            </w:pPr>
            <w:r>
              <w:rPr>
                <w:rFonts w:ascii="Times New Roman" w:hAnsi="Times New Roman" w:cs="Times New Roman"/>
              </w:rPr>
              <w:t>1</w:t>
            </w:r>
            <w:r w:rsidR="00E32CFB">
              <w:rPr>
                <w:rFonts w:ascii="Times New Roman" w:hAnsi="Times New Roman" w:cs="Times New Roman"/>
              </w:rPr>
              <w:t>1</w:t>
            </w:r>
          </w:p>
        </w:tc>
        <w:tc>
          <w:tcPr>
            <w:tcW w:w="4678" w:type="dxa"/>
            <w:tcBorders>
              <w:bottom w:val="single" w:sz="4" w:space="0" w:color="7297BD"/>
            </w:tcBorders>
            <w:shd w:val="clear" w:color="auto" w:fill="F2F2F2" w:themeFill="background1" w:themeFillShade="F2"/>
          </w:tcPr>
          <w:p w14:paraId="4DAFFE60" w14:textId="77777777" w:rsidR="00970630" w:rsidRPr="00D2185B" w:rsidRDefault="00970630" w:rsidP="008D2B20">
            <w:pPr>
              <w:rPr>
                <w:rFonts w:ascii="Times New Roman" w:hAnsi="Times New Roman" w:cs="Times New Roman"/>
              </w:rPr>
            </w:pPr>
          </w:p>
        </w:tc>
        <w:tc>
          <w:tcPr>
            <w:tcW w:w="5488" w:type="dxa"/>
            <w:tcBorders>
              <w:bottom w:val="single" w:sz="4" w:space="0" w:color="7297BD"/>
            </w:tcBorders>
            <w:shd w:val="clear" w:color="auto" w:fill="F2F2F2" w:themeFill="background1" w:themeFillShade="F2"/>
          </w:tcPr>
          <w:p w14:paraId="73BE833C" w14:textId="77777777" w:rsidR="00970630" w:rsidRDefault="00970630" w:rsidP="008D2B20">
            <w:pPr>
              <w:rPr>
                <w:rFonts w:ascii="Times New Roman" w:hAnsi="Times New Roman" w:cs="Times New Roman"/>
              </w:rPr>
            </w:pPr>
            <w:r>
              <w:rPr>
                <w:rFonts w:ascii="Times New Roman" w:hAnsi="Times New Roman" w:cs="Times New Roman"/>
              </w:rPr>
              <w:t>Text data entry</w:t>
            </w:r>
          </w:p>
        </w:tc>
      </w:tr>
      <w:tr w:rsidR="00970630" w:rsidRPr="00800405" w14:paraId="567A4EA9" w14:textId="77777777" w:rsidTr="00E32CFB">
        <w:tc>
          <w:tcPr>
            <w:tcW w:w="364" w:type="dxa"/>
            <w:tcBorders>
              <w:bottom w:val="single" w:sz="4" w:space="0" w:color="7297BD"/>
            </w:tcBorders>
            <w:shd w:val="clear" w:color="auto" w:fill="DBE5F1" w:themeFill="accent1" w:themeFillTint="33"/>
          </w:tcPr>
          <w:p w14:paraId="7A602EDD" w14:textId="63671BCC" w:rsidR="00970630" w:rsidRDefault="00970630" w:rsidP="008D2B20">
            <w:pPr>
              <w:rPr>
                <w:rFonts w:ascii="Times New Roman" w:hAnsi="Times New Roman" w:cs="Times New Roman"/>
              </w:rPr>
            </w:pPr>
            <w:r>
              <w:rPr>
                <w:rFonts w:ascii="Times New Roman" w:hAnsi="Times New Roman" w:cs="Times New Roman"/>
              </w:rPr>
              <w:t>1</w:t>
            </w:r>
            <w:r w:rsidR="00E32CFB">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56F2D28A" w14:textId="77777777" w:rsidR="00970630" w:rsidRPr="00D2185B" w:rsidRDefault="00970630" w:rsidP="008D2B20">
            <w:pPr>
              <w:tabs>
                <w:tab w:val="left" w:pos="1800"/>
              </w:tabs>
              <w:rPr>
                <w:rFonts w:ascii="Times New Roman" w:hAnsi="Times New Roman" w:cs="Times New Roman"/>
              </w:rPr>
            </w:pPr>
            <w:r w:rsidRPr="00D2185B">
              <w:rPr>
                <w:rFonts w:ascii="Times New Roman" w:hAnsi="Times New Roman" w:cs="Times New Roman"/>
              </w:rPr>
              <w:t>(max length 3,000 chars)</w:t>
            </w:r>
          </w:p>
          <w:p w14:paraId="3C83D485" w14:textId="77777777" w:rsidR="00970630" w:rsidRPr="00D2185B" w:rsidRDefault="00970630" w:rsidP="008D2B20">
            <w:pPr>
              <w:rPr>
                <w:rFonts w:ascii="Times New Roman" w:hAnsi="Times New Roman" w:cs="Times New Roman"/>
              </w:rPr>
            </w:pPr>
            <w:r w:rsidRPr="00D2185B">
              <w:rPr>
                <w:rFonts w:ascii="Times New Roman" w:hAnsi="Times New Roman" w:cs="Times New Roman"/>
              </w:rPr>
              <w:t>These notes will only be viewed by Supervisors</w:t>
            </w:r>
          </w:p>
        </w:tc>
        <w:tc>
          <w:tcPr>
            <w:tcW w:w="5488" w:type="dxa"/>
            <w:tcBorders>
              <w:bottom w:val="single" w:sz="4" w:space="0" w:color="7297BD"/>
            </w:tcBorders>
            <w:shd w:val="clear" w:color="auto" w:fill="DBE5F1" w:themeFill="accent1" w:themeFillTint="33"/>
          </w:tcPr>
          <w:p w14:paraId="287CCABC" w14:textId="77777777" w:rsidR="00970630" w:rsidRDefault="00970630" w:rsidP="008D2B20">
            <w:pPr>
              <w:rPr>
                <w:rFonts w:ascii="Times New Roman" w:hAnsi="Times New Roman" w:cs="Times New Roman"/>
              </w:rPr>
            </w:pPr>
          </w:p>
        </w:tc>
      </w:tr>
      <w:tr w:rsidR="00970630" w:rsidRPr="00800405" w14:paraId="0A6B5ED1" w14:textId="77777777" w:rsidTr="00E32CFB">
        <w:tc>
          <w:tcPr>
            <w:tcW w:w="364" w:type="dxa"/>
            <w:shd w:val="clear" w:color="auto" w:fill="F2F2F2" w:themeFill="background1" w:themeFillShade="F2"/>
          </w:tcPr>
          <w:p w14:paraId="2D28845C" w14:textId="40E69276" w:rsidR="00970630" w:rsidRDefault="00970630" w:rsidP="008D2B20">
            <w:pPr>
              <w:rPr>
                <w:rFonts w:ascii="Times New Roman" w:hAnsi="Times New Roman" w:cs="Times New Roman"/>
              </w:rPr>
            </w:pPr>
            <w:r>
              <w:rPr>
                <w:rFonts w:ascii="Times New Roman" w:hAnsi="Times New Roman" w:cs="Times New Roman"/>
              </w:rPr>
              <w:t>1</w:t>
            </w:r>
            <w:r w:rsidR="00E32CFB">
              <w:rPr>
                <w:rFonts w:ascii="Times New Roman" w:hAnsi="Times New Roman" w:cs="Times New Roman"/>
              </w:rPr>
              <w:t>3</w:t>
            </w:r>
          </w:p>
        </w:tc>
        <w:tc>
          <w:tcPr>
            <w:tcW w:w="4678" w:type="dxa"/>
            <w:shd w:val="clear" w:color="auto" w:fill="F2F2F2" w:themeFill="background1" w:themeFillShade="F2"/>
          </w:tcPr>
          <w:p w14:paraId="066A8488" w14:textId="77777777" w:rsidR="00970630" w:rsidRPr="00D2185B" w:rsidRDefault="00970630" w:rsidP="008D2B20">
            <w:pPr>
              <w:rPr>
                <w:rFonts w:ascii="Times New Roman" w:hAnsi="Times New Roman" w:cs="Times New Roman"/>
              </w:rPr>
            </w:pPr>
            <w:r>
              <w:rPr>
                <w:rFonts w:ascii="Times New Roman" w:hAnsi="Times New Roman" w:cs="Times New Roman"/>
              </w:rPr>
              <w:t>Submit</w:t>
            </w:r>
          </w:p>
        </w:tc>
        <w:tc>
          <w:tcPr>
            <w:tcW w:w="5488" w:type="dxa"/>
            <w:shd w:val="clear" w:color="auto" w:fill="F2F2F2" w:themeFill="background1" w:themeFillShade="F2"/>
          </w:tcPr>
          <w:p w14:paraId="3F6B1758" w14:textId="77777777" w:rsidR="00970630" w:rsidRDefault="00970630" w:rsidP="008D2B20">
            <w:pPr>
              <w:rPr>
                <w:rFonts w:ascii="Times New Roman" w:hAnsi="Times New Roman" w:cs="Times New Roman"/>
              </w:rPr>
            </w:pPr>
            <w:r>
              <w:rPr>
                <w:rFonts w:ascii="Times New Roman" w:hAnsi="Times New Roman" w:cs="Times New Roman"/>
              </w:rPr>
              <w:t xml:space="preserve">Button to save information </w:t>
            </w:r>
          </w:p>
        </w:tc>
      </w:tr>
    </w:tbl>
    <w:p w14:paraId="0987C115" w14:textId="77777777" w:rsidR="00970630" w:rsidRDefault="00970630" w:rsidP="00E17FC2">
      <w:pPr>
        <w:tabs>
          <w:tab w:val="left" w:pos="1800"/>
        </w:tabs>
        <w:spacing w:after="0"/>
        <w:ind w:left="720"/>
        <w:rPr>
          <w:rFonts w:ascii="Times New Roman" w:hAnsi="Times New Roman" w:cs="Times New Roman"/>
          <w:sz w:val="24"/>
          <w:szCs w:val="24"/>
        </w:rPr>
      </w:pPr>
    </w:p>
    <w:p w14:paraId="118CE118" w14:textId="77777777" w:rsidR="005710ED" w:rsidRDefault="005710ED" w:rsidP="005710ED">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t>3.2.4.2.1 SOP Link</w:t>
      </w:r>
    </w:p>
    <w:p w14:paraId="79E3CBB7" w14:textId="4F5AC3FC" w:rsidR="005710ED" w:rsidRDefault="005710ED" w:rsidP="005710ED">
      <w:pPr>
        <w:tabs>
          <w:tab w:val="left" w:pos="1800"/>
        </w:tabs>
        <w:spacing w:after="0"/>
        <w:ind w:left="3600"/>
        <w:rPr>
          <w:rFonts w:ascii="Times New Roman" w:hAnsi="Times New Roman" w:cs="Times New Roman"/>
          <w:sz w:val="24"/>
          <w:szCs w:val="24"/>
        </w:rPr>
      </w:pPr>
      <w:r w:rsidRPr="00A4759C">
        <w:rPr>
          <w:rFonts w:ascii="Times New Roman" w:hAnsi="Times New Roman" w:cs="Times New Roman"/>
          <w:sz w:val="24"/>
          <w:szCs w:val="24"/>
          <w:u w:val="single"/>
        </w:rPr>
        <w:t>Contact Center Operations 3.06 Timecard Audit SOP</w:t>
      </w:r>
      <w:r w:rsidRPr="00A97190">
        <w:rPr>
          <w:rFonts w:ascii="Times New Roman" w:hAnsi="Times New Roman" w:cs="Times New Roman"/>
          <w:sz w:val="24"/>
          <w:szCs w:val="24"/>
        </w:rPr>
        <w:t xml:space="preserve"> </w:t>
      </w:r>
      <w:r>
        <w:rPr>
          <w:rFonts w:ascii="Times New Roman" w:hAnsi="Times New Roman" w:cs="Times New Roman"/>
          <w:sz w:val="24"/>
          <w:szCs w:val="24"/>
        </w:rPr>
        <w:t xml:space="preserve">is a hyper link to </w:t>
      </w:r>
      <w:hyperlink r:id="rId45" w:history="1">
        <w:r w:rsidRPr="002D4236">
          <w:rPr>
            <w:rStyle w:val="Hyperlink"/>
            <w:rFonts w:ascii="Times New Roman" w:hAnsi="Times New Roman" w:cs="Times New Roman"/>
            <w:sz w:val="24"/>
            <w:szCs w:val="24"/>
          </w:rPr>
          <w:t>https://cco.gdit.com/Resources/SOP/Contact Center Operations/Forms/AllItems.aspx</w:t>
        </w:r>
      </w:hyperlink>
      <w:r w:rsidRPr="00A97190">
        <w:rPr>
          <w:rFonts w:ascii="Times New Roman" w:hAnsi="Times New Roman" w:cs="Times New Roman"/>
          <w:sz w:val="24"/>
          <w:szCs w:val="24"/>
        </w:rPr>
        <w:t>.</w:t>
      </w:r>
    </w:p>
    <w:p w14:paraId="4BDA8186" w14:textId="77777777" w:rsidR="005710ED" w:rsidRDefault="005710ED" w:rsidP="00E17FC2">
      <w:pPr>
        <w:tabs>
          <w:tab w:val="left" w:pos="1800"/>
        </w:tabs>
        <w:spacing w:after="0"/>
        <w:ind w:left="720"/>
        <w:rPr>
          <w:rFonts w:ascii="Times New Roman" w:hAnsi="Times New Roman" w:cs="Times New Roman"/>
          <w:sz w:val="24"/>
          <w:szCs w:val="24"/>
        </w:rPr>
      </w:pPr>
    </w:p>
    <w:p w14:paraId="0C8022D1" w14:textId="01931E10" w:rsidR="00E17FC2" w:rsidRDefault="00E17FC2" w:rsidP="00E17FC2">
      <w:pPr>
        <w:tabs>
          <w:tab w:val="left" w:pos="1800"/>
        </w:tabs>
        <w:spacing w:after="0"/>
        <w:ind w:left="720"/>
        <w:rPr>
          <w:rFonts w:ascii="Times New Roman" w:hAnsi="Times New Roman" w:cs="Times New Roman"/>
          <w:sz w:val="24"/>
          <w:szCs w:val="24"/>
        </w:rPr>
      </w:pPr>
      <w:r w:rsidRPr="00803EA1">
        <w:rPr>
          <w:rFonts w:ascii="Times New Roman" w:hAnsi="Times New Roman" w:cs="Times New Roman"/>
          <w:sz w:val="24"/>
          <w:szCs w:val="24"/>
        </w:rPr>
        <w:tab/>
      </w:r>
      <w:r w:rsidRPr="00803EA1">
        <w:rPr>
          <w:rFonts w:ascii="Times New Roman" w:hAnsi="Times New Roman" w:cs="Times New Roman"/>
          <w:sz w:val="24"/>
          <w:szCs w:val="24"/>
        </w:rPr>
        <w:tab/>
      </w:r>
      <w:r w:rsidRPr="00803EA1">
        <w:rPr>
          <w:rFonts w:ascii="Times New Roman" w:hAnsi="Times New Roman" w:cs="Times New Roman"/>
          <w:sz w:val="24"/>
          <w:szCs w:val="24"/>
        </w:rPr>
        <w:tab/>
        <w:t>3.2.</w:t>
      </w:r>
      <w:r>
        <w:rPr>
          <w:rFonts w:ascii="Times New Roman" w:hAnsi="Times New Roman" w:cs="Times New Roman"/>
          <w:sz w:val="24"/>
          <w:szCs w:val="24"/>
        </w:rPr>
        <w:t>4</w:t>
      </w:r>
      <w:r w:rsidRPr="00803EA1">
        <w:rPr>
          <w:rFonts w:ascii="Times New Roman" w:hAnsi="Times New Roman" w:cs="Times New Roman"/>
          <w:sz w:val="24"/>
          <w:szCs w:val="24"/>
        </w:rPr>
        <w:t>.</w:t>
      </w:r>
      <w:r w:rsidR="00E32CFB">
        <w:rPr>
          <w:rFonts w:ascii="Times New Roman" w:hAnsi="Times New Roman" w:cs="Times New Roman"/>
          <w:sz w:val="24"/>
          <w:szCs w:val="24"/>
        </w:rPr>
        <w:t>3</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Supervisor Review </w:t>
      </w:r>
    </w:p>
    <w:p w14:paraId="2AC471FD" w14:textId="4512ABE5" w:rsidR="00E17FC2" w:rsidRDefault="009C7E86"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the log source is not IQS, </w:t>
      </w:r>
      <w:proofErr w:type="spellStart"/>
      <w:r>
        <w:rPr>
          <w:rFonts w:ascii="Times New Roman" w:hAnsi="Times New Roman" w:cs="Times New Roman"/>
          <w:sz w:val="24"/>
          <w:szCs w:val="24"/>
        </w:rPr>
        <w:t>LimeSurvey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Verint</w:t>
      </w:r>
      <w:proofErr w:type="spellEnd"/>
      <w:r>
        <w:rPr>
          <w:rFonts w:ascii="Times New Roman" w:hAnsi="Times New Roman" w:cs="Times New Roman"/>
          <w:sz w:val="24"/>
          <w:szCs w:val="24"/>
        </w:rPr>
        <w:t xml:space="preserve">-GDIT, </w:t>
      </w:r>
      <w:proofErr w:type="spellStart"/>
      <w:r>
        <w:rPr>
          <w:rFonts w:ascii="Times New Roman" w:hAnsi="Times New Roman" w:cs="Times New Roman"/>
          <w:sz w:val="24"/>
          <w:szCs w:val="24"/>
        </w:rPr>
        <w:t>Verint</w:t>
      </w:r>
      <w:proofErr w:type="spellEnd"/>
      <w:r>
        <w:rPr>
          <w:rFonts w:ascii="Times New Roman" w:hAnsi="Times New Roman" w:cs="Times New Roman"/>
          <w:sz w:val="24"/>
          <w:szCs w:val="24"/>
        </w:rPr>
        <w:t xml:space="preserve">-GDIT Supervisor, </w:t>
      </w:r>
      <w:proofErr w:type="spellStart"/>
      <w:r w:rsidR="00E32CFB">
        <w:rPr>
          <w:rFonts w:ascii="Times New Roman" w:hAnsi="Times New Roman" w:cs="Times New Roman"/>
          <w:sz w:val="24"/>
          <w:szCs w:val="24"/>
        </w:rPr>
        <w:t>Verint</w:t>
      </w:r>
      <w:proofErr w:type="spellEnd"/>
      <w:r w:rsidR="00E32CFB">
        <w:rPr>
          <w:rFonts w:ascii="Times New Roman" w:hAnsi="Times New Roman" w:cs="Times New Roman"/>
          <w:sz w:val="24"/>
          <w:szCs w:val="24"/>
        </w:rPr>
        <w:t xml:space="preserve">-TQC, or ETS with reason Outstanding Action – Employee and </w:t>
      </w:r>
      <w:r w:rsidR="00E17FC2">
        <w:rPr>
          <w:rFonts w:ascii="Times New Roman" w:hAnsi="Times New Roman" w:cs="Times New Roman"/>
          <w:sz w:val="24"/>
          <w:szCs w:val="24"/>
        </w:rPr>
        <w:t>status is Pending Supervisor review, then display the following:</w:t>
      </w:r>
    </w:p>
    <w:p w14:paraId="4D55AF85" w14:textId="77777777" w:rsidR="00E17FC2" w:rsidRDefault="00E17FC2" w:rsidP="00E17FC2">
      <w:pPr>
        <w:tabs>
          <w:tab w:val="left" w:pos="1800"/>
        </w:tabs>
        <w:spacing w:after="0"/>
        <w:ind w:left="288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3C40EF" w:rsidRPr="00800405" w14:paraId="30E220E5" w14:textId="77777777" w:rsidTr="00EC2B6D">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00AC0CFE" w14:textId="77777777" w:rsidR="003C40EF" w:rsidRPr="00800405" w:rsidRDefault="003C40EF"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37B12DC" w14:textId="77777777" w:rsidR="003C40EF" w:rsidRPr="00800405" w:rsidRDefault="003C40EF"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038F70AC" w14:textId="77777777" w:rsidR="003C40EF" w:rsidRPr="00800405" w:rsidRDefault="003C40EF"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3C40EF" w:rsidRPr="00800405" w14:paraId="2F94BEE3" w14:textId="77777777" w:rsidTr="00EC2B6D">
        <w:tc>
          <w:tcPr>
            <w:tcW w:w="364" w:type="dxa"/>
            <w:tcBorders>
              <w:top w:val="single" w:sz="4" w:space="0" w:color="7297BD"/>
              <w:bottom w:val="single" w:sz="4" w:space="0" w:color="7297BD"/>
            </w:tcBorders>
            <w:shd w:val="clear" w:color="auto" w:fill="F2F2F2" w:themeFill="background1" w:themeFillShade="F2"/>
          </w:tcPr>
          <w:p w14:paraId="6E14C3AF" w14:textId="77777777" w:rsidR="003C40EF" w:rsidRPr="00124FAF" w:rsidRDefault="003C40EF"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2DA41041" w14:textId="77777777" w:rsidR="003C40EF" w:rsidRPr="00472493" w:rsidRDefault="003C40EF" w:rsidP="00D82407">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0A1054E0" w14:textId="77777777" w:rsidR="003C40EF" w:rsidRPr="00124FAF" w:rsidRDefault="003C40EF" w:rsidP="00D82407">
            <w:pPr>
              <w:rPr>
                <w:rFonts w:ascii="Times New Roman" w:hAnsi="Times New Roman" w:cs="Times New Roman"/>
              </w:rPr>
            </w:pPr>
            <w:r>
              <w:rPr>
                <w:rFonts w:ascii="Times New Roman" w:hAnsi="Times New Roman" w:cs="Times New Roman"/>
              </w:rPr>
              <w:t>Display description of the log</w:t>
            </w:r>
          </w:p>
        </w:tc>
      </w:tr>
      <w:tr w:rsidR="001D5F11" w:rsidRPr="00800405" w14:paraId="36F06284" w14:textId="77777777" w:rsidTr="00EC2B6D">
        <w:tc>
          <w:tcPr>
            <w:tcW w:w="364" w:type="dxa"/>
            <w:tcBorders>
              <w:bottom w:val="single" w:sz="4" w:space="0" w:color="7297BD"/>
            </w:tcBorders>
            <w:shd w:val="clear" w:color="auto" w:fill="DBE5F1" w:themeFill="accent1" w:themeFillTint="33"/>
          </w:tcPr>
          <w:p w14:paraId="53641FDB" w14:textId="081DA963" w:rsidR="001D5F11" w:rsidRPr="00124FAF" w:rsidRDefault="001D5F11" w:rsidP="00D82407">
            <w:pPr>
              <w:rPr>
                <w:rFonts w:ascii="Times New Roman" w:hAnsi="Times New Roman" w:cs="Times New Roman"/>
              </w:rPr>
            </w:pPr>
            <w:r>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4326FC69" w14:textId="3F002983" w:rsidR="001D5F11" w:rsidRPr="003C40EF" w:rsidRDefault="001D5F11" w:rsidP="00D82407">
            <w:pPr>
              <w:rPr>
                <w:rFonts w:ascii="Times New Roman" w:hAnsi="Times New Roman" w:cs="Times New Roman"/>
              </w:rPr>
            </w:pPr>
            <w:r>
              <w:rPr>
                <w:rFonts w:ascii="Times New Roman" w:hAnsi="Times New Roman" w:cs="Times New Roman"/>
              </w:rPr>
              <w:t>Notes from Manager:</w:t>
            </w:r>
          </w:p>
        </w:tc>
        <w:tc>
          <w:tcPr>
            <w:tcW w:w="5488" w:type="dxa"/>
            <w:tcBorders>
              <w:bottom w:val="single" w:sz="4" w:space="0" w:color="7297BD"/>
            </w:tcBorders>
            <w:shd w:val="clear" w:color="auto" w:fill="DBE5F1" w:themeFill="accent1" w:themeFillTint="33"/>
          </w:tcPr>
          <w:p w14:paraId="49AE188B" w14:textId="30FA5D44" w:rsidR="001D5F11" w:rsidRDefault="00216BC6" w:rsidP="00216BC6">
            <w:pPr>
              <w:rPr>
                <w:rFonts w:ascii="Times New Roman" w:hAnsi="Times New Roman" w:cs="Times New Roman"/>
              </w:rPr>
            </w:pPr>
            <w:r>
              <w:rPr>
                <w:rFonts w:ascii="Times New Roman" w:hAnsi="Times New Roman" w:cs="Times New Roman"/>
              </w:rPr>
              <w:t xml:space="preserve">If </w:t>
            </w:r>
            <w:r w:rsidR="001D5F11">
              <w:rPr>
                <w:rFonts w:ascii="Times New Roman" w:hAnsi="Times New Roman" w:cs="Times New Roman"/>
              </w:rPr>
              <w:t>coaching is required or manager notes of the log exist then display text and manager notes of the log</w:t>
            </w:r>
          </w:p>
        </w:tc>
      </w:tr>
      <w:tr w:rsidR="003C40EF" w:rsidRPr="00800405" w14:paraId="5C4C1A99" w14:textId="77777777" w:rsidTr="00EC2B6D">
        <w:tc>
          <w:tcPr>
            <w:tcW w:w="364" w:type="dxa"/>
            <w:tcBorders>
              <w:bottom w:val="single" w:sz="4" w:space="0" w:color="7297BD"/>
            </w:tcBorders>
            <w:shd w:val="clear" w:color="auto" w:fill="F2F2F2" w:themeFill="background1" w:themeFillShade="F2"/>
          </w:tcPr>
          <w:p w14:paraId="786BD610" w14:textId="5A8F5305" w:rsidR="003C40EF" w:rsidRPr="00124FAF" w:rsidRDefault="009116D6" w:rsidP="00D82407">
            <w:pPr>
              <w:rPr>
                <w:rFonts w:ascii="Times New Roman" w:hAnsi="Times New Roman" w:cs="Times New Roman"/>
              </w:rPr>
            </w:pPr>
            <w:r>
              <w:rPr>
                <w:rFonts w:ascii="Times New Roman" w:hAnsi="Times New Roman" w:cs="Times New Roman"/>
              </w:rPr>
              <w:t>3</w:t>
            </w:r>
          </w:p>
        </w:tc>
        <w:tc>
          <w:tcPr>
            <w:tcW w:w="4678" w:type="dxa"/>
            <w:tcBorders>
              <w:bottom w:val="single" w:sz="4" w:space="0" w:color="7297BD"/>
            </w:tcBorders>
            <w:shd w:val="clear" w:color="auto" w:fill="F2F2F2" w:themeFill="background1" w:themeFillShade="F2"/>
          </w:tcPr>
          <w:p w14:paraId="5C002E94" w14:textId="2AB27B30" w:rsidR="003C40EF" w:rsidRPr="003C40EF" w:rsidRDefault="00FB5D32" w:rsidP="00D82407">
            <w:pPr>
              <w:rPr>
                <w:rFonts w:ascii="Times New Roman" w:hAnsi="Times New Roman" w:cs="Times New Roman"/>
              </w:rPr>
            </w:pPr>
            <w:r w:rsidRPr="003C40EF">
              <w:rPr>
                <w:rFonts w:ascii="Times New Roman" w:hAnsi="Times New Roman" w:cs="Times New Roman"/>
              </w:rPr>
              <w:t>Enter the date of coaching:</w:t>
            </w:r>
          </w:p>
        </w:tc>
        <w:tc>
          <w:tcPr>
            <w:tcW w:w="5488" w:type="dxa"/>
            <w:tcBorders>
              <w:bottom w:val="single" w:sz="4" w:space="0" w:color="7297BD"/>
            </w:tcBorders>
            <w:shd w:val="clear" w:color="auto" w:fill="F2F2F2" w:themeFill="background1" w:themeFillShade="F2"/>
          </w:tcPr>
          <w:p w14:paraId="0E07CCE5" w14:textId="0246932C" w:rsidR="003C40EF" w:rsidRPr="00124FAF" w:rsidRDefault="00EC2B6D" w:rsidP="00D82407">
            <w:pPr>
              <w:rPr>
                <w:rFonts w:ascii="Times New Roman" w:hAnsi="Times New Roman" w:cs="Times New Roman"/>
              </w:rPr>
            </w:pPr>
            <w:r>
              <w:rPr>
                <w:rFonts w:ascii="Times New Roman" w:hAnsi="Times New Roman" w:cs="Times New Roman"/>
              </w:rPr>
              <w:t>Display text</w:t>
            </w:r>
          </w:p>
        </w:tc>
      </w:tr>
      <w:tr w:rsidR="00EC2B6D" w:rsidRPr="00800405" w14:paraId="248279A4" w14:textId="77777777" w:rsidTr="00EC2B6D">
        <w:tc>
          <w:tcPr>
            <w:tcW w:w="364" w:type="dxa"/>
            <w:tcBorders>
              <w:bottom w:val="single" w:sz="4" w:space="0" w:color="7297BD"/>
            </w:tcBorders>
            <w:shd w:val="clear" w:color="auto" w:fill="DBE5F1" w:themeFill="accent1" w:themeFillTint="33"/>
          </w:tcPr>
          <w:p w14:paraId="136D96A0" w14:textId="0054C0A6" w:rsidR="00EC2B6D" w:rsidRDefault="00EC2B6D" w:rsidP="00D82407">
            <w:pPr>
              <w:rPr>
                <w:rFonts w:ascii="Times New Roman" w:hAnsi="Times New Roman" w:cs="Times New Roman"/>
              </w:rPr>
            </w:pPr>
            <w:r>
              <w:rPr>
                <w:rFonts w:ascii="Times New Roman" w:hAnsi="Times New Roman" w:cs="Times New Roman"/>
              </w:rPr>
              <w:t>4</w:t>
            </w:r>
          </w:p>
        </w:tc>
        <w:tc>
          <w:tcPr>
            <w:tcW w:w="4678" w:type="dxa"/>
            <w:tcBorders>
              <w:bottom w:val="single" w:sz="4" w:space="0" w:color="7297BD"/>
            </w:tcBorders>
            <w:shd w:val="clear" w:color="auto" w:fill="DBE5F1" w:themeFill="accent1" w:themeFillTint="33"/>
          </w:tcPr>
          <w:p w14:paraId="6E383E41" w14:textId="77777777" w:rsidR="00EC2B6D" w:rsidRPr="003C40EF" w:rsidRDefault="00EC2B6D" w:rsidP="00D82407">
            <w:pPr>
              <w:rPr>
                <w:rFonts w:ascii="Times New Roman" w:hAnsi="Times New Roman" w:cs="Times New Roman"/>
              </w:rPr>
            </w:pPr>
          </w:p>
        </w:tc>
        <w:tc>
          <w:tcPr>
            <w:tcW w:w="5488" w:type="dxa"/>
            <w:tcBorders>
              <w:bottom w:val="single" w:sz="4" w:space="0" w:color="7297BD"/>
            </w:tcBorders>
            <w:shd w:val="clear" w:color="auto" w:fill="DBE5F1" w:themeFill="accent1" w:themeFillTint="33"/>
          </w:tcPr>
          <w:p w14:paraId="7EB94469" w14:textId="32DA7851" w:rsidR="00EC2B6D" w:rsidRDefault="00EC2B6D" w:rsidP="003C40EF">
            <w:pPr>
              <w:rPr>
                <w:rFonts w:ascii="Times New Roman" w:hAnsi="Times New Roman" w:cs="Times New Roman"/>
              </w:rPr>
            </w:pPr>
            <w:r>
              <w:rPr>
                <w:rFonts w:ascii="Times New Roman" w:hAnsi="Times New Roman" w:cs="Times New Roman"/>
              </w:rPr>
              <w:t>Date data entry</w:t>
            </w:r>
          </w:p>
        </w:tc>
      </w:tr>
      <w:tr w:rsidR="003C40EF" w:rsidRPr="00800405" w14:paraId="759BA269" w14:textId="77777777" w:rsidTr="00EC2B6D">
        <w:tc>
          <w:tcPr>
            <w:tcW w:w="364" w:type="dxa"/>
            <w:tcBorders>
              <w:bottom w:val="single" w:sz="4" w:space="0" w:color="7297BD"/>
            </w:tcBorders>
            <w:shd w:val="clear" w:color="auto" w:fill="F2F2F2" w:themeFill="background1" w:themeFillShade="F2"/>
          </w:tcPr>
          <w:p w14:paraId="6EA53C44" w14:textId="21DC5B16" w:rsidR="003C40EF" w:rsidRPr="00124FAF" w:rsidRDefault="00EC2B6D" w:rsidP="00D82407">
            <w:pPr>
              <w:rPr>
                <w:rFonts w:ascii="Times New Roman" w:hAnsi="Times New Roman" w:cs="Times New Roman"/>
              </w:rPr>
            </w:pPr>
            <w:r>
              <w:rPr>
                <w:rFonts w:ascii="Times New Roman" w:hAnsi="Times New Roman" w:cs="Times New Roman"/>
              </w:rPr>
              <w:t>5</w:t>
            </w:r>
          </w:p>
        </w:tc>
        <w:tc>
          <w:tcPr>
            <w:tcW w:w="4678" w:type="dxa"/>
            <w:tcBorders>
              <w:bottom w:val="single" w:sz="4" w:space="0" w:color="7297BD"/>
            </w:tcBorders>
            <w:shd w:val="clear" w:color="auto" w:fill="F2F2F2" w:themeFill="background1" w:themeFillShade="F2"/>
          </w:tcPr>
          <w:p w14:paraId="5405F0FE" w14:textId="562C39DD" w:rsidR="003C40EF" w:rsidRPr="003C40EF" w:rsidRDefault="00FB5D32" w:rsidP="00D82407">
            <w:pPr>
              <w:rPr>
                <w:rFonts w:ascii="Times New Roman" w:hAnsi="Times New Roman" w:cs="Times New Roman"/>
              </w:rPr>
            </w:pPr>
            <w:r w:rsidRPr="003C40EF">
              <w:rPr>
                <w:rFonts w:ascii="Times New Roman" w:hAnsi="Times New Roman" w:cs="Times New Roman"/>
              </w:rPr>
              <w:t>2. Provide the details from the coaching session including action plans developed:</w:t>
            </w:r>
          </w:p>
        </w:tc>
        <w:tc>
          <w:tcPr>
            <w:tcW w:w="5488" w:type="dxa"/>
            <w:tcBorders>
              <w:bottom w:val="single" w:sz="4" w:space="0" w:color="7297BD"/>
            </w:tcBorders>
            <w:shd w:val="clear" w:color="auto" w:fill="F2F2F2" w:themeFill="background1" w:themeFillShade="F2"/>
          </w:tcPr>
          <w:p w14:paraId="02FB1685" w14:textId="1B2E316F" w:rsidR="003C40EF" w:rsidRPr="00124FAF" w:rsidRDefault="00EC2B6D" w:rsidP="003C40EF">
            <w:pPr>
              <w:rPr>
                <w:rFonts w:ascii="Times New Roman" w:hAnsi="Times New Roman" w:cs="Times New Roman"/>
              </w:rPr>
            </w:pPr>
            <w:r>
              <w:rPr>
                <w:rFonts w:ascii="Times New Roman" w:hAnsi="Times New Roman" w:cs="Times New Roman"/>
              </w:rPr>
              <w:t>Display Text</w:t>
            </w:r>
          </w:p>
        </w:tc>
      </w:tr>
      <w:tr w:rsidR="00EC2B6D" w:rsidRPr="00800405" w14:paraId="14F5C46C" w14:textId="77777777" w:rsidTr="00EC2B6D">
        <w:tc>
          <w:tcPr>
            <w:tcW w:w="364" w:type="dxa"/>
            <w:tcBorders>
              <w:bottom w:val="single" w:sz="4" w:space="0" w:color="7297BD"/>
            </w:tcBorders>
            <w:shd w:val="clear" w:color="auto" w:fill="DBE5F1" w:themeFill="accent1" w:themeFillTint="33"/>
          </w:tcPr>
          <w:p w14:paraId="565D712D" w14:textId="1D9F307D" w:rsidR="00EC2B6D" w:rsidRDefault="00EC2B6D" w:rsidP="00D82407">
            <w:pPr>
              <w:rPr>
                <w:rFonts w:ascii="Times New Roman" w:hAnsi="Times New Roman" w:cs="Times New Roman"/>
              </w:rPr>
            </w:pPr>
            <w:r>
              <w:rPr>
                <w:rFonts w:ascii="Times New Roman" w:hAnsi="Times New Roman" w:cs="Times New Roman"/>
              </w:rPr>
              <w:t>6</w:t>
            </w:r>
          </w:p>
        </w:tc>
        <w:tc>
          <w:tcPr>
            <w:tcW w:w="4678" w:type="dxa"/>
            <w:tcBorders>
              <w:bottom w:val="single" w:sz="4" w:space="0" w:color="7297BD"/>
            </w:tcBorders>
            <w:shd w:val="clear" w:color="auto" w:fill="DBE5F1" w:themeFill="accent1" w:themeFillTint="33"/>
          </w:tcPr>
          <w:p w14:paraId="59CBC002" w14:textId="77777777" w:rsidR="00EC2B6D" w:rsidRPr="00FB5D32" w:rsidRDefault="00EC2B6D" w:rsidP="00FB5D32">
            <w:pPr>
              <w:tabs>
                <w:tab w:val="left" w:pos="1800"/>
              </w:tabs>
              <w:rPr>
                <w:rFonts w:ascii="Times New Roman" w:hAnsi="Times New Roman" w:cs="Times New Roman"/>
              </w:rPr>
            </w:pPr>
          </w:p>
        </w:tc>
        <w:tc>
          <w:tcPr>
            <w:tcW w:w="5488" w:type="dxa"/>
            <w:tcBorders>
              <w:bottom w:val="single" w:sz="4" w:space="0" w:color="7297BD"/>
            </w:tcBorders>
            <w:shd w:val="clear" w:color="auto" w:fill="DBE5F1" w:themeFill="accent1" w:themeFillTint="33"/>
          </w:tcPr>
          <w:p w14:paraId="789205CF" w14:textId="562B342F" w:rsidR="00EC2B6D" w:rsidRDefault="00EC2B6D" w:rsidP="00FB5D32">
            <w:pPr>
              <w:rPr>
                <w:rFonts w:ascii="Times New Roman" w:hAnsi="Times New Roman" w:cs="Times New Roman"/>
              </w:rPr>
            </w:pPr>
            <w:r>
              <w:rPr>
                <w:rFonts w:ascii="Times New Roman" w:hAnsi="Times New Roman" w:cs="Times New Roman"/>
              </w:rPr>
              <w:t>Text data entry</w:t>
            </w:r>
          </w:p>
        </w:tc>
      </w:tr>
      <w:tr w:rsidR="00FB5D32" w:rsidRPr="00800405" w14:paraId="121FCD9F" w14:textId="77777777" w:rsidTr="00EC2B6D">
        <w:tc>
          <w:tcPr>
            <w:tcW w:w="364" w:type="dxa"/>
            <w:tcBorders>
              <w:bottom w:val="single" w:sz="4" w:space="0" w:color="7297BD"/>
            </w:tcBorders>
            <w:shd w:val="clear" w:color="auto" w:fill="F2F2F2" w:themeFill="background1" w:themeFillShade="F2"/>
          </w:tcPr>
          <w:p w14:paraId="298C03EC" w14:textId="39CD4B74" w:rsidR="00FB5D32" w:rsidRPr="00124FAF" w:rsidRDefault="00EC2B6D" w:rsidP="00D82407">
            <w:pPr>
              <w:rPr>
                <w:rFonts w:ascii="Times New Roman" w:hAnsi="Times New Roman" w:cs="Times New Roman"/>
              </w:rPr>
            </w:pPr>
            <w:r>
              <w:rPr>
                <w:rFonts w:ascii="Times New Roman" w:hAnsi="Times New Roman" w:cs="Times New Roman"/>
              </w:rPr>
              <w:t>7</w:t>
            </w:r>
          </w:p>
        </w:tc>
        <w:tc>
          <w:tcPr>
            <w:tcW w:w="4678" w:type="dxa"/>
            <w:tcBorders>
              <w:bottom w:val="single" w:sz="4" w:space="0" w:color="7297BD"/>
            </w:tcBorders>
            <w:shd w:val="clear" w:color="auto" w:fill="F2F2F2" w:themeFill="background1" w:themeFillShade="F2"/>
          </w:tcPr>
          <w:p w14:paraId="141EA86B" w14:textId="77777777" w:rsidR="00FB5D32" w:rsidRPr="00FB5D32" w:rsidRDefault="00FB5D32" w:rsidP="00FB5D32">
            <w:pPr>
              <w:tabs>
                <w:tab w:val="left" w:pos="1800"/>
              </w:tabs>
              <w:rPr>
                <w:rFonts w:ascii="Times New Roman" w:hAnsi="Times New Roman" w:cs="Times New Roman"/>
              </w:rPr>
            </w:pPr>
            <w:r w:rsidRPr="00FB5D32">
              <w:rPr>
                <w:rFonts w:ascii="Times New Roman" w:hAnsi="Times New Roman" w:cs="Times New Roman"/>
              </w:rPr>
              <w:t>(max length 3,000 chars)</w:t>
            </w:r>
          </w:p>
          <w:p w14:paraId="7B7F2EE0" w14:textId="772FDE0B" w:rsidR="00FB5D32" w:rsidRPr="00FB5D32" w:rsidRDefault="00FB5D32" w:rsidP="00FB5D32">
            <w:pPr>
              <w:rPr>
                <w:rFonts w:ascii="Times New Roman" w:hAnsi="Times New Roman" w:cs="Times New Roman"/>
              </w:rPr>
            </w:pPr>
            <w:r w:rsidRPr="00FB5D32">
              <w:rPr>
                <w:rFonts w:ascii="Times New Roman" w:hAnsi="Times New Roman" w:cs="Times New Roman"/>
              </w:rPr>
              <w:t>Provide as much detail as possible</w:t>
            </w:r>
          </w:p>
        </w:tc>
        <w:tc>
          <w:tcPr>
            <w:tcW w:w="5488" w:type="dxa"/>
            <w:tcBorders>
              <w:bottom w:val="single" w:sz="4" w:space="0" w:color="7297BD"/>
            </w:tcBorders>
            <w:shd w:val="clear" w:color="auto" w:fill="F2F2F2" w:themeFill="background1" w:themeFillShade="F2"/>
          </w:tcPr>
          <w:p w14:paraId="593645C7" w14:textId="5E0684CE" w:rsidR="00FB5D32" w:rsidRDefault="00FB5D32" w:rsidP="00FB5D32">
            <w:pPr>
              <w:rPr>
                <w:rFonts w:ascii="Times New Roman" w:hAnsi="Times New Roman" w:cs="Times New Roman"/>
              </w:rPr>
            </w:pPr>
            <w:r>
              <w:rPr>
                <w:rFonts w:ascii="Times New Roman" w:hAnsi="Times New Roman" w:cs="Times New Roman"/>
              </w:rPr>
              <w:t xml:space="preserve">Display text </w:t>
            </w:r>
          </w:p>
        </w:tc>
      </w:tr>
      <w:tr w:rsidR="00FB5D32" w:rsidRPr="00800405" w14:paraId="67097942" w14:textId="77777777" w:rsidTr="009116D6">
        <w:tc>
          <w:tcPr>
            <w:tcW w:w="364" w:type="dxa"/>
            <w:shd w:val="clear" w:color="auto" w:fill="DBE5F1" w:themeFill="accent1" w:themeFillTint="33"/>
          </w:tcPr>
          <w:p w14:paraId="69C9EC66" w14:textId="5A42380F" w:rsidR="00FB5D32" w:rsidRDefault="00EC2B6D" w:rsidP="00D82407">
            <w:pPr>
              <w:rPr>
                <w:rFonts w:ascii="Times New Roman" w:hAnsi="Times New Roman" w:cs="Times New Roman"/>
              </w:rPr>
            </w:pPr>
            <w:r>
              <w:rPr>
                <w:rFonts w:ascii="Times New Roman" w:hAnsi="Times New Roman" w:cs="Times New Roman"/>
              </w:rPr>
              <w:t>8</w:t>
            </w:r>
          </w:p>
        </w:tc>
        <w:tc>
          <w:tcPr>
            <w:tcW w:w="4678" w:type="dxa"/>
            <w:shd w:val="clear" w:color="auto" w:fill="DBE5F1" w:themeFill="accent1" w:themeFillTint="33"/>
          </w:tcPr>
          <w:p w14:paraId="027EE4AB" w14:textId="7E89AA5C" w:rsidR="00FB5D32" w:rsidRPr="00FB5D32" w:rsidRDefault="00FB5D32" w:rsidP="00FB5D32">
            <w:pPr>
              <w:tabs>
                <w:tab w:val="left" w:pos="1800"/>
              </w:tabs>
              <w:rPr>
                <w:rFonts w:ascii="Times New Roman" w:hAnsi="Times New Roman" w:cs="Times New Roman"/>
              </w:rPr>
            </w:pPr>
            <w:r>
              <w:rPr>
                <w:rFonts w:ascii="Times New Roman" w:hAnsi="Times New Roman" w:cs="Times New Roman"/>
              </w:rPr>
              <w:t>Submit</w:t>
            </w:r>
          </w:p>
        </w:tc>
        <w:tc>
          <w:tcPr>
            <w:tcW w:w="5488" w:type="dxa"/>
            <w:shd w:val="clear" w:color="auto" w:fill="DBE5F1" w:themeFill="accent1" w:themeFillTint="33"/>
          </w:tcPr>
          <w:p w14:paraId="59171EE7" w14:textId="02599751" w:rsidR="00FB5D32" w:rsidRDefault="00FB5D32" w:rsidP="00FB5D32">
            <w:pPr>
              <w:rPr>
                <w:rFonts w:ascii="Times New Roman" w:hAnsi="Times New Roman" w:cs="Times New Roman"/>
              </w:rPr>
            </w:pPr>
            <w:r>
              <w:rPr>
                <w:rFonts w:ascii="Times New Roman" w:hAnsi="Times New Roman" w:cs="Times New Roman"/>
              </w:rPr>
              <w:t>Button to save information</w:t>
            </w:r>
          </w:p>
        </w:tc>
      </w:tr>
    </w:tbl>
    <w:p w14:paraId="0D3E8AB7" w14:textId="77777777" w:rsidR="00E17FC2" w:rsidRDefault="00E17FC2" w:rsidP="00E17FC2">
      <w:pPr>
        <w:tabs>
          <w:tab w:val="left" w:pos="1800"/>
        </w:tabs>
        <w:spacing w:after="0"/>
        <w:ind w:left="2880"/>
        <w:rPr>
          <w:rFonts w:ascii="Times New Roman" w:hAnsi="Times New Roman" w:cs="Times New Roman"/>
          <w:sz w:val="24"/>
          <w:szCs w:val="24"/>
        </w:rPr>
      </w:pPr>
    </w:p>
    <w:p w14:paraId="335C445B" w14:textId="339D939E" w:rsidR="00E17FC2"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4</w:t>
      </w:r>
      <w:r w:rsidRPr="00803EA1">
        <w:rPr>
          <w:rFonts w:ascii="Times New Roman" w:hAnsi="Times New Roman" w:cs="Times New Roman"/>
          <w:sz w:val="24"/>
          <w:szCs w:val="24"/>
        </w:rPr>
        <w:t>.</w:t>
      </w:r>
      <w:r>
        <w:rPr>
          <w:rFonts w:ascii="Times New Roman" w:hAnsi="Times New Roman" w:cs="Times New Roman"/>
          <w:sz w:val="24"/>
          <w:szCs w:val="24"/>
        </w:rPr>
        <w:t>3</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Not Supervisor Review </w:t>
      </w:r>
    </w:p>
    <w:p w14:paraId="75B72189" w14:textId="3213BE82"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the log status is </w:t>
      </w:r>
      <w:r w:rsidR="0043320A">
        <w:rPr>
          <w:rFonts w:ascii="Times New Roman" w:hAnsi="Times New Roman" w:cs="Times New Roman"/>
          <w:sz w:val="24"/>
          <w:szCs w:val="24"/>
        </w:rPr>
        <w:t>n</w:t>
      </w:r>
      <w:r>
        <w:rPr>
          <w:rFonts w:ascii="Times New Roman" w:hAnsi="Times New Roman" w:cs="Times New Roman"/>
          <w:sz w:val="24"/>
          <w:szCs w:val="24"/>
        </w:rPr>
        <w:t xml:space="preserve">ot </w:t>
      </w:r>
      <w:r w:rsidR="0043320A">
        <w:rPr>
          <w:rFonts w:ascii="Times New Roman" w:hAnsi="Times New Roman" w:cs="Times New Roman"/>
          <w:sz w:val="24"/>
          <w:szCs w:val="24"/>
        </w:rPr>
        <w:t>p</w:t>
      </w:r>
      <w:r>
        <w:rPr>
          <w:rFonts w:ascii="Times New Roman" w:hAnsi="Times New Roman" w:cs="Times New Roman"/>
          <w:sz w:val="24"/>
          <w:szCs w:val="24"/>
        </w:rPr>
        <w:t xml:space="preserve">ending </w:t>
      </w:r>
      <w:r w:rsidR="0043320A">
        <w:rPr>
          <w:rFonts w:ascii="Times New Roman" w:hAnsi="Times New Roman" w:cs="Times New Roman"/>
          <w:sz w:val="24"/>
          <w:szCs w:val="24"/>
        </w:rPr>
        <w:t>s</w:t>
      </w:r>
      <w:r>
        <w:rPr>
          <w:rFonts w:ascii="Times New Roman" w:hAnsi="Times New Roman" w:cs="Times New Roman"/>
          <w:sz w:val="24"/>
          <w:szCs w:val="24"/>
        </w:rPr>
        <w:t>upervisor review, then display the following:</w:t>
      </w:r>
    </w:p>
    <w:p w14:paraId="6E959F81" w14:textId="77777777" w:rsidR="00FB5D32" w:rsidRDefault="00FB5D32" w:rsidP="00E17FC2">
      <w:pPr>
        <w:tabs>
          <w:tab w:val="left" w:pos="1800"/>
        </w:tabs>
        <w:spacing w:after="0"/>
        <w:ind w:left="288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FB5D32" w:rsidRPr="00800405" w14:paraId="46BDAA50" w14:textId="77777777" w:rsidTr="00970630">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2D7CD399" w14:textId="77777777" w:rsidR="00FB5D32" w:rsidRPr="00800405" w:rsidRDefault="00FB5D3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8CE5133" w14:textId="77777777" w:rsidR="00FB5D32" w:rsidRPr="00800405" w:rsidRDefault="00FB5D3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0E0DE959" w14:textId="77777777" w:rsidR="00FB5D32" w:rsidRPr="00800405" w:rsidRDefault="00FB5D3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FB5D32" w:rsidRPr="00800405" w14:paraId="4E35B46D" w14:textId="77777777" w:rsidTr="00970630">
        <w:tc>
          <w:tcPr>
            <w:tcW w:w="364" w:type="dxa"/>
            <w:tcBorders>
              <w:top w:val="single" w:sz="4" w:space="0" w:color="7297BD"/>
              <w:bottom w:val="single" w:sz="4" w:space="0" w:color="7297BD"/>
            </w:tcBorders>
            <w:shd w:val="clear" w:color="auto" w:fill="F2F2F2" w:themeFill="background1" w:themeFillShade="F2"/>
          </w:tcPr>
          <w:p w14:paraId="753B94A1" w14:textId="77777777" w:rsidR="00FB5D32" w:rsidRPr="00124FAF" w:rsidRDefault="00FB5D32"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09C1CEF7" w14:textId="77777777" w:rsidR="00FB5D32" w:rsidRPr="00472493" w:rsidRDefault="00FB5D32" w:rsidP="00D82407">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6B2D918D" w14:textId="77777777" w:rsidR="00FB5D32" w:rsidRPr="00124FAF" w:rsidRDefault="00FB5D32" w:rsidP="00D82407">
            <w:pPr>
              <w:rPr>
                <w:rFonts w:ascii="Times New Roman" w:hAnsi="Times New Roman" w:cs="Times New Roman"/>
              </w:rPr>
            </w:pPr>
            <w:r>
              <w:rPr>
                <w:rFonts w:ascii="Times New Roman" w:hAnsi="Times New Roman" w:cs="Times New Roman"/>
              </w:rPr>
              <w:t>Display description of the log</w:t>
            </w:r>
          </w:p>
        </w:tc>
      </w:tr>
      <w:tr w:rsidR="00FB5D32" w:rsidRPr="00800405" w14:paraId="60718362" w14:textId="77777777" w:rsidTr="00970630">
        <w:tc>
          <w:tcPr>
            <w:tcW w:w="364" w:type="dxa"/>
            <w:tcBorders>
              <w:bottom w:val="single" w:sz="4" w:space="0" w:color="7297BD"/>
            </w:tcBorders>
            <w:shd w:val="clear" w:color="auto" w:fill="DBE5F1" w:themeFill="accent1" w:themeFillTint="33"/>
          </w:tcPr>
          <w:p w14:paraId="7D578A24" w14:textId="77777777" w:rsidR="00FB5D32" w:rsidRPr="00124FAF" w:rsidRDefault="00FB5D32" w:rsidP="00D82407">
            <w:pPr>
              <w:rPr>
                <w:rFonts w:ascii="Times New Roman" w:hAnsi="Times New Roman" w:cs="Times New Roman"/>
              </w:rPr>
            </w:pPr>
            <w:r w:rsidRPr="00124FAF">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225B9166" w14:textId="5CF2A1C3" w:rsidR="00FB5D32" w:rsidRPr="003C40EF" w:rsidRDefault="00FB5D32" w:rsidP="00D82407">
            <w:pPr>
              <w:rPr>
                <w:rFonts w:ascii="Times New Roman" w:hAnsi="Times New Roman" w:cs="Times New Roman"/>
              </w:rPr>
            </w:pPr>
            <w:r>
              <w:rPr>
                <w:rFonts w:ascii="Times New Roman" w:hAnsi="Times New Roman" w:cs="Times New Roman"/>
              </w:rPr>
              <w:t>Notes from Manager:</w:t>
            </w:r>
          </w:p>
        </w:tc>
        <w:tc>
          <w:tcPr>
            <w:tcW w:w="5488" w:type="dxa"/>
            <w:tcBorders>
              <w:bottom w:val="single" w:sz="4" w:space="0" w:color="7297BD"/>
            </w:tcBorders>
            <w:shd w:val="clear" w:color="auto" w:fill="DBE5F1" w:themeFill="accent1" w:themeFillTint="33"/>
          </w:tcPr>
          <w:p w14:paraId="2DE5B585" w14:textId="461AA88F" w:rsidR="00FB5D32" w:rsidRPr="00124FAF" w:rsidRDefault="00FB5D32" w:rsidP="00D82407">
            <w:pPr>
              <w:rPr>
                <w:rFonts w:ascii="Times New Roman" w:hAnsi="Times New Roman" w:cs="Times New Roman"/>
              </w:rPr>
            </w:pPr>
            <w:r>
              <w:rPr>
                <w:rFonts w:ascii="Times New Roman" w:hAnsi="Times New Roman" w:cs="Times New Roman"/>
              </w:rPr>
              <w:t>If manager notes of the log exist then display text and manager notes of the log</w:t>
            </w:r>
          </w:p>
        </w:tc>
      </w:tr>
      <w:tr w:rsidR="00FB5D32" w:rsidRPr="00800405" w14:paraId="05D398F2" w14:textId="77777777" w:rsidTr="00D82407">
        <w:tc>
          <w:tcPr>
            <w:tcW w:w="364" w:type="dxa"/>
            <w:tcBorders>
              <w:bottom w:val="single" w:sz="4" w:space="0" w:color="7297BD"/>
            </w:tcBorders>
            <w:shd w:val="clear" w:color="auto" w:fill="F2F2F2" w:themeFill="background1" w:themeFillShade="F2"/>
          </w:tcPr>
          <w:p w14:paraId="7DCA3F28" w14:textId="77777777" w:rsidR="00FB5D32" w:rsidRPr="00124FAF" w:rsidRDefault="00FB5D32" w:rsidP="00D82407">
            <w:pPr>
              <w:rPr>
                <w:rFonts w:ascii="Times New Roman" w:hAnsi="Times New Roman" w:cs="Times New Roman"/>
              </w:rPr>
            </w:pPr>
            <w:r w:rsidRPr="00124FAF">
              <w:rPr>
                <w:rFonts w:ascii="Times New Roman" w:hAnsi="Times New Roman" w:cs="Times New Roman"/>
              </w:rPr>
              <w:t>3</w:t>
            </w:r>
          </w:p>
        </w:tc>
        <w:tc>
          <w:tcPr>
            <w:tcW w:w="4678" w:type="dxa"/>
            <w:tcBorders>
              <w:bottom w:val="single" w:sz="4" w:space="0" w:color="7297BD"/>
            </w:tcBorders>
            <w:shd w:val="clear" w:color="auto" w:fill="F2F2F2" w:themeFill="background1" w:themeFillShade="F2"/>
          </w:tcPr>
          <w:p w14:paraId="52E5EBB3" w14:textId="5AA6CDF1" w:rsidR="00FB5D32" w:rsidRPr="003C40EF" w:rsidRDefault="00FB5D32" w:rsidP="00D82407">
            <w:pPr>
              <w:rPr>
                <w:rFonts w:ascii="Times New Roman" w:hAnsi="Times New Roman" w:cs="Times New Roman"/>
              </w:rPr>
            </w:pPr>
            <w:r>
              <w:rPr>
                <w:rFonts w:ascii="Times New Roman" w:hAnsi="Times New Roman" w:cs="Times New Roman"/>
              </w:rPr>
              <w:t>Coaching Notes</w:t>
            </w:r>
            <w:r w:rsidRPr="00124FAF">
              <w:rPr>
                <w:rFonts w:ascii="Times New Roman" w:hAnsi="Times New Roman" w:cs="Times New Roman"/>
              </w:rPr>
              <w:t>:</w:t>
            </w:r>
          </w:p>
        </w:tc>
        <w:tc>
          <w:tcPr>
            <w:tcW w:w="5488" w:type="dxa"/>
            <w:tcBorders>
              <w:bottom w:val="single" w:sz="4" w:space="0" w:color="7297BD"/>
            </w:tcBorders>
            <w:shd w:val="clear" w:color="auto" w:fill="F2F2F2" w:themeFill="background1" w:themeFillShade="F2"/>
          </w:tcPr>
          <w:p w14:paraId="599009C4" w14:textId="07F34614" w:rsidR="00FB5D32" w:rsidRPr="00124FAF" w:rsidRDefault="00FB5D32" w:rsidP="00D82407">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 xml:space="preserve">the coaching notes </w:t>
            </w:r>
            <w:r w:rsidRPr="00124FAF">
              <w:rPr>
                <w:rFonts w:ascii="Times New Roman" w:hAnsi="Times New Roman" w:cs="Times New Roman"/>
              </w:rPr>
              <w:t>of log</w:t>
            </w:r>
          </w:p>
        </w:tc>
      </w:tr>
    </w:tbl>
    <w:p w14:paraId="68543890" w14:textId="77777777" w:rsidR="00E17FC2" w:rsidRDefault="00E17FC2" w:rsidP="00E17FC2">
      <w:pPr>
        <w:tabs>
          <w:tab w:val="left" w:pos="1800"/>
        </w:tabs>
        <w:spacing w:after="0"/>
        <w:ind w:left="2880"/>
        <w:rPr>
          <w:rFonts w:ascii="Times New Roman" w:hAnsi="Times New Roman" w:cs="Times New Roman"/>
          <w:sz w:val="24"/>
          <w:szCs w:val="24"/>
        </w:rPr>
      </w:pPr>
    </w:p>
    <w:p w14:paraId="020AEDA5" w14:textId="77777777" w:rsidR="00E17FC2" w:rsidRPr="00803EA1"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5</w:t>
      </w:r>
      <w:r w:rsidRPr="00803EA1">
        <w:rPr>
          <w:rFonts w:ascii="Times New Roman" w:hAnsi="Times New Roman" w:cs="Times New Roman"/>
          <w:sz w:val="24"/>
          <w:szCs w:val="24"/>
        </w:rPr>
        <w:t xml:space="preserve"> </w:t>
      </w:r>
      <w:r>
        <w:rPr>
          <w:rFonts w:ascii="Times New Roman" w:hAnsi="Times New Roman" w:cs="Times New Roman"/>
          <w:sz w:val="24"/>
          <w:szCs w:val="24"/>
        </w:rPr>
        <w:t>Manager of record</w:t>
      </w:r>
    </w:p>
    <w:p w14:paraId="784B73AF" w14:textId="77777777" w:rsidR="00E17FC2" w:rsidRDefault="00E17FC2" w:rsidP="00E17FC2">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When the Manager of record reviews a log and the status is not completed, then display the following information:</w:t>
      </w:r>
    </w:p>
    <w:p w14:paraId="01A1E8E2" w14:textId="77777777" w:rsidR="00E17FC2"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3B6FC44C" w14:textId="5DAAB514" w:rsidR="00E17FC2" w:rsidRDefault="00E17FC2" w:rsidP="00E17FC2">
      <w:pPr>
        <w:tabs>
          <w:tab w:val="left" w:pos="1800"/>
        </w:tabs>
        <w:spacing w:after="0"/>
        <w:ind w:left="720"/>
        <w:rPr>
          <w:rFonts w:ascii="Times New Roman" w:hAnsi="Times New Roman" w:cs="Times New Roman"/>
          <w:sz w:val="24"/>
          <w:szCs w:val="24"/>
        </w:rPr>
      </w:pPr>
      <w:r w:rsidRPr="00803EA1">
        <w:rPr>
          <w:rFonts w:ascii="Times New Roman" w:hAnsi="Times New Roman" w:cs="Times New Roman"/>
          <w:sz w:val="24"/>
          <w:szCs w:val="24"/>
        </w:rPr>
        <w:tab/>
      </w:r>
      <w:r w:rsidRPr="00803EA1">
        <w:rPr>
          <w:rFonts w:ascii="Times New Roman" w:hAnsi="Times New Roman" w:cs="Times New Roman"/>
          <w:sz w:val="24"/>
          <w:szCs w:val="24"/>
        </w:rPr>
        <w:tab/>
      </w:r>
      <w:r w:rsidRPr="00803EA1">
        <w:rPr>
          <w:rFonts w:ascii="Times New Roman" w:hAnsi="Times New Roman" w:cs="Times New Roman"/>
          <w:sz w:val="24"/>
          <w:szCs w:val="24"/>
        </w:rPr>
        <w:tab/>
        <w:t>3.2.</w:t>
      </w:r>
      <w:r>
        <w:rPr>
          <w:rFonts w:ascii="Times New Roman" w:hAnsi="Times New Roman" w:cs="Times New Roman"/>
          <w:sz w:val="24"/>
          <w:szCs w:val="24"/>
        </w:rPr>
        <w:t>5</w:t>
      </w:r>
      <w:r w:rsidRPr="00803EA1">
        <w:rPr>
          <w:rFonts w:ascii="Times New Roman" w:hAnsi="Times New Roman" w:cs="Times New Roman"/>
          <w:sz w:val="24"/>
          <w:szCs w:val="24"/>
        </w:rPr>
        <w:t>.</w:t>
      </w:r>
      <w:r>
        <w:rPr>
          <w:rFonts w:ascii="Times New Roman" w:hAnsi="Times New Roman" w:cs="Times New Roman"/>
          <w:sz w:val="24"/>
          <w:szCs w:val="24"/>
        </w:rPr>
        <w:t>1</w:t>
      </w:r>
      <w:r w:rsidRPr="00803EA1">
        <w:rPr>
          <w:rFonts w:ascii="Times New Roman" w:hAnsi="Times New Roman" w:cs="Times New Roman"/>
          <w:sz w:val="24"/>
          <w:szCs w:val="24"/>
        </w:rPr>
        <w:t xml:space="preserve"> </w:t>
      </w:r>
      <w:r w:rsidR="0041621D">
        <w:rPr>
          <w:rFonts w:ascii="Times New Roman" w:hAnsi="Times New Roman" w:cs="Times New Roman"/>
          <w:sz w:val="24"/>
          <w:szCs w:val="24"/>
        </w:rPr>
        <w:t>Research Required</w:t>
      </w:r>
      <w:r>
        <w:rPr>
          <w:rFonts w:ascii="Times New Roman" w:hAnsi="Times New Roman" w:cs="Times New Roman"/>
          <w:sz w:val="24"/>
          <w:szCs w:val="24"/>
        </w:rPr>
        <w:t xml:space="preserve"> </w:t>
      </w:r>
    </w:p>
    <w:p w14:paraId="49CA792B" w14:textId="76D43C61"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the log </w:t>
      </w:r>
      <w:r w:rsidR="00BA180C">
        <w:rPr>
          <w:rFonts w:ascii="Times New Roman" w:hAnsi="Times New Roman" w:cs="Times New Roman"/>
          <w:sz w:val="24"/>
          <w:szCs w:val="24"/>
        </w:rPr>
        <w:t xml:space="preserve">value is Research required and </w:t>
      </w:r>
      <w:r w:rsidR="0041621D">
        <w:rPr>
          <w:rFonts w:ascii="Times New Roman" w:hAnsi="Times New Roman" w:cs="Times New Roman"/>
          <w:sz w:val="24"/>
          <w:szCs w:val="24"/>
        </w:rPr>
        <w:t xml:space="preserve">source is OMR </w:t>
      </w:r>
      <w:r w:rsidR="0043320A">
        <w:rPr>
          <w:rFonts w:ascii="Times New Roman" w:hAnsi="Times New Roman" w:cs="Times New Roman"/>
          <w:sz w:val="24"/>
          <w:szCs w:val="24"/>
        </w:rPr>
        <w:t xml:space="preserve">and coaching reason is not Low CSAT </w:t>
      </w:r>
      <w:r w:rsidR="0041621D">
        <w:rPr>
          <w:rFonts w:ascii="Times New Roman" w:hAnsi="Times New Roman" w:cs="Times New Roman"/>
          <w:sz w:val="24"/>
          <w:szCs w:val="24"/>
        </w:rPr>
        <w:t xml:space="preserve">or </w:t>
      </w:r>
      <w:r w:rsidR="00BA180C">
        <w:rPr>
          <w:rFonts w:ascii="Times New Roman" w:hAnsi="Times New Roman" w:cs="Times New Roman"/>
          <w:sz w:val="24"/>
          <w:szCs w:val="24"/>
        </w:rPr>
        <w:t xml:space="preserve">the </w:t>
      </w:r>
      <w:r w:rsidR="0041621D">
        <w:rPr>
          <w:rFonts w:ascii="Times New Roman" w:hAnsi="Times New Roman" w:cs="Times New Roman"/>
          <w:sz w:val="24"/>
          <w:szCs w:val="24"/>
        </w:rPr>
        <w:t xml:space="preserve">coaching reason is Current Coaching Initiative, </w:t>
      </w:r>
      <w:r>
        <w:rPr>
          <w:rFonts w:ascii="Times New Roman" w:hAnsi="Times New Roman" w:cs="Times New Roman"/>
          <w:sz w:val="24"/>
          <w:szCs w:val="24"/>
        </w:rPr>
        <w:t>then display the following:</w:t>
      </w:r>
    </w:p>
    <w:p w14:paraId="2575A890" w14:textId="5FCB1428"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FB5D32" w:rsidRPr="00800405" w14:paraId="4145F6CF" w14:textId="77777777" w:rsidTr="0041621D">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39D83994" w14:textId="77777777" w:rsidR="00FB5D32" w:rsidRPr="00800405" w:rsidRDefault="00FB5D3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3725BD21" w14:textId="77777777" w:rsidR="00FB5D32" w:rsidRPr="00800405" w:rsidRDefault="00FB5D3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3DD57713" w14:textId="77777777" w:rsidR="00FB5D32" w:rsidRPr="00800405" w:rsidRDefault="00FB5D3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FB5D32" w:rsidRPr="00800405" w14:paraId="15D8A48B" w14:textId="77777777" w:rsidTr="0041621D">
        <w:tc>
          <w:tcPr>
            <w:tcW w:w="364" w:type="dxa"/>
            <w:tcBorders>
              <w:top w:val="single" w:sz="4" w:space="0" w:color="7297BD"/>
              <w:bottom w:val="single" w:sz="4" w:space="0" w:color="7297BD"/>
            </w:tcBorders>
            <w:shd w:val="clear" w:color="auto" w:fill="F2F2F2" w:themeFill="background1" w:themeFillShade="F2"/>
          </w:tcPr>
          <w:p w14:paraId="341A340C" w14:textId="77777777" w:rsidR="00FB5D32" w:rsidRPr="00124FAF" w:rsidRDefault="00FB5D32"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6C4B89D2" w14:textId="77777777" w:rsidR="00FB5D32" w:rsidRPr="00472493" w:rsidRDefault="00FB5D32" w:rsidP="00D82407">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28F338D9" w14:textId="77777777" w:rsidR="00FB5D32" w:rsidRPr="00124FAF" w:rsidRDefault="00FB5D32" w:rsidP="00D82407">
            <w:pPr>
              <w:rPr>
                <w:rFonts w:ascii="Times New Roman" w:hAnsi="Times New Roman" w:cs="Times New Roman"/>
              </w:rPr>
            </w:pPr>
            <w:r>
              <w:rPr>
                <w:rFonts w:ascii="Times New Roman" w:hAnsi="Times New Roman" w:cs="Times New Roman"/>
              </w:rPr>
              <w:t>Display description of the log</w:t>
            </w:r>
          </w:p>
        </w:tc>
      </w:tr>
      <w:tr w:rsidR="00FB5D32" w:rsidRPr="00800405" w14:paraId="53718B86" w14:textId="77777777" w:rsidTr="0041621D">
        <w:tc>
          <w:tcPr>
            <w:tcW w:w="364" w:type="dxa"/>
            <w:tcBorders>
              <w:bottom w:val="single" w:sz="4" w:space="0" w:color="7297BD"/>
            </w:tcBorders>
            <w:shd w:val="clear" w:color="auto" w:fill="DBE5F1" w:themeFill="accent1" w:themeFillTint="33"/>
          </w:tcPr>
          <w:p w14:paraId="216022E2" w14:textId="6BED6DAD" w:rsidR="00FB5D32" w:rsidRPr="00124FAF" w:rsidRDefault="009116D6" w:rsidP="009116D6">
            <w:pPr>
              <w:rPr>
                <w:rFonts w:ascii="Times New Roman" w:hAnsi="Times New Roman" w:cs="Times New Roman"/>
              </w:rPr>
            </w:pPr>
            <w:r>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0026F9AB" w14:textId="10B21F2D" w:rsidR="00FB5D32" w:rsidRPr="00FB5D32" w:rsidRDefault="00FB5D32" w:rsidP="00D82407">
            <w:pPr>
              <w:rPr>
                <w:rFonts w:ascii="Times New Roman" w:hAnsi="Times New Roman" w:cs="Times New Roman"/>
              </w:rPr>
            </w:pPr>
            <w:r w:rsidRPr="00FB5D32">
              <w:rPr>
                <w:rFonts w:ascii="Times New Roman" w:hAnsi="Times New Roman" w:cs="Times New Roman"/>
              </w:rPr>
              <w:t xml:space="preserve">You are receiving this </w:t>
            </w:r>
            <w:proofErr w:type="spellStart"/>
            <w:r w:rsidRPr="00FB5D32">
              <w:rPr>
                <w:rFonts w:ascii="Times New Roman" w:hAnsi="Times New Roman" w:cs="Times New Roman"/>
              </w:rPr>
              <w:t>eCL</w:t>
            </w:r>
            <w:proofErr w:type="spellEnd"/>
            <w:r w:rsidRPr="00FB5D32">
              <w:rPr>
                <w:rFonts w:ascii="Times New Roman" w:hAnsi="Times New Roman" w:cs="Times New Roman"/>
              </w:rPr>
              <w:t xml:space="preserve"> record because an Employee on your team was identified in an Outlier Management Report (OMR). Please research this item in accordance with the </w:t>
            </w:r>
            <w:r w:rsidRPr="00FB5D32">
              <w:rPr>
                <w:rFonts w:ascii="Times New Roman" w:hAnsi="Times New Roman" w:cs="Times New Roman"/>
                <w:u w:val="single"/>
              </w:rPr>
              <w:t>Contact Center Operations 46.0 Outlier Management Report (OMR): Outlier Research Process SOP</w:t>
            </w:r>
            <w:r w:rsidRPr="00FB5D32">
              <w:rPr>
                <w:rFonts w:ascii="Times New Roman" w:hAnsi="Times New Roman" w:cs="Times New Roman"/>
              </w:rPr>
              <w:t xml:space="preserve"> and provide the details in the record below.</w:t>
            </w:r>
          </w:p>
        </w:tc>
        <w:tc>
          <w:tcPr>
            <w:tcW w:w="5488" w:type="dxa"/>
            <w:tcBorders>
              <w:bottom w:val="single" w:sz="4" w:space="0" w:color="7297BD"/>
            </w:tcBorders>
            <w:shd w:val="clear" w:color="auto" w:fill="DBE5F1" w:themeFill="accent1" w:themeFillTint="33"/>
          </w:tcPr>
          <w:p w14:paraId="7244C61F" w14:textId="2318E2ED" w:rsidR="00FB5D32" w:rsidRPr="00124FAF" w:rsidRDefault="00FB5D32" w:rsidP="00FB5D32">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text</w:t>
            </w:r>
          </w:p>
        </w:tc>
      </w:tr>
      <w:tr w:rsidR="00FB5D32" w:rsidRPr="00800405" w14:paraId="0A2F9C17" w14:textId="77777777" w:rsidTr="0041621D">
        <w:tc>
          <w:tcPr>
            <w:tcW w:w="364" w:type="dxa"/>
            <w:tcBorders>
              <w:bottom w:val="single" w:sz="4" w:space="0" w:color="7297BD"/>
            </w:tcBorders>
            <w:shd w:val="clear" w:color="auto" w:fill="F2F2F2" w:themeFill="background1" w:themeFillShade="F2"/>
          </w:tcPr>
          <w:p w14:paraId="5BCAE5DE" w14:textId="18643C8F" w:rsidR="00FB5D32" w:rsidRPr="00124FAF" w:rsidRDefault="009116D6" w:rsidP="00D82407">
            <w:pPr>
              <w:rPr>
                <w:rFonts w:ascii="Times New Roman" w:hAnsi="Times New Roman" w:cs="Times New Roman"/>
              </w:rPr>
            </w:pPr>
            <w:r>
              <w:rPr>
                <w:rFonts w:ascii="Times New Roman" w:hAnsi="Times New Roman" w:cs="Times New Roman"/>
              </w:rPr>
              <w:t>3</w:t>
            </w:r>
          </w:p>
        </w:tc>
        <w:tc>
          <w:tcPr>
            <w:tcW w:w="4678" w:type="dxa"/>
            <w:tcBorders>
              <w:bottom w:val="single" w:sz="4" w:space="0" w:color="7297BD"/>
            </w:tcBorders>
            <w:shd w:val="clear" w:color="auto" w:fill="F2F2F2" w:themeFill="background1" w:themeFillShade="F2"/>
          </w:tcPr>
          <w:p w14:paraId="11E156FC" w14:textId="30E27DB8" w:rsidR="00FB5D32" w:rsidRPr="00FB5D32" w:rsidRDefault="00FB5D32" w:rsidP="00D82407">
            <w:pPr>
              <w:rPr>
                <w:rFonts w:ascii="Times New Roman" w:hAnsi="Times New Roman" w:cs="Times New Roman"/>
              </w:rPr>
            </w:pPr>
            <w:r>
              <w:rPr>
                <w:rFonts w:ascii="Times New Roman" w:hAnsi="Times New Roman" w:cs="Times New Roman"/>
              </w:rPr>
              <w:t>1. Date</w:t>
            </w:r>
          </w:p>
        </w:tc>
        <w:tc>
          <w:tcPr>
            <w:tcW w:w="5488" w:type="dxa"/>
            <w:tcBorders>
              <w:bottom w:val="single" w:sz="4" w:space="0" w:color="7297BD"/>
            </w:tcBorders>
            <w:shd w:val="clear" w:color="auto" w:fill="F2F2F2" w:themeFill="background1" w:themeFillShade="F2"/>
          </w:tcPr>
          <w:p w14:paraId="0CD2B327" w14:textId="66993EAC" w:rsidR="00FB5D32" w:rsidRPr="00124FAF" w:rsidRDefault="0041621D" w:rsidP="00FB5D32">
            <w:pPr>
              <w:rPr>
                <w:rFonts w:ascii="Times New Roman" w:hAnsi="Times New Roman" w:cs="Times New Roman"/>
              </w:rPr>
            </w:pPr>
            <w:r>
              <w:rPr>
                <w:rFonts w:ascii="Times New Roman" w:hAnsi="Times New Roman" w:cs="Times New Roman"/>
              </w:rPr>
              <w:t>Display text</w:t>
            </w:r>
          </w:p>
        </w:tc>
      </w:tr>
      <w:tr w:rsidR="0041621D" w:rsidRPr="00800405" w14:paraId="413CF5E6" w14:textId="77777777" w:rsidTr="0041621D">
        <w:tc>
          <w:tcPr>
            <w:tcW w:w="364" w:type="dxa"/>
            <w:tcBorders>
              <w:bottom w:val="single" w:sz="4" w:space="0" w:color="7297BD"/>
            </w:tcBorders>
            <w:shd w:val="clear" w:color="auto" w:fill="DBE5F1" w:themeFill="accent1" w:themeFillTint="33"/>
          </w:tcPr>
          <w:p w14:paraId="7E885B76" w14:textId="20064978" w:rsidR="0041621D" w:rsidRDefault="0041621D" w:rsidP="00D82407">
            <w:pPr>
              <w:rPr>
                <w:rFonts w:ascii="Times New Roman" w:hAnsi="Times New Roman" w:cs="Times New Roman"/>
              </w:rPr>
            </w:pPr>
            <w:r>
              <w:rPr>
                <w:rFonts w:ascii="Times New Roman" w:hAnsi="Times New Roman" w:cs="Times New Roman"/>
              </w:rPr>
              <w:t>4</w:t>
            </w:r>
          </w:p>
        </w:tc>
        <w:tc>
          <w:tcPr>
            <w:tcW w:w="4678" w:type="dxa"/>
            <w:tcBorders>
              <w:bottom w:val="single" w:sz="4" w:space="0" w:color="7297BD"/>
            </w:tcBorders>
            <w:shd w:val="clear" w:color="auto" w:fill="DBE5F1" w:themeFill="accent1" w:themeFillTint="33"/>
          </w:tcPr>
          <w:p w14:paraId="5029C2F0" w14:textId="77777777" w:rsidR="0041621D" w:rsidRPr="00FB5D32" w:rsidRDefault="0041621D" w:rsidP="00D82407">
            <w:pPr>
              <w:rPr>
                <w:rFonts w:ascii="Times New Roman" w:hAnsi="Times New Roman" w:cs="Times New Roman"/>
              </w:rPr>
            </w:pPr>
          </w:p>
        </w:tc>
        <w:tc>
          <w:tcPr>
            <w:tcW w:w="5488" w:type="dxa"/>
            <w:tcBorders>
              <w:bottom w:val="single" w:sz="4" w:space="0" w:color="7297BD"/>
            </w:tcBorders>
            <w:shd w:val="clear" w:color="auto" w:fill="DBE5F1" w:themeFill="accent1" w:themeFillTint="33"/>
          </w:tcPr>
          <w:p w14:paraId="6D2861CD" w14:textId="488CA273" w:rsidR="0041621D" w:rsidRDefault="0041621D" w:rsidP="00FB5D32">
            <w:pPr>
              <w:rPr>
                <w:rFonts w:ascii="Times New Roman" w:hAnsi="Times New Roman" w:cs="Times New Roman"/>
              </w:rPr>
            </w:pPr>
            <w:r>
              <w:rPr>
                <w:rFonts w:ascii="Times New Roman" w:hAnsi="Times New Roman" w:cs="Times New Roman"/>
              </w:rPr>
              <w:t>Date data entry</w:t>
            </w:r>
          </w:p>
        </w:tc>
      </w:tr>
      <w:tr w:rsidR="00FB5D32" w:rsidRPr="00800405" w14:paraId="04734081" w14:textId="77777777" w:rsidTr="0041621D">
        <w:tc>
          <w:tcPr>
            <w:tcW w:w="364" w:type="dxa"/>
            <w:tcBorders>
              <w:bottom w:val="single" w:sz="4" w:space="0" w:color="7297BD"/>
            </w:tcBorders>
            <w:shd w:val="clear" w:color="auto" w:fill="F2F2F2" w:themeFill="background1" w:themeFillShade="F2"/>
          </w:tcPr>
          <w:p w14:paraId="5697A61C" w14:textId="42E0E9C3" w:rsidR="00FB5D32" w:rsidRDefault="0041621D" w:rsidP="00D82407">
            <w:pPr>
              <w:rPr>
                <w:rFonts w:ascii="Times New Roman" w:hAnsi="Times New Roman" w:cs="Times New Roman"/>
              </w:rPr>
            </w:pPr>
            <w:r>
              <w:rPr>
                <w:rFonts w:ascii="Times New Roman" w:hAnsi="Times New Roman" w:cs="Times New Roman"/>
              </w:rPr>
              <w:t>5</w:t>
            </w:r>
          </w:p>
        </w:tc>
        <w:tc>
          <w:tcPr>
            <w:tcW w:w="4678" w:type="dxa"/>
            <w:tcBorders>
              <w:bottom w:val="single" w:sz="4" w:space="0" w:color="7297BD"/>
            </w:tcBorders>
            <w:shd w:val="clear" w:color="auto" w:fill="F2F2F2" w:themeFill="background1" w:themeFillShade="F2"/>
          </w:tcPr>
          <w:p w14:paraId="12CC60AF" w14:textId="7CB01048" w:rsidR="00FB5D32" w:rsidRPr="00FB5D32" w:rsidRDefault="00FB5D32" w:rsidP="00D82407">
            <w:pPr>
              <w:rPr>
                <w:rFonts w:ascii="Times New Roman" w:hAnsi="Times New Roman" w:cs="Times New Roman"/>
              </w:rPr>
            </w:pPr>
            <w:r w:rsidRPr="00FB5D32">
              <w:rPr>
                <w:rFonts w:ascii="Times New Roman" w:hAnsi="Times New Roman" w:cs="Times New Roman"/>
              </w:rPr>
              <w:t>2. Based off of your research does this record require coaching?</w:t>
            </w:r>
          </w:p>
        </w:tc>
        <w:tc>
          <w:tcPr>
            <w:tcW w:w="5488" w:type="dxa"/>
            <w:tcBorders>
              <w:bottom w:val="single" w:sz="4" w:space="0" w:color="7297BD"/>
            </w:tcBorders>
            <w:shd w:val="clear" w:color="auto" w:fill="F2F2F2" w:themeFill="background1" w:themeFillShade="F2"/>
          </w:tcPr>
          <w:p w14:paraId="45A5CB40" w14:textId="3DBD62F6" w:rsidR="00FB5D32" w:rsidRDefault="00FB5D32" w:rsidP="00FB5D32">
            <w:pPr>
              <w:rPr>
                <w:rFonts w:ascii="Times New Roman" w:hAnsi="Times New Roman" w:cs="Times New Roman"/>
              </w:rPr>
            </w:pPr>
            <w:r>
              <w:rPr>
                <w:rFonts w:ascii="Times New Roman" w:hAnsi="Times New Roman" w:cs="Times New Roman"/>
              </w:rPr>
              <w:t>Display text</w:t>
            </w:r>
          </w:p>
        </w:tc>
      </w:tr>
      <w:tr w:rsidR="00FB5D32" w:rsidRPr="00800405" w14:paraId="2F391A58" w14:textId="77777777" w:rsidTr="0041621D">
        <w:tc>
          <w:tcPr>
            <w:tcW w:w="364" w:type="dxa"/>
            <w:tcBorders>
              <w:bottom w:val="single" w:sz="4" w:space="0" w:color="7297BD"/>
            </w:tcBorders>
            <w:shd w:val="clear" w:color="auto" w:fill="DBE5F1" w:themeFill="accent1" w:themeFillTint="33"/>
          </w:tcPr>
          <w:p w14:paraId="32295397" w14:textId="1F4F8D85" w:rsidR="00FB5D32" w:rsidRDefault="0041621D" w:rsidP="00D82407">
            <w:pPr>
              <w:rPr>
                <w:rFonts w:ascii="Times New Roman" w:hAnsi="Times New Roman" w:cs="Times New Roman"/>
              </w:rPr>
            </w:pPr>
            <w:r>
              <w:rPr>
                <w:rFonts w:ascii="Times New Roman" w:hAnsi="Times New Roman" w:cs="Times New Roman"/>
              </w:rPr>
              <w:t>6</w:t>
            </w:r>
          </w:p>
        </w:tc>
        <w:tc>
          <w:tcPr>
            <w:tcW w:w="4678" w:type="dxa"/>
            <w:tcBorders>
              <w:bottom w:val="single" w:sz="4" w:space="0" w:color="7297BD"/>
            </w:tcBorders>
            <w:shd w:val="clear" w:color="auto" w:fill="DBE5F1" w:themeFill="accent1" w:themeFillTint="33"/>
          </w:tcPr>
          <w:p w14:paraId="6FF948A8" w14:textId="77777777" w:rsidR="00FB5D32" w:rsidRDefault="00FB5D32" w:rsidP="00D82407">
            <w:pPr>
              <w:rPr>
                <w:rFonts w:ascii="Times New Roman" w:hAnsi="Times New Roman" w:cs="Times New Roman"/>
              </w:rPr>
            </w:pPr>
            <w:r>
              <w:rPr>
                <w:rFonts w:ascii="Times New Roman" w:hAnsi="Times New Roman" w:cs="Times New Roman"/>
              </w:rPr>
              <w:t>Yes</w:t>
            </w:r>
          </w:p>
          <w:p w14:paraId="76789D32" w14:textId="4EDA1819" w:rsidR="00FB5D32" w:rsidRPr="00FB5D32" w:rsidRDefault="00FB5D32" w:rsidP="00D82407">
            <w:pPr>
              <w:rPr>
                <w:rFonts w:ascii="Times New Roman" w:hAnsi="Times New Roman" w:cs="Times New Roman"/>
              </w:rPr>
            </w:pPr>
            <w:r>
              <w:rPr>
                <w:rFonts w:ascii="Times New Roman" w:hAnsi="Times New Roman" w:cs="Times New Roman"/>
              </w:rPr>
              <w:t>No</w:t>
            </w:r>
          </w:p>
        </w:tc>
        <w:tc>
          <w:tcPr>
            <w:tcW w:w="5488" w:type="dxa"/>
            <w:tcBorders>
              <w:bottom w:val="single" w:sz="4" w:space="0" w:color="7297BD"/>
            </w:tcBorders>
            <w:shd w:val="clear" w:color="auto" w:fill="DBE5F1" w:themeFill="accent1" w:themeFillTint="33"/>
          </w:tcPr>
          <w:p w14:paraId="1FDB5D70" w14:textId="77777777" w:rsidR="00FB5D32" w:rsidRDefault="00FB5D32" w:rsidP="00FB5D32">
            <w:pPr>
              <w:rPr>
                <w:rFonts w:ascii="Times New Roman" w:hAnsi="Times New Roman" w:cs="Times New Roman"/>
              </w:rPr>
            </w:pPr>
            <w:r>
              <w:rPr>
                <w:rFonts w:ascii="Times New Roman" w:hAnsi="Times New Roman" w:cs="Times New Roman"/>
              </w:rPr>
              <w:t>Radio button data entry</w:t>
            </w:r>
          </w:p>
          <w:p w14:paraId="0C338319" w14:textId="2FC865EA" w:rsidR="00FB5D32" w:rsidRDefault="00FB5D32" w:rsidP="00FB5D32">
            <w:pPr>
              <w:rPr>
                <w:rFonts w:ascii="Times New Roman" w:hAnsi="Times New Roman" w:cs="Times New Roman"/>
              </w:rPr>
            </w:pPr>
            <w:r>
              <w:rPr>
                <w:rFonts w:ascii="Times New Roman" w:hAnsi="Times New Roman" w:cs="Times New Roman"/>
              </w:rPr>
              <w:t>Radio button data entry</w:t>
            </w:r>
          </w:p>
        </w:tc>
      </w:tr>
      <w:tr w:rsidR="00FB5D32" w:rsidRPr="00800405" w14:paraId="0FC75B4F" w14:textId="77777777" w:rsidTr="0041621D">
        <w:tc>
          <w:tcPr>
            <w:tcW w:w="364" w:type="dxa"/>
            <w:tcBorders>
              <w:bottom w:val="single" w:sz="4" w:space="0" w:color="7297BD"/>
            </w:tcBorders>
            <w:shd w:val="clear" w:color="auto" w:fill="F2F2F2" w:themeFill="background1" w:themeFillShade="F2"/>
          </w:tcPr>
          <w:p w14:paraId="5F230916" w14:textId="55B33ECA" w:rsidR="00FB5D32" w:rsidRDefault="0041621D" w:rsidP="00D82407">
            <w:pPr>
              <w:rPr>
                <w:rFonts w:ascii="Times New Roman" w:hAnsi="Times New Roman" w:cs="Times New Roman"/>
              </w:rPr>
            </w:pPr>
            <w:r>
              <w:rPr>
                <w:rFonts w:ascii="Times New Roman" w:hAnsi="Times New Roman" w:cs="Times New Roman"/>
              </w:rPr>
              <w:t>7</w:t>
            </w:r>
          </w:p>
        </w:tc>
        <w:tc>
          <w:tcPr>
            <w:tcW w:w="4678" w:type="dxa"/>
            <w:tcBorders>
              <w:bottom w:val="single" w:sz="4" w:space="0" w:color="7297BD"/>
            </w:tcBorders>
            <w:shd w:val="clear" w:color="auto" w:fill="F2F2F2" w:themeFill="background1" w:themeFillShade="F2"/>
          </w:tcPr>
          <w:p w14:paraId="5E2072EC" w14:textId="7B753309" w:rsidR="00FB5D32" w:rsidRPr="00FB5D32" w:rsidRDefault="00FB5D32" w:rsidP="00D82407">
            <w:pPr>
              <w:rPr>
                <w:rFonts w:ascii="Times New Roman" w:hAnsi="Times New Roman" w:cs="Times New Roman"/>
              </w:rPr>
            </w:pPr>
            <w:r w:rsidRPr="00FB5D32">
              <w:rPr>
                <w:rFonts w:ascii="Times New Roman" w:hAnsi="Times New Roman" w:cs="Times New Roman"/>
              </w:rPr>
              <w:t xml:space="preserve">3. Please provide reason / explanation / justification as to why the item is coachable for the </w:t>
            </w:r>
            <w:r w:rsidRPr="00FB5D32">
              <w:rPr>
                <w:rFonts w:ascii="Times New Roman" w:hAnsi="Times New Roman" w:cs="Times New Roman"/>
              </w:rPr>
              <w:lastRenderedPageBreak/>
              <w:t>Supervisor:</w:t>
            </w:r>
          </w:p>
        </w:tc>
        <w:tc>
          <w:tcPr>
            <w:tcW w:w="5488" w:type="dxa"/>
            <w:tcBorders>
              <w:bottom w:val="single" w:sz="4" w:space="0" w:color="7297BD"/>
            </w:tcBorders>
            <w:shd w:val="clear" w:color="auto" w:fill="F2F2F2" w:themeFill="background1" w:themeFillShade="F2"/>
          </w:tcPr>
          <w:p w14:paraId="1DE5B116" w14:textId="7C238E38" w:rsidR="00FB5D32" w:rsidRDefault="00D2185B" w:rsidP="00FB5D32">
            <w:pPr>
              <w:rPr>
                <w:rFonts w:ascii="Times New Roman" w:hAnsi="Times New Roman" w:cs="Times New Roman"/>
              </w:rPr>
            </w:pPr>
            <w:r>
              <w:rPr>
                <w:rFonts w:ascii="Times New Roman" w:hAnsi="Times New Roman" w:cs="Times New Roman"/>
              </w:rPr>
              <w:lastRenderedPageBreak/>
              <w:t xml:space="preserve">If </w:t>
            </w:r>
            <w:r w:rsidR="00FB5D32" w:rsidRPr="00FB5D32">
              <w:rPr>
                <w:rFonts w:ascii="Times New Roman" w:hAnsi="Times New Roman" w:cs="Times New Roman"/>
              </w:rPr>
              <w:t>radio butto</w:t>
            </w:r>
            <w:r>
              <w:rPr>
                <w:rFonts w:ascii="Times New Roman" w:hAnsi="Times New Roman" w:cs="Times New Roman"/>
              </w:rPr>
              <w:t>n Yes selected, then display text</w:t>
            </w:r>
          </w:p>
        </w:tc>
      </w:tr>
      <w:tr w:rsidR="00FB5D32" w:rsidRPr="00800405" w14:paraId="5FADDB7C" w14:textId="77777777" w:rsidTr="0041621D">
        <w:tc>
          <w:tcPr>
            <w:tcW w:w="364" w:type="dxa"/>
            <w:tcBorders>
              <w:bottom w:val="single" w:sz="4" w:space="0" w:color="7297BD"/>
            </w:tcBorders>
            <w:shd w:val="clear" w:color="auto" w:fill="DBE5F1" w:themeFill="accent1" w:themeFillTint="33"/>
          </w:tcPr>
          <w:p w14:paraId="1C8036AD" w14:textId="444AE5CE" w:rsidR="00FB5D32" w:rsidRDefault="0041621D" w:rsidP="00D82407">
            <w:pPr>
              <w:rPr>
                <w:rFonts w:ascii="Times New Roman" w:hAnsi="Times New Roman" w:cs="Times New Roman"/>
              </w:rPr>
            </w:pPr>
            <w:r>
              <w:rPr>
                <w:rFonts w:ascii="Times New Roman" w:hAnsi="Times New Roman" w:cs="Times New Roman"/>
              </w:rPr>
              <w:lastRenderedPageBreak/>
              <w:t>8</w:t>
            </w:r>
          </w:p>
        </w:tc>
        <w:tc>
          <w:tcPr>
            <w:tcW w:w="4678" w:type="dxa"/>
            <w:tcBorders>
              <w:bottom w:val="single" w:sz="4" w:space="0" w:color="7297BD"/>
            </w:tcBorders>
            <w:shd w:val="clear" w:color="auto" w:fill="DBE5F1" w:themeFill="accent1" w:themeFillTint="33"/>
          </w:tcPr>
          <w:p w14:paraId="7DBE52A0" w14:textId="4E60246A" w:rsidR="00FB5D32" w:rsidRPr="00D2185B" w:rsidRDefault="00D2185B" w:rsidP="00D82407">
            <w:pPr>
              <w:rPr>
                <w:rFonts w:ascii="Times New Roman" w:hAnsi="Times New Roman" w:cs="Times New Roman"/>
              </w:rPr>
            </w:pPr>
            <w:r w:rsidRPr="00D2185B">
              <w:rPr>
                <w:rFonts w:ascii="Times New Roman" w:hAnsi="Times New Roman" w:cs="Times New Roman"/>
              </w:rPr>
              <w:t>3. What was the main reason this item was not coachable?</w:t>
            </w:r>
          </w:p>
        </w:tc>
        <w:tc>
          <w:tcPr>
            <w:tcW w:w="5488" w:type="dxa"/>
            <w:tcBorders>
              <w:bottom w:val="single" w:sz="4" w:space="0" w:color="7297BD"/>
            </w:tcBorders>
            <w:shd w:val="clear" w:color="auto" w:fill="DBE5F1" w:themeFill="accent1" w:themeFillTint="33"/>
          </w:tcPr>
          <w:p w14:paraId="0974C4C8" w14:textId="58175B40" w:rsidR="00FB5D32" w:rsidRPr="00FB5D32" w:rsidRDefault="00D2185B" w:rsidP="00D2185B">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No selected, then display text</w:t>
            </w:r>
          </w:p>
        </w:tc>
      </w:tr>
      <w:tr w:rsidR="00D2185B" w:rsidRPr="00800405" w14:paraId="36002973" w14:textId="77777777" w:rsidTr="0041621D">
        <w:tc>
          <w:tcPr>
            <w:tcW w:w="364" w:type="dxa"/>
            <w:tcBorders>
              <w:bottom w:val="single" w:sz="4" w:space="0" w:color="7297BD"/>
            </w:tcBorders>
            <w:shd w:val="clear" w:color="auto" w:fill="F2F2F2" w:themeFill="background1" w:themeFillShade="F2"/>
          </w:tcPr>
          <w:p w14:paraId="2420ED2E" w14:textId="3CE3DBC3" w:rsidR="00D2185B" w:rsidRDefault="0041621D" w:rsidP="00D82407">
            <w:pPr>
              <w:rPr>
                <w:rFonts w:ascii="Times New Roman" w:hAnsi="Times New Roman" w:cs="Times New Roman"/>
              </w:rPr>
            </w:pPr>
            <w:r>
              <w:rPr>
                <w:rFonts w:ascii="Times New Roman" w:hAnsi="Times New Roman" w:cs="Times New Roman"/>
              </w:rPr>
              <w:t>9</w:t>
            </w:r>
          </w:p>
        </w:tc>
        <w:tc>
          <w:tcPr>
            <w:tcW w:w="4678" w:type="dxa"/>
            <w:tcBorders>
              <w:bottom w:val="single" w:sz="4" w:space="0" w:color="7297BD"/>
            </w:tcBorders>
            <w:shd w:val="clear" w:color="auto" w:fill="F2F2F2" w:themeFill="background1" w:themeFillShade="F2"/>
          </w:tcPr>
          <w:p w14:paraId="1E37C891" w14:textId="77777777" w:rsidR="00D2185B" w:rsidRPr="00D2185B" w:rsidRDefault="00D2185B" w:rsidP="00D82407">
            <w:pPr>
              <w:rPr>
                <w:rFonts w:ascii="Times New Roman" w:hAnsi="Times New Roman" w:cs="Times New Roman"/>
              </w:rPr>
            </w:pPr>
          </w:p>
        </w:tc>
        <w:tc>
          <w:tcPr>
            <w:tcW w:w="5488" w:type="dxa"/>
            <w:tcBorders>
              <w:bottom w:val="single" w:sz="4" w:space="0" w:color="7297BD"/>
            </w:tcBorders>
            <w:shd w:val="clear" w:color="auto" w:fill="F2F2F2" w:themeFill="background1" w:themeFillShade="F2"/>
          </w:tcPr>
          <w:p w14:paraId="5D1627C2" w14:textId="401393A5" w:rsidR="00D2185B" w:rsidRDefault="00D2185B" w:rsidP="00D2185B">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No selected, then display drop down list with ‘Other’</w:t>
            </w:r>
          </w:p>
        </w:tc>
      </w:tr>
      <w:tr w:rsidR="00D2185B" w:rsidRPr="00800405" w14:paraId="64334D54" w14:textId="77777777" w:rsidTr="0041621D">
        <w:tc>
          <w:tcPr>
            <w:tcW w:w="364" w:type="dxa"/>
            <w:tcBorders>
              <w:bottom w:val="single" w:sz="4" w:space="0" w:color="7297BD"/>
            </w:tcBorders>
            <w:shd w:val="clear" w:color="auto" w:fill="DBE5F1" w:themeFill="accent1" w:themeFillTint="33"/>
          </w:tcPr>
          <w:p w14:paraId="3EA3D63A" w14:textId="2210C026" w:rsidR="00D2185B" w:rsidRDefault="0041621D" w:rsidP="00D82407">
            <w:pPr>
              <w:rPr>
                <w:rFonts w:ascii="Times New Roman" w:hAnsi="Times New Roman" w:cs="Times New Roman"/>
              </w:rPr>
            </w:pPr>
            <w:r>
              <w:rPr>
                <w:rFonts w:ascii="Times New Roman" w:hAnsi="Times New Roman" w:cs="Times New Roman"/>
              </w:rPr>
              <w:t>10</w:t>
            </w:r>
          </w:p>
        </w:tc>
        <w:tc>
          <w:tcPr>
            <w:tcW w:w="4678" w:type="dxa"/>
            <w:tcBorders>
              <w:bottom w:val="single" w:sz="4" w:space="0" w:color="7297BD"/>
            </w:tcBorders>
            <w:shd w:val="clear" w:color="auto" w:fill="DBE5F1" w:themeFill="accent1" w:themeFillTint="33"/>
          </w:tcPr>
          <w:p w14:paraId="2E5E4730" w14:textId="40C320CD" w:rsidR="00D2185B" w:rsidRPr="00D2185B" w:rsidRDefault="00D2185B" w:rsidP="00D82407">
            <w:pPr>
              <w:rPr>
                <w:rFonts w:ascii="Times New Roman" w:hAnsi="Times New Roman" w:cs="Times New Roman"/>
              </w:rPr>
            </w:pPr>
            <w:r w:rsidRPr="00D2185B">
              <w:rPr>
                <w:rFonts w:ascii="Times New Roman" w:hAnsi="Times New Roman" w:cs="Times New Roman"/>
              </w:rPr>
              <w:t>4. Please provide reason / explanation / justification as to why the item was not coach:</w:t>
            </w:r>
          </w:p>
        </w:tc>
        <w:tc>
          <w:tcPr>
            <w:tcW w:w="5488" w:type="dxa"/>
            <w:tcBorders>
              <w:bottom w:val="single" w:sz="4" w:space="0" w:color="7297BD"/>
            </w:tcBorders>
            <w:shd w:val="clear" w:color="auto" w:fill="DBE5F1" w:themeFill="accent1" w:themeFillTint="33"/>
          </w:tcPr>
          <w:p w14:paraId="71DDC74A" w14:textId="59FBC660" w:rsidR="00D2185B" w:rsidRDefault="00D2185B" w:rsidP="00D2185B">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No selected, then display text</w:t>
            </w:r>
          </w:p>
        </w:tc>
      </w:tr>
      <w:tr w:rsidR="00D2185B" w:rsidRPr="00800405" w14:paraId="3C9F67D2" w14:textId="77777777" w:rsidTr="0041621D">
        <w:tc>
          <w:tcPr>
            <w:tcW w:w="364" w:type="dxa"/>
            <w:tcBorders>
              <w:bottom w:val="single" w:sz="4" w:space="0" w:color="7297BD"/>
            </w:tcBorders>
            <w:shd w:val="clear" w:color="auto" w:fill="F2F2F2" w:themeFill="background1" w:themeFillShade="F2"/>
          </w:tcPr>
          <w:p w14:paraId="530DD3DA" w14:textId="0963048E" w:rsidR="00D2185B" w:rsidRDefault="00D2185B" w:rsidP="009116D6">
            <w:pPr>
              <w:rPr>
                <w:rFonts w:ascii="Times New Roman" w:hAnsi="Times New Roman" w:cs="Times New Roman"/>
              </w:rPr>
            </w:pPr>
            <w:r>
              <w:rPr>
                <w:rFonts w:ascii="Times New Roman" w:hAnsi="Times New Roman" w:cs="Times New Roman"/>
              </w:rPr>
              <w:t>1</w:t>
            </w:r>
            <w:r w:rsidR="0041621D">
              <w:rPr>
                <w:rFonts w:ascii="Times New Roman" w:hAnsi="Times New Roman" w:cs="Times New Roman"/>
              </w:rPr>
              <w:t>1</w:t>
            </w:r>
          </w:p>
        </w:tc>
        <w:tc>
          <w:tcPr>
            <w:tcW w:w="4678" w:type="dxa"/>
            <w:tcBorders>
              <w:bottom w:val="single" w:sz="4" w:space="0" w:color="7297BD"/>
            </w:tcBorders>
            <w:shd w:val="clear" w:color="auto" w:fill="F2F2F2" w:themeFill="background1" w:themeFillShade="F2"/>
          </w:tcPr>
          <w:p w14:paraId="54853506" w14:textId="77777777" w:rsidR="00D2185B" w:rsidRPr="00D2185B" w:rsidRDefault="00D2185B" w:rsidP="00D82407">
            <w:pPr>
              <w:rPr>
                <w:rFonts w:ascii="Times New Roman" w:hAnsi="Times New Roman" w:cs="Times New Roman"/>
              </w:rPr>
            </w:pPr>
          </w:p>
        </w:tc>
        <w:tc>
          <w:tcPr>
            <w:tcW w:w="5488" w:type="dxa"/>
            <w:tcBorders>
              <w:bottom w:val="single" w:sz="4" w:space="0" w:color="7297BD"/>
            </w:tcBorders>
            <w:shd w:val="clear" w:color="auto" w:fill="F2F2F2" w:themeFill="background1" w:themeFillShade="F2"/>
          </w:tcPr>
          <w:p w14:paraId="1550176D" w14:textId="77B89A41" w:rsidR="00D2185B" w:rsidRDefault="00D2185B" w:rsidP="00D2185B">
            <w:pPr>
              <w:rPr>
                <w:rFonts w:ascii="Times New Roman" w:hAnsi="Times New Roman" w:cs="Times New Roman"/>
              </w:rPr>
            </w:pPr>
            <w:r>
              <w:rPr>
                <w:rFonts w:ascii="Times New Roman" w:hAnsi="Times New Roman" w:cs="Times New Roman"/>
              </w:rPr>
              <w:t>Text data entry</w:t>
            </w:r>
          </w:p>
        </w:tc>
      </w:tr>
      <w:tr w:rsidR="00D2185B" w:rsidRPr="00800405" w14:paraId="4075061F" w14:textId="77777777" w:rsidTr="0041621D">
        <w:tc>
          <w:tcPr>
            <w:tcW w:w="364" w:type="dxa"/>
            <w:tcBorders>
              <w:bottom w:val="single" w:sz="4" w:space="0" w:color="7297BD"/>
            </w:tcBorders>
            <w:shd w:val="clear" w:color="auto" w:fill="DBE5F1" w:themeFill="accent1" w:themeFillTint="33"/>
          </w:tcPr>
          <w:p w14:paraId="5F02B7A8" w14:textId="770802B9" w:rsidR="00D2185B" w:rsidRDefault="00D2185B" w:rsidP="00D82407">
            <w:pPr>
              <w:rPr>
                <w:rFonts w:ascii="Times New Roman" w:hAnsi="Times New Roman" w:cs="Times New Roman"/>
              </w:rPr>
            </w:pPr>
            <w:r>
              <w:rPr>
                <w:rFonts w:ascii="Times New Roman" w:hAnsi="Times New Roman" w:cs="Times New Roman"/>
              </w:rPr>
              <w:t>1</w:t>
            </w:r>
            <w:r w:rsidR="0041621D">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1DFB045B" w14:textId="77777777" w:rsidR="00D2185B" w:rsidRPr="00D2185B" w:rsidRDefault="00D2185B" w:rsidP="00D2185B">
            <w:pPr>
              <w:tabs>
                <w:tab w:val="left" w:pos="1800"/>
              </w:tabs>
              <w:rPr>
                <w:rFonts w:ascii="Times New Roman" w:hAnsi="Times New Roman" w:cs="Times New Roman"/>
              </w:rPr>
            </w:pPr>
            <w:r w:rsidRPr="00D2185B">
              <w:rPr>
                <w:rFonts w:ascii="Times New Roman" w:hAnsi="Times New Roman" w:cs="Times New Roman"/>
              </w:rPr>
              <w:t>(max length 3,000 chars)</w:t>
            </w:r>
          </w:p>
          <w:p w14:paraId="064C9FEC" w14:textId="41E2D1CD" w:rsidR="00D2185B" w:rsidRPr="00D2185B" w:rsidRDefault="00D2185B" w:rsidP="00D2185B">
            <w:pPr>
              <w:rPr>
                <w:rFonts w:ascii="Times New Roman" w:hAnsi="Times New Roman" w:cs="Times New Roman"/>
              </w:rPr>
            </w:pPr>
            <w:r w:rsidRPr="00D2185B">
              <w:rPr>
                <w:rFonts w:ascii="Times New Roman" w:hAnsi="Times New Roman" w:cs="Times New Roman"/>
              </w:rPr>
              <w:t>These notes will only be viewed by Supervisors</w:t>
            </w:r>
          </w:p>
        </w:tc>
        <w:tc>
          <w:tcPr>
            <w:tcW w:w="5488" w:type="dxa"/>
            <w:tcBorders>
              <w:bottom w:val="single" w:sz="4" w:space="0" w:color="7297BD"/>
            </w:tcBorders>
            <w:shd w:val="clear" w:color="auto" w:fill="DBE5F1" w:themeFill="accent1" w:themeFillTint="33"/>
          </w:tcPr>
          <w:p w14:paraId="449FC5D3" w14:textId="77777777" w:rsidR="00D2185B" w:rsidRDefault="00D2185B" w:rsidP="00D2185B">
            <w:pPr>
              <w:rPr>
                <w:rFonts w:ascii="Times New Roman" w:hAnsi="Times New Roman" w:cs="Times New Roman"/>
              </w:rPr>
            </w:pPr>
          </w:p>
        </w:tc>
      </w:tr>
      <w:tr w:rsidR="00D2185B" w:rsidRPr="00800405" w14:paraId="3B276DA3" w14:textId="77777777" w:rsidTr="0041621D">
        <w:tc>
          <w:tcPr>
            <w:tcW w:w="364" w:type="dxa"/>
            <w:shd w:val="clear" w:color="auto" w:fill="F2F2F2" w:themeFill="background1" w:themeFillShade="F2"/>
          </w:tcPr>
          <w:p w14:paraId="6B2CE4F6" w14:textId="5E80B327" w:rsidR="00D2185B" w:rsidRDefault="00D2185B" w:rsidP="00D82407">
            <w:pPr>
              <w:rPr>
                <w:rFonts w:ascii="Times New Roman" w:hAnsi="Times New Roman" w:cs="Times New Roman"/>
              </w:rPr>
            </w:pPr>
            <w:r>
              <w:rPr>
                <w:rFonts w:ascii="Times New Roman" w:hAnsi="Times New Roman" w:cs="Times New Roman"/>
              </w:rPr>
              <w:t>1</w:t>
            </w:r>
            <w:r w:rsidR="0041621D">
              <w:rPr>
                <w:rFonts w:ascii="Times New Roman" w:hAnsi="Times New Roman" w:cs="Times New Roman"/>
              </w:rPr>
              <w:t>3</w:t>
            </w:r>
          </w:p>
        </w:tc>
        <w:tc>
          <w:tcPr>
            <w:tcW w:w="4678" w:type="dxa"/>
            <w:shd w:val="clear" w:color="auto" w:fill="F2F2F2" w:themeFill="background1" w:themeFillShade="F2"/>
          </w:tcPr>
          <w:p w14:paraId="34589ADE" w14:textId="68AB9BF1" w:rsidR="00D2185B" w:rsidRPr="00D2185B" w:rsidRDefault="00D2185B" w:rsidP="00D82407">
            <w:pPr>
              <w:rPr>
                <w:rFonts w:ascii="Times New Roman" w:hAnsi="Times New Roman" w:cs="Times New Roman"/>
              </w:rPr>
            </w:pPr>
            <w:r>
              <w:rPr>
                <w:rFonts w:ascii="Times New Roman" w:hAnsi="Times New Roman" w:cs="Times New Roman"/>
              </w:rPr>
              <w:t>Submit</w:t>
            </w:r>
          </w:p>
        </w:tc>
        <w:tc>
          <w:tcPr>
            <w:tcW w:w="5488" w:type="dxa"/>
            <w:shd w:val="clear" w:color="auto" w:fill="F2F2F2" w:themeFill="background1" w:themeFillShade="F2"/>
          </w:tcPr>
          <w:p w14:paraId="463A06E6" w14:textId="1A8A6257" w:rsidR="00D2185B" w:rsidRDefault="00D2185B" w:rsidP="00D2185B">
            <w:pPr>
              <w:rPr>
                <w:rFonts w:ascii="Times New Roman" w:hAnsi="Times New Roman" w:cs="Times New Roman"/>
              </w:rPr>
            </w:pPr>
            <w:r>
              <w:rPr>
                <w:rFonts w:ascii="Times New Roman" w:hAnsi="Times New Roman" w:cs="Times New Roman"/>
              </w:rPr>
              <w:t xml:space="preserve">Button to save information </w:t>
            </w:r>
          </w:p>
        </w:tc>
      </w:tr>
    </w:tbl>
    <w:p w14:paraId="62DA482F" w14:textId="3D9C49CF" w:rsidR="00FB5D32" w:rsidRDefault="00FB5D32" w:rsidP="00E17FC2">
      <w:pPr>
        <w:tabs>
          <w:tab w:val="left" w:pos="1800"/>
        </w:tabs>
        <w:spacing w:after="0"/>
        <w:ind w:left="2880"/>
        <w:rPr>
          <w:rFonts w:ascii="Times New Roman" w:hAnsi="Times New Roman" w:cs="Times New Roman"/>
          <w:sz w:val="24"/>
          <w:szCs w:val="24"/>
        </w:rPr>
      </w:pPr>
    </w:p>
    <w:p w14:paraId="472930D3" w14:textId="1D2698A0" w:rsidR="00E17FC2" w:rsidRDefault="00E17FC2" w:rsidP="0041621D">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3.2.5.1.1</w:t>
      </w:r>
      <w:r w:rsidR="0041621D">
        <w:rPr>
          <w:rFonts w:ascii="Times New Roman" w:hAnsi="Times New Roman" w:cs="Times New Roman"/>
          <w:sz w:val="24"/>
          <w:szCs w:val="24"/>
        </w:rPr>
        <w:t xml:space="preserve"> </w:t>
      </w:r>
      <w:r w:rsidR="00D2185B">
        <w:rPr>
          <w:rFonts w:ascii="Times New Roman" w:hAnsi="Times New Roman" w:cs="Times New Roman"/>
          <w:sz w:val="24"/>
          <w:szCs w:val="24"/>
        </w:rPr>
        <w:t>SOP Link</w:t>
      </w:r>
    </w:p>
    <w:p w14:paraId="1242DCCE" w14:textId="77777777" w:rsidR="00E17FC2" w:rsidRDefault="00E17FC2" w:rsidP="0041621D">
      <w:pPr>
        <w:tabs>
          <w:tab w:val="left" w:pos="1800"/>
        </w:tabs>
        <w:spacing w:after="0"/>
        <w:ind w:left="3600"/>
        <w:rPr>
          <w:rFonts w:ascii="Times New Roman" w:hAnsi="Times New Roman" w:cs="Times New Roman"/>
          <w:sz w:val="24"/>
          <w:szCs w:val="24"/>
        </w:rPr>
      </w:pPr>
      <w:r w:rsidRPr="00A97190">
        <w:rPr>
          <w:rFonts w:ascii="Times New Roman" w:hAnsi="Times New Roman" w:cs="Times New Roman"/>
          <w:sz w:val="24"/>
          <w:szCs w:val="24"/>
          <w:u w:val="single"/>
        </w:rPr>
        <w:t>Contact Center Operations 46.0 Outlier Management Report (OMR): Outlier Research Process SOP</w:t>
      </w:r>
      <w:r w:rsidRPr="00A97190">
        <w:rPr>
          <w:rFonts w:ascii="Times New Roman" w:hAnsi="Times New Roman" w:cs="Times New Roman"/>
          <w:sz w:val="24"/>
          <w:szCs w:val="24"/>
        </w:rPr>
        <w:t xml:space="preserve"> </w:t>
      </w:r>
      <w:r>
        <w:rPr>
          <w:rFonts w:ascii="Times New Roman" w:hAnsi="Times New Roman" w:cs="Times New Roman"/>
          <w:sz w:val="24"/>
          <w:szCs w:val="24"/>
        </w:rPr>
        <w:t xml:space="preserve">is a hyper link to </w:t>
      </w:r>
      <w:hyperlink r:id="rId46" w:history="1">
        <w:r>
          <w:rPr>
            <w:rStyle w:val="Hyperlink"/>
          </w:rPr>
          <w:t>https://cco.gdit.com/Resources/SOP/Contact%20Center%20Operations/CC_46.0_OMR%20Outlier%20Research%20Process.pdf</w:t>
        </w:r>
      </w:hyperlink>
      <w:r w:rsidRPr="00A97190">
        <w:rPr>
          <w:rFonts w:ascii="Times New Roman" w:hAnsi="Times New Roman" w:cs="Times New Roman"/>
          <w:sz w:val="24"/>
          <w:szCs w:val="24"/>
        </w:rPr>
        <w:t>.</w:t>
      </w:r>
    </w:p>
    <w:p w14:paraId="2A1D8F9F" w14:textId="77777777" w:rsidR="00E17FC2" w:rsidRDefault="00E17FC2" w:rsidP="00E17FC2">
      <w:pPr>
        <w:tabs>
          <w:tab w:val="left" w:pos="1800"/>
        </w:tabs>
        <w:spacing w:after="0"/>
        <w:ind w:left="2880"/>
        <w:rPr>
          <w:rFonts w:ascii="Times New Roman" w:hAnsi="Times New Roman" w:cs="Times New Roman"/>
          <w:sz w:val="24"/>
          <w:szCs w:val="24"/>
        </w:rPr>
      </w:pPr>
    </w:p>
    <w:p w14:paraId="4B1B96DC" w14:textId="76DF14C5" w:rsidR="00E17FC2" w:rsidRDefault="0043320A" w:rsidP="0043320A">
      <w:pPr>
        <w:tabs>
          <w:tab w:val="left" w:pos="1800"/>
        </w:tabs>
        <w:spacing w:after="0"/>
        <w:ind w:left="720"/>
        <w:rPr>
          <w:rFonts w:ascii="Times New Roman" w:hAnsi="Times New Roman" w:cs="Times New Roman"/>
          <w:sz w:val="24"/>
          <w:szCs w:val="24"/>
        </w:rPr>
      </w:pPr>
      <w:r w:rsidRPr="00803EA1">
        <w:rPr>
          <w:rFonts w:ascii="Times New Roman" w:hAnsi="Times New Roman" w:cs="Times New Roman"/>
          <w:sz w:val="24"/>
          <w:szCs w:val="24"/>
        </w:rPr>
        <w:tab/>
      </w:r>
      <w:r w:rsidRPr="00803EA1">
        <w:rPr>
          <w:rFonts w:ascii="Times New Roman" w:hAnsi="Times New Roman" w:cs="Times New Roman"/>
          <w:sz w:val="24"/>
          <w:szCs w:val="24"/>
        </w:rPr>
        <w:tab/>
      </w:r>
      <w:r w:rsidR="00E17FC2">
        <w:rPr>
          <w:rFonts w:ascii="Times New Roman" w:hAnsi="Times New Roman" w:cs="Times New Roman"/>
          <w:sz w:val="24"/>
          <w:szCs w:val="24"/>
        </w:rPr>
        <w:tab/>
        <w:t>3.2.5.</w:t>
      </w:r>
      <w:r>
        <w:rPr>
          <w:rFonts w:ascii="Times New Roman" w:hAnsi="Times New Roman" w:cs="Times New Roman"/>
          <w:sz w:val="24"/>
          <w:szCs w:val="24"/>
        </w:rPr>
        <w:t>2</w:t>
      </w:r>
      <w:r w:rsidR="00D2185B">
        <w:rPr>
          <w:rFonts w:ascii="Times New Roman" w:hAnsi="Times New Roman" w:cs="Times New Roman"/>
          <w:sz w:val="24"/>
          <w:szCs w:val="24"/>
        </w:rPr>
        <w:t xml:space="preserve"> </w:t>
      </w:r>
      <w:r w:rsidR="00A70655">
        <w:rPr>
          <w:rFonts w:ascii="Times New Roman" w:hAnsi="Times New Roman" w:cs="Times New Roman"/>
          <w:sz w:val="24"/>
          <w:szCs w:val="24"/>
        </w:rPr>
        <w:t xml:space="preserve">Customer Service Escalation </w:t>
      </w:r>
    </w:p>
    <w:p w14:paraId="7C77566D" w14:textId="6B9FA0E9" w:rsidR="00E17FC2" w:rsidRDefault="00E17FC2" w:rsidP="003A3EF5">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w:t>
      </w:r>
      <w:r w:rsidR="00A70655">
        <w:rPr>
          <w:rFonts w:ascii="Times New Roman" w:hAnsi="Times New Roman" w:cs="Times New Roman"/>
          <w:sz w:val="24"/>
          <w:szCs w:val="24"/>
        </w:rPr>
        <w:t xml:space="preserve">log is Customer Service Escalation, </w:t>
      </w:r>
      <w:r>
        <w:rPr>
          <w:rFonts w:ascii="Times New Roman" w:hAnsi="Times New Roman" w:cs="Times New Roman"/>
          <w:sz w:val="24"/>
          <w:szCs w:val="24"/>
        </w:rPr>
        <w:t>then display the following:</w:t>
      </w:r>
    </w:p>
    <w:p w14:paraId="093B9201" w14:textId="77777777" w:rsidR="00E17FC2" w:rsidRDefault="00E17FC2" w:rsidP="00E17FC2">
      <w:pPr>
        <w:tabs>
          <w:tab w:val="left" w:pos="1800"/>
        </w:tabs>
        <w:spacing w:after="0"/>
        <w:ind w:left="288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D2185B" w:rsidRPr="00800405" w14:paraId="149BDEC9" w14:textId="77777777" w:rsidTr="00943D41">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2F890DC8" w14:textId="77777777" w:rsidR="00D2185B" w:rsidRPr="00800405" w:rsidRDefault="00D2185B"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37E27C49" w14:textId="77777777" w:rsidR="00D2185B" w:rsidRPr="00800405" w:rsidRDefault="00D2185B"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06C6D311" w14:textId="77777777" w:rsidR="00D2185B" w:rsidRPr="00800405" w:rsidRDefault="00D2185B"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D2185B" w:rsidRPr="00800405" w14:paraId="45D0784B" w14:textId="77777777" w:rsidTr="00943D41">
        <w:tc>
          <w:tcPr>
            <w:tcW w:w="364" w:type="dxa"/>
            <w:tcBorders>
              <w:top w:val="single" w:sz="4" w:space="0" w:color="7297BD"/>
              <w:bottom w:val="single" w:sz="4" w:space="0" w:color="7297BD"/>
            </w:tcBorders>
            <w:shd w:val="clear" w:color="auto" w:fill="F2F2F2" w:themeFill="background1" w:themeFillShade="F2"/>
          </w:tcPr>
          <w:p w14:paraId="3ABE93EB" w14:textId="77777777" w:rsidR="00D2185B" w:rsidRPr="00124FAF" w:rsidRDefault="00D2185B"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3C3D827A" w14:textId="77777777" w:rsidR="00D2185B" w:rsidRPr="00472493" w:rsidRDefault="00D2185B" w:rsidP="00D82407">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1EC34F93" w14:textId="77777777" w:rsidR="00D2185B" w:rsidRPr="00124FAF" w:rsidRDefault="00D2185B" w:rsidP="00D82407">
            <w:pPr>
              <w:rPr>
                <w:rFonts w:ascii="Times New Roman" w:hAnsi="Times New Roman" w:cs="Times New Roman"/>
              </w:rPr>
            </w:pPr>
            <w:r>
              <w:rPr>
                <w:rFonts w:ascii="Times New Roman" w:hAnsi="Times New Roman" w:cs="Times New Roman"/>
              </w:rPr>
              <w:t>Display description of the log</w:t>
            </w:r>
          </w:p>
        </w:tc>
      </w:tr>
      <w:tr w:rsidR="00D2185B" w:rsidRPr="00800405" w14:paraId="59A87AAE" w14:textId="77777777" w:rsidTr="00943D41">
        <w:tc>
          <w:tcPr>
            <w:tcW w:w="364" w:type="dxa"/>
            <w:tcBorders>
              <w:bottom w:val="single" w:sz="4" w:space="0" w:color="7297BD"/>
            </w:tcBorders>
            <w:shd w:val="clear" w:color="auto" w:fill="DBE5F1" w:themeFill="accent1" w:themeFillTint="33"/>
          </w:tcPr>
          <w:p w14:paraId="69A3B06E" w14:textId="77777777" w:rsidR="00D2185B" w:rsidRPr="00124FAF" w:rsidRDefault="00D2185B" w:rsidP="00D82407">
            <w:pPr>
              <w:rPr>
                <w:rFonts w:ascii="Times New Roman" w:hAnsi="Times New Roman" w:cs="Times New Roman"/>
              </w:rPr>
            </w:pPr>
            <w:r w:rsidRPr="00124FAF">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47B46E56" w14:textId="4D54E330" w:rsidR="00D2185B" w:rsidRPr="00124FAF" w:rsidRDefault="00226946" w:rsidP="00226946">
            <w:pPr>
              <w:rPr>
                <w:rFonts w:ascii="Times New Roman" w:hAnsi="Times New Roman" w:cs="Times New Roman"/>
              </w:rPr>
            </w:pPr>
            <w:r>
              <w:rPr>
                <w:rFonts w:ascii="Times New Roman" w:hAnsi="Times New Roman" w:cs="Times New Roman"/>
              </w:rPr>
              <w:t xml:space="preserve">Coaching </w:t>
            </w:r>
            <w:r w:rsidR="00D2185B">
              <w:rPr>
                <w:rFonts w:ascii="Times New Roman" w:hAnsi="Times New Roman" w:cs="Times New Roman"/>
              </w:rPr>
              <w:t>Notes:</w:t>
            </w:r>
          </w:p>
        </w:tc>
        <w:tc>
          <w:tcPr>
            <w:tcW w:w="5488" w:type="dxa"/>
            <w:tcBorders>
              <w:bottom w:val="single" w:sz="4" w:space="0" w:color="7297BD"/>
            </w:tcBorders>
            <w:shd w:val="clear" w:color="auto" w:fill="DBE5F1" w:themeFill="accent1" w:themeFillTint="33"/>
          </w:tcPr>
          <w:p w14:paraId="6FF9B52D" w14:textId="6808C12D" w:rsidR="00D2185B" w:rsidRPr="00124FAF" w:rsidRDefault="00D2185B" w:rsidP="00226946">
            <w:pPr>
              <w:rPr>
                <w:rFonts w:ascii="Times New Roman" w:hAnsi="Times New Roman" w:cs="Times New Roman"/>
              </w:rPr>
            </w:pPr>
            <w:r>
              <w:rPr>
                <w:rFonts w:ascii="Times New Roman" w:hAnsi="Times New Roman" w:cs="Times New Roman"/>
              </w:rPr>
              <w:t xml:space="preserve">If </w:t>
            </w:r>
            <w:r w:rsidR="00226946">
              <w:rPr>
                <w:rFonts w:ascii="Times New Roman" w:hAnsi="Times New Roman" w:cs="Times New Roman"/>
              </w:rPr>
              <w:t xml:space="preserve">coaching </w:t>
            </w:r>
            <w:r>
              <w:rPr>
                <w:rFonts w:ascii="Times New Roman" w:hAnsi="Times New Roman" w:cs="Times New Roman"/>
              </w:rPr>
              <w:t xml:space="preserve">notes of the log exist then display text and </w:t>
            </w:r>
            <w:r w:rsidR="00226946">
              <w:rPr>
                <w:rFonts w:ascii="Times New Roman" w:hAnsi="Times New Roman" w:cs="Times New Roman"/>
              </w:rPr>
              <w:t xml:space="preserve">coaching </w:t>
            </w:r>
            <w:r>
              <w:rPr>
                <w:rFonts w:ascii="Times New Roman" w:hAnsi="Times New Roman" w:cs="Times New Roman"/>
              </w:rPr>
              <w:t>notes of the log</w:t>
            </w:r>
          </w:p>
        </w:tc>
      </w:tr>
      <w:tr w:rsidR="00D2185B" w:rsidRPr="00800405" w14:paraId="66181D3B" w14:textId="77777777" w:rsidTr="00943D41">
        <w:tc>
          <w:tcPr>
            <w:tcW w:w="364" w:type="dxa"/>
            <w:tcBorders>
              <w:bottom w:val="single" w:sz="4" w:space="0" w:color="7297BD"/>
            </w:tcBorders>
            <w:shd w:val="clear" w:color="auto" w:fill="F2F2F2" w:themeFill="background1" w:themeFillShade="F2"/>
          </w:tcPr>
          <w:p w14:paraId="2F773E74" w14:textId="77777777" w:rsidR="00D2185B" w:rsidRPr="00124FAF" w:rsidRDefault="00D2185B" w:rsidP="00D82407">
            <w:pPr>
              <w:rPr>
                <w:rFonts w:ascii="Times New Roman" w:hAnsi="Times New Roman" w:cs="Times New Roman"/>
              </w:rPr>
            </w:pPr>
            <w:r w:rsidRPr="00124FAF">
              <w:rPr>
                <w:rFonts w:ascii="Times New Roman" w:hAnsi="Times New Roman" w:cs="Times New Roman"/>
              </w:rPr>
              <w:t>3</w:t>
            </w:r>
          </w:p>
        </w:tc>
        <w:tc>
          <w:tcPr>
            <w:tcW w:w="4678" w:type="dxa"/>
            <w:tcBorders>
              <w:bottom w:val="single" w:sz="4" w:space="0" w:color="7297BD"/>
            </w:tcBorders>
            <w:shd w:val="clear" w:color="auto" w:fill="F2F2F2" w:themeFill="background1" w:themeFillShade="F2"/>
          </w:tcPr>
          <w:p w14:paraId="0CA3A86F" w14:textId="600322A6" w:rsidR="00D2185B" w:rsidRPr="00226946" w:rsidRDefault="00226946" w:rsidP="00A70655">
            <w:pPr>
              <w:rPr>
                <w:rFonts w:ascii="Times New Roman" w:hAnsi="Times New Roman" w:cs="Times New Roman"/>
              </w:rPr>
            </w:pPr>
            <w:r w:rsidRPr="00226946">
              <w:rPr>
                <w:rFonts w:ascii="Times New Roman" w:hAnsi="Times New Roman" w:cs="Times New Roman"/>
              </w:rPr>
              <w:t xml:space="preserve">Review the submitted coaching opportunity and (1) determine if it is a confirmed Customer Service Escalation (CSE). If it is a CSE, setup a meeting with the </w:t>
            </w:r>
            <w:r w:rsidR="00A70655">
              <w:rPr>
                <w:rFonts w:ascii="Times New Roman" w:hAnsi="Times New Roman" w:cs="Times New Roman"/>
              </w:rPr>
              <w:t xml:space="preserve">Employee and Supervisor and report </w:t>
            </w:r>
            <w:proofErr w:type="gramStart"/>
            <w:r w:rsidR="00A70655">
              <w:rPr>
                <w:rFonts w:ascii="Times New Roman" w:hAnsi="Times New Roman" w:cs="Times New Roman"/>
              </w:rPr>
              <w:t>your</w:t>
            </w:r>
            <w:proofErr w:type="gramEnd"/>
            <w:r w:rsidR="00A70655">
              <w:rPr>
                <w:rFonts w:ascii="Times New Roman" w:hAnsi="Times New Roman" w:cs="Times New Roman"/>
              </w:rPr>
              <w:t xml:space="preserve"> </w:t>
            </w:r>
            <w:r w:rsidRPr="00226946">
              <w:rPr>
                <w:rFonts w:ascii="Times New Roman" w:hAnsi="Times New Roman" w:cs="Times New Roman"/>
              </w:rPr>
              <w:t xml:space="preserve">coaching in the box below. If it is not a CSE, enter notes for the Supervisor to use to coach the </w:t>
            </w:r>
            <w:r w:rsidR="00A70655">
              <w:rPr>
                <w:rFonts w:ascii="Times New Roman" w:hAnsi="Times New Roman" w:cs="Times New Roman"/>
              </w:rPr>
              <w:t>Employee</w:t>
            </w:r>
            <w:r w:rsidRPr="00226946">
              <w:rPr>
                <w:rFonts w:ascii="Times New Roman" w:hAnsi="Times New Roman" w:cs="Times New Roman"/>
              </w:rPr>
              <w:t>.</w:t>
            </w:r>
          </w:p>
        </w:tc>
        <w:tc>
          <w:tcPr>
            <w:tcW w:w="5488" w:type="dxa"/>
            <w:tcBorders>
              <w:bottom w:val="single" w:sz="4" w:space="0" w:color="7297BD"/>
            </w:tcBorders>
            <w:shd w:val="clear" w:color="auto" w:fill="F2F2F2" w:themeFill="background1" w:themeFillShade="F2"/>
          </w:tcPr>
          <w:p w14:paraId="7D8157F4" w14:textId="77777777" w:rsidR="00D2185B" w:rsidRPr="00124FAF" w:rsidRDefault="00D2185B" w:rsidP="00D82407">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text</w:t>
            </w:r>
          </w:p>
        </w:tc>
      </w:tr>
      <w:tr w:rsidR="00D2185B" w:rsidRPr="00800405" w14:paraId="4E2FF516" w14:textId="77777777" w:rsidTr="00943D41">
        <w:tc>
          <w:tcPr>
            <w:tcW w:w="364" w:type="dxa"/>
            <w:tcBorders>
              <w:bottom w:val="single" w:sz="4" w:space="0" w:color="7297BD"/>
            </w:tcBorders>
            <w:shd w:val="clear" w:color="auto" w:fill="DBE5F1" w:themeFill="accent1" w:themeFillTint="33"/>
          </w:tcPr>
          <w:p w14:paraId="4626485C" w14:textId="77777777" w:rsidR="00D2185B" w:rsidRPr="00124FAF" w:rsidRDefault="00D2185B" w:rsidP="00D82407">
            <w:pPr>
              <w:rPr>
                <w:rFonts w:ascii="Times New Roman" w:hAnsi="Times New Roman" w:cs="Times New Roman"/>
              </w:rPr>
            </w:pPr>
            <w:r>
              <w:rPr>
                <w:rFonts w:ascii="Times New Roman" w:hAnsi="Times New Roman" w:cs="Times New Roman"/>
              </w:rPr>
              <w:lastRenderedPageBreak/>
              <w:t>4</w:t>
            </w:r>
          </w:p>
        </w:tc>
        <w:tc>
          <w:tcPr>
            <w:tcW w:w="4678" w:type="dxa"/>
            <w:tcBorders>
              <w:bottom w:val="single" w:sz="4" w:space="0" w:color="7297BD"/>
            </w:tcBorders>
            <w:shd w:val="clear" w:color="auto" w:fill="DBE5F1" w:themeFill="accent1" w:themeFillTint="33"/>
          </w:tcPr>
          <w:p w14:paraId="45B2C8CA" w14:textId="1555C366" w:rsidR="00D2185B" w:rsidRPr="00226946" w:rsidRDefault="00226946" w:rsidP="00D82407">
            <w:pPr>
              <w:rPr>
                <w:rFonts w:ascii="Times New Roman" w:hAnsi="Times New Roman" w:cs="Times New Roman"/>
              </w:rPr>
            </w:pPr>
            <w:r w:rsidRPr="00226946">
              <w:rPr>
                <w:rFonts w:ascii="Times New Roman" w:hAnsi="Times New Roman" w:cs="Times New Roman"/>
              </w:rPr>
              <w:t>1. Is the coaching opportunity a confirmed Customer Service Escalation (CSE)?</w:t>
            </w:r>
          </w:p>
        </w:tc>
        <w:tc>
          <w:tcPr>
            <w:tcW w:w="5488" w:type="dxa"/>
            <w:tcBorders>
              <w:bottom w:val="single" w:sz="4" w:space="0" w:color="7297BD"/>
            </w:tcBorders>
            <w:shd w:val="clear" w:color="auto" w:fill="DBE5F1" w:themeFill="accent1" w:themeFillTint="33"/>
          </w:tcPr>
          <w:p w14:paraId="76CDBF47" w14:textId="25E5E2A6" w:rsidR="00D2185B" w:rsidRPr="00124FAF" w:rsidRDefault="00226946" w:rsidP="00D82407">
            <w:pPr>
              <w:rPr>
                <w:rFonts w:ascii="Times New Roman" w:hAnsi="Times New Roman" w:cs="Times New Roman"/>
              </w:rPr>
            </w:pPr>
            <w:r>
              <w:rPr>
                <w:rFonts w:ascii="Times New Roman" w:hAnsi="Times New Roman" w:cs="Times New Roman"/>
              </w:rPr>
              <w:t>Display text</w:t>
            </w:r>
          </w:p>
        </w:tc>
      </w:tr>
      <w:tr w:rsidR="00D2185B" w:rsidRPr="00800405" w14:paraId="5AD32E50" w14:textId="77777777" w:rsidTr="00943D41">
        <w:tc>
          <w:tcPr>
            <w:tcW w:w="364" w:type="dxa"/>
            <w:tcBorders>
              <w:bottom w:val="single" w:sz="4" w:space="0" w:color="7297BD"/>
            </w:tcBorders>
            <w:shd w:val="clear" w:color="auto" w:fill="F2F2F2" w:themeFill="background1" w:themeFillShade="F2"/>
          </w:tcPr>
          <w:p w14:paraId="6DD21C4F" w14:textId="23E478DB" w:rsidR="00D2185B" w:rsidRDefault="00226946" w:rsidP="00226946">
            <w:pPr>
              <w:rPr>
                <w:rFonts w:ascii="Times New Roman" w:hAnsi="Times New Roman" w:cs="Times New Roman"/>
              </w:rPr>
            </w:pPr>
            <w:r>
              <w:rPr>
                <w:rFonts w:ascii="Times New Roman" w:hAnsi="Times New Roman" w:cs="Times New Roman"/>
              </w:rPr>
              <w:t>5</w:t>
            </w:r>
          </w:p>
        </w:tc>
        <w:tc>
          <w:tcPr>
            <w:tcW w:w="4678" w:type="dxa"/>
            <w:tcBorders>
              <w:bottom w:val="single" w:sz="4" w:space="0" w:color="7297BD"/>
            </w:tcBorders>
            <w:shd w:val="clear" w:color="auto" w:fill="F2F2F2" w:themeFill="background1" w:themeFillShade="F2"/>
          </w:tcPr>
          <w:p w14:paraId="3094EC20" w14:textId="48352E44" w:rsidR="00D2185B" w:rsidRDefault="00D2185B" w:rsidP="00D82407">
            <w:pPr>
              <w:rPr>
                <w:rFonts w:ascii="Times New Roman" w:hAnsi="Times New Roman" w:cs="Times New Roman"/>
              </w:rPr>
            </w:pPr>
            <w:r>
              <w:rPr>
                <w:rFonts w:ascii="Times New Roman" w:hAnsi="Times New Roman" w:cs="Times New Roman"/>
              </w:rPr>
              <w:t>Yes</w:t>
            </w:r>
            <w:r w:rsidR="00A70655">
              <w:rPr>
                <w:rFonts w:ascii="Times New Roman" w:hAnsi="Times New Roman" w:cs="Times New Roman"/>
              </w:rPr>
              <w:t xml:space="preserve">, this is a confirmed Customer Service Escalation </w:t>
            </w:r>
          </w:p>
          <w:p w14:paraId="5C3350FA" w14:textId="3B3CCDF4" w:rsidR="00D2185B" w:rsidRPr="00FB5D32" w:rsidRDefault="00D2185B" w:rsidP="00D82407">
            <w:pPr>
              <w:rPr>
                <w:rFonts w:ascii="Times New Roman" w:hAnsi="Times New Roman" w:cs="Times New Roman"/>
              </w:rPr>
            </w:pPr>
            <w:r>
              <w:rPr>
                <w:rFonts w:ascii="Times New Roman" w:hAnsi="Times New Roman" w:cs="Times New Roman"/>
              </w:rPr>
              <w:t>No</w:t>
            </w:r>
            <w:r w:rsidR="00A70655">
              <w:rPr>
                <w:rFonts w:ascii="Times New Roman" w:hAnsi="Times New Roman" w:cs="Times New Roman"/>
              </w:rPr>
              <w:t xml:space="preserve">, this is not a confirmed Customer Service Escalation </w:t>
            </w:r>
          </w:p>
        </w:tc>
        <w:tc>
          <w:tcPr>
            <w:tcW w:w="5488" w:type="dxa"/>
            <w:tcBorders>
              <w:bottom w:val="single" w:sz="4" w:space="0" w:color="7297BD"/>
            </w:tcBorders>
            <w:shd w:val="clear" w:color="auto" w:fill="F2F2F2" w:themeFill="background1" w:themeFillShade="F2"/>
          </w:tcPr>
          <w:p w14:paraId="37B6805B" w14:textId="77777777" w:rsidR="00D2185B" w:rsidRDefault="00D2185B" w:rsidP="00D82407">
            <w:pPr>
              <w:rPr>
                <w:rFonts w:ascii="Times New Roman" w:hAnsi="Times New Roman" w:cs="Times New Roman"/>
              </w:rPr>
            </w:pPr>
            <w:r>
              <w:rPr>
                <w:rFonts w:ascii="Times New Roman" w:hAnsi="Times New Roman" w:cs="Times New Roman"/>
              </w:rPr>
              <w:t>Radio button data entry</w:t>
            </w:r>
          </w:p>
          <w:p w14:paraId="6F66EE5C" w14:textId="77777777" w:rsidR="00D2185B" w:rsidRDefault="00D2185B" w:rsidP="00D82407">
            <w:pPr>
              <w:rPr>
                <w:rFonts w:ascii="Times New Roman" w:hAnsi="Times New Roman" w:cs="Times New Roman"/>
              </w:rPr>
            </w:pPr>
            <w:r>
              <w:rPr>
                <w:rFonts w:ascii="Times New Roman" w:hAnsi="Times New Roman" w:cs="Times New Roman"/>
              </w:rPr>
              <w:t>Radio button data entry</w:t>
            </w:r>
          </w:p>
        </w:tc>
      </w:tr>
      <w:tr w:rsidR="00D2185B" w:rsidRPr="00800405" w14:paraId="0E4809D4" w14:textId="77777777" w:rsidTr="00943D41">
        <w:tc>
          <w:tcPr>
            <w:tcW w:w="364" w:type="dxa"/>
            <w:tcBorders>
              <w:bottom w:val="single" w:sz="4" w:space="0" w:color="7297BD"/>
            </w:tcBorders>
            <w:shd w:val="clear" w:color="auto" w:fill="DBE5F1" w:themeFill="accent1" w:themeFillTint="33"/>
          </w:tcPr>
          <w:p w14:paraId="72A4ACAB" w14:textId="0B394ED8" w:rsidR="00D2185B" w:rsidRDefault="00226946" w:rsidP="00226946">
            <w:pPr>
              <w:rPr>
                <w:rFonts w:ascii="Times New Roman" w:hAnsi="Times New Roman" w:cs="Times New Roman"/>
              </w:rPr>
            </w:pPr>
            <w:r>
              <w:rPr>
                <w:rFonts w:ascii="Times New Roman" w:hAnsi="Times New Roman" w:cs="Times New Roman"/>
              </w:rPr>
              <w:t>6</w:t>
            </w:r>
          </w:p>
        </w:tc>
        <w:tc>
          <w:tcPr>
            <w:tcW w:w="4678" w:type="dxa"/>
            <w:tcBorders>
              <w:bottom w:val="single" w:sz="4" w:space="0" w:color="7297BD"/>
            </w:tcBorders>
            <w:shd w:val="clear" w:color="auto" w:fill="DBE5F1" w:themeFill="accent1" w:themeFillTint="33"/>
          </w:tcPr>
          <w:p w14:paraId="328114C2" w14:textId="26B5EF05" w:rsidR="00D2185B" w:rsidRPr="00226946" w:rsidRDefault="00226946" w:rsidP="00A70655">
            <w:pPr>
              <w:rPr>
                <w:rFonts w:ascii="Times New Roman" w:hAnsi="Times New Roman" w:cs="Times New Roman"/>
              </w:rPr>
            </w:pPr>
            <w:r w:rsidRPr="00226946">
              <w:rPr>
                <w:rFonts w:ascii="Times New Roman" w:hAnsi="Times New Roman" w:cs="Times New Roman"/>
              </w:rPr>
              <w:t xml:space="preserve">2. Enter the date coached: </w:t>
            </w:r>
          </w:p>
        </w:tc>
        <w:tc>
          <w:tcPr>
            <w:tcW w:w="5488" w:type="dxa"/>
            <w:tcBorders>
              <w:bottom w:val="single" w:sz="4" w:space="0" w:color="7297BD"/>
            </w:tcBorders>
            <w:shd w:val="clear" w:color="auto" w:fill="DBE5F1" w:themeFill="accent1" w:themeFillTint="33"/>
          </w:tcPr>
          <w:p w14:paraId="1D061B0A" w14:textId="77777777" w:rsidR="00D2185B" w:rsidRDefault="00D2185B" w:rsidP="00D82407">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Yes selected, then display text</w:t>
            </w:r>
          </w:p>
        </w:tc>
      </w:tr>
      <w:tr w:rsidR="00D2185B" w:rsidRPr="00800405" w14:paraId="5E2DF290" w14:textId="77777777" w:rsidTr="00943D41">
        <w:tc>
          <w:tcPr>
            <w:tcW w:w="364" w:type="dxa"/>
            <w:tcBorders>
              <w:bottom w:val="single" w:sz="4" w:space="0" w:color="7297BD"/>
            </w:tcBorders>
            <w:shd w:val="clear" w:color="auto" w:fill="F2F2F2" w:themeFill="background1" w:themeFillShade="F2"/>
          </w:tcPr>
          <w:p w14:paraId="7CADD085" w14:textId="796E7A52" w:rsidR="00D2185B" w:rsidRDefault="00226946" w:rsidP="00D82407">
            <w:pPr>
              <w:rPr>
                <w:rFonts w:ascii="Times New Roman" w:hAnsi="Times New Roman" w:cs="Times New Roman"/>
              </w:rPr>
            </w:pPr>
            <w:r>
              <w:rPr>
                <w:rFonts w:ascii="Times New Roman" w:hAnsi="Times New Roman" w:cs="Times New Roman"/>
              </w:rPr>
              <w:t>7</w:t>
            </w:r>
          </w:p>
        </w:tc>
        <w:tc>
          <w:tcPr>
            <w:tcW w:w="4678" w:type="dxa"/>
            <w:tcBorders>
              <w:bottom w:val="single" w:sz="4" w:space="0" w:color="7297BD"/>
            </w:tcBorders>
            <w:shd w:val="clear" w:color="auto" w:fill="F2F2F2" w:themeFill="background1" w:themeFillShade="F2"/>
          </w:tcPr>
          <w:p w14:paraId="33257B99" w14:textId="2C9F6371" w:rsidR="00D2185B" w:rsidRPr="00226946" w:rsidRDefault="00226946" w:rsidP="00D82407">
            <w:pPr>
              <w:rPr>
                <w:rFonts w:ascii="Times New Roman" w:hAnsi="Times New Roman" w:cs="Times New Roman"/>
              </w:rPr>
            </w:pPr>
            <w:r w:rsidRPr="00226946">
              <w:rPr>
                <w:rFonts w:ascii="Times New Roman" w:hAnsi="Times New Roman" w:cs="Times New Roman"/>
              </w:rPr>
              <w:t>2. Enter the date reviewed</w:t>
            </w:r>
            <w:r w:rsidR="00A70655">
              <w:rPr>
                <w:rFonts w:ascii="Times New Roman" w:hAnsi="Times New Roman" w:cs="Times New Roman"/>
              </w:rPr>
              <w:t>:</w:t>
            </w:r>
          </w:p>
        </w:tc>
        <w:tc>
          <w:tcPr>
            <w:tcW w:w="5488" w:type="dxa"/>
            <w:tcBorders>
              <w:bottom w:val="single" w:sz="4" w:space="0" w:color="7297BD"/>
            </w:tcBorders>
            <w:shd w:val="clear" w:color="auto" w:fill="F2F2F2" w:themeFill="background1" w:themeFillShade="F2"/>
          </w:tcPr>
          <w:p w14:paraId="40036B08" w14:textId="77777777" w:rsidR="00D2185B" w:rsidRPr="00FB5D32" w:rsidRDefault="00D2185B" w:rsidP="00D82407">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No selected, then display text</w:t>
            </w:r>
          </w:p>
        </w:tc>
      </w:tr>
      <w:tr w:rsidR="00D2185B" w:rsidRPr="00800405" w14:paraId="18382D37" w14:textId="77777777" w:rsidTr="00943D41">
        <w:tc>
          <w:tcPr>
            <w:tcW w:w="364" w:type="dxa"/>
            <w:tcBorders>
              <w:bottom w:val="single" w:sz="4" w:space="0" w:color="7297BD"/>
            </w:tcBorders>
            <w:shd w:val="clear" w:color="auto" w:fill="DBE5F1" w:themeFill="accent1" w:themeFillTint="33"/>
          </w:tcPr>
          <w:p w14:paraId="23BF644B" w14:textId="6D6E5F73" w:rsidR="00D2185B" w:rsidRDefault="00226946" w:rsidP="00D82407">
            <w:pPr>
              <w:rPr>
                <w:rFonts w:ascii="Times New Roman" w:hAnsi="Times New Roman" w:cs="Times New Roman"/>
              </w:rPr>
            </w:pPr>
            <w:r>
              <w:rPr>
                <w:rFonts w:ascii="Times New Roman" w:hAnsi="Times New Roman" w:cs="Times New Roman"/>
              </w:rPr>
              <w:t>8</w:t>
            </w:r>
          </w:p>
        </w:tc>
        <w:tc>
          <w:tcPr>
            <w:tcW w:w="4678" w:type="dxa"/>
            <w:tcBorders>
              <w:bottom w:val="single" w:sz="4" w:space="0" w:color="7297BD"/>
            </w:tcBorders>
            <w:shd w:val="clear" w:color="auto" w:fill="DBE5F1" w:themeFill="accent1" w:themeFillTint="33"/>
          </w:tcPr>
          <w:p w14:paraId="00774CE5" w14:textId="77777777" w:rsidR="00D2185B" w:rsidRPr="00D2185B" w:rsidRDefault="00D2185B" w:rsidP="00D82407">
            <w:pPr>
              <w:rPr>
                <w:rFonts w:ascii="Times New Roman" w:hAnsi="Times New Roman" w:cs="Times New Roman"/>
              </w:rPr>
            </w:pPr>
          </w:p>
        </w:tc>
        <w:tc>
          <w:tcPr>
            <w:tcW w:w="5488" w:type="dxa"/>
            <w:tcBorders>
              <w:bottom w:val="single" w:sz="4" w:space="0" w:color="7297BD"/>
            </w:tcBorders>
            <w:shd w:val="clear" w:color="auto" w:fill="DBE5F1" w:themeFill="accent1" w:themeFillTint="33"/>
          </w:tcPr>
          <w:p w14:paraId="7BCD90C7" w14:textId="388653B1" w:rsidR="00D2185B" w:rsidRDefault="00226946" w:rsidP="00D82407">
            <w:pPr>
              <w:rPr>
                <w:rFonts w:ascii="Times New Roman" w:hAnsi="Times New Roman" w:cs="Times New Roman"/>
              </w:rPr>
            </w:pPr>
            <w:r>
              <w:rPr>
                <w:rFonts w:ascii="Times New Roman" w:hAnsi="Times New Roman" w:cs="Times New Roman"/>
              </w:rPr>
              <w:t>Date data entry</w:t>
            </w:r>
          </w:p>
        </w:tc>
      </w:tr>
      <w:tr w:rsidR="00D2185B" w:rsidRPr="00800405" w14:paraId="232A1E60" w14:textId="77777777" w:rsidTr="00943D41">
        <w:tc>
          <w:tcPr>
            <w:tcW w:w="364" w:type="dxa"/>
            <w:tcBorders>
              <w:bottom w:val="single" w:sz="4" w:space="0" w:color="7297BD"/>
            </w:tcBorders>
            <w:shd w:val="clear" w:color="auto" w:fill="F2F2F2" w:themeFill="background1" w:themeFillShade="F2"/>
          </w:tcPr>
          <w:p w14:paraId="3E2B4CDB" w14:textId="5ED29DE8" w:rsidR="00D2185B" w:rsidRDefault="00226946" w:rsidP="00D82407">
            <w:pPr>
              <w:rPr>
                <w:rFonts w:ascii="Times New Roman" w:hAnsi="Times New Roman" w:cs="Times New Roman"/>
              </w:rPr>
            </w:pPr>
            <w:r>
              <w:rPr>
                <w:rFonts w:ascii="Times New Roman" w:hAnsi="Times New Roman" w:cs="Times New Roman"/>
              </w:rPr>
              <w:t>9</w:t>
            </w:r>
          </w:p>
        </w:tc>
        <w:tc>
          <w:tcPr>
            <w:tcW w:w="4678" w:type="dxa"/>
            <w:tcBorders>
              <w:bottom w:val="single" w:sz="4" w:space="0" w:color="7297BD"/>
            </w:tcBorders>
            <w:shd w:val="clear" w:color="auto" w:fill="F2F2F2" w:themeFill="background1" w:themeFillShade="F2"/>
          </w:tcPr>
          <w:p w14:paraId="1E30380A" w14:textId="6452CDCA" w:rsidR="00D2185B" w:rsidRPr="00226946" w:rsidRDefault="00226946" w:rsidP="00D82407">
            <w:pPr>
              <w:rPr>
                <w:rFonts w:ascii="Times New Roman" w:hAnsi="Times New Roman" w:cs="Times New Roman"/>
              </w:rPr>
            </w:pPr>
            <w:r w:rsidRPr="00226946">
              <w:rPr>
                <w:rFonts w:ascii="Times New Roman" w:hAnsi="Times New Roman" w:cs="Times New Roman"/>
              </w:rPr>
              <w:t>3. Provide the details from the coaching session including action plans developed:</w:t>
            </w:r>
          </w:p>
        </w:tc>
        <w:tc>
          <w:tcPr>
            <w:tcW w:w="5488" w:type="dxa"/>
            <w:tcBorders>
              <w:bottom w:val="single" w:sz="4" w:space="0" w:color="7297BD"/>
            </w:tcBorders>
            <w:shd w:val="clear" w:color="auto" w:fill="F2F2F2" w:themeFill="background1" w:themeFillShade="F2"/>
          </w:tcPr>
          <w:p w14:paraId="3AE2A03D" w14:textId="198D94D8" w:rsidR="00D2185B" w:rsidRDefault="00226946" w:rsidP="00D82407">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Yes selected, then display text</w:t>
            </w:r>
          </w:p>
        </w:tc>
      </w:tr>
      <w:tr w:rsidR="00D2185B" w:rsidRPr="00800405" w14:paraId="28ED018B" w14:textId="77777777" w:rsidTr="00943D41">
        <w:tc>
          <w:tcPr>
            <w:tcW w:w="364" w:type="dxa"/>
            <w:tcBorders>
              <w:bottom w:val="single" w:sz="4" w:space="0" w:color="7297BD"/>
            </w:tcBorders>
            <w:shd w:val="clear" w:color="auto" w:fill="DBE5F1" w:themeFill="accent1" w:themeFillTint="33"/>
          </w:tcPr>
          <w:p w14:paraId="21DC1707" w14:textId="25B2ACE9" w:rsidR="00D2185B" w:rsidRDefault="00D2185B" w:rsidP="00226946">
            <w:pPr>
              <w:rPr>
                <w:rFonts w:ascii="Times New Roman" w:hAnsi="Times New Roman" w:cs="Times New Roman"/>
              </w:rPr>
            </w:pPr>
            <w:r>
              <w:rPr>
                <w:rFonts w:ascii="Times New Roman" w:hAnsi="Times New Roman" w:cs="Times New Roman"/>
              </w:rPr>
              <w:t>1</w:t>
            </w:r>
            <w:r w:rsidR="00226946">
              <w:rPr>
                <w:rFonts w:ascii="Times New Roman" w:hAnsi="Times New Roman" w:cs="Times New Roman"/>
              </w:rPr>
              <w:t>0</w:t>
            </w:r>
          </w:p>
        </w:tc>
        <w:tc>
          <w:tcPr>
            <w:tcW w:w="4678" w:type="dxa"/>
            <w:tcBorders>
              <w:bottom w:val="single" w:sz="4" w:space="0" w:color="7297BD"/>
            </w:tcBorders>
            <w:shd w:val="clear" w:color="auto" w:fill="DBE5F1" w:themeFill="accent1" w:themeFillTint="33"/>
          </w:tcPr>
          <w:p w14:paraId="136C2C55" w14:textId="1AFB1218" w:rsidR="00D2185B" w:rsidRPr="00226946" w:rsidRDefault="00226946" w:rsidP="00A70655">
            <w:pPr>
              <w:rPr>
                <w:rFonts w:ascii="Times New Roman" w:hAnsi="Times New Roman" w:cs="Times New Roman"/>
              </w:rPr>
            </w:pPr>
            <w:r w:rsidRPr="00226946">
              <w:rPr>
                <w:rFonts w:ascii="Times New Roman" w:hAnsi="Times New Roman" w:cs="Times New Roman"/>
              </w:rPr>
              <w:t xml:space="preserve">3. Provide explanation for the </w:t>
            </w:r>
            <w:r w:rsidR="00A70655">
              <w:rPr>
                <w:rFonts w:ascii="Times New Roman" w:hAnsi="Times New Roman" w:cs="Times New Roman"/>
              </w:rPr>
              <w:t xml:space="preserve">Employee </w:t>
            </w:r>
            <w:r w:rsidRPr="00226946">
              <w:rPr>
                <w:rFonts w:ascii="Times New Roman" w:hAnsi="Times New Roman" w:cs="Times New Roman"/>
              </w:rPr>
              <w:t>and Supervisor as to reason why this is not a CSE:</w:t>
            </w:r>
          </w:p>
        </w:tc>
        <w:tc>
          <w:tcPr>
            <w:tcW w:w="5488" w:type="dxa"/>
            <w:tcBorders>
              <w:bottom w:val="single" w:sz="4" w:space="0" w:color="7297BD"/>
            </w:tcBorders>
            <w:shd w:val="clear" w:color="auto" w:fill="DBE5F1" w:themeFill="accent1" w:themeFillTint="33"/>
          </w:tcPr>
          <w:p w14:paraId="37ED629D" w14:textId="4C9922B9" w:rsidR="00D2185B" w:rsidRDefault="00226946" w:rsidP="00D82407">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No selected, then display text</w:t>
            </w:r>
          </w:p>
        </w:tc>
      </w:tr>
      <w:tr w:rsidR="00D2185B" w:rsidRPr="00800405" w14:paraId="58C9F90D" w14:textId="77777777" w:rsidTr="00943D41">
        <w:tc>
          <w:tcPr>
            <w:tcW w:w="364" w:type="dxa"/>
            <w:tcBorders>
              <w:bottom w:val="single" w:sz="4" w:space="0" w:color="7297BD"/>
            </w:tcBorders>
            <w:shd w:val="clear" w:color="auto" w:fill="F2F2F2" w:themeFill="background1" w:themeFillShade="F2"/>
          </w:tcPr>
          <w:p w14:paraId="2761098A" w14:textId="52A03E62" w:rsidR="00D2185B" w:rsidRDefault="00226946" w:rsidP="00D82407">
            <w:pPr>
              <w:rPr>
                <w:rFonts w:ascii="Times New Roman" w:hAnsi="Times New Roman" w:cs="Times New Roman"/>
              </w:rPr>
            </w:pPr>
            <w:r>
              <w:rPr>
                <w:rFonts w:ascii="Times New Roman" w:hAnsi="Times New Roman" w:cs="Times New Roman"/>
              </w:rPr>
              <w:t>11</w:t>
            </w:r>
          </w:p>
        </w:tc>
        <w:tc>
          <w:tcPr>
            <w:tcW w:w="4678" w:type="dxa"/>
            <w:tcBorders>
              <w:bottom w:val="single" w:sz="4" w:space="0" w:color="7297BD"/>
            </w:tcBorders>
            <w:shd w:val="clear" w:color="auto" w:fill="F2F2F2" w:themeFill="background1" w:themeFillShade="F2"/>
          </w:tcPr>
          <w:p w14:paraId="32F50406" w14:textId="5392DA49" w:rsidR="00D2185B" w:rsidRPr="00D2185B" w:rsidRDefault="00D2185B" w:rsidP="00D82407">
            <w:pPr>
              <w:rPr>
                <w:rFonts w:ascii="Times New Roman" w:hAnsi="Times New Roman" w:cs="Times New Roman"/>
              </w:rPr>
            </w:pPr>
          </w:p>
        </w:tc>
        <w:tc>
          <w:tcPr>
            <w:tcW w:w="5488" w:type="dxa"/>
            <w:tcBorders>
              <w:bottom w:val="single" w:sz="4" w:space="0" w:color="7297BD"/>
            </w:tcBorders>
            <w:shd w:val="clear" w:color="auto" w:fill="F2F2F2" w:themeFill="background1" w:themeFillShade="F2"/>
          </w:tcPr>
          <w:p w14:paraId="7CA81F69" w14:textId="0CC9B635" w:rsidR="00D2185B" w:rsidRDefault="00226946" w:rsidP="00D82407">
            <w:pPr>
              <w:rPr>
                <w:rFonts w:ascii="Times New Roman" w:hAnsi="Times New Roman" w:cs="Times New Roman"/>
              </w:rPr>
            </w:pPr>
            <w:r>
              <w:rPr>
                <w:rFonts w:ascii="Times New Roman" w:hAnsi="Times New Roman" w:cs="Times New Roman"/>
              </w:rPr>
              <w:t>Text data entry</w:t>
            </w:r>
          </w:p>
        </w:tc>
      </w:tr>
      <w:tr w:rsidR="00D2185B" w:rsidRPr="00800405" w14:paraId="29203A91" w14:textId="77777777" w:rsidTr="00943D41">
        <w:tc>
          <w:tcPr>
            <w:tcW w:w="364" w:type="dxa"/>
            <w:tcBorders>
              <w:bottom w:val="single" w:sz="4" w:space="0" w:color="7297BD"/>
            </w:tcBorders>
            <w:shd w:val="clear" w:color="auto" w:fill="DBE5F1" w:themeFill="accent1" w:themeFillTint="33"/>
          </w:tcPr>
          <w:p w14:paraId="576455F1" w14:textId="68862A56" w:rsidR="00D2185B" w:rsidRPr="00226946" w:rsidRDefault="00226946" w:rsidP="00D82407">
            <w:pPr>
              <w:rPr>
                <w:rFonts w:ascii="Times New Roman" w:hAnsi="Times New Roman" w:cs="Times New Roman"/>
              </w:rPr>
            </w:pPr>
            <w:r>
              <w:rPr>
                <w:rFonts w:ascii="Times New Roman" w:hAnsi="Times New Roman" w:cs="Times New Roman"/>
              </w:rPr>
              <w:t>12</w:t>
            </w:r>
          </w:p>
        </w:tc>
        <w:tc>
          <w:tcPr>
            <w:tcW w:w="4678" w:type="dxa"/>
            <w:tcBorders>
              <w:bottom w:val="single" w:sz="4" w:space="0" w:color="7297BD"/>
            </w:tcBorders>
            <w:shd w:val="clear" w:color="auto" w:fill="DBE5F1" w:themeFill="accent1" w:themeFillTint="33"/>
          </w:tcPr>
          <w:p w14:paraId="2DF5C67D" w14:textId="77777777" w:rsidR="00226946" w:rsidRPr="00226946" w:rsidRDefault="00226946" w:rsidP="00226946">
            <w:pPr>
              <w:tabs>
                <w:tab w:val="left" w:pos="1800"/>
              </w:tabs>
              <w:rPr>
                <w:rFonts w:ascii="Times New Roman" w:hAnsi="Times New Roman" w:cs="Times New Roman"/>
              </w:rPr>
            </w:pPr>
            <w:r w:rsidRPr="00226946">
              <w:rPr>
                <w:rFonts w:ascii="Times New Roman" w:hAnsi="Times New Roman" w:cs="Times New Roman"/>
              </w:rPr>
              <w:t>(max length 3,000 chars)</w:t>
            </w:r>
          </w:p>
          <w:p w14:paraId="3F41DFCF" w14:textId="565C7AB2" w:rsidR="00D2185B" w:rsidRPr="00226946" w:rsidRDefault="00A70655" w:rsidP="00226946">
            <w:pPr>
              <w:rPr>
                <w:rFonts w:ascii="Times New Roman" w:hAnsi="Times New Roman" w:cs="Times New Roman"/>
              </w:rPr>
            </w:pPr>
            <w:r>
              <w:rPr>
                <w:rFonts w:ascii="Times New Roman" w:hAnsi="Times New Roman" w:cs="Times New Roman"/>
              </w:rPr>
              <w:t>Provide as much detail as possible</w:t>
            </w:r>
          </w:p>
        </w:tc>
        <w:tc>
          <w:tcPr>
            <w:tcW w:w="5488" w:type="dxa"/>
            <w:tcBorders>
              <w:bottom w:val="single" w:sz="4" w:space="0" w:color="7297BD"/>
            </w:tcBorders>
            <w:shd w:val="clear" w:color="auto" w:fill="DBE5F1" w:themeFill="accent1" w:themeFillTint="33"/>
          </w:tcPr>
          <w:p w14:paraId="5D33D932" w14:textId="3573033B" w:rsidR="00D2185B" w:rsidRDefault="00226946" w:rsidP="00D82407">
            <w:pPr>
              <w:rPr>
                <w:rFonts w:ascii="Times New Roman" w:hAnsi="Times New Roman" w:cs="Times New Roman"/>
              </w:rPr>
            </w:pPr>
            <w:r>
              <w:rPr>
                <w:rFonts w:ascii="Times New Roman" w:hAnsi="Times New Roman" w:cs="Times New Roman"/>
              </w:rPr>
              <w:t>Display text</w:t>
            </w:r>
          </w:p>
        </w:tc>
      </w:tr>
      <w:tr w:rsidR="00226946" w:rsidRPr="00800405" w14:paraId="457167D3" w14:textId="77777777" w:rsidTr="00D82407">
        <w:tc>
          <w:tcPr>
            <w:tcW w:w="364" w:type="dxa"/>
            <w:shd w:val="clear" w:color="auto" w:fill="F2F2F2" w:themeFill="background1" w:themeFillShade="F2"/>
          </w:tcPr>
          <w:p w14:paraId="4E9AF506" w14:textId="7E13254B" w:rsidR="00226946" w:rsidRDefault="00226946" w:rsidP="00D82407">
            <w:pPr>
              <w:rPr>
                <w:rFonts w:ascii="Times New Roman" w:hAnsi="Times New Roman" w:cs="Times New Roman"/>
              </w:rPr>
            </w:pPr>
            <w:r>
              <w:rPr>
                <w:rFonts w:ascii="Times New Roman" w:hAnsi="Times New Roman" w:cs="Times New Roman"/>
              </w:rPr>
              <w:t>13</w:t>
            </w:r>
          </w:p>
        </w:tc>
        <w:tc>
          <w:tcPr>
            <w:tcW w:w="4678" w:type="dxa"/>
            <w:shd w:val="clear" w:color="auto" w:fill="F2F2F2" w:themeFill="background1" w:themeFillShade="F2"/>
          </w:tcPr>
          <w:p w14:paraId="29B6D4E0" w14:textId="184FC5BA" w:rsidR="00226946" w:rsidRPr="00D2185B" w:rsidRDefault="00226946" w:rsidP="00D82407">
            <w:pPr>
              <w:rPr>
                <w:rFonts w:ascii="Times New Roman" w:hAnsi="Times New Roman" w:cs="Times New Roman"/>
              </w:rPr>
            </w:pPr>
            <w:r>
              <w:rPr>
                <w:rFonts w:ascii="Times New Roman" w:hAnsi="Times New Roman" w:cs="Times New Roman"/>
              </w:rPr>
              <w:t>Submit</w:t>
            </w:r>
          </w:p>
        </w:tc>
        <w:tc>
          <w:tcPr>
            <w:tcW w:w="5488" w:type="dxa"/>
            <w:shd w:val="clear" w:color="auto" w:fill="F2F2F2" w:themeFill="background1" w:themeFillShade="F2"/>
          </w:tcPr>
          <w:p w14:paraId="66116C37" w14:textId="7834698D" w:rsidR="00226946" w:rsidRDefault="00226946" w:rsidP="00D82407">
            <w:pPr>
              <w:rPr>
                <w:rFonts w:ascii="Times New Roman" w:hAnsi="Times New Roman" w:cs="Times New Roman"/>
              </w:rPr>
            </w:pPr>
            <w:r>
              <w:rPr>
                <w:rFonts w:ascii="Times New Roman" w:hAnsi="Times New Roman" w:cs="Times New Roman"/>
              </w:rPr>
              <w:t>Button to save information</w:t>
            </w:r>
          </w:p>
        </w:tc>
      </w:tr>
    </w:tbl>
    <w:p w14:paraId="4E64B8B6" w14:textId="77777777" w:rsidR="00E17FC2" w:rsidRDefault="00E17FC2" w:rsidP="00E17FC2">
      <w:pPr>
        <w:tabs>
          <w:tab w:val="left" w:pos="1800"/>
        </w:tabs>
        <w:spacing w:after="0"/>
        <w:ind w:left="720"/>
        <w:rPr>
          <w:rFonts w:ascii="Times New Roman" w:hAnsi="Times New Roman" w:cs="Times New Roman"/>
          <w:sz w:val="24"/>
          <w:szCs w:val="24"/>
        </w:rPr>
      </w:pPr>
    </w:p>
    <w:p w14:paraId="090EF7A9" w14:textId="39CA18F8" w:rsidR="00E17FC2"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5</w:t>
      </w:r>
      <w:r w:rsidRPr="00803EA1">
        <w:rPr>
          <w:rFonts w:ascii="Times New Roman" w:hAnsi="Times New Roman" w:cs="Times New Roman"/>
          <w:sz w:val="24"/>
          <w:szCs w:val="24"/>
        </w:rPr>
        <w:t>.</w:t>
      </w:r>
      <w:r w:rsidR="0043320A">
        <w:rPr>
          <w:rFonts w:ascii="Times New Roman" w:hAnsi="Times New Roman" w:cs="Times New Roman"/>
          <w:sz w:val="24"/>
          <w:szCs w:val="24"/>
        </w:rPr>
        <w:t>3</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Not Manager Review </w:t>
      </w:r>
    </w:p>
    <w:p w14:paraId="1E3FC432" w14:textId="38D3E24E"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the log status is </w:t>
      </w:r>
      <w:r w:rsidR="0043320A">
        <w:rPr>
          <w:rFonts w:ascii="Times New Roman" w:hAnsi="Times New Roman" w:cs="Times New Roman"/>
          <w:sz w:val="24"/>
          <w:szCs w:val="24"/>
        </w:rPr>
        <w:t>n</w:t>
      </w:r>
      <w:r>
        <w:rPr>
          <w:rFonts w:ascii="Times New Roman" w:hAnsi="Times New Roman" w:cs="Times New Roman"/>
          <w:sz w:val="24"/>
          <w:szCs w:val="24"/>
        </w:rPr>
        <w:t xml:space="preserve">ot </w:t>
      </w:r>
      <w:r w:rsidR="0043320A">
        <w:rPr>
          <w:rFonts w:ascii="Times New Roman" w:hAnsi="Times New Roman" w:cs="Times New Roman"/>
          <w:sz w:val="24"/>
          <w:szCs w:val="24"/>
        </w:rPr>
        <w:t>p</w:t>
      </w:r>
      <w:r>
        <w:rPr>
          <w:rFonts w:ascii="Times New Roman" w:hAnsi="Times New Roman" w:cs="Times New Roman"/>
          <w:sz w:val="24"/>
          <w:szCs w:val="24"/>
        </w:rPr>
        <w:t xml:space="preserve">ending </w:t>
      </w:r>
      <w:r w:rsidR="0043320A">
        <w:rPr>
          <w:rFonts w:ascii="Times New Roman" w:hAnsi="Times New Roman" w:cs="Times New Roman"/>
          <w:sz w:val="24"/>
          <w:szCs w:val="24"/>
        </w:rPr>
        <w:t>m</w:t>
      </w:r>
      <w:r>
        <w:rPr>
          <w:rFonts w:ascii="Times New Roman" w:hAnsi="Times New Roman" w:cs="Times New Roman"/>
          <w:sz w:val="24"/>
          <w:szCs w:val="24"/>
        </w:rPr>
        <w:t xml:space="preserve">anager </w:t>
      </w:r>
      <w:r w:rsidR="0043320A">
        <w:rPr>
          <w:rFonts w:ascii="Times New Roman" w:hAnsi="Times New Roman" w:cs="Times New Roman"/>
          <w:sz w:val="24"/>
          <w:szCs w:val="24"/>
        </w:rPr>
        <w:t>r</w:t>
      </w:r>
      <w:r>
        <w:rPr>
          <w:rFonts w:ascii="Times New Roman" w:hAnsi="Times New Roman" w:cs="Times New Roman"/>
          <w:sz w:val="24"/>
          <w:szCs w:val="24"/>
        </w:rPr>
        <w:t>eview, then display the following:</w:t>
      </w:r>
    </w:p>
    <w:p w14:paraId="0F5675AE" w14:textId="77777777"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943D41" w:rsidRPr="00800405" w14:paraId="31469938" w14:textId="77777777" w:rsidTr="00D82407">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47EF030D" w14:textId="77777777" w:rsidR="00943D41" w:rsidRPr="00800405" w:rsidRDefault="00943D41"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3754E61C" w14:textId="77777777" w:rsidR="00943D41" w:rsidRPr="00800405" w:rsidRDefault="00943D41"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F0C9896" w14:textId="77777777" w:rsidR="00943D41" w:rsidRPr="00800405" w:rsidRDefault="00943D41"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943D41" w:rsidRPr="00800405" w14:paraId="5E96A66E" w14:textId="77777777" w:rsidTr="00D82407">
        <w:tc>
          <w:tcPr>
            <w:tcW w:w="364" w:type="dxa"/>
            <w:tcBorders>
              <w:top w:val="single" w:sz="4" w:space="0" w:color="7297BD"/>
              <w:bottom w:val="single" w:sz="4" w:space="0" w:color="7297BD"/>
            </w:tcBorders>
            <w:shd w:val="clear" w:color="auto" w:fill="F2F2F2" w:themeFill="background1" w:themeFillShade="F2"/>
          </w:tcPr>
          <w:p w14:paraId="7C70D44E" w14:textId="77777777" w:rsidR="00943D41" w:rsidRPr="00124FAF" w:rsidRDefault="00943D41"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0F8DA1CF" w14:textId="77777777" w:rsidR="00943D41" w:rsidRPr="00472493" w:rsidRDefault="00943D41" w:rsidP="00D82407">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47854436" w14:textId="77777777" w:rsidR="00943D41" w:rsidRPr="00124FAF" w:rsidRDefault="00943D41" w:rsidP="00D82407">
            <w:pPr>
              <w:rPr>
                <w:rFonts w:ascii="Times New Roman" w:hAnsi="Times New Roman" w:cs="Times New Roman"/>
              </w:rPr>
            </w:pPr>
            <w:r>
              <w:rPr>
                <w:rFonts w:ascii="Times New Roman" w:hAnsi="Times New Roman" w:cs="Times New Roman"/>
              </w:rPr>
              <w:t>Display description of the log</w:t>
            </w:r>
          </w:p>
        </w:tc>
      </w:tr>
      <w:tr w:rsidR="00943D41" w:rsidRPr="00800405" w14:paraId="2D2E6604" w14:textId="77777777" w:rsidTr="00D82407">
        <w:tc>
          <w:tcPr>
            <w:tcW w:w="364" w:type="dxa"/>
            <w:tcBorders>
              <w:bottom w:val="single" w:sz="4" w:space="0" w:color="7297BD"/>
            </w:tcBorders>
            <w:shd w:val="clear" w:color="auto" w:fill="DBE5F1" w:themeFill="accent1" w:themeFillTint="33"/>
          </w:tcPr>
          <w:p w14:paraId="547BA97E" w14:textId="77777777" w:rsidR="00943D41" w:rsidRPr="00124FAF" w:rsidRDefault="00943D41" w:rsidP="00D82407">
            <w:pPr>
              <w:rPr>
                <w:rFonts w:ascii="Times New Roman" w:hAnsi="Times New Roman" w:cs="Times New Roman"/>
              </w:rPr>
            </w:pPr>
            <w:r w:rsidRPr="00124FAF">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27223751" w14:textId="673B5527" w:rsidR="00943D41" w:rsidRPr="00124FAF" w:rsidRDefault="00943D41" w:rsidP="00D82407">
            <w:pPr>
              <w:rPr>
                <w:rFonts w:ascii="Times New Roman" w:hAnsi="Times New Roman" w:cs="Times New Roman"/>
              </w:rPr>
            </w:pPr>
            <w:r>
              <w:rPr>
                <w:rFonts w:ascii="Times New Roman" w:hAnsi="Times New Roman" w:cs="Times New Roman"/>
              </w:rPr>
              <w:t>Notes from Manager:</w:t>
            </w:r>
          </w:p>
        </w:tc>
        <w:tc>
          <w:tcPr>
            <w:tcW w:w="5488" w:type="dxa"/>
            <w:tcBorders>
              <w:bottom w:val="single" w:sz="4" w:space="0" w:color="7297BD"/>
            </w:tcBorders>
            <w:shd w:val="clear" w:color="auto" w:fill="DBE5F1" w:themeFill="accent1" w:themeFillTint="33"/>
          </w:tcPr>
          <w:p w14:paraId="66B0F185" w14:textId="0D4B93FA" w:rsidR="00943D41" w:rsidRPr="00124FAF" w:rsidRDefault="00943D41" w:rsidP="00D82407">
            <w:pPr>
              <w:rPr>
                <w:rFonts w:ascii="Times New Roman" w:hAnsi="Times New Roman" w:cs="Times New Roman"/>
              </w:rPr>
            </w:pPr>
            <w:r>
              <w:rPr>
                <w:rFonts w:ascii="Times New Roman" w:hAnsi="Times New Roman" w:cs="Times New Roman"/>
              </w:rPr>
              <w:t>If manager notes of the log exist then display text and manager notes of the log</w:t>
            </w:r>
          </w:p>
        </w:tc>
      </w:tr>
      <w:tr w:rsidR="00943D41" w:rsidRPr="00800405" w14:paraId="73C83660" w14:textId="77777777" w:rsidTr="00D82407">
        <w:tc>
          <w:tcPr>
            <w:tcW w:w="364" w:type="dxa"/>
            <w:tcBorders>
              <w:bottom w:val="single" w:sz="4" w:space="0" w:color="7297BD"/>
            </w:tcBorders>
            <w:shd w:val="clear" w:color="auto" w:fill="F2F2F2" w:themeFill="background1" w:themeFillShade="F2"/>
          </w:tcPr>
          <w:p w14:paraId="680C741A" w14:textId="77777777" w:rsidR="00943D41" w:rsidRPr="00124FAF" w:rsidRDefault="00943D41" w:rsidP="00D82407">
            <w:pPr>
              <w:rPr>
                <w:rFonts w:ascii="Times New Roman" w:hAnsi="Times New Roman" w:cs="Times New Roman"/>
              </w:rPr>
            </w:pPr>
            <w:r w:rsidRPr="00124FAF">
              <w:rPr>
                <w:rFonts w:ascii="Times New Roman" w:hAnsi="Times New Roman" w:cs="Times New Roman"/>
              </w:rPr>
              <w:t>3</w:t>
            </w:r>
          </w:p>
        </w:tc>
        <w:tc>
          <w:tcPr>
            <w:tcW w:w="4678" w:type="dxa"/>
            <w:tcBorders>
              <w:bottom w:val="single" w:sz="4" w:space="0" w:color="7297BD"/>
            </w:tcBorders>
            <w:shd w:val="clear" w:color="auto" w:fill="F2F2F2" w:themeFill="background1" w:themeFillShade="F2"/>
          </w:tcPr>
          <w:p w14:paraId="40CF02AE" w14:textId="2064E126" w:rsidR="00943D41" w:rsidRPr="00226946" w:rsidRDefault="00943D41" w:rsidP="00D82407">
            <w:pPr>
              <w:rPr>
                <w:rFonts w:ascii="Times New Roman" w:hAnsi="Times New Roman" w:cs="Times New Roman"/>
              </w:rPr>
            </w:pPr>
            <w:r>
              <w:rPr>
                <w:rFonts w:ascii="Times New Roman" w:hAnsi="Times New Roman" w:cs="Times New Roman"/>
              </w:rPr>
              <w:t>Coaching Notes</w:t>
            </w:r>
            <w:r w:rsidRPr="00124FAF">
              <w:rPr>
                <w:rFonts w:ascii="Times New Roman" w:hAnsi="Times New Roman" w:cs="Times New Roman"/>
              </w:rPr>
              <w:t>:</w:t>
            </w:r>
          </w:p>
        </w:tc>
        <w:tc>
          <w:tcPr>
            <w:tcW w:w="5488" w:type="dxa"/>
            <w:tcBorders>
              <w:bottom w:val="single" w:sz="4" w:space="0" w:color="7297BD"/>
            </w:tcBorders>
            <w:shd w:val="clear" w:color="auto" w:fill="F2F2F2" w:themeFill="background1" w:themeFillShade="F2"/>
          </w:tcPr>
          <w:p w14:paraId="60A6A301" w14:textId="4DB59FBA" w:rsidR="00943D41" w:rsidRPr="00124FAF" w:rsidRDefault="00943D41" w:rsidP="00D82407">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 xml:space="preserve">the coaching notes </w:t>
            </w:r>
            <w:r w:rsidRPr="00124FAF">
              <w:rPr>
                <w:rFonts w:ascii="Times New Roman" w:hAnsi="Times New Roman" w:cs="Times New Roman"/>
              </w:rPr>
              <w:t>of log</w:t>
            </w:r>
          </w:p>
        </w:tc>
      </w:tr>
    </w:tbl>
    <w:p w14:paraId="3C0F6D4C" w14:textId="77777777" w:rsidR="00E17FC2" w:rsidRDefault="00E17FC2" w:rsidP="00E17FC2">
      <w:pPr>
        <w:tabs>
          <w:tab w:val="left" w:pos="1800"/>
        </w:tabs>
        <w:spacing w:after="0"/>
        <w:ind w:left="2880"/>
        <w:rPr>
          <w:rFonts w:ascii="Times New Roman" w:hAnsi="Times New Roman" w:cs="Times New Roman"/>
          <w:sz w:val="24"/>
          <w:szCs w:val="24"/>
        </w:rPr>
      </w:pPr>
    </w:p>
    <w:p w14:paraId="36E0DC98" w14:textId="77777777" w:rsidR="00E17FC2" w:rsidRPr="00803EA1"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6</w:t>
      </w:r>
      <w:r w:rsidRPr="00803EA1">
        <w:rPr>
          <w:rFonts w:ascii="Times New Roman" w:hAnsi="Times New Roman" w:cs="Times New Roman"/>
          <w:sz w:val="24"/>
          <w:szCs w:val="24"/>
        </w:rPr>
        <w:t xml:space="preserve"> </w:t>
      </w:r>
      <w:r>
        <w:rPr>
          <w:rFonts w:ascii="Times New Roman" w:hAnsi="Times New Roman" w:cs="Times New Roman"/>
          <w:sz w:val="24"/>
          <w:szCs w:val="24"/>
        </w:rPr>
        <w:t>Other reviewers</w:t>
      </w:r>
    </w:p>
    <w:p w14:paraId="6B7B80D8" w14:textId="7EEE0556" w:rsidR="00E17FC2" w:rsidRDefault="00E17FC2" w:rsidP="00E17FC2">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When someone other than Employee, Supervisor, Manager </w:t>
      </w:r>
      <w:r w:rsidR="006217A5">
        <w:rPr>
          <w:rFonts w:ascii="Times New Roman" w:hAnsi="Times New Roman" w:cs="Times New Roman"/>
          <w:sz w:val="24"/>
          <w:szCs w:val="24"/>
        </w:rPr>
        <w:t xml:space="preserve">or Submitter </w:t>
      </w:r>
      <w:r>
        <w:rPr>
          <w:rFonts w:ascii="Times New Roman" w:hAnsi="Times New Roman" w:cs="Times New Roman"/>
          <w:sz w:val="24"/>
          <w:szCs w:val="24"/>
        </w:rPr>
        <w:t xml:space="preserve">of record </w:t>
      </w:r>
      <w:r w:rsidR="00DB2F09">
        <w:rPr>
          <w:rFonts w:ascii="Times New Roman" w:hAnsi="Times New Roman" w:cs="Times New Roman"/>
          <w:sz w:val="24"/>
          <w:szCs w:val="24"/>
        </w:rPr>
        <w:t xml:space="preserve">or an Employee, Supervisor, Manager </w:t>
      </w:r>
      <w:r w:rsidR="006217A5">
        <w:rPr>
          <w:rFonts w:ascii="Times New Roman" w:hAnsi="Times New Roman" w:cs="Times New Roman"/>
          <w:sz w:val="24"/>
          <w:szCs w:val="24"/>
        </w:rPr>
        <w:t xml:space="preserve">or Submitter </w:t>
      </w:r>
      <w:r w:rsidR="00DB2F09">
        <w:rPr>
          <w:rFonts w:ascii="Times New Roman" w:hAnsi="Times New Roman" w:cs="Times New Roman"/>
          <w:sz w:val="24"/>
          <w:szCs w:val="24"/>
        </w:rPr>
        <w:t>of the record in a condition other than described above reviews a log</w:t>
      </w:r>
      <w:r>
        <w:rPr>
          <w:rFonts w:ascii="Times New Roman" w:hAnsi="Times New Roman" w:cs="Times New Roman"/>
          <w:sz w:val="24"/>
          <w:szCs w:val="24"/>
        </w:rPr>
        <w:t>, then display the following information:</w:t>
      </w:r>
    </w:p>
    <w:p w14:paraId="4BBD7058" w14:textId="77777777" w:rsidR="00943D41" w:rsidRDefault="00943D41" w:rsidP="00E17FC2">
      <w:pPr>
        <w:tabs>
          <w:tab w:val="left" w:pos="1800"/>
        </w:tabs>
        <w:spacing w:after="0"/>
        <w:ind w:left="72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943D41" w:rsidRPr="00800405" w14:paraId="768CCA85" w14:textId="77777777" w:rsidTr="00661F50">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6656DE53" w14:textId="77777777" w:rsidR="00943D41" w:rsidRPr="00800405" w:rsidRDefault="00943D41"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lastRenderedPageBreak/>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D9C0BF1" w14:textId="77777777" w:rsidR="00943D41" w:rsidRPr="00800405" w:rsidRDefault="00943D41"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682E4B5" w14:textId="77777777" w:rsidR="00943D41" w:rsidRPr="00800405" w:rsidRDefault="00943D41"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943D41" w:rsidRPr="00800405" w14:paraId="2D843B8E" w14:textId="77777777" w:rsidTr="00661F50">
        <w:tc>
          <w:tcPr>
            <w:tcW w:w="364" w:type="dxa"/>
            <w:tcBorders>
              <w:top w:val="single" w:sz="4" w:space="0" w:color="7297BD"/>
              <w:bottom w:val="single" w:sz="4" w:space="0" w:color="7297BD"/>
            </w:tcBorders>
            <w:shd w:val="clear" w:color="auto" w:fill="F2F2F2" w:themeFill="background1" w:themeFillShade="F2"/>
          </w:tcPr>
          <w:p w14:paraId="12423732" w14:textId="77777777" w:rsidR="00943D41" w:rsidRPr="00124FAF" w:rsidRDefault="00943D41"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114C3BC7" w14:textId="77777777" w:rsidR="00943D41" w:rsidRPr="00472493" w:rsidRDefault="00943D41" w:rsidP="00D82407">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349E0721" w14:textId="77777777" w:rsidR="00943D41" w:rsidRPr="00124FAF" w:rsidRDefault="00943D41" w:rsidP="00D82407">
            <w:pPr>
              <w:rPr>
                <w:rFonts w:ascii="Times New Roman" w:hAnsi="Times New Roman" w:cs="Times New Roman"/>
              </w:rPr>
            </w:pPr>
            <w:r>
              <w:rPr>
                <w:rFonts w:ascii="Times New Roman" w:hAnsi="Times New Roman" w:cs="Times New Roman"/>
              </w:rPr>
              <w:t>Display description of the log</w:t>
            </w:r>
          </w:p>
        </w:tc>
      </w:tr>
      <w:tr w:rsidR="00661F50" w:rsidRPr="00800405" w14:paraId="2DAED538" w14:textId="77777777" w:rsidTr="00661F50">
        <w:tc>
          <w:tcPr>
            <w:tcW w:w="364" w:type="dxa"/>
            <w:tcBorders>
              <w:bottom w:val="single" w:sz="4" w:space="0" w:color="7297BD"/>
            </w:tcBorders>
            <w:shd w:val="clear" w:color="auto" w:fill="DBE5F1" w:themeFill="accent1" w:themeFillTint="33"/>
          </w:tcPr>
          <w:p w14:paraId="6751BCA4" w14:textId="580B788E" w:rsidR="00661F50" w:rsidRPr="00124FAF" w:rsidRDefault="00661F50" w:rsidP="00D82407">
            <w:pPr>
              <w:rPr>
                <w:rFonts w:ascii="Times New Roman" w:hAnsi="Times New Roman" w:cs="Times New Roman"/>
              </w:rPr>
            </w:pPr>
            <w:r>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45BEC2C8" w14:textId="23D2E714" w:rsidR="00661F50" w:rsidRDefault="00661F50" w:rsidP="00D82407">
            <w:pPr>
              <w:rPr>
                <w:rFonts w:ascii="Times New Roman" w:hAnsi="Times New Roman" w:cs="Times New Roman"/>
              </w:rPr>
            </w:pPr>
            <w:r>
              <w:rPr>
                <w:rFonts w:ascii="Times New Roman" w:hAnsi="Times New Roman" w:cs="Times New Roman"/>
              </w:rPr>
              <w:t>Management Notes</w:t>
            </w:r>
            <w:r w:rsidRPr="00124FAF">
              <w:rPr>
                <w:rFonts w:ascii="Times New Roman" w:hAnsi="Times New Roman" w:cs="Times New Roman"/>
              </w:rPr>
              <w:t>:</w:t>
            </w:r>
          </w:p>
        </w:tc>
        <w:tc>
          <w:tcPr>
            <w:tcW w:w="5488" w:type="dxa"/>
            <w:tcBorders>
              <w:bottom w:val="single" w:sz="4" w:space="0" w:color="7297BD"/>
            </w:tcBorders>
            <w:shd w:val="clear" w:color="auto" w:fill="DBE5F1" w:themeFill="accent1" w:themeFillTint="33"/>
          </w:tcPr>
          <w:p w14:paraId="42435F61" w14:textId="1E8EF951" w:rsidR="00661F50" w:rsidRDefault="00216BC6" w:rsidP="00216BC6">
            <w:pPr>
              <w:rPr>
                <w:rFonts w:ascii="Times New Roman" w:hAnsi="Times New Roman" w:cs="Times New Roman"/>
              </w:rPr>
            </w:pPr>
            <w:r>
              <w:rPr>
                <w:rFonts w:ascii="Times New Roman" w:hAnsi="Times New Roman" w:cs="Times New Roman"/>
              </w:rPr>
              <w:t xml:space="preserve">If log is not confirmed Customer Service Escalation and </w:t>
            </w:r>
            <w:r w:rsidR="00661F50">
              <w:rPr>
                <w:rFonts w:ascii="Times New Roman" w:hAnsi="Times New Roman" w:cs="Times New Roman"/>
              </w:rPr>
              <w:t>manager notes of the log exist then display text and manager notes of the log</w:t>
            </w:r>
          </w:p>
        </w:tc>
      </w:tr>
      <w:tr w:rsidR="00943D41" w:rsidRPr="00800405" w14:paraId="401C4376" w14:textId="77777777" w:rsidTr="00661F50">
        <w:tc>
          <w:tcPr>
            <w:tcW w:w="364" w:type="dxa"/>
            <w:tcBorders>
              <w:bottom w:val="single" w:sz="4" w:space="0" w:color="7297BD"/>
            </w:tcBorders>
            <w:shd w:val="clear" w:color="auto" w:fill="F2F2F2" w:themeFill="background1" w:themeFillShade="F2"/>
          </w:tcPr>
          <w:p w14:paraId="44ED83C3" w14:textId="2841A4E4" w:rsidR="00943D41" w:rsidRPr="00124FAF" w:rsidRDefault="00661F50" w:rsidP="00D82407">
            <w:pPr>
              <w:rPr>
                <w:rFonts w:ascii="Times New Roman" w:hAnsi="Times New Roman" w:cs="Times New Roman"/>
              </w:rPr>
            </w:pPr>
            <w:r>
              <w:rPr>
                <w:rFonts w:ascii="Times New Roman" w:hAnsi="Times New Roman" w:cs="Times New Roman"/>
              </w:rPr>
              <w:t>3</w:t>
            </w:r>
          </w:p>
        </w:tc>
        <w:tc>
          <w:tcPr>
            <w:tcW w:w="4678" w:type="dxa"/>
            <w:tcBorders>
              <w:bottom w:val="single" w:sz="4" w:space="0" w:color="7297BD"/>
            </w:tcBorders>
            <w:shd w:val="clear" w:color="auto" w:fill="F2F2F2" w:themeFill="background1" w:themeFillShade="F2"/>
          </w:tcPr>
          <w:p w14:paraId="66E4AD20" w14:textId="00FF2A6E" w:rsidR="00943D41" w:rsidRPr="00124FAF" w:rsidRDefault="00661F50" w:rsidP="00D82407">
            <w:pPr>
              <w:rPr>
                <w:rFonts w:ascii="Times New Roman" w:hAnsi="Times New Roman" w:cs="Times New Roman"/>
              </w:rPr>
            </w:pPr>
            <w:r>
              <w:rPr>
                <w:rFonts w:ascii="Times New Roman" w:hAnsi="Times New Roman" w:cs="Times New Roman"/>
              </w:rPr>
              <w:t>Coaching Opportunity was a confirmed Customer Service Escalation</w:t>
            </w:r>
          </w:p>
        </w:tc>
        <w:tc>
          <w:tcPr>
            <w:tcW w:w="5488" w:type="dxa"/>
            <w:tcBorders>
              <w:bottom w:val="single" w:sz="4" w:space="0" w:color="7297BD"/>
            </w:tcBorders>
            <w:shd w:val="clear" w:color="auto" w:fill="F2F2F2" w:themeFill="background1" w:themeFillShade="F2"/>
          </w:tcPr>
          <w:p w14:paraId="6DD283EE" w14:textId="12277A66" w:rsidR="00943D41" w:rsidRPr="00124FAF" w:rsidRDefault="00943D41" w:rsidP="00661F50">
            <w:pPr>
              <w:rPr>
                <w:rFonts w:ascii="Times New Roman" w:hAnsi="Times New Roman" w:cs="Times New Roman"/>
              </w:rPr>
            </w:pPr>
            <w:r>
              <w:rPr>
                <w:rFonts w:ascii="Times New Roman" w:hAnsi="Times New Roman" w:cs="Times New Roman"/>
              </w:rPr>
              <w:t>If log is determined to be a Customer Service Escalation then display te</w:t>
            </w:r>
            <w:r w:rsidR="00661F50">
              <w:rPr>
                <w:rFonts w:ascii="Times New Roman" w:hAnsi="Times New Roman" w:cs="Times New Roman"/>
              </w:rPr>
              <w:t>xt</w:t>
            </w:r>
          </w:p>
        </w:tc>
      </w:tr>
      <w:tr w:rsidR="00943D41" w:rsidRPr="00800405" w14:paraId="7271D18B" w14:textId="77777777" w:rsidTr="00661F50">
        <w:tc>
          <w:tcPr>
            <w:tcW w:w="364" w:type="dxa"/>
            <w:tcBorders>
              <w:bottom w:val="single" w:sz="4" w:space="0" w:color="7297BD"/>
            </w:tcBorders>
            <w:shd w:val="clear" w:color="auto" w:fill="DBE5F1" w:themeFill="accent1" w:themeFillTint="33"/>
          </w:tcPr>
          <w:p w14:paraId="1754E567" w14:textId="60153076" w:rsidR="00943D41" w:rsidRPr="00124FAF" w:rsidRDefault="00661F50" w:rsidP="00D82407">
            <w:pPr>
              <w:rPr>
                <w:rFonts w:ascii="Times New Roman" w:hAnsi="Times New Roman" w:cs="Times New Roman"/>
              </w:rPr>
            </w:pPr>
            <w:r>
              <w:rPr>
                <w:rFonts w:ascii="Times New Roman" w:hAnsi="Times New Roman" w:cs="Times New Roman"/>
              </w:rPr>
              <w:t>4</w:t>
            </w:r>
          </w:p>
        </w:tc>
        <w:tc>
          <w:tcPr>
            <w:tcW w:w="4678" w:type="dxa"/>
            <w:tcBorders>
              <w:bottom w:val="single" w:sz="4" w:space="0" w:color="7297BD"/>
            </w:tcBorders>
            <w:shd w:val="clear" w:color="auto" w:fill="DBE5F1" w:themeFill="accent1" w:themeFillTint="33"/>
          </w:tcPr>
          <w:p w14:paraId="2EF16A99" w14:textId="3BBA9BFE" w:rsidR="00943D41" w:rsidRPr="00226946" w:rsidRDefault="00661F50" w:rsidP="00D82407">
            <w:pPr>
              <w:rPr>
                <w:rFonts w:ascii="Times New Roman" w:hAnsi="Times New Roman" w:cs="Times New Roman"/>
              </w:rPr>
            </w:pPr>
            <w:r>
              <w:rPr>
                <w:rFonts w:ascii="Times New Roman" w:hAnsi="Times New Roman" w:cs="Times New Roman"/>
              </w:rPr>
              <w:t xml:space="preserve">Coaching Opportunity was not a confirmed Customer Service Escalation </w:t>
            </w:r>
          </w:p>
        </w:tc>
        <w:tc>
          <w:tcPr>
            <w:tcW w:w="5488" w:type="dxa"/>
            <w:tcBorders>
              <w:bottom w:val="single" w:sz="4" w:space="0" w:color="7297BD"/>
            </w:tcBorders>
            <w:shd w:val="clear" w:color="auto" w:fill="DBE5F1" w:themeFill="accent1" w:themeFillTint="33"/>
          </w:tcPr>
          <w:p w14:paraId="7E9342AD" w14:textId="0F8F48B0" w:rsidR="00943D41" w:rsidRPr="00124FAF" w:rsidRDefault="00943D41" w:rsidP="00661F50">
            <w:pPr>
              <w:rPr>
                <w:rFonts w:ascii="Times New Roman" w:hAnsi="Times New Roman" w:cs="Times New Roman"/>
              </w:rPr>
            </w:pPr>
            <w:r>
              <w:rPr>
                <w:rFonts w:ascii="Times New Roman" w:hAnsi="Times New Roman" w:cs="Times New Roman"/>
              </w:rPr>
              <w:t xml:space="preserve">If log is </w:t>
            </w:r>
            <w:r w:rsidR="0029515C">
              <w:rPr>
                <w:rFonts w:ascii="Times New Roman" w:hAnsi="Times New Roman" w:cs="Times New Roman"/>
              </w:rPr>
              <w:t xml:space="preserve">determined not to be a Customer Service Escalation then display text </w:t>
            </w:r>
          </w:p>
        </w:tc>
      </w:tr>
      <w:tr w:rsidR="0029515C" w:rsidRPr="00800405" w14:paraId="02EC1202" w14:textId="77777777" w:rsidTr="00661F50">
        <w:tc>
          <w:tcPr>
            <w:tcW w:w="364" w:type="dxa"/>
            <w:tcBorders>
              <w:bottom w:val="single" w:sz="4" w:space="0" w:color="7297BD"/>
            </w:tcBorders>
            <w:shd w:val="clear" w:color="auto" w:fill="F2F2F2" w:themeFill="background1" w:themeFillShade="F2"/>
          </w:tcPr>
          <w:p w14:paraId="6D72C901" w14:textId="6323022F" w:rsidR="0029515C" w:rsidRPr="00124FAF" w:rsidRDefault="00661F50" w:rsidP="00D82407">
            <w:pPr>
              <w:rPr>
                <w:rFonts w:ascii="Times New Roman" w:hAnsi="Times New Roman" w:cs="Times New Roman"/>
              </w:rPr>
            </w:pPr>
            <w:r>
              <w:rPr>
                <w:rFonts w:ascii="Times New Roman" w:hAnsi="Times New Roman" w:cs="Times New Roman"/>
              </w:rPr>
              <w:t>5</w:t>
            </w:r>
          </w:p>
        </w:tc>
        <w:tc>
          <w:tcPr>
            <w:tcW w:w="4678" w:type="dxa"/>
            <w:tcBorders>
              <w:bottom w:val="single" w:sz="4" w:space="0" w:color="7297BD"/>
            </w:tcBorders>
            <w:shd w:val="clear" w:color="auto" w:fill="F2F2F2" w:themeFill="background1" w:themeFillShade="F2"/>
          </w:tcPr>
          <w:p w14:paraId="67961CCD" w14:textId="5CE81BCA" w:rsidR="0029515C" w:rsidRDefault="0029515C" w:rsidP="00D82407">
            <w:pPr>
              <w:rPr>
                <w:rFonts w:ascii="Times New Roman" w:hAnsi="Times New Roman" w:cs="Times New Roman"/>
              </w:rPr>
            </w:pPr>
            <w:r>
              <w:rPr>
                <w:rFonts w:ascii="Times New Roman" w:hAnsi="Times New Roman" w:cs="Times New Roman"/>
              </w:rPr>
              <w:t>Coaching Notes:</w:t>
            </w:r>
          </w:p>
        </w:tc>
        <w:tc>
          <w:tcPr>
            <w:tcW w:w="5488" w:type="dxa"/>
            <w:tcBorders>
              <w:bottom w:val="single" w:sz="4" w:space="0" w:color="7297BD"/>
            </w:tcBorders>
            <w:shd w:val="clear" w:color="auto" w:fill="F2F2F2" w:themeFill="background1" w:themeFillShade="F2"/>
          </w:tcPr>
          <w:p w14:paraId="04DBE4FB" w14:textId="587F3916" w:rsidR="0029515C" w:rsidRDefault="0029515C" w:rsidP="0029515C">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 xml:space="preserve">the coaching notes </w:t>
            </w:r>
            <w:r w:rsidRPr="00124FAF">
              <w:rPr>
                <w:rFonts w:ascii="Times New Roman" w:hAnsi="Times New Roman" w:cs="Times New Roman"/>
              </w:rPr>
              <w:t>of log</w:t>
            </w:r>
          </w:p>
        </w:tc>
      </w:tr>
      <w:tr w:rsidR="0029515C" w:rsidRPr="00800405" w14:paraId="677156B5" w14:textId="77777777" w:rsidTr="00661F50">
        <w:tc>
          <w:tcPr>
            <w:tcW w:w="364" w:type="dxa"/>
            <w:tcBorders>
              <w:bottom w:val="single" w:sz="4" w:space="0" w:color="7297BD"/>
            </w:tcBorders>
            <w:shd w:val="clear" w:color="auto" w:fill="DBE5F1" w:themeFill="accent1" w:themeFillTint="33"/>
          </w:tcPr>
          <w:p w14:paraId="59842354" w14:textId="12100A7E" w:rsidR="0029515C" w:rsidRDefault="00661F50" w:rsidP="00D82407">
            <w:pPr>
              <w:rPr>
                <w:rFonts w:ascii="Times New Roman" w:hAnsi="Times New Roman" w:cs="Times New Roman"/>
              </w:rPr>
            </w:pPr>
            <w:r>
              <w:rPr>
                <w:rFonts w:ascii="Times New Roman" w:hAnsi="Times New Roman" w:cs="Times New Roman"/>
              </w:rPr>
              <w:t>6</w:t>
            </w:r>
          </w:p>
        </w:tc>
        <w:tc>
          <w:tcPr>
            <w:tcW w:w="4678" w:type="dxa"/>
            <w:tcBorders>
              <w:bottom w:val="single" w:sz="4" w:space="0" w:color="7297BD"/>
            </w:tcBorders>
            <w:shd w:val="clear" w:color="auto" w:fill="DBE5F1" w:themeFill="accent1" w:themeFillTint="33"/>
          </w:tcPr>
          <w:p w14:paraId="3D4C203D" w14:textId="7E08A41E" w:rsidR="0029515C" w:rsidRPr="0029515C" w:rsidRDefault="006217A5" w:rsidP="00D82407">
            <w:pPr>
              <w:rPr>
                <w:rFonts w:ascii="Times New Roman" w:hAnsi="Times New Roman" w:cs="Times New Roman"/>
              </w:rPr>
            </w:pPr>
            <w:r>
              <w:rPr>
                <w:rFonts w:ascii="Times New Roman" w:hAnsi="Times New Roman" w:cs="Times New Roman"/>
              </w:rPr>
              <w:t xml:space="preserve">Employee </w:t>
            </w:r>
            <w:r w:rsidR="0029515C" w:rsidRPr="0029515C">
              <w:rPr>
                <w:rFonts w:ascii="Times New Roman" w:hAnsi="Times New Roman" w:cs="Times New Roman"/>
              </w:rPr>
              <w:t>Review Information:</w:t>
            </w:r>
          </w:p>
        </w:tc>
        <w:tc>
          <w:tcPr>
            <w:tcW w:w="5488" w:type="dxa"/>
            <w:tcBorders>
              <w:bottom w:val="single" w:sz="4" w:space="0" w:color="7297BD"/>
            </w:tcBorders>
            <w:shd w:val="clear" w:color="auto" w:fill="DBE5F1" w:themeFill="accent1" w:themeFillTint="33"/>
          </w:tcPr>
          <w:p w14:paraId="2C7D8C05" w14:textId="6CBFFBB6" w:rsidR="0029515C" w:rsidRPr="00124FAF" w:rsidRDefault="0029515C" w:rsidP="0029515C">
            <w:pPr>
              <w:rPr>
                <w:rFonts w:ascii="Times New Roman" w:hAnsi="Times New Roman" w:cs="Times New Roman"/>
              </w:rPr>
            </w:pPr>
            <w:r>
              <w:rPr>
                <w:rFonts w:ascii="Times New Roman" w:hAnsi="Times New Roman" w:cs="Times New Roman"/>
              </w:rPr>
              <w:t>Display text and the employee of the log</w:t>
            </w:r>
          </w:p>
        </w:tc>
      </w:tr>
      <w:tr w:rsidR="0029515C" w:rsidRPr="00800405" w14:paraId="183148D4" w14:textId="77777777" w:rsidTr="00661F50">
        <w:tc>
          <w:tcPr>
            <w:tcW w:w="364" w:type="dxa"/>
            <w:tcBorders>
              <w:bottom w:val="single" w:sz="4" w:space="0" w:color="7297BD"/>
            </w:tcBorders>
            <w:shd w:val="clear" w:color="auto" w:fill="F2F2F2" w:themeFill="background1" w:themeFillShade="F2"/>
          </w:tcPr>
          <w:p w14:paraId="051594ED" w14:textId="247BC355" w:rsidR="0029515C" w:rsidRDefault="00661F50" w:rsidP="00D82407">
            <w:pPr>
              <w:rPr>
                <w:rFonts w:ascii="Times New Roman" w:hAnsi="Times New Roman" w:cs="Times New Roman"/>
              </w:rPr>
            </w:pPr>
            <w:r>
              <w:rPr>
                <w:rFonts w:ascii="Times New Roman" w:hAnsi="Times New Roman" w:cs="Times New Roman"/>
              </w:rPr>
              <w:t>7</w:t>
            </w:r>
          </w:p>
        </w:tc>
        <w:tc>
          <w:tcPr>
            <w:tcW w:w="4678" w:type="dxa"/>
            <w:tcBorders>
              <w:bottom w:val="single" w:sz="4" w:space="0" w:color="7297BD"/>
            </w:tcBorders>
            <w:shd w:val="clear" w:color="auto" w:fill="F2F2F2" w:themeFill="background1" w:themeFillShade="F2"/>
          </w:tcPr>
          <w:p w14:paraId="27FEFF52" w14:textId="35C3A7AF" w:rsidR="0029515C" w:rsidRPr="0029515C" w:rsidRDefault="0029515C" w:rsidP="00D82407">
            <w:pPr>
              <w:rPr>
                <w:rFonts w:ascii="Times New Roman" w:hAnsi="Times New Roman" w:cs="Times New Roman"/>
              </w:rPr>
            </w:pPr>
            <w:r w:rsidRPr="0029515C">
              <w:rPr>
                <w:rFonts w:ascii="Times New Roman" w:hAnsi="Times New Roman" w:cs="Times New Roman"/>
              </w:rPr>
              <w:t>Reviewed and acknowledged Quality Monitor on</w:t>
            </w:r>
          </w:p>
        </w:tc>
        <w:tc>
          <w:tcPr>
            <w:tcW w:w="5488" w:type="dxa"/>
            <w:tcBorders>
              <w:bottom w:val="single" w:sz="4" w:space="0" w:color="7297BD"/>
            </w:tcBorders>
            <w:shd w:val="clear" w:color="auto" w:fill="F2F2F2" w:themeFill="background1" w:themeFillShade="F2"/>
          </w:tcPr>
          <w:p w14:paraId="7C95C19B" w14:textId="3DCB1CE2" w:rsidR="0029515C" w:rsidRPr="00124FAF" w:rsidRDefault="0029515C" w:rsidP="0029515C">
            <w:pPr>
              <w:rPr>
                <w:rFonts w:ascii="Times New Roman" w:hAnsi="Times New Roman" w:cs="Times New Roman"/>
              </w:rPr>
            </w:pPr>
            <w:r>
              <w:rPr>
                <w:rFonts w:ascii="Times New Roman" w:hAnsi="Times New Roman" w:cs="Times New Roman"/>
              </w:rPr>
              <w:t xml:space="preserve">If source is IQS, </w:t>
            </w:r>
            <w:proofErr w:type="spellStart"/>
            <w:r>
              <w:rPr>
                <w:rFonts w:ascii="Times New Roman" w:hAnsi="Times New Roman" w:cs="Times New Roman"/>
              </w:rPr>
              <w:t>LimeSurvey</w:t>
            </w:r>
            <w:proofErr w:type="spellEnd"/>
            <w:r>
              <w:rPr>
                <w:rFonts w:ascii="Times New Roman" w:hAnsi="Times New Roman" w:cs="Times New Roman"/>
              </w:rPr>
              <w:t xml:space="preserve">, </w:t>
            </w:r>
            <w:proofErr w:type="spellStart"/>
            <w:r>
              <w:rPr>
                <w:rFonts w:ascii="Times New Roman" w:hAnsi="Times New Roman" w:cs="Times New Roman"/>
              </w:rPr>
              <w:t>Verint</w:t>
            </w:r>
            <w:proofErr w:type="spellEnd"/>
            <w:r>
              <w:rPr>
                <w:rFonts w:ascii="Times New Roman" w:hAnsi="Times New Roman" w:cs="Times New Roman"/>
              </w:rPr>
              <w:t xml:space="preserve">-GDIT, </w:t>
            </w:r>
            <w:proofErr w:type="spellStart"/>
            <w:r w:rsidR="00964D27">
              <w:rPr>
                <w:rFonts w:ascii="Times New Roman" w:hAnsi="Times New Roman" w:cs="Times New Roman"/>
              </w:rPr>
              <w:t>Verint</w:t>
            </w:r>
            <w:proofErr w:type="spellEnd"/>
            <w:r w:rsidR="00964D27">
              <w:rPr>
                <w:rFonts w:ascii="Times New Roman" w:hAnsi="Times New Roman" w:cs="Times New Roman"/>
              </w:rPr>
              <w:t xml:space="preserve">-GDIT Supervisor </w:t>
            </w:r>
            <w:proofErr w:type="spellStart"/>
            <w:r>
              <w:rPr>
                <w:rFonts w:ascii="Times New Roman" w:hAnsi="Times New Roman" w:cs="Times New Roman"/>
              </w:rPr>
              <w:t>Verint</w:t>
            </w:r>
            <w:proofErr w:type="spellEnd"/>
            <w:r>
              <w:rPr>
                <w:rFonts w:ascii="Times New Roman" w:hAnsi="Times New Roman" w:cs="Times New Roman"/>
              </w:rPr>
              <w:t>-TQC then display text and CSR review auto date of log</w:t>
            </w:r>
          </w:p>
        </w:tc>
      </w:tr>
      <w:tr w:rsidR="0029515C" w:rsidRPr="00800405" w14:paraId="222598B5" w14:textId="77777777" w:rsidTr="00661F50">
        <w:tc>
          <w:tcPr>
            <w:tcW w:w="364" w:type="dxa"/>
            <w:tcBorders>
              <w:bottom w:val="single" w:sz="4" w:space="0" w:color="7297BD"/>
            </w:tcBorders>
            <w:shd w:val="clear" w:color="auto" w:fill="DBE5F1" w:themeFill="accent1" w:themeFillTint="33"/>
          </w:tcPr>
          <w:p w14:paraId="2E5ABDC3" w14:textId="406242F3" w:rsidR="0029515C" w:rsidRDefault="00661F50" w:rsidP="00D82407">
            <w:pPr>
              <w:rPr>
                <w:rFonts w:ascii="Times New Roman" w:hAnsi="Times New Roman" w:cs="Times New Roman"/>
              </w:rPr>
            </w:pPr>
            <w:r>
              <w:rPr>
                <w:rFonts w:ascii="Times New Roman" w:hAnsi="Times New Roman" w:cs="Times New Roman"/>
              </w:rPr>
              <w:t>8</w:t>
            </w:r>
          </w:p>
        </w:tc>
        <w:tc>
          <w:tcPr>
            <w:tcW w:w="4678" w:type="dxa"/>
            <w:tcBorders>
              <w:bottom w:val="single" w:sz="4" w:space="0" w:color="7297BD"/>
            </w:tcBorders>
            <w:shd w:val="clear" w:color="auto" w:fill="DBE5F1" w:themeFill="accent1" w:themeFillTint="33"/>
          </w:tcPr>
          <w:p w14:paraId="6A2EB1F0" w14:textId="161DCB03" w:rsidR="0029515C" w:rsidRPr="0029515C" w:rsidRDefault="0029515C" w:rsidP="00D82407">
            <w:pPr>
              <w:rPr>
                <w:rFonts w:ascii="Times New Roman" w:hAnsi="Times New Roman" w:cs="Times New Roman"/>
              </w:rPr>
            </w:pPr>
            <w:r w:rsidRPr="0029515C">
              <w:rPr>
                <w:rFonts w:ascii="Times New Roman" w:hAnsi="Times New Roman" w:cs="Times New Roman"/>
              </w:rPr>
              <w:t>Supervisor Review Information:</w:t>
            </w:r>
          </w:p>
        </w:tc>
        <w:tc>
          <w:tcPr>
            <w:tcW w:w="5488" w:type="dxa"/>
            <w:tcBorders>
              <w:bottom w:val="single" w:sz="4" w:space="0" w:color="7297BD"/>
            </w:tcBorders>
            <w:shd w:val="clear" w:color="auto" w:fill="DBE5F1" w:themeFill="accent1" w:themeFillTint="33"/>
          </w:tcPr>
          <w:p w14:paraId="1C6D24B3" w14:textId="2D89D2AD" w:rsidR="0029515C" w:rsidRDefault="00964D27" w:rsidP="0029515C">
            <w:pPr>
              <w:rPr>
                <w:rFonts w:ascii="Times New Roman" w:hAnsi="Times New Roman" w:cs="Times New Roman"/>
              </w:rPr>
            </w:pPr>
            <w:r>
              <w:rPr>
                <w:rFonts w:ascii="Times New Roman" w:hAnsi="Times New Roman" w:cs="Times New Roman"/>
              </w:rPr>
              <w:t xml:space="preserve">If source is IQS, </w:t>
            </w:r>
            <w:proofErr w:type="spellStart"/>
            <w:r>
              <w:rPr>
                <w:rFonts w:ascii="Times New Roman" w:hAnsi="Times New Roman" w:cs="Times New Roman"/>
              </w:rPr>
              <w:t>LimeSurvey</w:t>
            </w:r>
            <w:proofErr w:type="spellEnd"/>
            <w:r>
              <w:rPr>
                <w:rFonts w:ascii="Times New Roman" w:hAnsi="Times New Roman" w:cs="Times New Roman"/>
              </w:rPr>
              <w:t xml:space="preserve">, </w:t>
            </w:r>
            <w:proofErr w:type="spellStart"/>
            <w:r>
              <w:rPr>
                <w:rFonts w:ascii="Times New Roman" w:hAnsi="Times New Roman" w:cs="Times New Roman"/>
              </w:rPr>
              <w:t>Verint</w:t>
            </w:r>
            <w:proofErr w:type="spellEnd"/>
            <w:r>
              <w:rPr>
                <w:rFonts w:ascii="Times New Roman" w:hAnsi="Times New Roman" w:cs="Times New Roman"/>
              </w:rPr>
              <w:t xml:space="preserve">-GDIT, </w:t>
            </w:r>
            <w:proofErr w:type="spellStart"/>
            <w:r>
              <w:rPr>
                <w:rFonts w:ascii="Times New Roman" w:hAnsi="Times New Roman" w:cs="Times New Roman"/>
              </w:rPr>
              <w:t>Verint</w:t>
            </w:r>
            <w:proofErr w:type="spellEnd"/>
            <w:r>
              <w:rPr>
                <w:rFonts w:ascii="Times New Roman" w:hAnsi="Times New Roman" w:cs="Times New Roman"/>
              </w:rPr>
              <w:t xml:space="preserve">-GDIT Supervisor </w:t>
            </w:r>
            <w:proofErr w:type="spellStart"/>
            <w:r>
              <w:rPr>
                <w:rFonts w:ascii="Times New Roman" w:hAnsi="Times New Roman" w:cs="Times New Roman"/>
              </w:rPr>
              <w:t>Verint</w:t>
            </w:r>
            <w:proofErr w:type="spellEnd"/>
            <w:r>
              <w:rPr>
                <w:rFonts w:ascii="Times New Roman" w:hAnsi="Times New Roman" w:cs="Times New Roman"/>
              </w:rPr>
              <w:t>-TQC then display text and CSR review auto date of log</w:t>
            </w:r>
          </w:p>
        </w:tc>
      </w:tr>
      <w:tr w:rsidR="0029515C" w:rsidRPr="00800405" w14:paraId="6C22B8F1" w14:textId="77777777" w:rsidTr="00661F50">
        <w:tc>
          <w:tcPr>
            <w:tcW w:w="364" w:type="dxa"/>
            <w:tcBorders>
              <w:bottom w:val="single" w:sz="4" w:space="0" w:color="7297BD"/>
            </w:tcBorders>
            <w:shd w:val="clear" w:color="auto" w:fill="F2F2F2" w:themeFill="background1" w:themeFillShade="F2"/>
          </w:tcPr>
          <w:p w14:paraId="3C859079" w14:textId="1F0EF7AE" w:rsidR="0029515C" w:rsidRDefault="00661F50" w:rsidP="00D82407">
            <w:pPr>
              <w:rPr>
                <w:rFonts w:ascii="Times New Roman" w:hAnsi="Times New Roman" w:cs="Times New Roman"/>
              </w:rPr>
            </w:pPr>
            <w:r>
              <w:rPr>
                <w:rFonts w:ascii="Times New Roman" w:hAnsi="Times New Roman" w:cs="Times New Roman"/>
              </w:rPr>
              <w:t>9</w:t>
            </w:r>
          </w:p>
        </w:tc>
        <w:tc>
          <w:tcPr>
            <w:tcW w:w="4678" w:type="dxa"/>
            <w:tcBorders>
              <w:bottom w:val="single" w:sz="4" w:space="0" w:color="7297BD"/>
            </w:tcBorders>
            <w:shd w:val="clear" w:color="auto" w:fill="F2F2F2" w:themeFill="background1" w:themeFillShade="F2"/>
          </w:tcPr>
          <w:p w14:paraId="6B044460" w14:textId="6A37C8C3" w:rsidR="0029515C" w:rsidRPr="0029515C" w:rsidRDefault="0029515C" w:rsidP="00D82407">
            <w:pPr>
              <w:rPr>
                <w:rFonts w:ascii="Times New Roman" w:hAnsi="Times New Roman" w:cs="Times New Roman"/>
              </w:rPr>
            </w:pPr>
            <w:r w:rsidRPr="0029515C">
              <w:rPr>
                <w:rFonts w:ascii="Times New Roman" w:hAnsi="Times New Roman" w:cs="Times New Roman"/>
              </w:rPr>
              <w:t>Reviewed and acknowledged Quality Monitor on</w:t>
            </w:r>
          </w:p>
        </w:tc>
        <w:tc>
          <w:tcPr>
            <w:tcW w:w="5488" w:type="dxa"/>
            <w:tcBorders>
              <w:bottom w:val="single" w:sz="4" w:space="0" w:color="7297BD"/>
            </w:tcBorders>
            <w:shd w:val="clear" w:color="auto" w:fill="F2F2F2" w:themeFill="background1" w:themeFillShade="F2"/>
          </w:tcPr>
          <w:p w14:paraId="1DC00F96" w14:textId="67DE4D3F" w:rsidR="0029515C" w:rsidRPr="00124FAF" w:rsidRDefault="00964D27" w:rsidP="0029515C">
            <w:pPr>
              <w:rPr>
                <w:rFonts w:ascii="Times New Roman" w:hAnsi="Times New Roman" w:cs="Times New Roman"/>
              </w:rPr>
            </w:pPr>
            <w:r>
              <w:rPr>
                <w:rFonts w:ascii="Times New Roman" w:hAnsi="Times New Roman" w:cs="Times New Roman"/>
              </w:rPr>
              <w:t xml:space="preserve">If source is IQS, </w:t>
            </w:r>
            <w:proofErr w:type="spellStart"/>
            <w:r>
              <w:rPr>
                <w:rFonts w:ascii="Times New Roman" w:hAnsi="Times New Roman" w:cs="Times New Roman"/>
              </w:rPr>
              <w:t>LimeSurvey</w:t>
            </w:r>
            <w:proofErr w:type="spellEnd"/>
            <w:r>
              <w:rPr>
                <w:rFonts w:ascii="Times New Roman" w:hAnsi="Times New Roman" w:cs="Times New Roman"/>
              </w:rPr>
              <w:t xml:space="preserve">, </w:t>
            </w:r>
            <w:proofErr w:type="spellStart"/>
            <w:r>
              <w:rPr>
                <w:rFonts w:ascii="Times New Roman" w:hAnsi="Times New Roman" w:cs="Times New Roman"/>
              </w:rPr>
              <w:t>Verint</w:t>
            </w:r>
            <w:proofErr w:type="spellEnd"/>
            <w:r>
              <w:rPr>
                <w:rFonts w:ascii="Times New Roman" w:hAnsi="Times New Roman" w:cs="Times New Roman"/>
              </w:rPr>
              <w:t xml:space="preserve">-GDIT, </w:t>
            </w:r>
            <w:proofErr w:type="spellStart"/>
            <w:r>
              <w:rPr>
                <w:rFonts w:ascii="Times New Roman" w:hAnsi="Times New Roman" w:cs="Times New Roman"/>
              </w:rPr>
              <w:t>Verint</w:t>
            </w:r>
            <w:proofErr w:type="spellEnd"/>
            <w:r>
              <w:rPr>
                <w:rFonts w:ascii="Times New Roman" w:hAnsi="Times New Roman" w:cs="Times New Roman"/>
              </w:rPr>
              <w:t xml:space="preserve">-GDIT Supervisor </w:t>
            </w:r>
            <w:proofErr w:type="spellStart"/>
            <w:r>
              <w:rPr>
                <w:rFonts w:ascii="Times New Roman" w:hAnsi="Times New Roman" w:cs="Times New Roman"/>
              </w:rPr>
              <w:t>Verint</w:t>
            </w:r>
            <w:proofErr w:type="spellEnd"/>
            <w:r>
              <w:rPr>
                <w:rFonts w:ascii="Times New Roman" w:hAnsi="Times New Roman" w:cs="Times New Roman"/>
              </w:rPr>
              <w:t>-TQC then display text and CSR review auto date of log</w:t>
            </w:r>
          </w:p>
        </w:tc>
      </w:tr>
      <w:tr w:rsidR="0029515C" w:rsidRPr="00800405" w14:paraId="505F27C8" w14:textId="77777777" w:rsidTr="00661F50">
        <w:tc>
          <w:tcPr>
            <w:tcW w:w="364" w:type="dxa"/>
            <w:tcBorders>
              <w:bottom w:val="single" w:sz="4" w:space="0" w:color="7297BD"/>
            </w:tcBorders>
            <w:shd w:val="clear" w:color="auto" w:fill="DBE5F1" w:themeFill="accent1" w:themeFillTint="33"/>
          </w:tcPr>
          <w:p w14:paraId="67040B68" w14:textId="748AAE46" w:rsidR="0029515C" w:rsidRDefault="00661F50" w:rsidP="00D82407">
            <w:pPr>
              <w:rPr>
                <w:rFonts w:ascii="Times New Roman" w:hAnsi="Times New Roman" w:cs="Times New Roman"/>
              </w:rPr>
            </w:pPr>
            <w:r>
              <w:rPr>
                <w:rFonts w:ascii="Times New Roman" w:hAnsi="Times New Roman" w:cs="Times New Roman"/>
              </w:rPr>
              <w:t>10</w:t>
            </w:r>
          </w:p>
        </w:tc>
        <w:tc>
          <w:tcPr>
            <w:tcW w:w="4678" w:type="dxa"/>
            <w:tcBorders>
              <w:bottom w:val="single" w:sz="4" w:space="0" w:color="7297BD"/>
            </w:tcBorders>
            <w:shd w:val="clear" w:color="auto" w:fill="DBE5F1" w:themeFill="accent1" w:themeFillTint="33"/>
          </w:tcPr>
          <w:p w14:paraId="2136761E" w14:textId="71E79AA0" w:rsidR="0029515C" w:rsidRPr="0029515C" w:rsidRDefault="0029515C" w:rsidP="00D82407">
            <w:pPr>
              <w:rPr>
                <w:rFonts w:ascii="Times New Roman" w:hAnsi="Times New Roman" w:cs="Times New Roman"/>
              </w:rPr>
            </w:pPr>
            <w:r w:rsidRPr="0029515C">
              <w:rPr>
                <w:rFonts w:ascii="Times New Roman" w:hAnsi="Times New Roman" w:cs="Times New Roman"/>
              </w:rPr>
              <w:t>Reviewed and acknowledged coaching opportunity on</w:t>
            </w:r>
          </w:p>
        </w:tc>
        <w:tc>
          <w:tcPr>
            <w:tcW w:w="5488" w:type="dxa"/>
            <w:tcBorders>
              <w:bottom w:val="single" w:sz="4" w:space="0" w:color="7297BD"/>
            </w:tcBorders>
            <w:shd w:val="clear" w:color="auto" w:fill="DBE5F1" w:themeFill="accent1" w:themeFillTint="33"/>
          </w:tcPr>
          <w:p w14:paraId="415E0E80" w14:textId="6466DCC9" w:rsidR="0029515C" w:rsidRDefault="00964D27" w:rsidP="0029515C">
            <w:pPr>
              <w:rPr>
                <w:rFonts w:ascii="Times New Roman" w:hAnsi="Times New Roman" w:cs="Times New Roman"/>
              </w:rPr>
            </w:pPr>
            <w:r>
              <w:rPr>
                <w:rFonts w:ascii="Times New Roman" w:hAnsi="Times New Roman" w:cs="Times New Roman"/>
              </w:rPr>
              <w:t xml:space="preserve">If source is IQS, </w:t>
            </w:r>
            <w:proofErr w:type="spellStart"/>
            <w:r>
              <w:rPr>
                <w:rFonts w:ascii="Times New Roman" w:hAnsi="Times New Roman" w:cs="Times New Roman"/>
              </w:rPr>
              <w:t>LimeSurvey</w:t>
            </w:r>
            <w:proofErr w:type="spellEnd"/>
            <w:r>
              <w:rPr>
                <w:rFonts w:ascii="Times New Roman" w:hAnsi="Times New Roman" w:cs="Times New Roman"/>
              </w:rPr>
              <w:t xml:space="preserve">, </w:t>
            </w:r>
            <w:proofErr w:type="spellStart"/>
            <w:r>
              <w:rPr>
                <w:rFonts w:ascii="Times New Roman" w:hAnsi="Times New Roman" w:cs="Times New Roman"/>
              </w:rPr>
              <w:t>Verint</w:t>
            </w:r>
            <w:proofErr w:type="spellEnd"/>
            <w:r>
              <w:rPr>
                <w:rFonts w:ascii="Times New Roman" w:hAnsi="Times New Roman" w:cs="Times New Roman"/>
              </w:rPr>
              <w:t xml:space="preserve">-GDIT, </w:t>
            </w:r>
            <w:proofErr w:type="spellStart"/>
            <w:r>
              <w:rPr>
                <w:rFonts w:ascii="Times New Roman" w:hAnsi="Times New Roman" w:cs="Times New Roman"/>
              </w:rPr>
              <w:t>Verint</w:t>
            </w:r>
            <w:proofErr w:type="spellEnd"/>
            <w:r>
              <w:rPr>
                <w:rFonts w:ascii="Times New Roman" w:hAnsi="Times New Roman" w:cs="Times New Roman"/>
              </w:rPr>
              <w:t xml:space="preserve">-GDIT Supervisor </w:t>
            </w:r>
            <w:proofErr w:type="spellStart"/>
            <w:r>
              <w:rPr>
                <w:rFonts w:ascii="Times New Roman" w:hAnsi="Times New Roman" w:cs="Times New Roman"/>
              </w:rPr>
              <w:t>Verint</w:t>
            </w:r>
            <w:proofErr w:type="spellEnd"/>
            <w:r>
              <w:rPr>
                <w:rFonts w:ascii="Times New Roman" w:hAnsi="Times New Roman" w:cs="Times New Roman"/>
              </w:rPr>
              <w:t>-TQC then display text and CSR review auto date of log</w:t>
            </w:r>
          </w:p>
        </w:tc>
      </w:tr>
      <w:tr w:rsidR="0029515C" w:rsidRPr="00800405" w14:paraId="459F36DB" w14:textId="77777777" w:rsidTr="00661F50">
        <w:tc>
          <w:tcPr>
            <w:tcW w:w="364" w:type="dxa"/>
            <w:tcBorders>
              <w:bottom w:val="single" w:sz="4" w:space="0" w:color="7297BD"/>
            </w:tcBorders>
            <w:shd w:val="clear" w:color="auto" w:fill="F2F2F2" w:themeFill="background1" w:themeFillShade="F2"/>
          </w:tcPr>
          <w:p w14:paraId="4B42E8E6" w14:textId="2C413182" w:rsidR="0029515C" w:rsidRDefault="00661F50" w:rsidP="00D82407">
            <w:pPr>
              <w:rPr>
                <w:rFonts w:ascii="Times New Roman" w:hAnsi="Times New Roman" w:cs="Times New Roman"/>
              </w:rPr>
            </w:pPr>
            <w:r>
              <w:rPr>
                <w:rFonts w:ascii="Times New Roman" w:hAnsi="Times New Roman" w:cs="Times New Roman"/>
              </w:rPr>
              <w:t>11</w:t>
            </w:r>
          </w:p>
        </w:tc>
        <w:tc>
          <w:tcPr>
            <w:tcW w:w="4678" w:type="dxa"/>
            <w:tcBorders>
              <w:bottom w:val="single" w:sz="4" w:space="0" w:color="7297BD"/>
            </w:tcBorders>
            <w:shd w:val="clear" w:color="auto" w:fill="F2F2F2" w:themeFill="background1" w:themeFillShade="F2"/>
          </w:tcPr>
          <w:p w14:paraId="60EDA801" w14:textId="04CFBEBA" w:rsidR="0029515C" w:rsidRPr="0029515C" w:rsidRDefault="006217A5" w:rsidP="00D82407">
            <w:pPr>
              <w:rPr>
                <w:rFonts w:ascii="Times New Roman" w:hAnsi="Times New Roman" w:cs="Times New Roman"/>
              </w:rPr>
            </w:pPr>
            <w:r>
              <w:rPr>
                <w:rFonts w:ascii="Times New Roman" w:hAnsi="Times New Roman" w:cs="Times New Roman"/>
              </w:rPr>
              <w:t>Employee</w:t>
            </w:r>
            <w:r w:rsidR="0029515C" w:rsidRPr="0029515C">
              <w:rPr>
                <w:rFonts w:ascii="Times New Roman" w:hAnsi="Times New Roman" w:cs="Times New Roman"/>
              </w:rPr>
              <w:t xml:space="preserve"> Comments/Feedback</w:t>
            </w:r>
            <w:r>
              <w:rPr>
                <w:rFonts w:ascii="Times New Roman" w:hAnsi="Times New Roman" w:cs="Times New Roman"/>
              </w:rPr>
              <w:t>:</w:t>
            </w:r>
          </w:p>
        </w:tc>
        <w:tc>
          <w:tcPr>
            <w:tcW w:w="5488" w:type="dxa"/>
            <w:tcBorders>
              <w:bottom w:val="single" w:sz="4" w:space="0" w:color="7297BD"/>
            </w:tcBorders>
            <w:shd w:val="clear" w:color="auto" w:fill="F2F2F2" w:themeFill="background1" w:themeFillShade="F2"/>
          </w:tcPr>
          <w:p w14:paraId="18531026" w14:textId="48ED225D" w:rsidR="0029515C" w:rsidRDefault="00964D27" w:rsidP="0029515C">
            <w:pPr>
              <w:rPr>
                <w:rFonts w:ascii="Times New Roman" w:hAnsi="Times New Roman" w:cs="Times New Roman"/>
              </w:rPr>
            </w:pPr>
            <w:r>
              <w:rPr>
                <w:rFonts w:ascii="Times New Roman" w:hAnsi="Times New Roman" w:cs="Times New Roman"/>
              </w:rPr>
              <w:t xml:space="preserve">If source is IQS, </w:t>
            </w:r>
            <w:proofErr w:type="spellStart"/>
            <w:r>
              <w:rPr>
                <w:rFonts w:ascii="Times New Roman" w:hAnsi="Times New Roman" w:cs="Times New Roman"/>
              </w:rPr>
              <w:t>LimeSurvey</w:t>
            </w:r>
            <w:proofErr w:type="spellEnd"/>
            <w:r>
              <w:rPr>
                <w:rFonts w:ascii="Times New Roman" w:hAnsi="Times New Roman" w:cs="Times New Roman"/>
              </w:rPr>
              <w:t xml:space="preserve">, </w:t>
            </w:r>
            <w:proofErr w:type="spellStart"/>
            <w:r>
              <w:rPr>
                <w:rFonts w:ascii="Times New Roman" w:hAnsi="Times New Roman" w:cs="Times New Roman"/>
              </w:rPr>
              <w:t>Verint</w:t>
            </w:r>
            <w:proofErr w:type="spellEnd"/>
            <w:r>
              <w:rPr>
                <w:rFonts w:ascii="Times New Roman" w:hAnsi="Times New Roman" w:cs="Times New Roman"/>
              </w:rPr>
              <w:t xml:space="preserve">-GDIT, </w:t>
            </w:r>
            <w:proofErr w:type="spellStart"/>
            <w:r>
              <w:rPr>
                <w:rFonts w:ascii="Times New Roman" w:hAnsi="Times New Roman" w:cs="Times New Roman"/>
              </w:rPr>
              <w:t>Verint</w:t>
            </w:r>
            <w:proofErr w:type="spellEnd"/>
            <w:r>
              <w:rPr>
                <w:rFonts w:ascii="Times New Roman" w:hAnsi="Times New Roman" w:cs="Times New Roman"/>
              </w:rPr>
              <w:t xml:space="preserve">-GDIT Supervisor </w:t>
            </w:r>
            <w:proofErr w:type="spellStart"/>
            <w:r>
              <w:rPr>
                <w:rFonts w:ascii="Times New Roman" w:hAnsi="Times New Roman" w:cs="Times New Roman"/>
              </w:rPr>
              <w:t>Verint</w:t>
            </w:r>
            <w:proofErr w:type="spellEnd"/>
            <w:r>
              <w:rPr>
                <w:rFonts w:ascii="Times New Roman" w:hAnsi="Times New Roman" w:cs="Times New Roman"/>
              </w:rPr>
              <w:t>-TQC then display text and CSR review auto date of log</w:t>
            </w:r>
          </w:p>
        </w:tc>
      </w:tr>
    </w:tbl>
    <w:p w14:paraId="4E255BE0" w14:textId="77777777" w:rsidR="00E17FC2" w:rsidRDefault="00E17FC2" w:rsidP="00E17FC2">
      <w:pPr>
        <w:tabs>
          <w:tab w:val="left" w:pos="1800"/>
        </w:tabs>
        <w:spacing w:after="0"/>
        <w:rPr>
          <w:rFonts w:ascii="Times New Roman" w:hAnsi="Times New Roman" w:cs="Times New Roman"/>
          <w:sz w:val="24"/>
          <w:szCs w:val="24"/>
        </w:rPr>
      </w:pPr>
    </w:p>
    <w:p w14:paraId="2F89C980" w14:textId="76756494" w:rsidR="006365F2" w:rsidRPr="00803EA1" w:rsidRDefault="006365F2" w:rsidP="006365F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7</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Unauthorized reviewers </w:t>
      </w:r>
    </w:p>
    <w:p w14:paraId="54040F23" w14:textId="665E9A5D" w:rsidR="006365F2" w:rsidRDefault="006365F2" w:rsidP="006365F2">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Anyone who is not the Employee, Supervisor, Manager or submitter of record or otherwise not authorized to review a log shall be displayed an appropriate message and not review the log.</w:t>
      </w:r>
    </w:p>
    <w:p w14:paraId="51B95701" w14:textId="77777777" w:rsidR="006365F2" w:rsidRDefault="006365F2" w:rsidP="00E17FC2">
      <w:pPr>
        <w:tabs>
          <w:tab w:val="left" w:pos="1800"/>
        </w:tabs>
        <w:spacing w:after="0"/>
        <w:rPr>
          <w:rFonts w:ascii="Times New Roman" w:hAnsi="Times New Roman" w:cs="Times New Roman"/>
          <w:sz w:val="24"/>
          <w:szCs w:val="24"/>
        </w:rPr>
      </w:pPr>
    </w:p>
    <w:p w14:paraId="78DAB5E3" w14:textId="77777777" w:rsidR="00873B71" w:rsidRDefault="00873B71" w:rsidP="00415353">
      <w:pPr>
        <w:spacing w:after="0"/>
        <w:ind w:left="720"/>
        <w:rPr>
          <w:rFonts w:ascii="Times New Roman" w:hAnsi="Times New Roman" w:cs="Times New Roman"/>
          <w:sz w:val="24"/>
          <w:szCs w:val="24"/>
        </w:rPr>
      </w:pPr>
    </w:p>
    <w:p w14:paraId="43AFF164" w14:textId="3C99190B" w:rsidR="00BA51C6" w:rsidRPr="00BA51C6" w:rsidRDefault="002A217C" w:rsidP="00BA51C6">
      <w:pPr>
        <w:spacing w:after="0"/>
        <w:ind w:left="720"/>
        <w:rPr>
          <w:rFonts w:ascii="Times New Roman" w:hAnsi="Times New Roman" w:cs="Times New Roman"/>
          <w:b/>
          <w:sz w:val="28"/>
          <w:szCs w:val="28"/>
        </w:rPr>
      </w:pPr>
      <w:r>
        <w:rPr>
          <w:rFonts w:ascii="Times New Roman" w:hAnsi="Times New Roman" w:cs="Times New Roman"/>
          <w:b/>
          <w:sz w:val="28"/>
          <w:szCs w:val="28"/>
        </w:rPr>
        <w:t>4</w:t>
      </w:r>
      <w:r w:rsidR="00BA51C6" w:rsidRPr="00BA51C6">
        <w:rPr>
          <w:rFonts w:ascii="Times New Roman" w:hAnsi="Times New Roman" w:cs="Times New Roman"/>
          <w:b/>
          <w:sz w:val="28"/>
          <w:szCs w:val="28"/>
        </w:rPr>
        <w:t xml:space="preserve">.0 </w:t>
      </w:r>
      <w:r w:rsidR="00BA51C6">
        <w:rPr>
          <w:rFonts w:ascii="Times New Roman" w:hAnsi="Times New Roman" w:cs="Times New Roman"/>
          <w:b/>
          <w:sz w:val="28"/>
          <w:szCs w:val="28"/>
        </w:rPr>
        <w:t>Employee Information</w:t>
      </w:r>
    </w:p>
    <w:p w14:paraId="4FCC5348" w14:textId="77777777" w:rsidR="00BA51C6" w:rsidRDefault="00BA51C6" w:rsidP="00BA51C6">
      <w:pPr>
        <w:spacing w:after="0"/>
        <w:ind w:left="720"/>
        <w:rPr>
          <w:rFonts w:ascii="Times New Roman" w:hAnsi="Times New Roman" w:cs="Times New Roman"/>
          <w:sz w:val="24"/>
          <w:szCs w:val="24"/>
        </w:rPr>
      </w:pPr>
    </w:p>
    <w:p w14:paraId="7BF84388"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t xml:space="preserve">4.1 Employee Information </w:t>
      </w:r>
    </w:p>
    <w:p w14:paraId="7E43BAB4" w14:textId="77777777" w:rsidR="00641167" w:rsidRDefault="00641167" w:rsidP="00641167">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A record will be kept for each employee.</w:t>
      </w:r>
    </w:p>
    <w:p w14:paraId="075E86CD" w14:textId="77777777" w:rsidR="00641167" w:rsidRDefault="00641167" w:rsidP="00641167">
      <w:pPr>
        <w:spacing w:after="0"/>
        <w:ind w:left="720"/>
        <w:rPr>
          <w:rFonts w:ascii="Times New Roman" w:hAnsi="Times New Roman" w:cs="Times New Roman"/>
          <w:sz w:val="24"/>
          <w:szCs w:val="24"/>
        </w:rPr>
      </w:pPr>
    </w:p>
    <w:p w14:paraId="5066203E"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4.1.1 Employee Hierarchy </w:t>
      </w:r>
    </w:p>
    <w:p w14:paraId="78EFC615" w14:textId="21A8ACB8" w:rsidR="00641167" w:rsidRDefault="00641167" w:rsidP="00641167">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Employee hierarchy will be maintained such that each employee is associated with their immediate supervisor </w:t>
      </w:r>
      <w:r w:rsidR="00177E9F" w:rsidRPr="00177E9F">
        <w:rPr>
          <w:rFonts w:ascii="Times New Roman" w:hAnsi="Times New Roman" w:cs="Times New Roman"/>
          <w:sz w:val="24"/>
          <w:szCs w:val="24"/>
        </w:rPr>
        <w:t xml:space="preserve">as identified in Aspect </w:t>
      </w:r>
      <w:proofErr w:type="spellStart"/>
      <w:r w:rsidR="00177E9F" w:rsidRPr="00177E9F">
        <w:rPr>
          <w:rFonts w:ascii="Times New Roman" w:hAnsi="Times New Roman" w:cs="Times New Roman"/>
          <w:sz w:val="24"/>
          <w:szCs w:val="24"/>
        </w:rPr>
        <w:t>eWFM</w:t>
      </w:r>
      <w:proofErr w:type="spellEnd"/>
      <w:r w:rsidR="00177E9F" w:rsidRPr="00177E9F">
        <w:rPr>
          <w:rFonts w:ascii="Times New Roman" w:hAnsi="Times New Roman" w:cs="Times New Roman"/>
          <w:sz w:val="24"/>
          <w:szCs w:val="24"/>
        </w:rPr>
        <w:t>. The employee’s manager value is obtained from PeopleSoft as the supervisor</w:t>
      </w:r>
      <w:r w:rsidR="00177E9F">
        <w:rPr>
          <w:rFonts w:ascii="Times New Roman" w:hAnsi="Times New Roman" w:cs="Times New Roman"/>
          <w:sz w:val="24"/>
          <w:szCs w:val="24"/>
        </w:rPr>
        <w:t xml:space="preserve"> </w:t>
      </w:r>
      <w:r w:rsidR="00177E9F" w:rsidRPr="00177E9F">
        <w:rPr>
          <w:rFonts w:ascii="Times New Roman" w:hAnsi="Times New Roman" w:cs="Times New Roman"/>
          <w:sz w:val="24"/>
          <w:szCs w:val="24"/>
        </w:rPr>
        <w:t>of the employee’s supervisor</w:t>
      </w:r>
      <w:r>
        <w:rPr>
          <w:rFonts w:ascii="Times New Roman" w:hAnsi="Times New Roman" w:cs="Times New Roman"/>
          <w:sz w:val="24"/>
          <w:szCs w:val="24"/>
        </w:rPr>
        <w:t>.</w:t>
      </w:r>
    </w:p>
    <w:p w14:paraId="218F127C" w14:textId="77777777" w:rsidR="00641167" w:rsidRDefault="00641167" w:rsidP="00641167">
      <w:pPr>
        <w:spacing w:after="0"/>
        <w:ind w:left="720"/>
        <w:rPr>
          <w:rFonts w:ascii="Times New Roman" w:hAnsi="Times New Roman" w:cs="Times New Roman"/>
          <w:sz w:val="24"/>
          <w:szCs w:val="24"/>
        </w:rPr>
      </w:pPr>
    </w:p>
    <w:p w14:paraId="08C4E675"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t xml:space="preserve">4.2 Employee Data Feed </w:t>
      </w:r>
    </w:p>
    <w:p w14:paraId="04C9CDF4"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Employee information will populated from data feeds.</w:t>
      </w:r>
    </w:p>
    <w:p w14:paraId="4CEECD00" w14:textId="77777777" w:rsidR="00641167" w:rsidRDefault="00641167" w:rsidP="00641167">
      <w:pPr>
        <w:tabs>
          <w:tab w:val="left" w:pos="1800"/>
        </w:tabs>
        <w:spacing w:after="0"/>
        <w:ind w:left="1800"/>
        <w:rPr>
          <w:rFonts w:ascii="Times New Roman" w:hAnsi="Times New Roman" w:cs="Times New Roman"/>
          <w:sz w:val="24"/>
          <w:szCs w:val="24"/>
        </w:rPr>
      </w:pPr>
    </w:p>
    <w:p w14:paraId="003B5E28"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 xml:space="preserve">4.2.1 PeopleSoft Employee Information </w:t>
      </w:r>
    </w:p>
    <w:p w14:paraId="0097E041" w14:textId="3D30828A" w:rsidR="00641167" w:rsidRDefault="00641167" w:rsidP="00641167">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Employee information will be received daily at around 4:30 AM EST from GDIT Human Resources.  The source of the data is PeopleSoft which is maintained by H</w:t>
      </w:r>
      <w:r w:rsidR="00271B17">
        <w:rPr>
          <w:rFonts w:ascii="Times New Roman" w:hAnsi="Times New Roman" w:cs="Times New Roman"/>
          <w:sz w:val="24"/>
          <w:szCs w:val="24"/>
        </w:rPr>
        <w:t>uman Resources</w:t>
      </w:r>
      <w:r>
        <w:rPr>
          <w:rFonts w:ascii="Times New Roman" w:hAnsi="Times New Roman" w:cs="Times New Roman"/>
          <w:sz w:val="24"/>
          <w:szCs w:val="24"/>
        </w:rPr>
        <w:t>.</w:t>
      </w:r>
    </w:p>
    <w:p w14:paraId="5D82C82C" w14:textId="77777777" w:rsidR="00641167" w:rsidRDefault="00641167" w:rsidP="00641167">
      <w:pPr>
        <w:tabs>
          <w:tab w:val="left" w:pos="1800"/>
        </w:tabs>
        <w:spacing w:after="0"/>
        <w:ind w:left="1800"/>
        <w:rPr>
          <w:rFonts w:ascii="Times New Roman" w:hAnsi="Times New Roman" w:cs="Times New Roman"/>
          <w:sz w:val="24"/>
          <w:szCs w:val="24"/>
        </w:rPr>
      </w:pPr>
    </w:p>
    <w:p w14:paraId="7D462EC9"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4.2.1.1 File Location and Name</w:t>
      </w:r>
    </w:p>
    <w:p w14:paraId="087DE2A3" w14:textId="77777777" w:rsidR="00641167" w:rsidRPr="00E47D3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location of the file will be: </w:t>
      </w:r>
      <w:r w:rsidRPr="00E47D37">
        <w:rPr>
          <w:rFonts w:ascii="Times New Roman" w:hAnsi="Times New Roman" w:cs="Times New Roman"/>
          <w:sz w:val="24"/>
          <w:szCs w:val="24"/>
        </w:rPr>
        <w:t>\\vrivscors01\BCC Scorecards\Coaching\</w:t>
      </w:r>
      <w:proofErr w:type="spellStart"/>
      <w:r w:rsidRPr="00E47D37">
        <w:rPr>
          <w:rFonts w:ascii="Times New Roman" w:hAnsi="Times New Roman" w:cs="Times New Roman"/>
          <w:sz w:val="24"/>
          <w:szCs w:val="24"/>
        </w:rPr>
        <w:t>HRInfo</w:t>
      </w:r>
      <w:proofErr w:type="spellEnd"/>
      <w:r w:rsidRPr="00E47D37">
        <w:rPr>
          <w:rFonts w:ascii="Times New Roman" w:hAnsi="Times New Roman" w:cs="Times New Roman"/>
          <w:sz w:val="24"/>
          <w:szCs w:val="24"/>
        </w:rPr>
        <w:t>\</w:t>
      </w:r>
    </w:p>
    <w:p w14:paraId="606C4661" w14:textId="77777777" w:rsidR="00641167" w:rsidRDefault="00641167" w:rsidP="00641167">
      <w:pPr>
        <w:tabs>
          <w:tab w:val="left" w:pos="1800"/>
        </w:tabs>
        <w:spacing w:after="0"/>
        <w:ind w:left="1800"/>
        <w:rPr>
          <w:rFonts w:ascii="Times New Roman" w:hAnsi="Times New Roman" w:cs="Times New Roman"/>
          <w:sz w:val="24"/>
          <w:szCs w:val="24"/>
        </w:rPr>
      </w:pPr>
    </w:p>
    <w:p w14:paraId="34D4D5CC"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name of the file will be </w:t>
      </w:r>
      <w:r w:rsidRPr="00E47D37">
        <w:rPr>
          <w:rFonts w:ascii="Times New Roman" w:hAnsi="Times New Roman" w:cs="Times New Roman"/>
          <w:sz w:val="24"/>
          <w:szCs w:val="24"/>
        </w:rPr>
        <w:t>PS_Employee_Information_mmddyyyy.csv</w:t>
      </w:r>
    </w:p>
    <w:p w14:paraId="641AD5CA"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Where </w:t>
      </w:r>
      <w:proofErr w:type="spellStart"/>
      <w:r>
        <w:rPr>
          <w:rFonts w:ascii="Times New Roman" w:hAnsi="Times New Roman" w:cs="Times New Roman"/>
          <w:sz w:val="24"/>
          <w:szCs w:val="24"/>
        </w:rPr>
        <w:t>mmddyyyy</w:t>
      </w:r>
      <w:proofErr w:type="spellEnd"/>
      <w:r>
        <w:rPr>
          <w:rFonts w:ascii="Times New Roman" w:hAnsi="Times New Roman" w:cs="Times New Roman"/>
          <w:sz w:val="24"/>
          <w:szCs w:val="24"/>
        </w:rPr>
        <w:t xml:space="preserve"> is the date in month, day, year.</w:t>
      </w:r>
    </w:p>
    <w:p w14:paraId="748888B0" w14:textId="77777777" w:rsidR="00641167" w:rsidRDefault="00641167" w:rsidP="00641167">
      <w:pPr>
        <w:tabs>
          <w:tab w:val="left" w:pos="1800"/>
        </w:tabs>
        <w:spacing w:after="0"/>
        <w:ind w:left="1800"/>
        <w:rPr>
          <w:rFonts w:ascii="Times New Roman" w:hAnsi="Times New Roman" w:cs="Times New Roman"/>
          <w:sz w:val="24"/>
          <w:szCs w:val="24"/>
        </w:rPr>
      </w:pPr>
    </w:p>
    <w:p w14:paraId="34F0ADC4"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4.2.1.2 File Format and Layout</w:t>
      </w:r>
    </w:p>
    <w:p w14:paraId="10470C5A" w14:textId="77777777" w:rsidR="00641167" w:rsidRDefault="00641167" w:rsidP="00641167">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The file shall be in a comma separated value (csv) format.  The data file layout is described in </w:t>
      </w:r>
      <w:r w:rsidRPr="00613DF7">
        <w:rPr>
          <w:rFonts w:ascii="Times New Roman" w:hAnsi="Times New Roman" w:cs="Times New Roman"/>
          <w:sz w:val="24"/>
          <w:szCs w:val="24"/>
        </w:rPr>
        <w:t>CCO_eCoaching_Log_User_File_Layout.docx</w:t>
      </w:r>
      <w:r>
        <w:rPr>
          <w:rFonts w:ascii="Times New Roman" w:hAnsi="Times New Roman" w:cs="Times New Roman"/>
          <w:sz w:val="24"/>
          <w:szCs w:val="24"/>
        </w:rPr>
        <w:t>.</w:t>
      </w:r>
    </w:p>
    <w:p w14:paraId="10B18B80" w14:textId="77777777" w:rsidR="00641167" w:rsidRDefault="00641167" w:rsidP="00641167">
      <w:pPr>
        <w:tabs>
          <w:tab w:val="left" w:pos="1800"/>
        </w:tabs>
        <w:spacing w:after="0"/>
        <w:ind w:left="1800"/>
        <w:rPr>
          <w:rFonts w:ascii="Times New Roman" w:hAnsi="Times New Roman" w:cs="Times New Roman"/>
          <w:sz w:val="24"/>
          <w:szCs w:val="24"/>
        </w:rPr>
      </w:pPr>
    </w:p>
    <w:p w14:paraId="064166D3"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4.2.1.3 Load Schedule</w:t>
      </w:r>
    </w:p>
    <w:p w14:paraId="16125E68"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data load is scheduled to run daily at 8:00 PM EST.</w:t>
      </w:r>
    </w:p>
    <w:p w14:paraId="59BC86A2" w14:textId="77777777" w:rsidR="00641167" w:rsidRDefault="00641167" w:rsidP="00641167">
      <w:pPr>
        <w:tabs>
          <w:tab w:val="left" w:pos="1800"/>
        </w:tabs>
        <w:spacing w:after="0"/>
        <w:ind w:left="1800"/>
        <w:rPr>
          <w:rFonts w:ascii="Times New Roman" w:hAnsi="Times New Roman" w:cs="Times New Roman"/>
          <w:sz w:val="24"/>
          <w:szCs w:val="24"/>
        </w:rPr>
      </w:pPr>
    </w:p>
    <w:p w14:paraId="3085E04D"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lastRenderedPageBreak/>
        <w:tab/>
        <w:t>4.2.2 Aspect Employee Information with program</w:t>
      </w:r>
    </w:p>
    <w:p w14:paraId="1AFAAF95" w14:textId="1D11A56C" w:rsidR="00641167" w:rsidRDefault="00641167" w:rsidP="00641167">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Employee information will be received daily at around 6:00 AM EST from GDIT Work Force Management.  The source of the data is Aspect/</w:t>
      </w:r>
      <w:proofErr w:type="spellStart"/>
      <w:r>
        <w:rPr>
          <w:rFonts w:ascii="Times New Roman" w:hAnsi="Times New Roman" w:cs="Times New Roman"/>
          <w:sz w:val="24"/>
          <w:szCs w:val="24"/>
        </w:rPr>
        <w:t>eWFM</w:t>
      </w:r>
      <w:proofErr w:type="spellEnd"/>
      <w:r>
        <w:rPr>
          <w:rFonts w:ascii="Times New Roman" w:hAnsi="Times New Roman" w:cs="Times New Roman"/>
          <w:sz w:val="24"/>
          <w:szCs w:val="24"/>
        </w:rPr>
        <w:t xml:space="preserve"> which is maintained by </w:t>
      </w:r>
      <w:r w:rsidR="00D92577" w:rsidRPr="00D92577">
        <w:rPr>
          <w:rFonts w:ascii="Times New Roman" w:hAnsi="Times New Roman" w:cs="Times New Roman"/>
          <w:sz w:val="24"/>
          <w:szCs w:val="24"/>
        </w:rPr>
        <w:t>Strategic Workforce Planning</w:t>
      </w:r>
      <w:r>
        <w:rPr>
          <w:rFonts w:ascii="Times New Roman" w:hAnsi="Times New Roman" w:cs="Times New Roman"/>
          <w:sz w:val="24"/>
          <w:szCs w:val="24"/>
        </w:rPr>
        <w:t>.</w:t>
      </w:r>
    </w:p>
    <w:p w14:paraId="1E2EB728" w14:textId="77777777" w:rsidR="00641167" w:rsidRDefault="00641167" w:rsidP="00641167">
      <w:pPr>
        <w:tabs>
          <w:tab w:val="left" w:pos="1800"/>
        </w:tabs>
        <w:spacing w:after="0"/>
        <w:ind w:left="1800"/>
        <w:rPr>
          <w:rFonts w:ascii="Times New Roman" w:hAnsi="Times New Roman" w:cs="Times New Roman"/>
          <w:sz w:val="24"/>
          <w:szCs w:val="24"/>
        </w:rPr>
      </w:pPr>
    </w:p>
    <w:p w14:paraId="01352CB6"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4.2.2.1 File Location and Name</w:t>
      </w:r>
    </w:p>
    <w:p w14:paraId="7000F7EA" w14:textId="77777777" w:rsidR="00641167" w:rsidRPr="00E47D3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location of the file will be: </w:t>
      </w:r>
      <w:r w:rsidRPr="00E47D37">
        <w:rPr>
          <w:rFonts w:ascii="Times New Roman" w:hAnsi="Times New Roman" w:cs="Times New Roman"/>
          <w:sz w:val="24"/>
          <w:szCs w:val="24"/>
        </w:rPr>
        <w:t>\\vrivscors01\BCC Scorecards\Coaching\</w:t>
      </w:r>
      <w:proofErr w:type="spellStart"/>
      <w:r w:rsidRPr="00E47D37">
        <w:rPr>
          <w:rFonts w:ascii="Times New Roman" w:hAnsi="Times New Roman" w:cs="Times New Roman"/>
          <w:sz w:val="24"/>
          <w:szCs w:val="24"/>
        </w:rPr>
        <w:t>EmpInfo</w:t>
      </w:r>
      <w:proofErr w:type="spellEnd"/>
      <w:r w:rsidRPr="00E47D37">
        <w:rPr>
          <w:rFonts w:ascii="Times New Roman" w:hAnsi="Times New Roman" w:cs="Times New Roman"/>
          <w:sz w:val="24"/>
          <w:szCs w:val="24"/>
        </w:rPr>
        <w:t>\</w:t>
      </w:r>
    </w:p>
    <w:p w14:paraId="7033B5E1" w14:textId="77777777" w:rsidR="00641167" w:rsidRDefault="00641167" w:rsidP="00641167">
      <w:pPr>
        <w:tabs>
          <w:tab w:val="left" w:pos="1800"/>
        </w:tabs>
        <w:spacing w:after="0"/>
        <w:ind w:left="1800"/>
        <w:rPr>
          <w:rFonts w:ascii="Times New Roman" w:hAnsi="Times New Roman" w:cs="Times New Roman"/>
          <w:sz w:val="24"/>
          <w:szCs w:val="24"/>
        </w:rPr>
      </w:pPr>
    </w:p>
    <w:p w14:paraId="0AD57772"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name of the file will be </w:t>
      </w:r>
      <w:r w:rsidRPr="00E47D37">
        <w:rPr>
          <w:rFonts w:ascii="Times New Roman" w:hAnsi="Times New Roman" w:cs="Times New Roman"/>
          <w:sz w:val="24"/>
          <w:szCs w:val="24"/>
        </w:rPr>
        <w:t>Employee_information_WithProgram.csv</w:t>
      </w:r>
    </w:p>
    <w:p w14:paraId="3A5409E2"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450C0927"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4.2.2.2 File Format and Layout</w:t>
      </w:r>
    </w:p>
    <w:p w14:paraId="79C80624" w14:textId="77777777" w:rsidR="00641167" w:rsidRDefault="00641167" w:rsidP="00641167">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The file shall be in a comma separated value (csv) format.  The data file layout is described in </w:t>
      </w:r>
      <w:r w:rsidRPr="00613DF7">
        <w:rPr>
          <w:rFonts w:ascii="Times New Roman" w:hAnsi="Times New Roman" w:cs="Times New Roman"/>
          <w:sz w:val="24"/>
          <w:szCs w:val="24"/>
        </w:rPr>
        <w:t>CCO_eCoaching_Log_User_File_Layout.docx</w:t>
      </w:r>
      <w:r>
        <w:rPr>
          <w:rFonts w:ascii="Times New Roman" w:hAnsi="Times New Roman" w:cs="Times New Roman"/>
          <w:sz w:val="24"/>
          <w:szCs w:val="24"/>
        </w:rPr>
        <w:t>.</w:t>
      </w:r>
    </w:p>
    <w:p w14:paraId="09A07F47" w14:textId="77777777" w:rsidR="00641167" w:rsidRDefault="00641167" w:rsidP="00641167">
      <w:pPr>
        <w:tabs>
          <w:tab w:val="left" w:pos="1800"/>
        </w:tabs>
        <w:spacing w:after="0"/>
        <w:ind w:left="1800"/>
        <w:rPr>
          <w:rFonts w:ascii="Times New Roman" w:hAnsi="Times New Roman" w:cs="Times New Roman"/>
          <w:sz w:val="24"/>
          <w:szCs w:val="24"/>
        </w:rPr>
      </w:pPr>
    </w:p>
    <w:p w14:paraId="6D3F855B"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4.2.2.3 Load Schedule</w:t>
      </w:r>
    </w:p>
    <w:p w14:paraId="38EBE799"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data load is scheduled to run daily at 8:00 PM EST.</w:t>
      </w:r>
    </w:p>
    <w:p w14:paraId="4D20B604" w14:textId="77777777" w:rsidR="00641167" w:rsidRDefault="00641167" w:rsidP="00641167">
      <w:pPr>
        <w:spacing w:after="0"/>
        <w:ind w:left="720"/>
        <w:rPr>
          <w:rFonts w:ascii="Times New Roman" w:hAnsi="Times New Roman" w:cs="Times New Roman"/>
          <w:sz w:val="24"/>
          <w:szCs w:val="24"/>
        </w:rPr>
      </w:pPr>
    </w:p>
    <w:p w14:paraId="7AF3A4B2"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4.2.3 Special Handling</w:t>
      </w:r>
    </w:p>
    <w:p w14:paraId="70023A6C"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Values contained in the data files require special handling.</w:t>
      </w:r>
    </w:p>
    <w:p w14:paraId="20882185" w14:textId="77777777" w:rsidR="00641167" w:rsidRDefault="00641167" w:rsidP="00641167">
      <w:pPr>
        <w:tabs>
          <w:tab w:val="left" w:pos="1800"/>
        </w:tabs>
        <w:spacing w:after="0"/>
        <w:ind w:left="1800"/>
        <w:rPr>
          <w:rFonts w:ascii="Times New Roman" w:hAnsi="Times New Roman" w:cs="Times New Roman"/>
          <w:sz w:val="24"/>
          <w:szCs w:val="24"/>
        </w:rPr>
      </w:pPr>
    </w:p>
    <w:p w14:paraId="217AAE87"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4.2.3.1 Apostrophes</w:t>
      </w:r>
    </w:p>
    <w:p w14:paraId="7A864842" w14:textId="77777777" w:rsidR="00641167" w:rsidRDefault="00641167" w:rsidP="00641167">
      <w:pPr>
        <w:spacing w:after="0"/>
        <w:ind w:left="2880"/>
        <w:rPr>
          <w:rFonts w:ascii="Times New Roman" w:hAnsi="Times New Roman" w:cs="Times New Roman"/>
          <w:sz w:val="24"/>
          <w:szCs w:val="24"/>
        </w:rPr>
      </w:pPr>
      <w:r>
        <w:rPr>
          <w:rFonts w:ascii="Times New Roman" w:hAnsi="Times New Roman" w:cs="Times New Roman"/>
          <w:sz w:val="24"/>
          <w:szCs w:val="24"/>
        </w:rPr>
        <w:t>Employee names containing apostrophes will have them removed prior to inserting into the database.  However, email addresses will retain apostrophes for eCoaching Log notifications.</w:t>
      </w:r>
    </w:p>
    <w:p w14:paraId="0C8EF64E" w14:textId="77777777" w:rsidR="00641167" w:rsidRDefault="00641167" w:rsidP="00641167">
      <w:pPr>
        <w:spacing w:after="0"/>
        <w:ind w:left="2880"/>
        <w:rPr>
          <w:rFonts w:ascii="Times New Roman" w:hAnsi="Times New Roman" w:cs="Times New Roman"/>
          <w:sz w:val="24"/>
          <w:szCs w:val="24"/>
        </w:rPr>
      </w:pPr>
    </w:p>
    <w:p w14:paraId="638BB838"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4.2.3.2 Re-used LAN IDs</w:t>
      </w:r>
    </w:p>
    <w:p w14:paraId="02272ACB" w14:textId="77777777" w:rsidR="00641167" w:rsidRDefault="00641167" w:rsidP="00641167">
      <w:pPr>
        <w:spacing w:after="0"/>
        <w:ind w:left="2880"/>
        <w:rPr>
          <w:rFonts w:ascii="Times New Roman" w:hAnsi="Times New Roman" w:cs="Times New Roman"/>
          <w:sz w:val="24"/>
          <w:szCs w:val="24"/>
        </w:rPr>
      </w:pPr>
      <w:r>
        <w:rPr>
          <w:rFonts w:ascii="Times New Roman" w:hAnsi="Times New Roman" w:cs="Times New Roman"/>
          <w:sz w:val="24"/>
          <w:szCs w:val="24"/>
        </w:rPr>
        <w:t>When LAN IDs are re-issued to a new employee, the previous employee’s eCoaching Logs should not be combined or displayed with the new employee.</w:t>
      </w:r>
    </w:p>
    <w:p w14:paraId="5B292258" w14:textId="77777777" w:rsidR="00FF4EFB" w:rsidRDefault="00FF4EFB" w:rsidP="00641167">
      <w:pPr>
        <w:spacing w:after="0"/>
        <w:ind w:left="2880"/>
        <w:rPr>
          <w:rFonts w:ascii="Times New Roman" w:hAnsi="Times New Roman" w:cs="Times New Roman"/>
          <w:sz w:val="24"/>
          <w:szCs w:val="24"/>
        </w:rPr>
      </w:pPr>
    </w:p>
    <w:p w14:paraId="221D39B3" w14:textId="298A3A12" w:rsidR="00FF4EFB" w:rsidRDefault="00FF4EFB" w:rsidP="00FF4EFB">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4.2.3.3 Employee IDs with spaces</w:t>
      </w:r>
    </w:p>
    <w:p w14:paraId="563B4458" w14:textId="11AD2C79" w:rsidR="00FF4EFB" w:rsidRDefault="00FF4EFB" w:rsidP="00FF4EFB">
      <w:pPr>
        <w:spacing w:after="0"/>
        <w:ind w:left="2880"/>
        <w:rPr>
          <w:rFonts w:ascii="Times New Roman" w:hAnsi="Times New Roman" w:cs="Times New Roman"/>
          <w:sz w:val="24"/>
          <w:szCs w:val="24"/>
        </w:rPr>
      </w:pPr>
      <w:r>
        <w:rPr>
          <w:rFonts w:ascii="Times New Roman" w:hAnsi="Times New Roman" w:cs="Times New Roman"/>
          <w:sz w:val="24"/>
          <w:szCs w:val="24"/>
        </w:rPr>
        <w:t>Leading and trailing spaces will be removed from employee id fields before storing.</w:t>
      </w:r>
    </w:p>
    <w:p w14:paraId="33A1572F" w14:textId="77777777" w:rsidR="00641167" w:rsidRDefault="00641167" w:rsidP="00641167">
      <w:pPr>
        <w:spacing w:after="0"/>
        <w:ind w:left="720"/>
        <w:rPr>
          <w:rFonts w:ascii="Times New Roman" w:hAnsi="Times New Roman" w:cs="Times New Roman"/>
          <w:sz w:val="24"/>
          <w:szCs w:val="24"/>
        </w:rPr>
      </w:pPr>
    </w:p>
    <w:p w14:paraId="4F9A6AB6" w14:textId="2EF026F4" w:rsidR="00641167" w:rsidRDefault="00641167" w:rsidP="00101AE6">
      <w:pPr>
        <w:tabs>
          <w:tab w:val="left" w:pos="720"/>
          <w:tab w:val="left" w:pos="1440"/>
          <w:tab w:val="left" w:pos="2160"/>
          <w:tab w:val="left" w:pos="2880"/>
          <w:tab w:val="left" w:pos="5055"/>
        </w:tabs>
        <w:spacing w:after="0"/>
        <w:ind w:left="720"/>
        <w:rPr>
          <w:rFonts w:ascii="Times New Roman" w:hAnsi="Times New Roman" w:cs="Times New Roman"/>
          <w:sz w:val="24"/>
          <w:szCs w:val="24"/>
        </w:rPr>
      </w:pPr>
      <w:r>
        <w:rPr>
          <w:rFonts w:ascii="Times New Roman" w:hAnsi="Times New Roman" w:cs="Times New Roman"/>
          <w:sz w:val="24"/>
          <w:szCs w:val="24"/>
        </w:rPr>
        <w:tab/>
        <w:t xml:space="preserve">4.3 Log Inactivation </w:t>
      </w:r>
      <w:r w:rsidR="00101AE6">
        <w:rPr>
          <w:rFonts w:ascii="Times New Roman" w:hAnsi="Times New Roman" w:cs="Times New Roman"/>
          <w:sz w:val="24"/>
          <w:szCs w:val="24"/>
        </w:rPr>
        <w:tab/>
      </w:r>
    </w:p>
    <w:p w14:paraId="71FCA147"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Coaching and Warning logs will be inactivated based on employee status.</w:t>
      </w:r>
    </w:p>
    <w:p w14:paraId="03C426D8" w14:textId="77777777" w:rsidR="00641167" w:rsidRDefault="00641167" w:rsidP="00641167">
      <w:pPr>
        <w:tabs>
          <w:tab w:val="left" w:pos="1800"/>
        </w:tabs>
        <w:spacing w:after="0"/>
        <w:rPr>
          <w:rFonts w:ascii="Times New Roman" w:hAnsi="Times New Roman" w:cs="Times New Roman"/>
          <w:sz w:val="24"/>
          <w:szCs w:val="24"/>
        </w:rPr>
      </w:pPr>
    </w:p>
    <w:p w14:paraId="78986874" w14:textId="685FBA4C"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4.3.1 Inactivate Coaching Logs</w:t>
      </w:r>
    </w:p>
    <w:p w14:paraId="28D64696" w14:textId="77777777" w:rsidR="007A73F5" w:rsidRDefault="007A73F5" w:rsidP="00641167">
      <w:pPr>
        <w:spacing w:after="0"/>
        <w:ind w:left="720"/>
        <w:rPr>
          <w:rFonts w:ascii="Times New Roman" w:hAnsi="Times New Roman" w:cs="Times New Roman"/>
          <w:sz w:val="24"/>
          <w:szCs w:val="24"/>
        </w:rPr>
      </w:pPr>
    </w:p>
    <w:p w14:paraId="2EC865C8" w14:textId="6B8B69ED" w:rsidR="007A73F5" w:rsidRDefault="007A73F5" w:rsidP="00101AE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4.3.1.1 </w:t>
      </w:r>
      <w:r w:rsidR="00101AE6">
        <w:rPr>
          <w:rFonts w:ascii="Times New Roman" w:hAnsi="Times New Roman" w:cs="Times New Roman"/>
          <w:sz w:val="24"/>
          <w:szCs w:val="24"/>
        </w:rPr>
        <w:t xml:space="preserve">Employee </w:t>
      </w:r>
      <w:r>
        <w:rPr>
          <w:rFonts w:ascii="Times New Roman" w:hAnsi="Times New Roman" w:cs="Times New Roman"/>
          <w:sz w:val="24"/>
          <w:szCs w:val="24"/>
        </w:rPr>
        <w:t>Status</w:t>
      </w:r>
    </w:p>
    <w:p w14:paraId="5A835D61" w14:textId="71A97BEF" w:rsidR="009D4568" w:rsidRDefault="009D4568" w:rsidP="009D4568">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Employees that have an </w:t>
      </w:r>
      <w:r w:rsidRPr="006A2B2E">
        <w:rPr>
          <w:rFonts w:ascii="Times New Roman" w:hAnsi="Times New Roman" w:cs="Times New Roman"/>
          <w:sz w:val="24"/>
          <w:szCs w:val="24"/>
        </w:rPr>
        <w:t>Active status of T</w:t>
      </w:r>
      <w:r>
        <w:rPr>
          <w:rFonts w:ascii="Times New Roman" w:hAnsi="Times New Roman" w:cs="Times New Roman"/>
          <w:sz w:val="24"/>
          <w:szCs w:val="24"/>
        </w:rPr>
        <w:t xml:space="preserve"> (termed) or </w:t>
      </w:r>
      <w:r w:rsidRPr="006A2B2E">
        <w:rPr>
          <w:rFonts w:ascii="Times New Roman" w:hAnsi="Times New Roman" w:cs="Times New Roman"/>
          <w:sz w:val="24"/>
          <w:szCs w:val="24"/>
        </w:rPr>
        <w:t>D</w:t>
      </w:r>
      <w:r>
        <w:rPr>
          <w:rFonts w:ascii="Times New Roman" w:hAnsi="Times New Roman" w:cs="Times New Roman"/>
          <w:sz w:val="24"/>
          <w:szCs w:val="24"/>
        </w:rPr>
        <w:t xml:space="preserve"> (deceased) in PeopleSoft, will have their uncompleted eCoaching Logs set to “Inactive” status </w:t>
      </w:r>
      <w:r w:rsidRPr="006A2B2E">
        <w:rPr>
          <w:rFonts w:ascii="Times New Roman" w:hAnsi="Times New Roman" w:cs="Times New Roman"/>
          <w:sz w:val="24"/>
          <w:szCs w:val="24"/>
        </w:rPr>
        <w:t xml:space="preserve">immediately after receiving </w:t>
      </w:r>
      <w:r>
        <w:rPr>
          <w:rFonts w:ascii="Times New Roman" w:hAnsi="Times New Roman" w:cs="Times New Roman"/>
          <w:sz w:val="24"/>
          <w:szCs w:val="24"/>
        </w:rPr>
        <w:t xml:space="preserve">and processing </w:t>
      </w:r>
      <w:r w:rsidRPr="006A2B2E">
        <w:rPr>
          <w:rFonts w:ascii="Times New Roman" w:hAnsi="Times New Roman" w:cs="Times New Roman"/>
          <w:sz w:val="24"/>
          <w:szCs w:val="24"/>
        </w:rPr>
        <w:t>the Active status change.</w:t>
      </w:r>
      <w:r>
        <w:rPr>
          <w:rFonts w:ascii="Times New Roman" w:hAnsi="Times New Roman" w:cs="Times New Roman"/>
          <w:sz w:val="24"/>
          <w:szCs w:val="24"/>
        </w:rPr>
        <w:t xml:space="preserve">  Employees that have a </w:t>
      </w:r>
      <w:r w:rsidRPr="006A2B2E">
        <w:rPr>
          <w:rFonts w:ascii="Times New Roman" w:hAnsi="Times New Roman" w:cs="Times New Roman"/>
          <w:sz w:val="24"/>
          <w:szCs w:val="24"/>
        </w:rPr>
        <w:t xml:space="preserve">status of </w:t>
      </w:r>
      <w:r>
        <w:rPr>
          <w:rFonts w:ascii="Times New Roman" w:hAnsi="Times New Roman" w:cs="Times New Roman"/>
          <w:sz w:val="24"/>
          <w:szCs w:val="24"/>
        </w:rPr>
        <w:t xml:space="preserve">EA (Extended Absence) in Aspect </w:t>
      </w:r>
      <w:proofErr w:type="spellStart"/>
      <w:r>
        <w:rPr>
          <w:rFonts w:ascii="Times New Roman" w:hAnsi="Times New Roman" w:cs="Times New Roman"/>
          <w:sz w:val="24"/>
          <w:szCs w:val="24"/>
        </w:rPr>
        <w:t>eWFM</w:t>
      </w:r>
      <w:proofErr w:type="spellEnd"/>
      <w:r>
        <w:rPr>
          <w:rFonts w:ascii="Times New Roman" w:hAnsi="Times New Roman" w:cs="Times New Roman"/>
          <w:sz w:val="24"/>
          <w:szCs w:val="24"/>
        </w:rPr>
        <w:t xml:space="preserve">, will have their uncompleted eCoaching Logs set to “Inactive” status </w:t>
      </w:r>
      <w:r w:rsidRPr="006A2B2E">
        <w:rPr>
          <w:rFonts w:ascii="Times New Roman" w:hAnsi="Times New Roman" w:cs="Times New Roman"/>
          <w:sz w:val="24"/>
          <w:szCs w:val="24"/>
        </w:rPr>
        <w:t xml:space="preserve">immediately after receiving </w:t>
      </w:r>
      <w:r>
        <w:rPr>
          <w:rFonts w:ascii="Times New Roman" w:hAnsi="Times New Roman" w:cs="Times New Roman"/>
          <w:sz w:val="24"/>
          <w:szCs w:val="24"/>
        </w:rPr>
        <w:t xml:space="preserve">and processing </w:t>
      </w:r>
      <w:r w:rsidRPr="006A2B2E">
        <w:rPr>
          <w:rFonts w:ascii="Times New Roman" w:hAnsi="Times New Roman" w:cs="Times New Roman"/>
          <w:sz w:val="24"/>
          <w:szCs w:val="24"/>
        </w:rPr>
        <w:t>the status change.</w:t>
      </w:r>
    </w:p>
    <w:p w14:paraId="6AF1184E" w14:textId="77777777"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6F9606FE" w14:textId="61AFB323"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4.3.1.2 Missing</w:t>
      </w:r>
      <w:r w:rsidR="00101AE6">
        <w:rPr>
          <w:rFonts w:ascii="Times New Roman" w:hAnsi="Times New Roman" w:cs="Times New Roman"/>
          <w:sz w:val="24"/>
          <w:szCs w:val="24"/>
        </w:rPr>
        <w:t xml:space="preserve"> Record</w:t>
      </w:r>
    </w:p>
    <w:p w14:paraId="63CC54BD" w14:textId="77777777" w:rsidR="009D4568" w:rsidRPr="006B43F6" w:rsidRDefault="009D4568" w:rsidP="00B12046">
      <w:pPr>
        <w:spacing w:after="0"/>
        <w:ind w:left="2880"/>
        <w:rPr>
          <w:rFonts w:ascii="Times New Roman" w:hAnsi="Times New Roman" w:cs="Times New Roman"/>
          <w:sz w:val="24"/>
          <w:szCs w:val="24"/>
        </w:rPr>
      </w:pPr>
      <w:proofErr w:type="gramStart"/>
      <w:r w:rsidRPr="006B43F6">
        <w:rPr>
          <w:rFonts w:ascii="Times New Roman" w:hAnsi="Times New Roman" w:cs="Times New Roman"/>
          <w:sz w:val="24"/>
          <w:szCs w:val="24"/>
        </w:rPr>
        <w:t>eCoaching</w:t>
      </w:r>
      <w:proofErr w:type="gramEnd"/>
      <w:r w:rsidRPr="006B43F6">
        <w:rPr>
          <w:rFonts w:ascii="Times New Roman" w:hAnsi="Times New Roman" w:cs="Times New Roman"/>
          <w:sz w:val="24"/>
          <w:szCs w:val="24"/>
        </w:rPr>
        <w:t xml:space="preserve"> Logs for employees which are missing from the data feed are set to “Inactive” status, immediately after receiving and processing the employee data feed from PeopleSoft.</w:t>
      </w:r>
    </w:p>
    <w:p w14:paraId="387CF24A" w14:textId="77777777" w:rsidR="00641167" w:rsidRDefault="00641167" w:rsidP="00B12046">
      <w:pPr>
        <w:tabs>
          <w:tab w:val="left" w:pos="1800"/>
        </w:tabs>
        <w:spacing w:after="0"/>
        <w:rPr>
          <w:rFonts w:ascii="Times New Roman" w:hAnsi="Times New Roman" w:cs="Times New Roman"/>
          <w:sz w:val="24"/>
          <w:szCs w:val="24"/>
        </w:rPr>
      </w:pPr>
    </w:p>
    <w:p w14:paraId="2C67C6DE"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4.3.2 Inactivate Warning Logs</w:t>
      </w:r>
    </w:p>
    <w:p w14:paraId="12584328" w14:textId="77777777" w:rsidR="007A73F5" w:rsidRDefault="007A73F5" w:rsidP="00641167">
      <w:pPr>
        <w:tabs>
          <w:tab w:val="left" w:pos="1800"/>
        </w:tabs>
        <w:spacing w:after="0"/>
        <w:ind w:left="2160"/>
        <w:rPr>
          <w:rFonts w:ascii="Times New Roman" w:hAnsi="Times New Roman" w:cs="Times New Roman"/>
          <w:sz w:val="24"/>
          <w:szCs w:val="24"/>
        </w:rPr>
      </w:pPr>
    </w:p>
    <w:p w14:paraId="6807AD43" w14:textId="2C782CF8"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4.3.2.1 </w:t>
      </w:r>
      <w:r w:rsidR="00101AE6">
        <w:rPr>
          <w:rFonts w:ascii="Times New Roman" w:hAnsi="Times New Roman" w:cs="Times New Roman"/>
          <w:sz w:val="24"/>
          <w:szCs w:val="24"/>
        </w:rPr>
        <w:t xml:space="preserve">Employee </w:t>
      </w:r>
      <w:r>
        <w:rPr>
          <w:rFonts w:ascii="Times New Roman" w:hAnsi="Times New Roman" w:cs="Times New Roman"/>
          <w:sz w:val="24"/>
          <w:szCs w:val="24"/>
        </w:rPr>
        <w:t>Status</w:t>
      </w:r>
    </w:p>
    <w:p w14:paraId="098EE485" w14:textId="392B306B" w:rsidR="007A73F5" w:rsidRDefault="00B12046" w:rsidP="007A73F5">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Employees that have an </w:t>
      </w:r>
      <w:r w:rsidRPr="006A2B2E">
        <w:rPr>
          <w:rFonts w:ascii="Times New Roman" w:hAnsi="Times New Roman" w:cs="Times New Roman"/>
          <w:sz w:val="24"/>
          <w:szCs w:val="24"/>
        </w:rPr>
        <w:t>Active status of T</w:t>
      </w:r>
      <w:r>
        <w:rPr>
          <w:rFonts w:ascii="Times New Roman" w:hAnsi="Times New Roman" w:cs="Times New Roman"/>
          <w:sz w:val="24"/>
          <w:szCs w:val="24"/>
        </w:rPr>
        <w:t xml:space="preserve"> (termed) or </w:t>
      </w:r>
      <w:r w:rsidRPr="006A2B2E">
        <w:rPr>
          <w:rFonts w:ascii="Times New Roman" w:hAnsi="Times New Roman" w:cs="Times New Roman"/>
          <w:sz w:val="24"/>
          <w:szCs w:val="24"/>
        </w:rPr>
        <w:t>D</w:t>
      </w:r>
      <w:r>
        <w:rPr>
          <w:rFonts w:ascii="Times New Roman" w:hAnsi="Times New Roman" w:cs="Times New Roman"/>
          <w:sz w:val="24"/>
          <w:szCs w:val="24"/>
        </w:rPr>
        <w:t xml:space="preserve"> (deceased) in PeopleSoft, will have their uncompleted eCoaching Logs set to “Inactive” status </w:t>
      </w:r>
      <w:r w:rsidRPr="006A2B2E">
        <w:rPr>
          <w:rFonts w:ascii="Times New Roman" w:hAnsi="Times New Roman" w:cs="Times New Roman"/>
          <w:sz w:val="24"/>
          <w:szCs w:val="24"/>
        </w:rPr>
        <w:t xml:space="preserve">immediately after receiving </w:t>
      </w:r>
      <w:r>
        <w:rPr>
          <w:rFonts w:ascii="Times New Roman" w:hAnsi="Times New Roman" w:cs="Times New Roman"/>
          <w:sz w:val="24"/>
          <w:szCs w:val="24"/>
        </w:rPr>
        <w:t xml:space="preserve">and processing </w:t>
      </w:r>
      <w:r w:rsidRPr="006A2B2E">
        <w:rPr>
          <w:rFonts w:ascii="Times New Roman" w:hAnsi="Times New Roman" w:cs="Times New Roman"/>
          <w:sz w:val="24"/>
          <w:szCs w:val="24"/>
        </w:rPr>
        <w:t>the Active status change.</w:t>
      </w:r>
    </w:p>
    <w:p w14:paraId="49E17B7D" w14:textId="77777777"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6A4B3496" w14:textId="1690AA96"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4.3.2.2 Expired </w:t>
      </w:r>
    </w:p>
    <w:p w14:paraId="4B70C44F" w14:textId="77777777" w:rsidR="00B12046" w:rsidRPr="000A1B4F" w:rsidRDefault="00B12046" w:rsidP="00B12046">
      <w:pPr>
        <w:spacing w:after="0"/>
        <w:ind w:left="2880"/>
        <w:rPr>
          <w:rFonts w:ascii="Times New Roman" w:hAnsi="Times New Roman"/>
          <w:sz w:val="24"/>
          <w:szCs w:val="24"/>
        </w:rPr>
      </w:pPr>
      <w:proofErr w:type="gramStart"/>
      <w:r w:rsidRPr="000A1B4F">
        <w:rPr>
          <w:rFonts w:ascii="Times New Roman" w:hAnsi="Times New Roman"/>
          <w:sz w:val="24"/>
          <w:szCs w:val="24"/>
        </w:rPr>
        <w:t>eCoaching</w:t>
      </w:r>
      <w:proofErr w:type="gramEnd"/>
      <w:r w:rsidRPr="000A1B4F">
        <w:rPr>
          <w:rFonts w:ascii="Times New Roman" w:hAnsi="Times New Roman"/>
          <w:sz w:val="24"/>
          <w:szCs w:val="24"/>
        </w:rPr>
        <w:t xml:space="preserve"> Warning Logs for employees will be modified to set “Active” flag to False 13 weeks (91 days) after the date the warning was given.</w:t>
      </w:r>
    </w:p>
    <w:p w14:paraId="2F896CA3" w14:textId="77777777" w:rsidR="007A73F5" w:rsidRDefault="007A73F5" w:rsidP="00B12046">
      <w:pPr>
        <w:tabs>
          <w:tab w:val="left" w:pos="1800"/>
        </w:tabs>
        <w:spacing w:after="0"/>
        <w:ind w:left="2880"/>
        <w:rPr>
          <w:rFonts w:ascii="Times New Roman" w:hAnsi="Times New Roman" w:cs="Times New Roman"/>
          <w:sz w:val="24"/>
          <w:szCs w:val="24"/>
        </w:rPr>
      </w:pPr>
    </w:p>
    <w:p w14:paraId="5107D069" w14:textId="77777777" w:rsidR="006C47AD" w:rsidRDefault="006C47AD" w:rsidP="00B12046">
      <w:pPr>
        <w:tabs>
          <w:tab w:val="left" w:pos="1800"/>
        </w:tabs>
        <w:spacing w:after="0"/>
        <w:ind w:left="2880"/>
        <w:rPr>
          <w:rFonts w:ascii="Times New Roman" w:hAnsi="Times New Roman" w:cs="Times New Roman"/>
          <w:sz w:val="24"/>
          <w:szCs w:val="24"/>
        </w:rPr>
      </w:pPr>
    </w:p>
    <w:p w14:paraId="4CBEF31D" w14:textId="77777777" w:rsidR="006C47AD" w:rsidRDefault="006C47AD" w:rsidP="00B12046">
      <w:pPr>
        <w:tabs>
          <w:tab w:val="left" w:pos="1800"/>
        </w:tabs>
        <w:spacing w:after="0"/>
        <w:ind w:left="2880"/>
        <w:rPr>
          <w:rFonts w:ascii="Times New Roman" w:hAnsi="Times New Roman" w:cs="Times New Roman"/>
          <w:sz w:val="24"/>
          <w:szCs w:val="24"/>
        </w:rPr>
      </w:pPr>
    </w:p>
    <w:p w14:paraId="33D330C6" w14:textId="77777777" w:rsidR="006C47AD" w:rsidRDefault="006C47AD" w:rsidP="00B12046">
      <w:pPr>
        <w:tabs>
          <w:tab w:val="left" w:pos="1800"/>
        </w:tabs>
        <w:spacing w:after="0"/>
        <w:ind w:left="2880"/>
        <w:rPr>
          <w:rFonts w:ascii="Times New Roman" w:hAnsi="Times New Roman" w:cs="Times New Roman"/>
          <w:sz w:val="24"/>
          <w:szCs w:val="24"/>
        </w:rPr>
      </w:pPr>
    </w:p>
    <w:p w14:paraId="3447FBFD" w14:textId="6381D4DF" w:rsidR="006C47AD" w:rsidRPr="00BA51C6" w:rsidRDefault="006C47AD" w:rsidP="006C47AD">
      <w:pPr>
        <w:spacing w:after="0"/>
        <w:ind w:left="720"/>
        <w:rPr>
          <w:rFonts w:ascii="Times New Roman" w:hAnsi="Times New Roman" w:cs="Times New Roman"/>
          <w:b/>
          <w:sz w:val="28"/>
          <w:szCs w:val="28"/>
        </w:rPr>
      </w:pPr>
      <w:r>
        <w:rPr>
          <w:rFonts w:ascii="Times New Roman" w:hAnsi="Times New Roman" w:cs="Times New Roman"/>
          <w:b/>
          <w:sz w:val="28"/>
          <w:szCs w:val="28"/>
        </w:rPr>
        <w:t>5</w:t>
      </w:r>
      <w:r w:rsidRPr="00BA51C6">
        <w:rPr>
          <w:rFonts w:ascii="Times New Roman" w:hAnsi="Times New Roman" w:cs="Times New Roman"/>
          <w:b/>
          <w:sz w:val="28"/>
          <w:szCs w:val="28"/>
        </w:rPr>
        <w:t xml:space="preserve">.0 </w:t>
      </w:r>
      <w:r>
        <w:rPr>
          <w:rFonts w:ascii="Times New Roman" w:hAnsi="Times New Roman" w:cs="Times New Roman"/>
          <w:b/>
          <w:sz w:val="28"/>
          <w:szCs w:val="28"/>
        </w:rPr>
        <w:t>Administrative Functions</w:t>
      </w:r>
    </w:p>
    <w:p w14:paraId="489AF6B8" w14:textId="77777777" w:rsidR="006C47AD" w:rsidRDefault="006C47AD" w:rsidP="006C47AD">
      <w:pPr>
        <w:spacing w:after="0"/>
        <w:ind w:left="720"/>
        <w:rPr>
          <w:rFonts w:ascii="Times New Roman" w:hAnsi="Times New Roman" w:cs="Times New Roman"/>
          <w:sz w:val="24"/>
          <w:szCs w:val="24"/>
        </w:rPr>
      </w:pPr>
    </w:p>
    <w:p w14:paraId="5A5C2318" w14:textId="30203D27" w:rsidR="006C47AD" w:rsidRDefault="006C47AD" w:rsidP="006C47AD">
      <w:pPr>
        <w:spacing w:after="0"/>
        <w:ind w:left="720"/>
        <w:rPr>
          <w:rFonts w:ascii="Times New Roman" w:hAnsi="Times New Roman" w:cs="Times New Roman"/>
          <w:sz w:val="24"/>
          <w:szCs w:val="24"/>
        </w:rPr>
      </w:pPr>
      <w:r>
        <w:rPr>
          <w:rFonts w:ascii="Times New Roman" w:hAnsi="Times New Roman" w:cs="Times New Roman"/>
          <w:sz w:val="24"/>
          <w:szCs w:val="24"/>
        </w:rPr>
        <w:tab/>
        <w:t>5.</w:t>
      </w:r>
      <w:r w:rsidR="009332A1">
        <w:rPr>
          <w:rFonts w:ascii="Times New Roman" w:hAnsi="Times New Roman" w:cs="Times New Roman"/>
          <w:sz w:val="24"/>
          <w:szCs w:val="24"/>
        </w:rPr>
        <w:t>1</w:t>
      </w:r>
      <w:r>
        <w:rPr>
          <w:rFonts w:ascii="Times New Roman" w:hAnsi="Times New Roman" w:cs="Times New Roman"/>
          <w:sz w:val="24"/>
          <w:szCs w:val="24"/>
        </w:rPr>
        <w:t xml:space="preserve"> </w:t>
      </w:r>
      <w:r w:rsidR="009332A1">
        <w:rPr>
          <w:rFonts w:ascii="Times New Roman" w:hAnsi="Times New Roman" w:cs="Times New Roman"/>
          <w:sz w:val="24"/>
          <w:szCs w:val="24"/>
        </w:rPr>
        <w:t>Delete</w:t>
      </w:r>
      <w:r>
        <w:rPr>
          <w:rFonts w:ascii="Times New Roman" w:hAnsi="Times New Roman" w:cs="Times New Roman"/>
          <w:sz w:val="24"/>
          <w:szCs w:val="24"/>
        </w:rPr>
        <w:t xml:space="preserve"> Records</w:t>
      </w:r>
    </w:p>
    <w:p w14:paraId="1BBB3F84" w14:textId="723BC4FD" w:rsidR="006C47AD" w:rsidRDefault="006C47AD"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 xml:space="preserve">Provide a means of </w:t>
      </w:r>
      <w:r w:rsidR="009332A1">
        <w:rPr>
          <w:rFonts w:ascii="Times New Roman" w:hAnsi="Times New Roman" w:cs="Times New Roman"/>
          <w:sz w:val="24"/>
          <w:szCs w:val="24"/>
        </w:rPr>
        <w:t xml:space="preserve">deleting </w:t>
      </w:r>
      <w:r>
        <w:rPr>
          <w:rFonts w:ascii="Times New Roman" w:hAnsi="Times New Roman" w:cs="Times New Roman"/>
          <w:sz w:val="24"/>
          <w:szCs w:val="24"/>
        </w:rPr>
        <w:t xml:space="preserve">coaching </w:t>
      </w:r>
      <w:r w:rsidR="00B347AB">
        <w:rPr>
          <w:rFonts w:ascii="Times New Roman" w:hAnsi="Times New Roman" w:cs="Times New Roman"/>
          <w:sz w:val="24"/>
          <w:szCs w:val="24"/>
        </w:rPr>
        <w:t xml:space="preserve">or warning </w:t>
      </w:r>
      <w:r>
        <w:rPr>
          <w:rFonts w:ascii="Times New Roman" w:hAnsi="Times New Roman" w:cs="Times New Roman"/>
          <w:sz w:val="24"/>
          <w:szCs w:val="24"/>
        </w:rPr>
        <w:t xml:space="preserve">records when directed by </w:t>
      </w:r>
      <w:r w:rsidR="00204742">
        <w:rPr>
          <w:rFonts w:ascii="Times New Roman" w:hAnsi="Times New Roman" w:cs="Times New Roman"/>
          <w:sz w:val="24"/>
          <w:szCs w:val="24"/>
        </w:rPr>
        <w:t>the Program Manager.</w:t>
      </w:r>
      <w:r w:rsidR="00310C02">
        <w:rPr>
          <w:rFonts w:ascii="Times New Roman" w:hAnsi="Times New Roman" w:cs="Times New Roman"/>
          <w:sz w:val="24"/>
          <w:szCs w:val="24"/>
        </w:rPr>
        <w:t xml:space="preserve">  Program Manager will receive request from Human Resources.</w:t>
      </w:r>
    </w:p>
    <w:p w14:paraId="79805EBA" w14:textId="77777777" w:rsidR="006C47AD" w:rsidRDefault="006C47AD" w:rsidP="006C47AD">
      <w:pPr>
        <w:tabs>
          <w:tab w:val="left" w:pos="1800"/>
        </w:tabs>
        <w:spacing w:after="0"/>
        <w:ind w:left="1800"/>
        <w:rPr>
          <w:rFonts w:ascii="Times New Roman" w:hAnsi="Times New Roman" w:cs="Times New Roman"/>
          <w:sz w:val="24"/>
          <w:szCs w:val="24"/>
        </w:rPr>
      </w:pPr>
    </w:p>
    <w:p w14:paraId="25320593" w14:textId="3757D79C" w:rsidR="00B347AB" w:rsidRDefault="00B347AB" w:rsidP="00B347AB">
      <w:pPr>
        <w:spacing w:after="0"/>
        <w:ind w:left="1440" w:firstLine="720"/>
        <w:rPr>
          <w:rFonts w:ascii="Times New Roman" w:hAnsi="Times New Roman" w:cs="Times New Roman"/>
          <w:sz w:val="24"/>
          <w:szCs w:val="24"/>
        </w:rPr>
      </w:pPr>
      <w:r>
        <w:rPr>
          <w:rFonts w:ascii="Times New Roman" w:hAnsi="Times New Roman" w:cs="Times New Roman"/>
          <w:sz w:val="24"/>
          <w:szCs w:val="24"/>
        </w:rPr>
        <w:t>5.</w:t>
      </w:r>
      <w:r w:rsidR="009332A1">
        <w:rPr>
          <w:rFonts w:ascii="Times New Roman" w:hAnsi="Times New Roman" w:cs="Times New Roman"/>
          <w:sz w:val="24"/>
          <w:szCs w:val="24"/>
        </w:rPr>
        <w:t>1</w:t>
      </w:r>
      <w:r>
        <w:rPr>
          <w:rFonts w:ascii="Times New Roman" w:hAnsi="Times New Roman" w:cs="Times New Roman"/>
          <w:sz w:val="24"/>
          <w:szCs w:val="24"/>
        </w:rPr>
        <w:t xml:space="preserve">.1 </w:t>
      </w:r>
      <w:r w:rsidR="00310C02">
        <w:rPr>
          <w:rFonts w:ascii="Times New Roman" w:hAnsi="Times New Roman" w:cs="Times New Roman"/>
          <w:sz w:val="24"/>
          <w:szCs w:val="24"/>
        </w:rPr>
        <w:t xml:space="preserve">Application </w:t>
      </w:r>
    </w:p>
    <w:p w14:paraId="61AD1BA9" w14:textId="0408F93F"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sidR="00720630">
        <w:rPr>
          <w:rFonts w:ascii="Times New Roman" w:hAnsi="Times New Roman" w:cs="Times New Roman"/>
          <w:sz w:val="24"/>
          <w:szCs w:val="24"/>
        </w:rPr>
        <w:t xml:space="preserve">The process to delete coaching or warning logs </w:t>
      </w:r>
      <w:r>
        <w:rPr>
          <w:rFonts w:ascii="Times New Roman" w:hAnsi="Times New Roman" w:cs="Times New Roman"/>
          <w:sz w:val="24"/>
          <w:szCs w:val="24"/>
        </w:rPr>
        <w:t>shall be separate and distinct from other eCoaching systems.</w:t>
      </w:r>
    </w:p>
    <w:p w14:paraId="4A15E672" w14:textId="77777777" w:rsidR="00310C02" w:rsidRDefault="00310C02" w:rsidP="00310C02">
      <w:pPr>
        <w:tabs>
          <w:tab w:val="left" w:pos="1800"/>
        </w:tabs>
        <w:spacing w:after="0"/>
        <w:ind w:left="1800"/>
        <w:rPr>
          <w:rFonts w:ascii="Times New Roman" w:hAnsi="Times New Roman" w:cs="Times New Roman"/>
          <w:sz w:val="24"/>
          <w:szCs w:val="24"/>
        </w:rPr>
      </w:pPr>
    </w:p>
    <w:p w14:paraId="438581EB" w14:textId="42B5337D"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5.1.1.1 Permissions</w:t>
      </w:r>
      <w:r w:rsidR="00473DBA">
        <w:rPr>
          <w:rFonts w:ascii="Times New Roman" w:hAnsi="Times New Roman" w:cs="Times New Roman"/>
          <w:sz w:val="24"/>
          <w:szCs w:val="24"/>
        </w:rPr>
        <w:t xml:space="preserve"> to Delete</w:t>
      </w:r>
    </w:p>
    <w:p w14:paraId="6C1F0305" w14:textId="2BB106D4" w:rsidR="00310C02" w:rsidRDefault="00310C02" w:rsidP="00310C0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Program Manager will be the only one who will have permissions to delete coaching or warning logs in the production environment.</w:t>
      </w:r>
    </w:p>
    <w:p w14:paraId="0DA760D2" w14:textId="77777777" w:rsidR="00310C02" w:rsidRDefault="00310C02" w:rsidP="00310C02">
      <w:pPr>
        <w:tabs>
          <w:tab w:val="left" w:pos="1800"/>
        </w:tabs>
        <w:spacing w:after="0"/>
        <w:ind w:left="1800"/>
        <w:rPr>
          <w:rFonts w:ascii="Times New Roman" w:hAnsi="Times New Roman" w:cs="Times New Roman"/>
          <w:sz w:val="24"/>
          <w:szCs w:val="24"/>
        </w:rPr>
      </w:pPr>
    </w:p>
    <w:p w14:paraId="7654A82B" w14:textId="3C850B8A"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5.1.1.2 Search</w:t>
      </w:r>
      <w:r w:rsidR="00473DBA">
        <w:rPr>
          <w:rFonts w:ascii="Times New Roman" w:hAnsi="Times New Roman" w:cs="Times New Roman"/>
          <w:sz w:val="24"/>
          <w:szCs w:val="24"/>
        </w:rPr>
        <w:t xml:space="preserve"> for Log</w:t>
      </w:r>
    </w:p>
    <w:p w14:paraId="28C47A33" w14:textId="77AC5687"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Allow for searching for a coaching or warning log by form name.</w:t>
      </w:r>
    </w:p>
    <w:p w14:paraId="5080C7D6" w14:textId="77777777" w:rsidR="00310C02" w:rsidRPr="00E47D37" w:rsidRDefault="00310C02" w:rsidP="00310C02">
      <w:pPr>
        <w:tabs>
          <w:tab w:val="left" w:pos="1800"/>
        </w:tabs>
        <w:spacing w:after="0"/>
        <w:ind w:left="1800"/>
        <w:rPr>
          <w:rFonts w:ascii="Times New Roman" w:hAnsi="Times New Roman" w:cs="Times New Roman"/>
          <w:sz w:val="24"/>
          <w:szCs w:val="24"/>
        </w:rPr>
      </w:pPr>
    </w:p>
    <w:p w14:paraId="38747DF0" w14:textId="571891C3"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5.1.1.3 Display</w:t>
      </w:r>
      <w:r w:rsidR="00473DBA">
        <w:rPr>
          <w:rFonts w:ascii="Times New Roman" w:hAnsi="Times New Roman" w:cs="Times New Roman"/>
          <w:sz w:val="24"/>
          <w:szCs w:val="24"/>
        </w:rPr>
        <w:t xml:space="preserve"> Information</w:t>
      </w:r>
    </w:p>
    <w:p w14:paraId="29B29832" w14:textId="3B0B9230" w:rsidR="00310C02" w:rsidRDefault="00310C02" w:rsidP="00310C0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log is found, display the form name, employee/recipient LAN ID, and employee/recipient employee ID.  If log is not found </w:t>
      </w:r>
      <w:r w:rsidR="00D25AD9">
        <w:rPr>
          <w:rFonts w:ascii="Times New Roman" w:hAnsi="Times New Roman" w:cs="Times New Roman"/>
          <w:sz w:val="24"/>
          <w:szCs w:val="24"/>
        </w:rPr>
        <w:t xml:space="preserve">then </w:t>
      </w:r>
      <w:r>
        <w:rPr>
          <w:rFonts w:ascii="Times New Roman" w:hAnsi="Times New Roman" w:cs="Times New Roman"/>
          <w:sz w:val="24"/>
          <w:szCs w:val="24"/>
        </w:rPr>
        <w:t xml:space="preserve">display </w:t>
      </w:r>
      <w:r w:rsidR="00D25AD9">
        <w:rPr>
          <w:rFonts w:ascii="Times New Roman" w:hAnsi="Times New Roman" w:cs="Times New Roman"/>
          <w:sz w:val="24"/>
          <w:szCs w:val="24"/>
        </w:rPr>
        <w:t xml:space="preserve">an </w:t>
      </w:r>
      <w:r>
        <w:rPr>
          <w:rFonts w:ascii="Times New Roman" w:hAnsi="Times New Roman" w:cs="Times New Roman"/>
          <w:sz w:val="24"/>
          <w:szCs w:val="24"/>
        </w:rPr>
        <w:t>appropriate error message.</w:t>
      </w:r>
    </w:p>
    <w:p w14:paraId="04DBA154" w14:textId="77777777" w:rsidR="00310C02" w:rsidRDefault="00310C02" w:rsidP="00310C02">
      <w:pPr>
        <w:tabs>
          <w:tab w:val="left" w:pos="1800"/>
        </w:tabs>
        <w:spacing w:after="0"/>
        <w:ind w:left="2880"/>
        <w:rPr>
          <w:rFonts w:ascii="Times New Roman" w:hAnsi="Times New Roman" w:cs="Times New Roman"/>
          <w:sz w:val="24"/>
          <w:szCs w:val="24"/>
        </w:rPr>
      </w:pPr>
    </w:p>
    <w:p w14:paraId="53C53345" w14:textId="07C1D41F"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5.1.1.4 </w:t>
      </w:r>
      <w:r w:rsidR="00473DBA">
        <w:rPr>
          <w:rFonts w:ascii="Times New Roman" w:hAnsi="Times New Roman" w:cs="Times New Roman"/>
          <w:sz w:val="24"/>
          <w:szCs w:val="24"/>
        </w:rPr>
        <w:t>Review Log</w:t>
      </w:r>
    </w:p>
    <w:p w14:paraId="1531C5A7" w14:textId="45F40205" w:rsidR="00473DBA" w:rsidRDefault="00473DBA" w:rsidP="00473DBA">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Provide for displaying and reviewing the information contained in </w:t>
      </w:r>
      <w:r w:rsidR="00D25AD9">
        <w:rPr>
          <w:rFonts w:ascii="Times New Roman" w:hAnsi="Times New Roman" w:cs="Times New Roman"/>
          <w:sz w:val="24"/>
          <w:szCs w:val="24"/>
        </w:rPr>
        <w:t xml:space="preserve">the </w:t>
      </w:r>
      <w:r>
        <w:rPr>
          <w:rFonts w:ascii="Times New Roman" w:hAnsi="Times New Roman" w:cs="Times New Roman"/>
          <w:sz w:val="24"/>
          <w:szCs w:val="24"/>
        </w:rPr>
        <w:t>log.</w:t>
      </w:r>
    </w:p>
    <w:p w14:paraId="61EE7CAC" w14:textId="77777777" w:rsidR="00473DBA" w:rsidRDefault="00473DBA" w:rsidP="00310C02">
      <w:pPr>
        <w:tabs>
          <w:tab w:val="left" w:pos="1800"/>
        </w:tabs>
        <w:spacing w:after="0"/>
        <w:ind w:left="1800"/>
        <w:rPr>
          <w:rFonts w:ascii="Times New Roman" w:hAnsi="Times New Roman" w:cs="Times New Roman"/>
          <w:sz w:val="24"/>
          <w:szCs w:val="24"/>
        </w:rPr>
      </w:pPr>
    </w:p>
    <w:p w14:paraId="59DD3CB1" w14:textId="08A208B6" w:rsidR="00473DBA" w:rsidRDefault="00473DBA" w:rsidP="00473DBA">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5.1.1.5 Confirmation </w:t>
      </w:r>
    </w:p>
    <w:p w14:paraId="176E3C07" w14:textId="10DAD56D" w:rsidR="00473DBA" w:rsidRDefault="00473DBA" w:rsidP="00473DBA">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When coaching or warning log is selected for deletion, require the user to provide confirmation of yes to delete or no/cancel to return to previous screen.</w:t>
      </w:r>
    </w:p>
    <w:p w14:paraId="78C8CBDC" w14:textId="77777777" w:rsidR="00310C02" w:rsidRDefault="00310C02" w:rsidP="00310C02">
      <w:pPr>
        <w:tabs>
          <w:tab w:val="left" w:pos="1800"/>
        </w:tabs>
        <w:spacing w:after="0"/>
        <w:ind w:left="2880"/>
        <w:rPr>
          <w:rFonts w:ascii="Times New Roman" w:hAnsi="Times New Roman" w:cs="Times New Roman"/>
          <w:sz w:val="24"/>
          <w:szCs w:val="24"/>
        </w:rPr>
      </w:pPr>
    </w:p>
    <w:p w14:paraId="3AC32A5C" w14:textId="5F3A9348" w:rsidR="00473DBA" w:rsidRDefault="00473DBA" w:rsidP="00473DBA">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5.1.1.6 Delete Log</w:t>
      </w:r>
    </w:p>
    <w:p w14:paraId="6C3CCC4F" w14:textId="575A9544" w:rsidR="00473DBA" w:rsidRDefault="00473DBA" w:rsidP="00473DBA">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Upon confirmation, physically delete the coaching or warning log along with corresponding reason information</w:t>
      </w:r>
      <w:r w:rsidR="00D25AD9">
        <w:rPr>
          <w:rFonts w:ascii="Times New Roman" w:hAnsi="Times New Roman" w:cs="Times New Roman"/>
          <w:sz w:val="24"/>
          <w:szCs w:val="24"/>
        </w:rPr>
        <w:t>.  Display a message upon successful deletion or an error message if not successful.</w:t>
      </w:r>
    </w:p>
    <w:p w14:paraId="2F3D7B23" w14:textId="77777777" w:rsidR="00720630" w:rsidRDefault="00720630" w:rsidP="00473DBA">
      <w:pPr>
        <w:tabs>
          <w:tab w:val="left" w:pos="1800"/>
        </w:tabs>
        <w:spacing w:after="0"/>
        <w:ind w:left="2880"/>
        <w:rPr>
          <w:rFonts w:ascii="Times New Roman" w:hAnsi="Times New Roman" w:cs="Times New Roman"/>
          <w:sz w:val="24"/>
          <w:szCs w:val="24"/>
        </w:rPr>
      </w:pPr>
    </w:p>
    <w:p w14:paraId="5CFDEAED" w14:textId="061476EF" w:rsidR="00720630" w:rsidRDefault="00720630" w:rsidP="00720630">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5.1.1.7 Backup</w:t>
      </w:r>
    </w:p>
    <w:p w14:paraId="142A6410" w14:textId="1B0EAF2E" w:rsidR="00720630" w:rsidRDefault="00720630" w:rsidP="00720630">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There will be no copy, backup, or logging information related to the deletion. </w:t>
      </w:r>
    </w:p>
    <w:p w14:paraId="2164D9B4" w14:textId="77777777" w:rsidR="00B347AB" w:rsidRDefault="00B347AB" w:rsidP="00B347AB">
      <w:pPr>
        <w:tabs>
          <w:tab w:val="left" w:pos="1800"/>
        </w:tabs>
        <w:spacing w:after="0"/>
        <w:ind w:left="2160"/>
        <w:rPr>
          <w:rFonts w:ascii="Times New Roman" w:hAnsi="Times New Roman" w:cs="Times New Roman"/>
          <w:sz w:val="24"/>
          <w:szCs w:val="24"/>
        </w:rPr>
      </w:pPr>
    </w:p>
    <w:p w14:paraId="65177B42" w14:textId="72B43D10" w:rsidR="00001384" w:rsidRDefault="00001384" w:rsidP="00001384">
      <w:pPr>
        <w:spacing w:after="0"/>
        <w:ind w:left="720"/>
        <w:rPr>
          <w:rFonts w:ascii="Times New Roman" w:hAnsi="Times New Roman" w:cs="Times New Roman"/>
          <w:sz w:val="24"/>
          <w:szCs w:val="24"/>
        </w:rPr>
      </w:pPr>
      <w:r>
        <w:rPr>
          <w:rFonts w:ascii="Times New Roman" w:hAnsi="Times New Roman" w:cs="Times New Roman"/>
          <w:sz w:val="24"/>
          <w:szCs w:val="24"/>
        </w:rPr>
        <w:tab/>
        <w:t>5.2 Inactivate Records</w:t>
      </w:r>
    </w:p>
    <w:p w14:paraId="50E07AFA" w14:textId="079793D0" w:rsidR="00001384" w:rsidRDefault="00001384" w:rsidP="00001384">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Provide a means of inactivating coaching or warning records when directed by the Program Manager.</w:t>
      </w:r>
    </w:p>
    <w:p w14:paraId="08635098" w14:textId="77777777" w:rsidR="00001384" w:rsidRDefault="00001384" w:rsidP="00B347AB">
      <w:pPr>
        <w:tabs>
          <w:tab w:val="left" w:pos="1800"/>
        </w:tabs>
        <w:spacing w:after="0"/>
        <w:ind w:left="2160"/>
        <w:rPr>
          <w:rFonts w:ascii="Times New Roman" w:hAnsi="Times New Roman" w:cs="Times New Roman"/>
          <w:sz w:val="24"/>
          <w:szCs w:val="24"/>
        </w:rPr>
      </w:pPr>
    </w:p>
    <w:p w14:paraId="0A9BDD18" w14:textId="0D9FCC59" w:rsidR="00001384" w:rsidRDefault="00001384" w:rsidP="00001384">
      <w:pPr>
        <w:spacing w:after="0"/>
        <w:ind w:left="1440" w:firstLine="720"/>
        <w:rPr>
          <w:rFonts w:ascii="Times New Roman" w:hAnsi="Times New Roman" w:cs="Times New Roman"/>
          <w:sz w:val="24"/>
          <w:szCs w:val="24"/>
        </w:rPr>
      </w:pPr>
      <w:r>
        <w:rPr>
          <w:rFonts w:ascii="Times New Roman" w:hAnsi="Times New Roman" w:cs="Times New Roman"/>
          <w:sz w:val="24"/>
          <w:szCs w:val="24"/>
        </w:rPr>
        <w:t>5.2.1 Manual Process</w:t>
      </w:r>
    </w:p>
    <w:p w14:paraId="187D8C6E" w14:textId="2BB435ED" w:rsidR="00001384" w:rsidRDefault="00001384" w:rsidP="00001384">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When requested by Program Manager, manually change the status of individual coaching or warning logs.</w:t>
      </w:r>
    </w:p>
    <w:p w14:paraId="3B9CD4C8" w14:textId="77777777" w:rsidR="00001384" w:rsidRDefault="00001384" w:rsidP="00B347AB">
      <w:pPr>
        <w:tabs>
          <w:tab w:val="left" w:pos="1800"/>
        </w:tabs>
        <w:spacing w:after="0"/>
        <w:ind w:left="2160"/>
        <w:rPr>
          <w:rFonts w:ascii="Times New Roman" w:hAnsi="Times New Roman" w:cs="Times New Roman"/>
          <w:sz w:val="24"/>
          <w:szCs w:val="24"/>
        </w:rPr>
      </w:pPr>
    </w:p>
    <w:p w14:paraId="73BBC2B1" w14:textId="6A1DD081" w:rsidR="00B347AB" w:rsidRDefault="00001384" w:rsidP="00B347AB">
      <w:pPr>
        <w:spacing w:after="0"/>
        <w:ind w:left="1440" w:firstLine="720"/>
        <w:rPr>
          <w:rFonts w:ascii="Times New Roman" w:hAnsi="Times New Roman" w:cs="Times New Roman"/>
          <w:sz w:val="24"/>
          <w:szCs w:val="24"/>
        </w:rPr>
      </w:pPr>
      <w:r>
        <w:rPr>
          <w:rFonts w:ascii="Times New Roman" w:hAnsi="Times New Roman" w:cs="Times New Roman"/>
          <w:sz w:val="24"/>
          <w:szCs w:val="24"/>
        </w:rPr>
        <w:t>5.2</w:t>
      </w:r>
      <w:r w:rsidR="00B347AB">
        <w:rPr>
          <w:rFonts w:ascii="Times New Roman" w:hAnsi="Times New Roman" w:cs="Times New Roman"/>
          <w:sz w:val="24"/>
          <w:szCs w:val="24"/>
        </w:rPr>
        <w:t>.2 Automatic Process</w:t>
      </w:r>
    </w:p>
    <w:p w14:paraId="6DB2DF9C" w14:textId="727999E0" w:rsidR="00A15258" w:rsidRDefault="0073032E" w:rsidP="00B347AB">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Retrieve a </w:t>
      </w:r>
      <w:r w:rsidR="00A15258">
        <w:rPr>
          <w:rFonts w:ascii="Times New Roman" w:hAnsi="Times New Roman" w:cs="Times New Roman"/>
          <w:sz w:val="24"/>
          <w:szCs w:val="24"/>
        </w:rPr>
        <w:t>file</w:t>
      </w:r>
      <w:r>
        <w:rPr>
          <w:rFonts w:ascii="Times New Roman" w:hAnsi="Times New Roman" w:cs="Times New Roman"/>
          <w:sz w:val="24"/>
          <w:szCs w:val="24"/>
        </w:rPr>
        <w:t xml:space="preserve"> c</w:t>
      </w:r>
      <w:r w:rsidR="00A15258">
        <w:rPr>
          <w:rFonts w:ascii="Times New Roman" w:hAnsi="Times New Roman" w:cs="Times New Roman"/>
          <w:sz w:val="24"/>
          <w:szCs w:val="24"/>
        </w:rPr>
        <w:t xml:space="preserve">ontaining coaching </w:t>
      </w:r>
      <w:r>
        <w:rPr>
          <w:rFonts w:ascii="Times New Roman" w:hAnsi="Times New Roman" w:cs="Times New Roman"/>
          <w:sz w:val="24"/>
          <w:szCs w:val="24"/>
        </w:rPr>
        <w:t xml:space="preserve">or </w:t>
      </w:r>
      <w:r w:rsidR="00A15258">
        <w:rPr>
          <w:rFonts w:ascii="Times New Roman" w:hAnsi="Times New Roman" w:cs="Times New Roman"/>
          <w:sz w:val="24"/>
          <w:szCs w:val="24"/>
        </w:rPr>
        <w:t>warning log information and change their status.</w:t>
      </w:r>
      <w:r>
        <w:rPr>
          <w:rFonts w:ascii="Times New Roman" w:hAnsi="Times New Roman" w:cs="Times New Roman"/>
          <w:sz w:val="24"/>
          <w:szCs w:val="24"/>
        </w:rPr>
        <w:t xml:space="preserve">  Coaching logs and </w:t>
      </w:r>
      <w:r w:rsidR="00D25AD9">
        <w:rPr>
          <w:rFonts w:ascii="Times New Roman" w:hAnsi="Times New Roman" w:cs="Times New Roman"/>
          <w:sz w:val="24"/>
          <w:szCs w:val="24"/>
        </w:rPr>
        <w:t>w</w:t>
      </w:r>
      <w:r>
        <w:rPr>
          <w:rFonts w:ascii="Times New Roman" w:hAnsi="Times New Roman" w:cs="Times New Roman"/>
          <w:sz w:val="24"/>
          <w:szCs w:val="24"/>
        </w:rPr>
        <w:t>arning logs will be processed from separate files.</w:t>
      </w:r>
    </w:p>
    <w:p w14:paraId="31400403" w14:textId="77777777" w:rsidR="005F5CD4" w:rsidRDefault="005F5CD4" w:rsidP="00B347AB">
      <w:pPr>
        <w:tabs>
          <w:tab w:val="left" w:pos="1800"/>
        </w:tabs>
        <w:spacing w:after="0"/>
        <w:ind w:left="1800"/>
        <w:rPr>
          <w:rFonts w:ascii="Times New Roman" w:hAnsi="Times New Roman" w:cs="Times New Roman"/>
          <w:sz w:val="24"/>
          <w:szCs w:val="24"/>
        </w:rPr>
      </w:pPr>
    </w:p>
    <w:p w14:paraId="7E6A055C" w14:textId="41376A78" w:rsidR="00B347AB" w:rsidRDefault="00B347AB" w:rsidP="00B347AB">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5F5CD4">
        <w:rPr>
          <w:rFonts w:ascii="Times New Roman" w:hAnsi="Times New Roman" w:cs="Times New Roman"/>
          <w:sz w:val="24"/>
          <w:szCs w:val="24"/>
        </w:rPr>
        <w:t>5.</w:t>
      </w:r>
      <w:r w:rsidR="00001384">
        <w:rPr>
          <w:rFonts w:ascii="Times New Roman" w:hAnsi="Times New Roman" w:cs="Times New Roman"/>
          <w:sz w:val="24"/>
          <w:szCs w:val="24"/>
        </w:rPr>
        <w:t>2</w:t>
      </w:r>
      <w:r w:rsidR="005F5CD4">
        <w:rPr>
          <w:rFonts w:ascii="Times New Roman" w:hAnsi="Times New Roman" w:cs="Times New Roman"/>
          <w:sz w:val="24"/>
          <w:szCs w:val="24"/>
        </w:rPr>
        <w:t>.2.1 File Location and Name</w:t>
      </w:r>
    </w:p>
    <w:p w14:paraId="128C0E79" w14:textId="4E1FA65F" w:rsidR="005F5CD4" w:rsidRPr="00E47D37" w:rsidRDefault="005F5CD4"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location of the file</w:t>
      </w:r>
      <w:r w:rsidR="0073032E">
        <w:rPr>
          <w:rFonts w:ascii="Times New Roman" w:hAnsi="Times New Roman" w:cs="Times New Roman"/>
          <w:sz w:val="24"/>
          <w:szCs w:val="24"/>
        </w:rPr>
        <w:t>s</w:t>
      </w:r>
      <w:r>
        <w:rPr>
          <w:rFonts w:ascii="Times New Roman" w:hAnsi="Times New Roman" w:cs="Times New Roman"/>
          <w:sz w:val="24"/>
          <w:szCs w:val="24"/>
        </w:rPr>
        <w:t xml:space="preserve"> will be: </w:t>
      </w:r>
      <w:r w:rsidRPr="00E47D37">
        <w:rPr>
          <w:rFonts w:ascii="Times New Roman" w:hAnsi="Times New Roman" w:cs="Times New Roman"/>
          <w:sz w:val="24"/>
          <w:szCs w:val="24"/>
        </w:rPr>
        <w:t>\\vrivscors01\BCC Scorecards\Coaching\</w:t>
      </w:r>
      <w:proofErr w:type="spellStart"/>
      <w:r w:rsidR="00FF4895">
        <w:rPr>
          <w:rFonts w:ascii="Times New Roman" w:hAnsi="Times New Roman" w:cs="Times New Roman"/>
          <w:sz w:val="24"/>
          <w:szCs w:val="24"/>
        </w:rPr>
        <w:t>Inactivations</w:t>
      </w:r>
      <w:proofErr w:type="spellEnd"/>
      <w:r w:rsidRPr="00E47D37">
        <w:rPr>
          <w:rFonts w:ascii="Times New Roman" w:hAnsi="Times New Roman" w:cs="Times New Roman"/>
          <w:sz w:val="24"/>
          <w:szCs w:val="24"/>
        </w:rPr>
        <w:t>\</w:t>
      </w:r>
    </w:p>
    <w:p w14:paraId="2213E405" w14:textId="77777777" w:rsidR="005F5CD4" w:rsidRDefault="005F5CD4" w:rsidP="005F5CD4">
      <w:pPr>
        <w:tabs>
          <w:tab w:val="left" w:pos="1800"/>
        </w:tabs>
        <w:spacing w:after="0"/>
        <w:ind w:left="1800"/>
        <w:rPr>
          <w:rFonts w:ascii="Times New Roman" w:hAnsi="Times New Roman" w:cs="Times New Roman"/>
          <w:sz w:val="24"/>
          <w:szCs w:val="24"/>
        </w:rPr>
      </w:pPr>
    </w:p>
    <w:p w14:paraId="701F4B4C" w14:textId="3E1108D5" w:rsidR="005F5CD4" w:rsidRDefault="005F5CD4"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name of the file for inactivating coaching logs will be </w:t>
      </w:r>
      <w:proofErr w:type="spellStart"/>
      <w:r>
        <w:rPr>
          <w:rFonts w:ascii="Times New Roman" w:hAnsi="Times New Roman" w:cs="Times New Roman"/>
          <w:sz w:val="24"/>
          <w:szCs w:val="24"/>
        </w:rPr>
        <w:t>eCL</w:t>
      </w:r>
      <w:r w:rsidRPr="00E47D37">
        <w:rPr>
          <w:rFonts w:ascii="Times New Roman" w:hAnsi="Times New Roman" w:cs="Times New Roman"/>
          <w:sz w:val="24"/>
          <w:szCs w:val="24"/>
        </w:rPr>
        <w:t>_</w:t>
      </w:r>
      <w:r>
        <w:rPr>
          <w:rFonts w:ascii="Times New Roman" w:hAnsi="Times New Roman" w:cs="Times New Roman"/>
          <w:sz w:val="24"/>
          <w:szCs w:val="24"/>
        </w:rPr>
        <w:t>Coaching</w:t>
      </w:r>
      <w:proofErr w:type="spellEnd"/>
      <w:r w:rsidRPr="00E47D37">
        <w:rPr>
          <w:rFonts w:ascii="Times New Roman" w:hAnsi="Times New Roman" w:cs="Times New Roman"/>
          <w:sz w:val="24"/>
          <w:szCs w:val="24"/>
        </w:rPr>
        <w:t xml:space="preserve"> _mmddyyyy.csv</w:t>
      </w:r>
    </w:p>
    <w:p w14:paraId="1B34B201" w14:textId="2E8CA0EE" w:rsidR="005F5CD4" w:rsidRDefault="005F5CD4"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name of the file for inactivating warning logs will be eCL</w:t>
      </w:r>
      <w:r w:rsidRPr="00E47D37">
        <w:rPr>
          <w:rFonts w:ascii="Times New Roman" w:hAnsi="Times New Roman" w:cs="Times New Roman"/>
          <w:sz w:val="24"/>
          <w:szCs w:val="24"/>
        </w:rPr>
        <w:t>_</w:t>
      </w:r>
      <w:r>
        <w:rPr>
          <w:rFonts w:ascii="Times New Roman" w:hAnsi="Times New Roman" w:cs="Times New Roman"/>
          <w:sz w:val="24"/>
          <w:szCs w:val="24"/>
        </w:rPr>
        <w:t>Warning</w:t>
      </w:r>
      <w:r w:rsidRPr="00E47D37">
        <w:rPr>
          <w:rFonts w:ascii="Times New Roman" w:hAnsi="Times New Roman" w:cs="Times New Roman"/>
          <w:sz w:val="24"/>
          <w:szCs w:val="24"/>
        </w:rPr>
        <w:t>_mmddyyyy.csv</w:t>
      </w:r>
    </w:p>
    <w:p w14:paraId="7B98A2FF" w14:textId="77777777" w:rsidR="005F5CD4" w:rsidRDefault="005F5CD4"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Where </w:t>
      </w:r>
      <w:proofErr w:type="spellStart"/>
      <w:r>
        <w:rPr>
          <w:rFonts w:ascii="Times New Roman" w:hAnsi="Times New Roman" w:cs="Times New Roman"/>
          <w:sz w:val="24"/>
          <w:szCs w:val="24"/>
        </w:rPr>
        <w:t>mmddyyyy</w:t>
      </w:r>
      <w:proofErr w:type="spellEnd"/>
      <w:r>
        <w:rPr>
          <w:rFonts w:ascii="Times New Roman" w:hAnsi="Times New Roman" w:cs="Times New Roman"/>
          <w:sz w:val="24"/>
          <w:szCs w:val="24"/>
        </w:rPr>
        <w:t xml:space="preserve"> is the date in month, day, year.</w:t>
      </w:r>
    </w:p>
    <w:p w14:paraId="2EEFA5F2" w14:textId="12E9459C" w:rsidR="00B347AB" w:rsidRDefault="00B347AB" w:rsidP="005F5CD4">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53DAD385" w14:textId="39E18F75" w:rsidR="005F5CD4" w:rsidRDefault="00B347AB"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5F5CD4">
        <w:rPr>
          <w:rFonts w:ascii="Times New Roman" w:hAnsi="Times New Roman" w:cs="Times New Roman"/>
          <w:sz w:val="24"/>
          <w:szCs w:val="24"/>
        </w:rPr>
        <w:t>5</w:t>
      </w:r>
      <w:r>
        <w:rPr>
          <w:rFonts w:ascii="Times New Roman" w:hAnsi="Times New Roman" w:cs="Times New Roman"/>
          <w:sz w:val="24"/>
          <w:szCs w:val="24"/>
        </w:rPr>
        <w:t>.</w:t>
      </w:r>
      <w:r w:rsidR="00001384">
        <w:rPr>
          <w:rFonts w:ascii="Times New Roman" w:hAnsi="Times New Roman" w:cs="Times New Roman"/>
          <w:sz w:val="24"/>
          <w:szCs w:val="24"/>
        </w:rPr>
        <w:t>2</w:t>
      </w:r>
      <w:r>
        <w:rPr>
          <w:rFonts w:ascii="Times New Roman" w:hAnsi="Times New Roman" w:cs="Times New Roman"/>
          <w:sz w:val="24"/>
          <w:szCs w:val="24"/>
        </w:rPr>
        <w:t xml:space="preserve">.2.2 </w:t>
      </w:r>
      <w:r w:rsidR="005F5CD4">
        <w:rPr>
          <w:rFonts w:ascii="Times New Roman" w:hAnsi="Times New Roman" w:cs="Times New Roman"/>
          <w:sz w:val="24"/>
          <w:szCs w:val="24"/>
        </w:rPr>
        <w:t>File Format and Layout</w:t>
      </w:r>
    </w:p>
    <w:p w14:paraId="26E183F4" w14:textId="3507430C" w:rsidR="00B347AB" w:rsidRPr="000A1B4F" w:rsidRDefault="005F5CD4" w:rsidP="005F5CD4">
      <w:pPr>
        <w:tabs>
          <w:tab w:val="left" w:pos="1800"/>
        </w:tabs>
        <w:spacing w:after="0"/>
        <w:ind w:left="2880"/>
        <w:rPr>
          <w:rFonts w:ascii="Times New Roman" w:hAnsi="Times New Roman"/>
          <w:sz w:val="24"/>
          <w:szCs w:val="24"/>
        </w:rPr>
      </w:pPr>
      <w:r>
        <w:rPr>
          <w:rFonts w:ascii="Times New Roman" w:hAnsi="Times New Roman" w:cs="Times New Roman"/>
          <w:sz w:val="24"/>
          <w:szCs w:val="24"/>
        </w:rPr>
        <w:t>Each file shall be in a comma separated value (csv) format.  The data file layout for both files will be a field containing the log’s Form Name</w:t>
      </w:r>
      <w:r w:rsidR="00001384">
        <w:rPr>
          <w:rFonts w:ascii="Times New Roman" w:hAnsi="Times New Roman" w:cs="Times New Roman"/>
          <w:sz w:val="24"/>
          <w:szCs w:val="24"/>
        </w:rPr>
        <w:t xml:space="preserve">. </w:t>
      </w:r>
    </w:p>
    <w:p w14:paraId="4802F398" w14:textId="77777777" w:rsidR="006C47AD" w:rsidRDefault="006C47AD" w:rsidP="00B12046">
      <w:pPr>
        <w:tabs>
          <w:tab w:val="left" w:pos="1800"/>
        </w:tabs>
        <w:spacing w:after="0"/>
        <w:ind w:left="2880"/>
        <w:rPr>
          <w:rFonts w:ascii="Times New Roman" w:hAnsi="Times New Roman" w:cs="Times New Roman"/>
          <w:sz w:val="24"/>
          <w:szCs w:val="24"/>
        </w:rPr>
      </w:pPr>
    </w:p>
    <w:p w14:paraId="7932D06C" w14:textId="72A3E285" w:rsidR="00423C38" w:rsidRDefault="00423C38" w:rsidP="00B12046">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Example: </w:t>
      </w:r>
      <w:r w:rsidRPr="00423C38">
        <w:rPr>
          <w:rFonts w:ascii="Times New Roman" w:hAnsi="Times New Roman" w:cs="Times New Roman"/>
          <w:sz w:val="24"/>
          <w:szCs w:val="24"/>
        </w:rPr>
        <w:t>eCL-</w:t>
      </w:r>
      <w:r>
        <w:rPr>
          <w:rFonts w:ascii="Times New Roman" w:hAnsi="Times New Roman" w:cs="Times New Roman"/>
          <w:sz w:val="24"/>
          <w:szCs w:val="24"/>
        </w:rPr>
        <w:t>John</w:t>
      </w:r>
      <w:r w:rsidRPr="00423C38">
        <w:rPr>
          <w:rFonts w:ascii="Times New Roman" w:hAnsi="Times New Roman" w:cs="Times New Roman"/>
          <w:sz w:val="24"/>
          <w:szCs w:val="24"/>
        </w:rPr>
        <w:t>.</w:t>
      </w:r>
      <w:r>
        <w:rPr>
          <w:rFonts w:ascii="Times New Roman" w:hAnsi="Times New Roman" w:cs="Times New Roman"/>
          <w:sz w:val="24"/>
          <w:szCs w:val="24"/>
        </w:rPr>
        <w:t>Doe</w:t>
      </w:r>
      <w:r w:rsidRPr="00423C38">
        <w:rPr>
          <w:rFonts w:ascii="Times New Roman" w:hAnsi="Times New Roman" w:cs="Times New Roman"/>
          <w:sz w:val="24"/>
          <w:szCs w:val="24"/>
        </w:rPr>
        <w:t>-1002249</w:t>
      </w:r>
    </w:p>
    <w:p w14:paraId="38BB48B2" w14:textId="77777777" w:rsidR="00423C38" w:rsidRDefault="00423C38" w:rsidP="00B12046">
      <w:pPr>
        <w:tabs>
          <w:tab w:val="left" w:pos="1800"/>
        </w:tabs>
        <w:spacing w:after="0"/>
        <w:ind w:left="2880"/>
        <w:rPr>
          <w:rFonts w:ascii="Times New Roman" w:hAnsi="Times New Roman" w:cs="Times New Roman"/>
          <w:sz w:val="24"/>
          <w:szCs w:val="24"/>
        </w:rPr>
      </w:pPr>
    </w:p>
    <w:p w14:paraId="16DF77ED" w14:textId="211405E0" w:rsidR="00423C38" w:rsidRDefault="00423C38" w:rsidP="00423C38">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w:t>
      </w:r>
      <w:r w:rsidR="00001384">
        <w:rPr>
          <w:rFonts w:ascii="Times New Roman" w:hAnsi="Times New Roman" w:cs="Times New Roman"/>
          <w:sz w:val="24"/>
          <w:szCs w:val="24"/>
        </w:rPr>
        <w:t>2</w:t>
      </w:r>
      <w:r>
        <w:rPr>
          <w:rFonts w:ascii="Times New Roman" w:hAnsi="Times New Roman" w:cs="Times New Roman"/>
          <w:sz w:val="24"/>
          <w:szCs w:val="24"/>
        </w:rPr>
        <w:t>.2.3 Schedule</w:t>
      </w:r>
    </w:p>
    <w:p w14:paraId="0AA021C4" w14:textId="45E5ADC1" w:rsidR="00423C38" w:rsidRDefault="00423C38" w:rsidP="00423C38">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w:t>
      </w:r>
      <w:r w:rsidR="00111EA0">
        <w:rPr>
          <w:rFonts w:ascii="Times New Roman" w:hAnsi="Times New Roman" w:cs="Times New Roman"/>
          <w:sz w:val="24"/>
          <w:szCs w:val="24"/>
        </w:rPr>
        <w:t xml:space="preserve">job </w:t>
      </w:r>
      <w:r>
        <w:rPr>
          <w:rFonts w:ascii="Times New Roman" w:hAnsi="Times New Roman" w:cs="Times New Roman"/>
          <w:sz w:val="24"/>
          <w:szCs w:val="24"/>
        </w:rPr>
        <w:t xml:space="preserve">is scheduled to run daily at </w:t>
      </w:r>
      <w:r w:rsidR="004F578B">
        <w:rPr>
          <w:rFonts w:ascii="Times New Roman" w:hAnsi="Times New Roman" w:cs="Times New Roman"/>
          <w:sz w:val="24"/>
          <w:szCs w:val="24"/>
        </w:rPr>
        <w:t>10</w:t>
      </w:r>
      <w:r>
        <w:rPr>
          <w:rFonts w:ascii="Times New Roman" w:hAnsi="Times New Roman" w:cs="Times New Roman"/>
          <w:sz w:val="24"/>
          <w:szCs w:val="24"/>
        </w:rPr>
        <w:t>:</w:t>
      </w:r>
      <w:r w:rsidR="004F578B">
        <w:rPr>
          <w:rFonts w:ascii="Times New Roman" w:hAnsi="Times New Roman" w:cs="Times New Roman"/>
          <w:sz w:val="24"/>
          <w:szCs w:val="24"/>
        </w:rPr>
        <w:t>0</w:t>
      </w:r>
      <w:r w:rsidR="00FF4895">
        <w:rPr>
          <w:rFonts w:ascii="Times New Roman" w:hAnsi="Times New Roman" w:cs="Times New Roman"/>
          <w:sz w:val="24"/>
          <w:szCs w:val="24"/>
        </w:rPr>
        <w:t>0</w:t>
      </w:r>
      <w:r>
        <w:rPr>
          <w:rFonts w:ascii="Times New Roman" w:hAnsi="Times New Roman" w:cs="Times New Roman"/>
          <w:sz w:val="24"/>
          <w:szCs w:val="24"/>
        </w:rPr>
        <w:t xml:space="preserve"> PM EST.</w:t>
      </w:r>
    </w:p>
    <w:p w14:paraId="71F31E54" w14:textId="77777777" w:rsidR="00423C38" w:rsidRDefault="00423C38" w:rsidP="00B12046">
      <w:pPr>
        <w:tabs>
          <w:tab w:val="left" w:pos="1800"/>
        </w:tabs>
        <w:spacing w:after="0"/>
        <w:ind w:left="2880"/>
        <w:rPr>
          <w:rFonts w:ascii="Times New Roman" w:hAnsi="Times New Roman" w:cs="Times New Roman"/>
          <w:sz w:val="24"/>
          <w:szCs w:val="24"/>
        </w:rPr>
      </w:pPr>
    </w:p>
    <w:p w14:paraId="6926483C" w14:textId="585CD140" w:rsidR="00F01E23" w:rsidRDefault="00F01E23" w:rsidP="00F01E23">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w:t>
      </w:r>
      <w:r w:rsidR="00001384">
        <w:rPr>
          <w:rFonts w:ascii="Times New Roman" w:hAnsi="Times New Roman" w:cs="Times New Roman"/>
          <w:sz w:val="24"/>
          <w:szCs w:val="24"/>
        </w:rPr>
        <w:t>2</w:t>
      </w:r>
      <w:r>
        <w:rPr>
          <w:rFonts w:ascii="Times New Roman" w:hAnsi="Times New Roman" w:cs="Times New Roman"/>
          <w:sz w:val="24"/>
          <w:szCs w:val="24"/>
        </w:rPr>
        <w:t>.2.4 Results</w:t>
      </w:r>
    </w:p>
    <w:p w14:paraId="03121E6F" w14:textId="77777777" w:rsidR="00F01E23" w:rsidRDefault="00F01E23" w:rsidP="00B12046">
      <w:pPr>
        <w:tabs>
          <w:tab w:val="left" w:pos="1800"/>
        </w:tabs>
        <w:spacing w:after="0"/>
        <w:ind w:left="2880"/>
        <w:rPr>
          <w:rFonts w:ascii="Times New Roman" w:hAnsi="Times New Roman" w:cs="Times New Roman"/>
          <w:sz w:val="24"/>
          <w:szCs w:val="24"/>
        </w:rPr>
      </w:pPr>
    </w:p>
    <w:p w14:paraId="03FBC853" w14:textId="1CC00ED1" w:rsidR="00A15258" w:rsidRDefault="00A15258" w:rsidP="00A15258">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w:t>
      </w:r>
      <w:r w:rsidR="00001384">
        <w:rPr>
          <w:rFonts w:ascii="Times New Roman" w:hAnsi="Times New Roman" w:cs="Times New Roman"/>
          <w:sz w:val="24"/>
          <w:szCs w:val="24"/>
        </w:rPr>
        <w:t>2</w:t>
      </w:r>
      <w:r>
        <w:rPr>
          <w:rFonts w:ascii="Times New Roman" w:hAnsi="Times New Roman" w:cs="Times New Roman"/>
          <w:sz w:val="24"/>
          <w:szCs w:val="24"/>
        </w:rPr>
        <w:t>.2.4.1 Validation</w:t>
      </w:r>
    </w:p>
    <w:p w14:paraId="316FC2B6" w14:textId="7BDCFB82" w:rsidR="00711D09" w:rsidRDefault="00711D09" w:rsidP="00A15258">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 xml:space="preserve">Records which are unsuccessful in processing will be reported along with the reason they were unsuccessful.  To inactive, a Coaching log must be in a Pending status while a Warning log must be in Completed status. </w:t>
      </w:r>
    </w:p>
    <w:p w14:paraId="7EF356B0" w14:textId="77777777" w:rsidR="00711D09" w:rsidRDefault="00711D09" w:rsidP="00A15258">
      <w:pPr>
        <w:tabs>
          <w:tab w:val="left" w:pos="1800"/>
        </w:tabs>
        <w:spacing w:after="0"/>
        <w:ind w:left="3600"/>
        <w:rPr>
          <w:rFonts w:ascii="Times New Roman" w:hAnsi="Times New Roman" w:cs="Times New Roman"/>
          <w:sz w:val="24"/>
          <w:szCs w:val="24"/>
        </w:rPr>
      </w:pPr>
    </w:p>
    <w:p w14:paraId="6D40CEC6" w14:textId="03B3DD1D" w:rsidR="00A15258" w:rsidRDefault="00A15258" w:rsidP="00A15258">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 xml:space="preserve">Unsuccessful </w:t>
      </w:r>
      <w:r w:rsidR="00D434A6">
        <w:rPr>
          <w:rFonts w:ascii="Times New Roman" w:hAnsi="Times New Roman" w:cs="Times New Roman"/>
          <w:sz w:val="24"/>
          <w:szCs w:val="24"/>
        </w:rPr>
        <w:t xml:space="preserve">processing </w:t>
      </w:r>
      <w:r>
        <w:rPr>
          <w:rFonts w:ascii="Times New Roman" w:hAnsi="Times New Roman" w:cs="Times New Roman"/>
          <w:sz w:val="24"/>
          <w:szCs w:val="24"/>
        </w:rPr>
        <w:t>reasons will be:</w:t>
      </w:r>
    </w:p>
    <w:p w14:paraId="3363E642" w14:textId="793367D4" w:rsidR="00A15258" w:rsidRDefault="00A15258" w:rsidP="00A15258">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t>Form Name doesn’t exist</w:t>
      </w:r>
    </w:p>
    <w:p w14:paraId="41E9F8A3" w14:textId="7A1E04F0" w:rsidR="00D434A6" w:rsidRDefault="00D434A6" w:rsidP="00D434A6">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00711D09">
        <w:rPr>
          <w:rFonts w:ascii="Times New Roman" w:hAnsi="Times New Roman" w:cs="Times New Roman"/>
          <w:sz w:val="24"/>
          <w:szCs w:val="24"/>
        </w:rPr>
        <w:t>Invalid status for i</w:t>
      </w:r>
      <w:r>
        <w:rPr>
          <w:rFonts w:ascii="Times New Roman" w:hAnsi="Times New Roman" w:cs="Times New Roman"/>
          <w:sz w:val="24"/>
          <w:szCs w:val="24"/>
        </w:rPr>
        <w:t>nactivation</w:t>
      </w:r>
    </w:p>
    <w:p w14:paraId="4436B30C" w14:textId="78A6BFFD" w:rsidR="00D434A6" w:rsidRDefault="00711D09" w:rsidP="00A15258">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00D434A6">
        <w:rPr>
          <w:rFonts w:ascii="Times New Roman" w:hAnsi="Times New Roman" w:cs="Times New Roman"/>
          <w:sz w:val="24"/>
          <w:szCs w:val="24"/>
        </w:rPr>
        <w:tab/>
      </w:r>
    </w:p>
    <w:p w14:paraId="328E1884" w14:textId="301D1A29" w:rsidR="00711D09" w:rsidRDefault="00711D09" w:rsidP="00711D09">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w:t>
      </w:r>
      <w:r w:rsidR="00001384">
        <w:rPr>
          <w:rFonts w:ascii="Times New Roman" w:hAnsi="Times New Roman" w:cs="Times New Roman"/>
          <w:sz w:val="24"/>
          <w:szCs w:val="24"/>
        </w:rPr>
        <w:t>2</w:t>
      </w:r>
      <w:r>
        <w:rPr>
          <w:rFonts w:ascii="Times New Roman" w:hAnsi="Times New Roman" w:cs="Times New Roman"/>
          <w:sz w:val="24"/>
          <w:szCs w:val="24"/>
        </w:rPr>
        <w:t xml:space="preserve">.2.4.2 </w:t>
      </w:r>
      <w:r w:rsidR="004F578B">
        <w:rPr>
          <w:rFonts w:ascii="Times New Roman" w:hAnsi="Times New Roman" w:cs="Times New Roman"/>
          <w:sz w:val="24"/>
          <w:szCs w:val="24"/>
        </w:rPr>
        <w:t xml:space="preserve">Notification </w:t>
      </w:r>
    </w:p>
    <w:p w14:paraId="5D98FD46" w14:textId="2CF69BA6" w:rsidR="00711D09" w:rsidRDefault="00711D09" w:rsidP="00711D09">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 xml:space="preserve">The </w:t>
      </w:r>
      <w:r w:rsidR="004F578B">
        <w:rPr>
          <w:rFonts w:ascii="Times New Roman" w:hAnsi="Times New Roman" w:cs="Times New Roman"/>
          <w:sz w:val="24"/>
          <w:szCs w:val="24"/>
        </w:rPr>
        <w:t>Program representative will be notified by email upon the completion of the inactivation feed.  Attached to the email will be a file in .CSV format containing the following information:</w:t>
      </w:r>
    </w:p>
    <w:p w14:paraId="0BBE0241" w14:textId="77777777" w:rsidR="004F578B" w:rsidRDefault="004F578B" w:rsidP="00711D09">
      <w:pPr>
        <w:tabs>
          <w:tab w:val="left" w:pos="1800"/>
        </w:tabs>
        <w:spacing w:after="0"/>
        <w:ind w:left="3600"/>
        <w:rPr>
          <w:rFonts w:ascii="Times New Roman" w:hAnsi="Times New Roman" w:cs="Times New Roman"/>
          <w:sz w:val="24"/>
          <w:szCs w:val="24"/>
        </w:rPr>
      </w:pPr>
    </w:p>
    <w:p w14:paraId="680BBC21" w14:textId="4F8852CB" w:rsidR="004F578B" w:rsidRPr="004F578B" w:rsidRDefault="004F578B" w:rsidP="004F578B">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proofErr w:type="spellStart"/>
      <w:r w:rsidRPr="004F578B">
        <w:rPr>
          <w:rFonts w:ascii="Times New Roman" w:hAnsi="Times New Roman" w:cs="Times New Roman"/>
          <w:sz w:val="24"/>
          <w:szCs w:val="24"/>
        </w:rPr>
        <w:t>FormName</w:t>
      </w:r>
      <w:proofErr w:type="spellEnd"/>
      <w:r>
        <w:rPr>
          <w:rFonts w:ascii="Times New Roman" w:hAnsi="Times New Roman" w:cs="Times New Roman"/>
          <w:sz w:val="24"/>
          <w:szCs w:val="24"/>
        </w:rPr>
        <w:t xml:space="preserve"> – from the input file</w:t>
      </w:r>
    </w:p>
    <w:p w14:paraId="253D2B16" w14:textId="026E2E0F" w:rsidR="004F578B" w:rsidRPr="004F578B" w:rsidRDefault="004F578B" w:rsidP="004F578B">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Pr="004F578B">
        <w:rPr>
          <w:rFonts w:ascii="Times New Roman" w:hAnsi="Times New Roman" w:cs="Times New Roman"/>
          <w:sz w:val="24"/>
          <w:szCs w:val="24"/>
        </w:rPr>
        <w:t>Message</w:t>
      </w:r>
      <w:r>
        <w:rPr>
          <w:rFonts w:ascii="Times New Roman" w:hAnsi="Times New Roman" w:cs="Times New Roman"/>
          <w:sz w:val="24"/>
          <w:szCs w:val="24"/>
        </w:rPr>
        <w:t xml:space="preserve"> – whether successfully inactivated for validation error message</w:t>
      </w:r>
    </w:p>
    <w:p w14:paraId="13692E04" w14:textId="313DA632" w:rsidR="004F578B" w:rsidRDefault="004F578B" w:rsidP="004F578B">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proofErr w:type="spellStart"/>
      <w:r w:rsidRPr="004F578B">
        <w:rPr>
          <w:rFonts w:ascii="Times New Roman" w:hAnsi="Times New Roman" w:cs="Times New Roman"/>
          <w:sz w:val="24"/>
          <w:szCs w:val="24"/>
        </w:rPr>
        <w:t>ProcessDate</w:t>
      </w:r>
      <w:proofErr w:type="spellEnd"/>
      <w:r>
        <w:rPr>
          <w:rFonts w:ascii="Times New Roman" w:hAnsi="Times New Roman" w:cs="Times New Roman"/>
          <w:sz w:val="24"/>
          <w:szCs w:val="24"/>
        </w:rPr>
        <w:t xml:space="preserve"> – date of processing in CCYY-MM-DD HH:MM:SS format</w:t>
      </w:r>
    </w:p>
    <w:p w14:paraId="4516FDFC" w14:textId="77777777" w:rsidR="004F578B" w:rsidRDefault="004F578B" w:rsidP="00711D09">
      <w:pPr>
        <w:tabs>
          <w:tab w:val="left" w:pos="1800"/>
        </w:tabs>
        <w:spacing w:after="0"/>
        <w:ind w:left="3600"/>
        <w:rPr>
          <w:rFonts w:ascii="Times New Roman" w:hAnsi="Times New Roman" w:cs="Times New Roman"/>
          <w:sz w:val="24"/>
          <w:szCs w:val="24"/>
        </w:rPr>
      </w:pPr>
    </w:p>
    <w:p w14:paraId="1E1A7EAC" w14:textId="0380D9DE" w:rsidR="004F578B" w:rsidRDefault="00EA5744" w:rsidP="00711D09">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The file name shall be the input file name with Processed added to it.</w:t>
      </w:r>
    </w:p>
    <w:p w14:paraId="797A42F4" w14:textId="77777777" w:rsidR="004F578B" w:rsidRDefault="004F578B" w:rsidP="00711D09">
      <w:pPr>
        <w:tabs>
          <w:tab w:val="left" w:pos="1800"/>
        </w:tabs>
        <w:spacing w:after="0"/>
        <w:ind w:left="3600"/>
        <w:rPr>
          <w:rFonts w:ascii="Times New Roman" w:hAnsi="Times New Roman" w:cs="Times New Roman"/>
          <w:sz w:val="24"/>
          <w:szCs w:val="24"/>
        </w:rPr>
      </w:pPr>
    </w:p>
    <w:p w14:paraId="685ABF38" w14:textId="714C5172" w:rsidR="00CF6240" w:rsidRPr="00BA51C6" w:rsidRDefault="00CF6240" w:rsidP="00CF6240">
      <w:pPr>
        <w:spacing w:after="0"/>
        <w:ind w:left="720"/>
        <w:rPr>
          <w:rFonts w:ascii="Times New Roman" w:hAnsi="Times New Roman" w:cs="Times New Roman"/>
          <w:b/>
          <w:sz w:val="28"/>
          <w:szCs w:val="28"/>
        </w:rPr>
      </w:pPr>
      <w:r>
        <w:rPr>
          <w:rFonts w:ascii="Times New Roman" w:hAnsi="Times New Roman" w:cs="Times New Roman"/>
          <w:b/>
          <w:sz w:val="28"/>
          <w:szCs w:val="28"/>
        </w:rPr>
        <w:t>6</w:t>
      </w:r>
      <w:r w:rsidRPr="00BA51C6">
        <w:rPr>
          <w:rFonts w:ascii="Times New Roman" w:hAnsi="Times New Roman" w:cs="Times New Roman"/>
          <w:b/>
          <w:sz w:val="28"/>
          <w:szCs w:val="28"/>
        </w:rPr>
        <w:t xml:space="preserve">.0 </w:t>
      </w:r>
      <w:r>
        <w:rPr>
          <w:rFonts w:ascii="Times New Roman" w:hAnsi="Times New Roman" w:cs="Times New Roman"/>
          <w:b/>
          <w:sz w:val="28"/>
          <w:szCs w:val="28"/>
        </w:rPr>
        <w:t>Reporting</w:t>
      </w:r>
    </w:p>
    <w:p w14:paraId="7C66C3CC" w14:textId="77777777" w:rsidR="00CF6240" w:rsidRDefault="00CF6240" w:rsidP="00CF6240">
      <w:pPr>
        <w:spacing w:after="0"/>
        <w:ind w:left="720"/>
        <w:rPr>
          <w:rFonts w:ascii="Times New Roman" w:hAnsi="Times New Roman" w:cs="Times New Roman"/>
          <w:sz w:val="24"/>
          <w:szCs w:val="24"/>
        </w:rPr>
      </w:pPr>
    </w:p>
    <w:p w14:paraId="0D725E00" w14:textId="792E426E" w:rsidR="00CF6240" w:rsidRDefault="00CF6240" w:rsidP="00CF6240">
      <w:pPr>
        <w:spacing w:after="0"/>
        <w:ind w:left="720"/>
        <w:rPr>
          <w:rFonts w:ascii="Times New Roman" w:hAnsi="Times New Roman" w:cs="Times New Roman"/>
          <w:sz w:val="24"/>
          <w:szCs w:val="24"/>
        </w:rPr>
      </w:pPr>
      <w:r>
        <w:rPr>
          <w:rFonts w:ascii="Times New Roman" w:hAnsi="Times New Roman" w:cs="Times New Roman"/>
          <w:sz w:val="24"/>
          <w:szCs w:val="24"/>
        </w:rPr>
        <w:tab/>
      </w:r>
      <w:r w:rsidR="00064082">
        <w:rPr>
          <w:rFonts w:ascii="Times New Roman" w:hAnsi="Times New Roman" w:cs="Times New Roman"/>
          <w:sz w:val="24"/>
          <w:szCs w:val="24"/>
        </w:rPr>
        <w:t>6</w:t>
      </w:r>
      <w:r>
        <w:rPr>
          <w:rFonts w:ascii="Times New Roman" w:hAnsi="Times New Roman" w:cs="Times New Roman"/>
          <w:sz w:val="24"/>
          <w:szCs w:val="24"/>
        </w:rPr>
        <w:t>.1 Historical Dashboard Extract</w:t>
      </w:r>
    </w:p>
    <w:p w14:paraId="778CE742" w14:textId="5AC3C399" w:rsidR="00CF6240" w:rsidRDefault="00171149" w:rsidP="00CF6240">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Provide a means to extract data from the Historical Dashboard to an Excel file</w:t>
      </w:r>
      <w:r w:rsidR="00CF6240">
        <w:rPr>
          <w:rFonts w:ascii="Times New Roman" w:hAnsi="Times New Roman" w:cs="Times New Roman"/>
          <w:sz w:val="24"/>
          <w:szCs w:val="24"/>
        </w:rPr>
        <w:t>.</w:t>
      </w:r>
    </w:p>
    <w:p w14:paraId="7390D732" w14:textId="77777777" w:rsidR="00CF6240" w:rsidRDefault="00CF6240" w:rsidP="00CF6240">
      <w:pPr>
        <w:tabs>
          <w:tab w:val="left" w:pos="1800"/>
        </w:tabs>
        <w:spacing w:after="0"/>
        <w:ind w:left="1800"/>
        <w:rPr>
          <w:rFonts w:ascii="Times New Roman" w:hAnsi="Times New Roman" w:cs="Times New Roman"/>
          <w:sz w:val="24"/>
          <w:szCs w:val="24"/>
        </w:rPr>
      </w:pPr>
    </w:p>
    <w:p w14:paraId="169C7BB3" w14:textId="40EC6DDF" w:rsidR="00CF6240" w:rsidRDefault="00171149" w:rsidP="00CF6240">
      <w:pPr>
        <w:spacing w:after="0"/>
        <w:ind w:left="1440" w:firstLine="720"/>
        <w:rPr>
          <w:rFonts w:ascii="Times New Roman" w:hAnsi="Times New Roman" w:cs="Times New Roman"/>
          <w:sz w:val="24"/>
          <w:szCs w:val="24"/>
        </w:rPr>
      </w:pPr>
      <w:r>
        <w:rPr>
          <w:rFonts w:ascii="Times New Roman" w:hAnsi="Times New Roman" w:cs="Times New Roman"/>
          <w:sz w:val="24"/>
          <w:szCs w:val="24"/>
        </w:rPr>
        <w:t>6</w:t>
      </w:r>
      <w:r w:rsidR="00CF6240">
        <w:rPr>
          <w:rFonts w:ascii="Times New Roman" w:hAnsi="Times New Roman" w:cs="Times New Roman"/>
          <w:sz w:val="24"/>
          <w:szCs w:val="24"/>
        </w:rPr>
        <w:t xml:space="preserve">.1.1 </w:t>
      </w:r>
      <w:r>
        <w:rPr>
          <w:rFonts w:ascii="Times New Roman" w:hAnsi="Times New Roman" w:cs="Times New Roman"/>
          <w:sz w:val="24"/>
          <w:szCs w:val="24"/>
        </w:rPr>
        <w:t>Filters</w:t>
      </w:r>
    </w:p>
    <w:p w14:paraId="0C42301D" w14:textId="04996FF5" w:rsidR="00CF6240" w:rsidRDefault="00CF6240" w:rsidP="00CF6240">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 xml:space="preserve">The </w:t>
      </w:r>
      <w:r w:rsidR="00171149">
        <w:rPr>
          <w:rFonts w:ascii="Times New Roman" w:hAnsi="Times New Roman" w:cs="Times New Roman"/>
          <w:sz w:val="24"/>
          <w:szCs w:val="24"/>
        </w:rPr>
        <w:t>data extracted shall match the filter settings on dashboard at time of extract</w:t>
      </w:r>
      <w:r>
        <w:rPr>
          <w:rFonts w:ascii="Times New Roman" w:hAnsi="Times New Roman" w:cs="Times New Roman"/>
          <w:sz w:val="24"/>
          <w:szCs w:val="24"/>
        </w:rPr>
        <w:t>.</w:t>
      </w:r>
    </w:p>
    <w:p w14:paraId="365EA7DE" w14:textId="77777777" w:rsidR="00CF6240" w:rsidRDefault="00CF6240" w:rsidP="00B12046">
      <w:pPr>
        <w:tabs>
          <w:tab w:val="left" w:pos="1800"/>
        </w:tabs>
        <w:spacing w:after="0"/>
        <w:ind w:left="2880"/>
        <w:rPr>
          <w:rFonts w:ascii="Times New Roman" w:hAnsi="Times New Roman" w:cs="Times New Roman"/>
          <w:sz w:val="24"/>
          <w:szCs w:val="24"/>
        </w:rPr>
      </w:pPr>
    </w:p>
    <w:p w14:paraId="23B00BD5" w14:textId="178536B9" w:rsidR="00171149" w:rsidRDefault="00171149" w:rsidP="00171149">
      <w:pPr>
        <w:spacing w:after="0"/>
        <w:ind w:left="1440" w:firstLine="720"/>
        <w:rPr>
          <w:rFonts w:ascii="Times New Roman" w:hAnsi="Times New Roman" w:cs="Times New Roman"/>
          <w:sz w:val="24"/>
          <w:szCs w:val="24"/>
        </w:rPr>
      </w:pPr>
      <w:r>
        <w:rPr>
          <w:rFonts w:ascii="Times New Roman" w:hAnsi="Times New Roman" w:cs="Times New Roman"/>
          <w:sz w:val="24"/>
          <w:szCs w:val="24"/>
        </w:rPr>
        <w:t>6.1.2 Data</w:t>
      </w:r>
    </w:p>
    <w:p w14:paraId="33C2C1AC" w14:textId="5A44EFE5" w:rsidR="00171149" w:rsidRDefault="00171149" w:rsidP="00171149">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 xml:space="preserve">The </w:t>
      </w:r>
      <w:r w:rsidR="00732167">
        <w:rPr>
          <w:rFonts w:ascii="Times New Roman" w:hAnsi="Times New Roman" w:cs="Times New Roman"/>
          <w:sz w:val="24"/>
          <w:szCs w:val="24"/>
        </w:rPr>
        <w:t>following information shall be included in the extract from coaching and/or warning logs</w:t>
      </w:r>
    </w:p>
    <w:p w14:paraId="3DD0B2B3" w14:textId="7ECB73D4" w:rsidR="00732167" w:rsidRPr="00732167" w:rsidRDefault="00732167"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Coaching</w:t>
      </w:r>
      <w:r w:rsidR="00064082">
        <w:rPr>
          <w:rFonts w:ascii="Times New Roman" w:hAnsi="Times New Roman" w:cs="Times New Roman"/>
          <w:sz w:val="24"/>
          <w:szCs w:val="24"/>
        </w:rPr>
        <w:t xml:space="preserve"> </w:t>
      </w:r>
      <w:r w:rsidRPr="00732167">
        <w:rPr>
          <w:rFonts w:ascii="Times New Roman" w:hAnsi="Times New Roman" w:cs="Times New Roman"/>
          <w:sz w:val="24"/>
          <w:szCs w:val="24"/>
        </w:rPr>
        <w:t>ID</w:t>
      </w:r>
    </w:p>
    <w:p w14:paraId="0A644410" w14:textId="521FE71C" w:rsidR="00732167" w:rsidRP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Form</w:t>
      </w:r>
      <w:r>
        <w:rPr>
          <w:rFonts w:ascii="Times New Roman" w:hAnsi="Times New Roman" w:cs="Times New Roman"/>
          <w:sz w:val="24"/>
          <w:szCs w:val="24"/>
        </w:rPr>
        <w:t xml:space="preserve"> N</w:t>
      </w:r>
      <w:r w:rsidR="00732167" w:rsidRPr="00732167">
        <w:rPr>
          <w:rFonts w:ascii="Times New Roman" w:hAnsi="Times New Roman" w:cs="Times New Roman"/>
          <w:sz w:val="24"/>
          <w:szCs w:val="24"/>
        </w:rPr>
        <w:t>ame</w:t>
      </w:r>
    </w:p>
    <w:p w14:paraId="4393D4C8" w14:textId="08BA5729" w:rsid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Program</w:t>
      </w:r>
      <w:r>
        <w:rPr>
          <w:rFonts w:ascii="Times New Roman" w:hAnsi="Times New Roman" w:cs="Times New Roman"/>
          <w:sz w:val="24"/>
          <w:szCs w:val="24"/>
        </w:rPr>
        <w:t xml:space="preserve"> N</w:t>
      </w:r>
      <w:r w:rsidR="00732167" w:rsidRPr="00732167">
        <w:rPr>
          <w:rFonts w:ascii="Times New Roman" w:hAnsi="Times New Roman" w:cs="Times New Roman"/>
          <w:sz w:val="24"/>
          <w:szCs w:val="24"/>
        </w:rPr>
        <w:t>ame</w:t>
      </w:r>
      <w:r w:rsidR="00516546">
        <w:rPr>
          <w:rFonts w:ascii="Times New Roman" w:hAnsi="Times New Roman" w:cs="Times New Roman"/>
          <w:sz w:val="24"/>
          <w:szCs w:val="24"/>
        </w:rPr>
        <w:t xml:space="preserve"> (Marketplace, Medicare, NA)</w:t>
      </w:r>
    </w:p>
    <w:p w14:paraId="190EC588" w14:textId="7777777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Employee ID</w:t>
      </w:r>
    </w:p>
    <w:p w14:paraId="72C68C23" w14:textId="7777777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Employee Name</w:t>
      </w:r>
    </w:p>
    <w:p w14:paraId="04C1B23E" w14:textId="71735302"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365EE491" w14:textId="59565BEE"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Manager Name</w:t>
      </w:r>
    </w:p>
    <w:p w14:paraId="490E8B8A" w14:textId="6FAE7252"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Site</w:t>
      </w:r>
      <w:r>
        <w:rPr>
          <w:rFonts w:ascii="Times New Roman" w:hAnsi="Times New Roman" w:cs="Times New Roman"/>
          <w:sz w:val="24"/>
          <w:szCs w:val="24"/>
        </w:rPr>
        <w:t xml:space="preserve"> (City/Location)</w:t>
      </w:r>
    </w:p>
    <w:p w14:paraId="1956D4A0" w14:textId="126496FF" w:rsid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Source</w:t>
      </w:r>
      <w:r w:rsidR="00516546">
        <w:rPr>
          <w:rFonts w:ascii="Times New Roman" w:hAnsi="Times New Roman" w:cs="Times New Roman"/>
          <w:sz w:val="24"/>
          <w:szCs w:val="24"/>
        </w:rPr>
        <w:t xml:space="preserve"> (Direct, Indirect)</w:t>
      </w:r>
    </w:p>
    <w:p w14:paraId="4E0C1163" w14:textId="570076F7" w:rsidR="00516546" w:rsidRDefault="00516546"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Sub-coaching Source</w:t>
      </w:r>
    </w:p>
    <w:p w14:paraId="4003DE27" w14:textId="6FB29661" w:rsidR="00516546" w:rsidRDefault="00516546"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w:t>
      </w:r>
    </w:p>
    <w:p w14:paraId="07AC151C" w14:textId="0005B041" w:rsidR="00516546" w:rsidRDefault="00516546"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Sub-coaching Reason</w:t>
      </w:r>
    </w:p>
    <w:p w14:paraId="47E0D2A6" w14:textId="3AD1FA5C" w:rsidR="00516546" w:rsidRPr="00732167" w:rsidRDefault="00516546"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Value (Did not meet goal, Met goal, Opportunity, etc.)</w:t>
      </w:r>
    </w:p>
    <w:p w14:paraId="3327BB0B" w14:textId="0CBD6B7A" w:rsid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Status</w:t>
      </w:r>
    </w:p>
    <w:p w14:paraId="28FD2914"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Submitter</w:t>
      </w:r>
      <w:r>
        <w:rPr>
          <w:rFonts w:ascii="Times New Roman" w:hAnsi="Times New Roman" w:cs="Times New Roman"/>
          <w:sz w:val="24"/>
          <w:szCs w:val="24"/>
        </w:rPr>
        <w:t xml:space="preserve"> Name</w:t>
      </w:r>
    </w:p>
    <w:p w14:paraId="19709D65" w14:textId="7777777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Event</w:t>
      </w:r>
      <w:r>
        <w:rPr>
          <w:rFonts w:ascii="Times New Roman" w:hAnsi="Times New Roman" w:cs="Times New Roman"/>
          <w:sz w:val="24"/>
          <w:szCs w:val="24"/>
        </w:rPr>
        <w:t xml:space="preserve"> D</w:t>
      </w:r>
      <w:r w:rsidRPr="00732167">
        <w:rPr>
          <w:rFonts w:ascii="Times New Roman" w:hAnsi="Times New Roman" w:cs="Times New Roman"/>
          <w:sz w:val="24"/>
          <w:szCs w:val="24"/>
        </w:rPr>
        <w:t>ate</w:t>
      </w:r>
      <w:r>
        <w:rPr>
          <w:rFonts w:ascii="Times New Roman" w:hAnsi="Times New Roman" w:cs="Times New Roman"/>
          <w:sz w:val="24"/>
          <w:szCs w:val="24"/>
        </w:rPr>
        <w:t xml:space="preserve"> </w:t>
      </w:r>
    </w:p>
    <w:p w14:paraId="742A64F9" w14:textId="535923A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Coaching</w:t>
      </w:r>
      <w:r>
        <w:rPr>
          <w:rFonts w:ascii="Times New Roman" w:hAnsi="Times New Roman" w:cs="Times New Roman"/>
          <w:sz w:val="24"/>
          <w:szCs w:val="24"/>
        </w:rPr>
        <w:t xml:space="preserve"> D</w:t>
      </w:r>
      <w:r w:rsidRPr="00732167">
        <w:rPr>
          <w:rFonts w:ascii="Times New Roman" w:hAnsi="Times New Roman" w:cs="Times New Roman"/>
          <w:sz w:val="24"/>
          <w:szCs w:val="24"/>
        </w:rPr>
        <w:t>ate</w:t>
      </w:r>
    </w:p>
    <w:p w14:paraId="4CA3B4E1"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sidRPr="00732167">
        <w:rPr>
          <w:rFonts w:ascii="Times New Roman" w:hAnsi="Times New Roman" w:cs="Times New Roman"/>
          <w:sz w:val="24"/>
          <w:szCs w:val="24"/>
        </w:rPr>
        <w:t>Verint</w:t>
      </w:r>
      <w:proofErr w:type="spellEnd"/>
      <w:r>
        <w:rPr>
          <w:rFonts w:ascii="Times New Roman" w:hAnsi="Times New Roman" w:cs="Times New Roman"/>
          <w:sz w:val="24"/>
          <w:szCs w:val="24"/>
        </w:rPr>
        <w:t xml:space="preserve"> </w:t>
      </w:r>
      <w:r w:rsidRPr="00732167">
        <w:rPr>
          <w:rFonts w:ascii="Times New Roman" w:hAnsi="Times New Roman" w:cs="Times New Roman"/>
          <w:sz w:val="24"/>
          <w:szCs w:val="24"/>
        </w:rPr>
        <w:t>ID</w:t>
      </w:r>
    </w:p>
    <w:p w14:paraId="390B7FEC" w14:textId="7777777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Description</w:t>
      </w:r>
    </w:p>
    <w:p w14:paraId="08ACB601"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Coaching</w:t>
      </w:r>
      <w:r>
        <w:rPr>
          <w:rFonts w:ascii="Times New Roman" w:hAnsi="Times New Roman" w:cs="Times New Roman"/>
          <w:sz w:val="24"/>
          <w:szCs w:val="24"/>
        </w:rPr>
        <w:t xml:space="preserve"> N</w:t>
      </w:r>
      <w:r w:rsidRPr="00732167">
        <w:rPr>
          <w:rFonts w:ascii="Times New Roman" w:hAnsi="Times New Roman" w:cs="Times New Roman"/>
          <w:sz w:val="24"/>
          <w:szCs w:val="24"/>
        </w:rPr>
        <w:t>otes</w:t>
      </w:r>
    </w:p>
    <w:p w14:paraId="75D84450"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Submitted</w:t>
      </w:r>
      <w:r>
        <w:rPr>
          <w:rFonts w:ascii="Times New Roman" w:hAnsi="Times New Roman" w:cs="Times New Roman"/>
          <w:sz w:val="24"/>
          <w:szCs w:val="24"/>
        </w:rPr>
        <w:t xml:space="preserve"> D</w:t>
      </w:r>
      <w:r w:rsidRPr="00732167">
        <w:rPr>
          <w:rFonts w:ascii="Times New Roman" w:hAnsi="Times New Roman" w:cs="Times New Roman"/>
          <w:sz w:val="24"/>
          <w:szCs w:val="24"/>
        </w:rPr>
        <w:t>ate</w:t>
      </w:r>
    </w:p>
    <w:p w14:paraId="790BE3A5" w14:textId="14DAB353" w:rsid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Sup</w:t>
      </w:r>
      <w:r>
        <w:rPr>
          <w:rFonts w:ascii="Times New Roman" w:hAnsi="Times New Roman" w:cs="Times New Roman"/>
          <w:sz w:val="24"/>
          <w:szCs w:val="24"/>
        </w:rPr>
        <w:t>ervisor R</w:t>
      </w:r>
      <w:r w:rsidR="00732167" w:rsidRPr="00732167">
        <w:rPr>
          <w:rFonts w:ascii="Times New Roman" w:hAnsi="Times New Roman" w:cs="Times New Roman"/>
          <w:sz w:val="24"/>
          <w:szCs w:val="24"/>
        </w:rPr>
        <w:t>eviewed</w:t>
      </w:r>
      <w:r>
        <w:rPr>
          <w:rFonts w:ascii="Times New Roman" w:hAnsi="Times New Roman" w:cs="Times New Roman"/>
          <w:sz w:val="24"/>
          <w:szCs w:val="24"/>
        </w:rPr>
        <w:t xml:space="preserve"> A</w:t>
      </w:r>
      <w:r w:rsidR="00732167" w:rsidRPr="00732167">
        <w:rPr>
          <w:rFonts w:ascii="Times New Roman" w:hAnsi="Times New Roman" w:cs="Times New Roman"/>
          <w:sz w:val="24"/>
          <w:szCs w:val="24"/>
        </w:rPr>
        <w:t>uto</w:t>
      </w:r>
      <w:r>
        <w:rPr>
          <w:rFonts w:ascii="Times New Roman" w:hAnsi="Times New Roman" w:cs="Times New Roman"/>
          <w:sz w:val="24"/>
          <w:szCs w:val="24"/>
        </w:rPr>
        <w:t xml:space="preserve"> D</w:t>
      </w:r>
      <w:r w:rsidR="00732167" w:rsidRPr="00732167">
        <w:rPr>
          <w:rFonts w:ascii="Times New Roman" w:hAnsi="Times New Roman" w:cs="Times New Roman"/>
          <w:sz w:val="24"/>
          <w:szCs w:val="24"/>
        </w:rPr>
        <w:t>ate</w:t>
      </w:r>
    </w:p>
    <w:p w14:paraId="70ECEDC3"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M</w:t>
      </w:r>
      <w:r>
        <w:rPr>
          <w:rFonts w:ascii="Times New Roman" w:hAnsi="Times New Roman" w:cs="Times New Roman"/>
          <w:sz w:val="24"/>
          <w:szCs w:val="24"/>
        </w:rPr>
        <w:t>anager R</w:t>
      </w:r>
      <w:r w:rsidRPr="00732167">
        <w:rPr>
          <w:rFonts w:ascii="Times New Roman" w:hAnsi="Times New Roman" w:cs="Times New Roman"/>
          <w:sz w:val="24"/>
          <w:szCs w:val="24"/>
        </w:rPr>
        <w:t>eview</w:t>
      </w:r>
      <w:r>
        <w:rPr>
          <w:rFonts w:ascii="Times New Roman" w:hAnsi="Times New Roman" w:cs="Times New Roman"/>
          <w:sz w:val="24"/>
          <w:szCs w:val="24"/>
        </w:rPr>
        <w:t xml:space="preserve"> M</w:t>
      </w:r>
      <w:r w:rsidRPr="00732167">
        <w:rPr>
          <w:rFonts w:ascii="Times New Roman" w:hAnsi="Times New Roman" w:cs="Times New Roman"/>
          <w:sz w:val="24"/>
          <w:szCs w:val="24"/>
        </w:rPr>
        <w:t>anual</w:t>
      </w:r>
      <w:r>
        <w:rPr>
          <w:rFonts w:ascii="Times New Roman" w:hAnsi="Times New Roman" w:cs="Times New Roman"/>
          <w:sz w:val="24"/>
          <w:szCs w:val="24"/>
        </w:rPr>
        <w:t xml:space="preserve"> </w:t>
      </w:r>
      <w:r w:rsidRPr="00732167">
        <w:rPr>
          <w:rFonts w:ascii="Times New Roman" w:hAnsi="Times New Roman" w:cs="Times New Roman"/>
          <w:sz w:val="24"/>
          <w:szCs w:val="24"/>
        </w:rPr>
        <w:t>Date</w:t>
      </w:r>
    </w:p>
    <w:p w14:paraId="4C6A3F03"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sidRPr="00732167">
        <w:rPr>
          <w:rFonts w:ascii="Times New Roman" w:hAnsi="Times New Roman" w:cs="Times New Roman"/>
          <w:sz w:val="24"/>
          <w:szCs w:val="24"/>
        </w:rPr>
        <w:t>M</w:t>
      </w:r>
      <w:r>
        <w:rPr>
          <w:rFonts w:ascii="Times New Roman" w:hAnsi="Times New Roman" w:cs="Times New Roman"/>
          <w:sz w:val="24"/>
          <w:szCs w:val="24"/>
        </w:rPr>
        <w:t xml:space="preserve">anager </w:t>
      </w:r>
      <w:r w:rsidRPr="00732167">
        <w:rPr>
          <w:rFonts w:ascii="Times New Roman" w:hAnsi="Times New Roman" w:cs="Times New Roman"/>
          <w:sz w:val="24"/>
          <w:szCs w:val="24"/>
        </w:rPr>
        <w:t>Review</w:t>
      </w:r>
      <w:r>
        <w:rPr>
          <w:rFonts w:ascii="Times New Roman" w:hAnsi="Times New Roman" w:cs="Times New Roman"/>
          <w:sz w:val="24"/>
          <w:szCs w:val="24"/>
        </w:rPr>
        <w:t xml:space="preserve"> </w:t>
      </w:r>
      <w:r w:rsidRPr="00732167">
        <w:rPr>
          <w:rFonts w:ascii="Times New Roman" w:hAnsi="Times New Roman" w:cs="Times New Roman"/>
          <w:sz w:val="24"/>
          <w:szCs w:val="24"/>
        </w:rPr>
        <w:t>Auto</w:t>
      </w:r>
      <w:r>
        <w:rPr>
          <w:rFonts w:ascii="Times New Roman" w:hAnsi="Times New Roman" w:cs="Times New Roman"/>
          <w:sz w:val="24"/>
          <w:szCs w:val="24"/>
        </w:rPr>
        <w:t xml:space="preserve"> </w:t>
      </w:r>
      <w:r w:rsidRPr="00732167">
        <w:rPr>
          <w:rFonts w:ascii="Times New Roman" w:hAnsi="Times New Roman" w:cs="Times New Roman"/>
          <w:sz w:val="24"/>
          <w:szCs w:val="24"/>
        </w:rPr>
        <w:t>Date</w:t>
      </w:r>
    </w:p>
    <w:p w14:paraId="23002298"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Manager </w:t>
      </w:r>
      <w:r w:rsidRPr="00732167">
        <w:rPr>
          <w:rFonts w:ascii="Times New Roman" w:hAnsi="Times New Roman" w:cs="Times New Roman"/>
          <w:sz w:val="24"/>
          <w:szCs w:val="24"/>
        </w:rPr>
        <w:t>Notes</w:t>
      </w:r>
    </w:p>
    <w:p w14:paraId="465F3B87" w14:textId="06951735" w:rsidR="00732167" w:rsidRP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CSR</w:t>
      </w:r>
      <w:r>
        <w:rPr>
          <w:rFonts w:ascii="Times New Roman" w:hAnsi="Times New Roman" w:cs="Times New Roman"/>
          <w:sz w:val="24"/>
          <w:szCs w:val="24"/>
        </w:rPr>
        <w:t xml:space="preserve"> </w:t>
      </w:r>
      <w:r w:rsidR="00732167" w:rsidRPr="00732167">
        <w:rPr>
          <w:rFonts w:ascii="Times New Roman" w:hAnsi="Times New Roman" w:cs="Times New Roman"/>
          <w:sz w:val="24"/>
          <w:szCs w:val="24"/>
        </w:rPr>
        <w:t>Review</w:t>
      </w:r>
      <w:r>
        <w:rPr>
          <w:rFonts w:ascii="Times New Roman" w:hAnsi="Times New Roman" w:cs="Times New Roman"/>
          <w:sz w:val="24"/>
          <w:szCs w:val="24"/>
        </w:rPr>
        <w:t xml:space="preserve"> </w:t>
      </w:r>
      <w:r w:rsidR="00732167" w:rsidRPr="00732167">
        <w:rPr>
          <w:rFonts w:ascii="Times New Roman" w:hAnsi="Times New Roman" w:cs="Times New Roman"/>
          <w:sz w:val="24"/>
          <w:szCs w:val="24"/>
        </w:rPr>
        <w:t>Auto</w:t>
      </w:r>
      <w:r>
        <w:rPr>
          <w:rFonts w:ascii="Times New Roman" w:hAnsi="Times New Roman" w:cs="Times New Roman"/>
          <w:sz w:val="24"/>
          <w:szCs w:val="24"/>
        </w:rPr>
        <w:t xml:space="preserve"> </w:t>
      </w:r>
      <w:r w:rsidR="00732167" w:rsidRPr="00732167">
        <w:rPr>
          <w:rFonts w:ascii="Times New Roman" w:hAnsi="Times New Roman" w:cs="Times New Roman"/>
          <w:sz w:val="24"/>
          <w:szCs w:val="24"/>
        </w:rPr>
        <w:t>Date</w:t>
      </w:r>
    </w:p>
    <w:p w14:paraId="4E7B769E" w14:textId="20A8032E" w:rsidR="00732167" w:rsidRP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CSR</w:t>
      </w:r>
      <w:r>
        <w:rPr>
          <w:rFonts w:ascii="Times New Roman" w:hAnsi="Times New Roman" w:cs="Times New Roman"/>
          <w:sz w:val="24"/>
          <w:szCs w:val="24"/>
        </w:rPr>
        <w:t xml:space="preserve"> </w:t>
      </w:r>
      <w:r w:rsidR="00732167" w:rsidRPr="00732167">
        <w:rPr>
          <w:rFonts w:ascii="Times New Roman" w:hAnsi="Times New Roman" w:cs="Times New Roman"/>
          <w:sz w:val="24"/>
          <w:szCs w:val="24"/>
        </w:rPr>
        <w:t>Comments</w:t>
      </w:r>
    </w:p>
    <w:p w14:paraId="409A696E" w14:textId="77777777" w:rsidR="00064082" w:rsidRDefault="00064082" w:rsidP="00732167">
      <w:pPr>
        <w:tabs>
          <w:tab w:val="left" w:pos="1800"/>
        </w:tabs>
        <w:spacing w:after="0"/>
        <w:ind w:left="1800"/>
        <w:rPr>
          <w:rFonts w:ascii="Times New Roman" w:hAnsi="Times New Roman" w:cs="Times New Roman"/>
          <w:sz w:val="24"/>
          <w:szCs w:val="24"/>
        </w:rPr>
      </w:pPr>
    </w:p>
    <w:p w14:paraId="25B38094" w14:textId="3724A1DA" w:rsidR="00F032FF" w:rsidRDefault="00F032FF" w:rsidP="00F032FF">
      <w:pPr>
        <w:spacing w:after="0"/>
        <w:ind w:left="1440" w:firstLine="720"/>
        <w:rPr>
          <w:rFonts w:ascii="Times New Roman" w:hAnsi="Times New Roman" w:cs="Times New Roman"/>
          <w:sz w:val="24"/>
          <w:szCs w:val="24"/>
        </w:rPr>
      </w:pPr>
      <w:r>
        <w:rPr>
          <w:rFonts w:ascii="Times New Roman" w:hAnsi="Times New Roman" w:cs="Times New Roman"/>
          <w:sz w:val="24"/>
          <w:szCs w:val="24"/>
        </w:rPr>
        <w:t>6.1.3 Permissions</w:t>
      </w:r>
    </w:p>
    <w:p w14:paraId="72587578" w14:textId="7567C59E" w:rsidR="00F032FF" w:rsidRDefault="00C73321" w:rsidP="00C73321">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Employees with a job code ending in 40 (e.g. WACS40) should not be allowed to extract data from the Historical Dashboard to an Excel file.</w:t>
      </w:r>
    </w:p>
    <w:p w14:paraId="7A979EC9" w14:textId="77777777" w:rsidR="00F032FF" w:rsidRDefault="00F032FF" w:rsidP="00732167">
      <w:pPr>
        <w:tabs>
          <w:tab w:val="left" w:pos="1800"/>
        </w:tabs>
        <w:spacing w:after="0"/>
        <w:ind w:left="1800"/>
        <w:rPr>
          <w:rFonts w:ascii="Times New Roman" w:hAnsi="Times New Roman" w:cs="Times New Roman"/>
          <w:sz w:val="24"/>
          <w:szCs w:val="24"/>
        </w:rPr>
      </w:pPr>
    </w:p>
    <w:p w14:paraId="7FAD1F9D" w14:textId="77777777" w:rsidR="00227A23" w:rsidRDefault="00227A23" w:rsidP="00732167">
      <w:pPr>
        <w:tabs>
          <w:tab w:val="left" w:pos="1800"/>
        </w:tabs>
        <w:spacing w:after="0"/>
        <w:ind w:left="1800"/>
        <w:rPr>
          <w:rFonts w:ascii="Times New Roman" w:hAnsi="Times New Roman" w:cs="Times New Roman"/>
          <w:sz w:val="24"/>
          <w:szCs w:val="24"/>
        </w:rPr>
      </w:pPr>
    </w:p>
    <w:p w14:paraId="10D9B312" w14:textId="77777777" w:rsidR="00227A23" w:rsidRPr="00BA51C6" w:rsidRDefault="00227A23" w:rsidP="00227A23">
      <w:pPr>
        <w:spacing w:after="0"/>
        <w:ind w:left="720"/>
        <w:rPr>
          <w:rFonts w:ascii="Times New Roman" w:hAnsi="Times New Roman" w:cs="Times New Roman"/>
          <w:b/>
          <w:sz w:val="28"/>
          <w:szCs w:val="28"/>
        </w:rPr>
      </w:pPr>
      <w:r>
        <w:rPr>
          <w:rFonts w:ascii="Times New Roman" w:hAnsi="Times New Roman" w:cs="Times New Roman"/>
          <w:b/>
          <w:sz w:val="28"/>
          <w:szCs w:val="28"/>
        </w:rPr>
        <w:t>7</w:t>
      </w:r>
      <w:r w:rsidRPr="00BA51C6">
        <w:rPr>
          <w:rFonts w:ascii="Times New Roman" w:hAnsi="Times New Roman" w:cs="Times New Roman"/>
          <w:b/>
          <w:sz w:val="28"/>
          <w:szCs w:val="28"/>
        </w:rPr>
        <w:t xml:space="preserve">.0 </w:t>
      </w:r>
      <w:r>
        <w:rPr>
          <w:rFonts w:ascii="Times New Roman" w:hAnsi="Times New Roman" w:cs="Times New Roman"/>
          <w:b/>
          <w:sz w:val="28"/>
          <w:szCs w:val="28"/>
        </w:rPr>
        <w:t>eCoaching Survey</w:t>
      </w:r>
    </w:p>
    <w:p w14:paraId="0AB7629A" w14:textId="77777777" w:rsidR="00227A23" w:rsidRDefault="00227A23" w:rsidP="00227A23">
      <w:pPr>
        <w:spacing w:after="0"/>
        <w:ind w:left="720"/>
        <w:rPr>
          <w:rFonts w:ascii="Times New Roman" w:hAnsi="Times New Roman" w:cs="Times New Roman"/>
          <w:sz w:val="24"/>
          <w:szCs w:val="24"/>
        </w:rPr>
      </w:pPr>
    </w:p>
    <w:p w14:paraId="384E761A" w14:textId="77777777" w:rsidR="00227A23" w:rsidRDefault="00227A23" w:rsidP="00227A23">
      <w:pPr>
        <w:spacing w:after="0"/>
        <w:ind w:left="720"/>
        <w:rPr>
          <w:rFonts w:ascii="Times New Roman" w:hAnsi="Times New Roman" w:cs="Times New Roman"/>
          <w:sz w:val="24"/>
          <w:szCs w:val="24"/>
        </w:rPr>
      </w:pPr>
      <w:r>
        <w:rPr>
          <w:rFonts w:ascii="Times New Roman" w:hAnsi="Times New Roman" w:cs="Times New Roman"/>
          <w:sz w:val="24"/>
          <w:szCs w:val="24"/>
        </w:rPr>
        <w:tab/>
        <w:t>7.1 eCoaching Survey</w:t>
      </w:r>
    </w:p>
    <w:p w14:paraId="35159A37" w14:textId="77777777" w:rsidR="00227A23" w:rsidRDefault="00227A23" w:rsidP="00227A23">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Provide for employee’s to respond to an eCoaching Log related survey about their coaching experience.</w:t>
      </w:r>
    </w:p>
    <w:p w14:paraId="18C9F07F" w14:textId="77777777" w:rsidR="00227A23" w:rsidRDefault="00227A23" w:rsidP="00227A23">
      <w:pPr>
        <w:tabs>
          <w:tab w:val="left" w:pos="1800"/>
        </w:tabs>
        <w:spacing w:after="0"/>
        <w:ind w:left="1800"/>
        <w:rPr>
          <w:rFonts w:ascii="Times New Roman" w:hAnsi="Times New Roman" w:cs="Times New Roman"/>
          <w:sz w:val="24"/>
          <w:szCs w:val="24"/>
        </w:rPr>
      </w:pPr>
    </w:p>
    <w:p w14:paraId="161BFAAD" w14:textId="77777777" w:rsidR="00227A23" w:rsidRDefault="00227A23" w:rsidP="00227A23">
      <w:pPr>
        <w:spacing w:after="0"/>
        <w:ind w:left="1440" w:firstLine="720"/>
        <w:rPr>
          <w:rFonts w:ascii="Times New Roman" w:hAnsi="Times New Roman" w:cs="Times New Roman"/>
          <w:sz w:val="24"/>
          <w:szCs w:val="24"/>
        </w:rPr>
      </w:pPr>
      <w:r>
        <w:rPr>
          <w:rFonts w:ascii="Times New Roman" w:hAnsi="Times New Roman" w:cs="Times New Roman"/>
          <w:sz w:val="24"/>
          <w:szCs w:val="24"/>
        </w:rPr>
        <w:t>7.1.1 Survey Selection</w:t>
      </w:r>
    </w:p>
    <w:p w14:paraId="4A6C7DB6" w14:textId="77777777" w:rsidR="00227A23" w:rsidRDefault="00227A23" w:rsidP="00227A23">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 xml:space="preserve">To receive an eCoaching Survey an employee </w:t>
      </w:r>
    </w:p>
    <w:p w14:paraId="3F1F982B" w14:textId="77777777" w:rsidR="00227A23" w:rsidRDefault="00227A23" w:rsidP="00227A23">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Must be active</w:t>
      </w:r>
    </w:p>
    <w:p w14:paraId="3A1D766C" w14:textId="77777777" w:rsidR="00227A23" w:rsidRDefault="00227A23" w:rsidP="00227A23">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Must not have already received a survey for the calendar month</w:t>
      </w:r>
    </w:p>
    <w:p w14:paraId="1754EE0B" w14:textId="77777777" w:rsidR="00227A23" w:rsidRDefault="00227A23" w:rsidP="00227A23">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Must have acknowledged and completed an eCoaching Log in the sampling period for the month</w:t>
      </w:r>
    </w:p>
    <w:p w14:paraId="303CE98C" w14:textId="77777777" w:rsidR="00227A23" w:rsidRDefault="00227A23" w:rsidP="00227A23">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note</w:t>
      </w:r>
      <w:proofErr w:type="gramEnd"/>
      <w:r>
        <w:rPr>
          <w:rFonts w:ascii="Times New Roman" w:hAnsi="Times New Roman" w:cs="Times New Roman"/>
          <w:sz w:val="24"/>
          <w:szCs w:val="24"/>
        </w:rPr>
        <w:t xml:space="preserve">: coaching logs with a source of </w:t>
      </w:r>
      <w:proofErr w:type="spellStart"/>
      <w:r>
        <w:rPr>
          <w:rFonts w:ascii="Times New Roman" w:hAnsi="Times New Roman" w:cs="Times New Roman"/>
          <w:sz w:val="24"/>
          <w:szCs w:val="24"/>
        </w:rPr>
        <w:t>Verint</w:t>
      </w:r>
      <w:proofErr w:type="spellEnd"/>
      <w:r>
        <w:rPr>
          <w:rFonts w:ascii="Times New Roman" w:hAnsi="Times New Roman" w:cs="Times New Roman"/>
          <w:sz w:val="24"/>
          <w:szCs w:val="24"/>
        </w:rPr>
        <w:t>-TQC will be excluded and not eligible for a survey)</w:t>
      </w:r>
    </w:p>
    <w:p w14:paraId="2BD879A0" w14:textId="77777777" w:rsidR="00227A23" w:rsidRDefault="00227A23" w:rsidP="00227A23">
      <w:pPr>
        <w:tabs>
          <w:tab w:val="left" w:pos="1800"/>
        </w:tabs>
        <w:spacing w:after="0"/>
        <w:ind w:left="1800"/>
        <w:rPr>
          <w:rFonts w:ascii="Times New Roman" w:hAnsi="Times New Roman" w:cs="Times New Roman"/>
          <w:sz w:val="24"/>
          <w:szCs w:val="24"/>
        </w:rPr>
      </w:pPr>
    </w:p>
    <w:p w14:paraId="2ABEB9D5" w14:textId="77777777" w:rsidR="00227A23" w:rsidRDefault="00227A23" w:rsidP="00227A23">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 xml:space="preserve">7.1.1.1 Exception </w:t>
      </w:r>
    </w:p>
    <w:p w14:paraId="71EBD786"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If a survey expires after 5 days, then the employee won’t be eligible for another survey request in the same month, unless the Program team determines the response rate is lower than desired, then the next acknowledged and completed log for the employee will make them eligible again in the calendar month.</w:t>
      </w:r>
    </w:p>
    <w:p w14:paraId="7FB823E4" w14:textId="77777777" w:rsidR="00227A23" w:rsidRDefault="00227A23" w:rsidP="00227A23">
      <w:pPr>
        <w:tabs>
          <w:tab w:val="left" w:pos="1800"/>
        </w:tabs>
        <w:spacing w:after="0"/>
        <w:ind w:left="2520"/>
        <w:rPr>
          <w:rFonts w:ascii="Times New Roman" w:hAnsi="Times New Roman" w:cs="Times New Roman"/>
          <w:sz w:val="24"/>
          <w:szCs w:val="24"/>
        </w:rPr>
      </w:pPr>
    </w:p>
    <w:p w14:paraId="5645D78A" w14:textId="77777777" w:rsidR="00227A23" w:rsidRDefault="00227A23" w:rsidP="00227A23">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 xml:space="preserve">7.1.1.2 Sampling Period </w:t>
      </w:r>
    </w:p>
    <w:p w14:paraId="506AB0C2"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Selection of completed logs will take place three times a month as follows:</w:t>
      </w:r>
    </w:p>
    <w:p w14:paraId="280BE456"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lastRenderedPageBreak/>
        <w:tab/>
      </w:r>
      <w:r w:rsidRPr="000F7A0B">
        <w:rPr>
          <w:rFonts w:ascii="Times New Roman" w:hAnsi="Times New Roman" w:cs="Times New Roman"/>
          <w:sz w:val="24"/>
          <w:szCs w:val="24"/>
        </w:rPr>
        <w:t xml:space="preserve">On the </w:t>
      </w:r>
      <w:r>
        <w:rPr>
          <w:rFonts w:ascii="Times New Roman" w:hAnsi="Times New Roman" w:cs="Times New Roman"/>
          <w:sz w:val="24"/>
          <w:szCs w:val="24"/>
        </w:rPr>
        <w:t>8</w:t>
      </w:r>
      <w:r w:rsidRPr="00320A39">
        <w:rPr>
          <w:rFonts w:ascii="Times New Roman" w:hAnsi="Times New Roman" w:cs="Times New Roman"/>
          <w:sz w:val="24"/>
          <w:szCs w:val="24"/>
          <w:vertAlign w:val="superscript"/>
        </w:rPr>
        <w:t>th</w:t>
      </w:r>
      <w:r>
        <w:rPr>
          <w:rFonts w:ascii="Times New Roman" w:hAnsi="Times New Roman" w:cs="Times New Roman"/>
          <w:sz w:val="24"/>
          <w:szCs w:val="24"/>
        </w:rPr>
        <w:t xml:space="preserve"> </w:t>
      </w:r>
      <w:r w:rsidRPr="000F7A0B">
        <w:rPr>
          <w:rFonts w:ascii="Times New Roman" w:hAnsi="Times New Roman" w:cs="Times New Roman"/>
          <w:sz w:val="24"/>
          <w:szCs w:val="24"/>
        </w:rPr>
        <w:t>of the month, look for coaching logs completed between 1</w:t>
      </w:r>
      <w:r w:rsidRPr="00320A39">
        <w:rPr>
          <w:rFonts w:ascii="Times New Roman" w:hAnsi="Times New Roman" w:cs="Times New Roman"/>
          <w:sz w:val="24"/>
          <w:szCs w:val="24"/>
          <w:vertAlign w:val="superscript"/>
        </w:rPr>
        <w:t>st</w:t>
      </w:r>
      <w:r>
        <w:rPr>
          <w:rFonts w:ascii="Times New Roman" w:hAnsi="Times New Roman" w:cs="Times New Roman"/>
          <w:sz w:val="24"/>
          <w:szCs w:val="24"/>
        </w:rPr>
        <w:t xml:space="preserve"> </w:t>
      </w:r>
      <w:r w:rsidRPr="000F7A0B">
        <w:rPr>
          <w:rFonts w:ascii="Times New Roman" w:hAnsi="Times New Roman" w:cs="Times New Roman"/>
          <w:sz w:val="24"/>
          <w:szCs w:val="24"/>
        </w:rPr>
        <w:t xml:space="preserve">and </w:t>
      </w:r>
      <w:r>
        <w:rPr>
          <w:rFonts w:ascii="Times New Roman" w:hAnsi="Times New Roman" w:cs="Times New Roman"/>
          <w:sz w:val="24"/>
          <w:szCs w:val="24"/>
        </w:rPr>
        <w:t>8</w:t>
      </w:r>
      <w:r w:rsidRPr="00320A39">
        <w:rPr>
          <w:rFonts w:ascii="Times New Roman" w:hAnsi="Times New Roman" w:cs="Times New Roman"/>
          <w:sz w:val="24"/>
          <w:szCs w:val="24"/>
          <w:vertAlign w:val="superscript"/>
        </w:rPr>
        <w:t>th</w:t>
      </w:r>
      <w:r>
        <w:rPr>
          <w:rFonts w:ascii="Times New Roman" w:hAnsi="Times New Roman" w:cs="Times New Roman"/>
          <w:sz w:val="24"/>
          <w:szCs w:val="24"/>
        </w:rPr>
        <w:t xml:space="preserve"> </w:t>
      </w:r>
    </w:p>
    <w:p w14:paraId="6B437342" w14:textId="77777777" w:rsidR="00227A23" w:rsidRPr="000F7A0B"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ab/>
      </w:r>
      <w:r w:rsidRPr="000F7A0B">
        <w:rPr>
          <w:rFonts w:ascii="Times New Roman" w:hAnsi="Times New Roman" w:cs="Times New Roman"/>
          <w:sz w:val="24"/>
          <w:szCs w:val="24"/>
        </w:rPr>
        <w:t>On the 1</w:t>
      </w:r>
      <w:r>
        <w:rPr>
          <w:rFonts w:ascii="Times New Roman" w:hAnsi="Times New Roman" w:cs="Times New Roman"/>
          <w:sz w:val="24"/>
          <w:szCs w:val="24"/>
        </w:rPr>
        <w:t>5</w:t>
      </w:r>
      <w:r w:rsidRPr="00320A39">
        <w:rPr>
          <w:rFonts w:ascii="Times New Roman" w:hAnsi="Times New Roman" w:cs="Times New Roman"/>
          <w:sz w:val="24"/>
          <w:szCs w:val="24"/>
          <w:vertAlign w:val="superscript"/>
        </w:rPr>
        <w:t>th</w:t>
      </w:r>
      <w:r>
        <w:rPr>
          <w:rFonts w:ascii="Times New Roman" w:hAnsi="Times New Roman" w:cs="Times New Roman"/>
          <w:sz w:val="24"/>
          <w:szCs w:val="24"/>
        </w:rPr>
        <w:t xml:space="preserve"> </w:t>
      </w:r>
      <w:r w:rsidRPr="000F7A0B">
        <w:rPr>
          <w:rFonts w:ascii="Times New Roman" w:hAnsi="Times New Roman" w:cs="Times New Roman"/>
          <w:sz w:val="24"/>
          <w:szCs w:val="24"/>
        </w:rPr>
        <w:t>of the month, look for coaching logs completed between 8</w:t>
      </w:r>
      <w:r w:rsidRPr="00320A39">
        <w:rPr>
          <w:rFonts w:ascii="Times New Roman" w:hAnsi="Times New Roman" w:cs="Times New Roman"/>
          <w:sz w:val="24"/>
          <w:szCs w:val="24"/>
          <w:vertAlign w:val="superscript"/>
        </w:rPr>
        <w:t>th</w:t>
      </w:r>
      <w:r>
        <w:rPr>
          <w:rFonts w:ascii="Times New Roman" w:hAnsi="Times New Roman" w:cs="Times New Roman"/>
          <w:sz w:val="24"/>
          <w:szCs w:val="24"/>
        </w:rPr>
        <w:t xml:space="preserve"> </w:t>
      </w:r>
      <w:r w:rsidRPr="000F7A0B">
        <w:rPr>
          <w:rFonts w:ascii="Times New Roman" w:hAnsi="Times New Roman" w:cs="Times New Roman"/>
          <w:sz w:val="24"/>
          <w:szCs w:val="24"/>
        </w:rPr>
        <w:t>and 1</w:t>
      </w:r>
      <w:r>
        <w:rPr>
          <w:rFonts w:ascii="Times New Roman" w:hAnsi="Times New Roman" w:cs="Times New Roman"/>
          <w:sz w:val="24"/>
          <w:szCs w:val="24"/>
        </w:rPr>
        <w:t>5</w:t>
      </w:r>
      <w:r w:rsidRPr="00320A39">
        <w:rPr>
          <w:rFonts w:ascii="Times New Roman" w:hAnsi="Times New Roman" w:cs="Times New Roman"/>
          <w:sz w:val="24"/>
          <w:szCs w:val="24"/>
          <w:vertAlign w:val="superscript"/>
        </w:rPr>
        <w:t>th</w:t>
      </w:r>
      <w:r>
        <w:rPr>
          <w:rFonts w:ascii="Times New Roman" w:hAnsi="Times New Roman" w:cs="Times New Roman"/>
          <w:sz w:val="24"/>
          <w:szCs w:val="24"/>
        </w:rPr>
        <w:t xml:space="preserve"> </w:t>
      </w:r>
    </w:p>
    <w:p w14:paraId="15A997C6"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ab/>
      </w:r>
      <w:r w:rsidRPr="000F7A0B">
        <w:rPr>
          <w:rFonts w:ascii="Times New Roman" w:hAnsi="Times New Roman" w:cs="Times New Roman"/>
          <w:sz w:val="24"/>
          <w:szCs w:val="24"/>
        </w:rPr>
        <w:t>On the 2</w:t>
      </w:r>
      <w:r>
        <w:rPr>
          <w:rFonts w:ascii="Times New Roman" w:hAnsi="Times New Roman" w:cs="Times New Roman"/>
          <w:sz w:val="24"/>
          <w:szCs w:val="24"/>
        </w:rPr>
        <w:t>2</w:t>
      </w:r>
      <w:r w:rsidRPr="00320A39">
        <w:rPr>
          <w:rFonts w:ascii="Times New Roman" w:hAnsi="Times New Roman" w:cs="Times New Roman"/>
          <w:sz w:val="24"/>
          <w:szCs w:val="24"/>
          <w:vertAlign w:val="superscript"/>
        </w:rPr>
        <w:t>nd</w:t>
      </w:r>
      <w:r>
        <w:rPr>
          <w:rFonts w:ascii="Times New Roman" w:hAnsi="Times New Roman" w:cs="Times New Roman"/>
          <w:sz w:val="24"/>
          <w:szCs w:val="24"/>
        </w:rPr>
        <w:t xml:space="preserve"> </w:t>
      </w:r>
      <w:r w:rsidRPr="000F7A0B">
        <w:rPr>
          <w:rFonts w:ascii="Times New Roman" w:hAnsi="Times New Roman" w:cs="Times New Roman"/>
          <w:sz w:val="24"/>
          <w:szCs w:val="24"/>
        </w:rPr>
        <w:t>of the month, look for coaching logs completed between 1</w:t>
      </w:r>
      <w:r>
        <w:rPr>
          <w:rFonts w:ascii="Times New Roman" w:hAnsi="Times New Roman" w:cs="Times New Roman"/>
          <w:sz w:val="24"/>
          <w:szCs w:val="24"/>
        </w:rPr>
        <w:t>5</w:t>
      </w:r>
      <w:r w:rsidRPr="00320A39">
        <w:rPr>
          <w:rFonts w:ascii="Times New Roman" w:hAnsi="Times New Roman" w:cs="Times New Roman"/>
          <w:sz w:val="24"/>
          <w:szCs w:val="24"/>
          <w:vertAlign w:val="superscript"/>
        </w:rPr>
        <w:t>th</w:t>
      </w:r>
      <w:r>
        <w:rPr>
          <w:rFonts w:ascii="Times New Roman" w:hAnsi="Times New Roman" w:cs="Times New Roman"/>
          <w:sz w:val="24"/>
          <w:szCs w:val="24"/>
        </w:rPr>
        <w:t xml:space="preserve"> </w:t>
      </w:r>
      <w:r w:rsidRPr="000F7A0B">
        <w:rPr>
          <w:rFonts w:ascii="Times New Roman" w:hAnsi="Times New Roman" w:cs="Times New Roman"/>
          <w:sz w:val="24"/>
          <w:szCs w:val="24"/>
        </w:rPr>
        <w:t>and 2</w:t>
      </w:r>
      <w:r>
        <w:rPr>
          <w:rFonts w:ascii="Times New Roman" w:hAnsi="Times New Roman" w:cs="Times New Roman"/>
          <w:sz w:val="24"/>
          <w:szCs w:val="24"/>
        </w:rPr>
        <w:t>2</w:t>
      </w:r>
      <w:r w:rsidRPr="00320A39">
        <w:rPr>
          <w:rFonts w:ascii="Times New Roman" w:hAnsi="Times New Roman" w:cs="Times New Roman"/>
          <w:sz w:val="24"/>
          <w:szCs w:val="24"/>
          <w:vertAlign w:val="superscript"/>
        </w:rPr>
        <w:t>nd</w:t>
      </w:r>
      <w:r>
        <w:rPr>
          <w:rFonts w:ascii="Times New Roman" w:hAnsi="Times New Roman" w:cs="Times New Roman"/>
          <w:sz w:val="24"/>
          <w:szCs w:val="24"/>
        </w:rPr>
        <w:t xml:space="preserve"> </w:t>
      </w:r>
    </w:p>
    <w:p w14:paraId="263056E1" w14:textId="77777777" w:rsidR="00227A23" w:rsidRDefault="00227A23" w:rsidP="00227A23">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note</w:t>
      </w:r>
      <w:proofErr w:type="gramEnd"/>
      <w:r>
        <w:rPr>
          <w:rFonts w:ascii="Times New Roman" w:hAnsi="Times New Roman" w:cs="Times New Roman"/>
          <w:sz w:val="24"/>
          <w:szCs w:val="24"/>
        </w:rPr>
        <w:t xml:space="preserve">: if an employee has more than one completed log in the sampling period, the selection of the log for a survey should be random) </w:t>
      </w:r>
    </w:p>
    <w:p w14:paraId="2781C850" w14:textId="77777777" w:rsidR="00227A23" w:rsidRDefault="00227A23" w:rsidP="00227A23">
      <w:pPr>
        <w:tabs>
          <w:tab w:val="left" w:pos="1800"/>
        </w:tabs>
        <w:spacing w:after="0"/>
        <w:ind w:left="1800"/>
        <w:rPr>
          <w:rFonts w:ascii="Times New Roman" w:hAnsi="Times New Roman" w:cs="Times New Roman"/>
          <w:sz w:val="24"/>
          <w:szCs w:val="24"/>
        </w:rPr>
      </w:pPr>
    </w:p>
    <w:p w14:paraId="38EE5EFC" w14:textId="77777777" w:rsidR="00227A23" w:rsidRDefault="00227A23" w:rsidP="00227A23">
      <w:pPr>
        <w:spacing w:after="0"/>
        <w:ind w:left="1440" w:firstLine="720"/>
        <w:rPr>
          <w:rFonts w:ascii="Times New Roman" w:hAnsi="Times New Roman" w:cs="Times New Roman"/>
          <w:sz w:val="24"/>
          <w:szCs w:val="24"/>
        </w:rPr>
      </w:pPr>
      <w:r>
        <w:rPr>
          <w:rFonts w:ascii="Times New Roman" w:hAnsi="Times New Roman" w:cs="Times New Roman"/>
          <w:sz w:val="24"/>
          <w:szCs w:val="24"/>
        </w:rPr>
        <w:t>7.1.2 Notification</w:t>
      </w:r>
    </w:p>
    <w:p w14:paraId="2BBEACAF" w14:textId="77777777" w:rsidR="00227A23" w:rsidRDefault="00227A23" w:rsidP="00227A23">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 xml:space="preserve">Employee will receive an email notification to complete the survey. </w:t>
      </w:r>
    </w:p>
    <w:p w14:paraId="4CF385D2" w14:textId="77777777" w:rsidR="00227A23" w:rsidRDefault="00227A23" w:rsidP="00227A23">
      <w:pPr>
        <w:tabs>
          <w:tab w:val="left" w:pos="1800"/>
        </w:tabs>
        <w:spacing w:after="0"/>
        <w:ind w:left="1800"/>
        <w:rPr>
          <w:rFonts w:ascii="Times New Roman" w:hAnsi="Times New Roman" w:cs="Times New Roman"/>
          <w:sz w:val="24"/>
          <w:szCs w:val="24"/>
        </w:rPr>
      </w:pPr>
    </w:p>
    <w:p w14:paraId="3561B7BC" w14:textId="77777777" w:rsidR="00227A23" w:rsidRDefault="00227A23" w:rsidP="00227A23">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 xml:space="preserve">7.1.2.1 </w:t>
      </w:r>
      <w:proofErr w:type="spellStart"/>
      <w:proofErr w:type="gramStart"/>
      <w:r>
        <w:rPr>
          <w:rFonts w:ascii="Times New Roman" w:hAnsi="Times New Roman" w:cs="Times New Roman"/>
          <w:sz w:val="24"/>
          <w:szCs w:val="24"/>
        </w:rPr>
        <w:t>eMail</w:t>
      </w:r>
      <w:proofErr w:type="spellEnd"/>
      <w:proofErr w:type="gramEnd"/>
      <w:r>
        <w:rPr>
          <w:rFonts w:ascii="Times New Roman" w:hAnsi="Times New Roman" w:cs="Times New Roman"/>
          <w:sz w:val="24"/>
          <w:szCs w:val="24"/>
        </w:rPr>
        <w:t xml:space="preserve"> Format </w:t>
      </w:r>
    </w:p>
    <w:p w14:paraId="00D2771A"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 xml:space="preserve">The following is the basic form of the eCoaching Survey </w:t>
      </w:r>
      <w:proofErr w:type="spellStart"/>
      <w:r>
        <w:rPr>
          <w:rFonts w:ascii="Times New Roman" w:hAnsi="Times New Roman" w:cs="Times New Roman"/>
          <w:sz w:val="24"/>
          <w:szCs w:val="24"/>
        </w:rPr>
        <w:t>eMail</w:t>
      </w:r>
      <w:proofErr w:type="spellEnd"/>
      <w:r>
        <w:rPr>
          <w:rFonts w:ascii="Times New Roman" w:hAnsi="Times New Roman" w:cs="Times New Roman"/>
          <w:sz w:val="24"/>
          <w:szCs w:val="24"/>
        </w:rPr>
        <w:t xml:space="preserve"> notification.  </w:t>
      </w:r>
    </w:p>
    <w:p w14:paraId="252FBEB8" w14:textId="77777777" w:rsidR="00227A23" w:rsidRDefault="00227A23" w:rsidP="00227A23">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27A23" w14:paraId="2914299E" w14:textId="77777777" w:rsidTr="006F4A1A">
        <w:tc>
          <w:tcPr>
            <w:tcW w:w="8208" w:type="dxa"/>
            <w:shd w:val="clear" w:color="auto" w:fill="auto"/>
          </w:tcPr>
          <w:p w14:paraId="33B45B02" w14:textId="77777777" w:rsidR="00227A23" w:rsidRPr="0039727F" w:rsidRDefault="00227A23" w:rsidP="006F4A1A">
            <w:pPr>
              <w:spacing w:before="120" w:after="120"/>
              <w:rPr>
                <w:rFonts w:ascii="Tahoma" w:hAnsi="Tahoma" w:cs="Tahoma"/>
                <w:sz w:val="18"/>
              </w:rPr>
            </w:pPr>
            <w:r w:rsidRPr="0039727F">
              <w:rPr>
                <w:rFonts w:ascii="Tahoma" w:hAnsi="Tahoma" w:cs="Tahoma"/>
                <w:sz w:val="18"/>
              </w:rPr>
              <w:t>To – [to]</w:t>
            </w:r>
          </w:p>
        </w:tc>
      </w:tr>
      <w:tr w:rsidR="00227A23" w14:paraId="198EAF2A" w14:textId="77777777" w:rsidTr="006F4A1A">
        <w:tc>
          <w:tcPr>
            <w:tcW w:w="8208" w:type="dxa"/>
            <w:shd w:val="clear" w:color="auto" w:fill="auto"/>
          </w:tcPr>
          <w:p w14:paraId="058D51FB" w14:textId="77777777" w:rsidR="00227A23" w:rsidRPr="0039727F" w:rsidRDefault="00227A23" w:rsidP="006F4A1A">
            <w:pPr>
              <w:spacing w:before="120" w:after="120"/>
              <w:rPr>
                <w:rFonts w:ascii="Tahoma" w:hAnsi="Tahoma" w:cs="Tahoma"/>
                <w:sz w:val="18"/>
              </w:rPr>
            </w:pPr>
            <w:r w:rsidRPr="0039727F">
              <w:rPr>
                <w:rFonts w:ascii="Tahoma" w:hAnsi="Tahoma" w:cs="Tahoma"/>
                <w:sz w:val="18"/>
              </w:rPr>
              <w:t xml:space="preserve">Subject – </w:t>
            </w:r>
            <w:r>
              <w:rPr>
                <w:rFonts w:ascii="Tahoma" w:hAnsi="Tahoma" w:cs="Tahoma"/>
                <w:sz w:val="18"/>
              </w:rPr>
              <w:t>eCoaching Log Survey</w:t>
            </w:r>
          </w:p>
        </w:tc>
      </w:tr>
      <w:tr w:rsidR="00227A23" w14:paraId="4B395ACF" w14:textId="77777777" w:rsidTr="006F4A1A">
        <w:tc>
          <w:tcPr>
            <w:tcW w:w="8208" w:type="dxa"/>
            <w:shd w:val="clear" w:color="auto" w:fill="auto"/>
          </w:tcPr>
          <w:p w14:paraId="11E29718" w14:textId="77777777" w:rsidR="00227A23" w:rsidRPr="0039727F" w:rsidRDefault="00227A23" w:rsidP="006F4A1A">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r>
            <w:r w:rsidRPr="00E24B65">
              <w:rPr>
                <w:rFonts w:ascii="Times New Roman" w:hAnsi="Times New Roman" w:cs="Times New Roman"/>
                <w:sz w:val="24"/>
                <w:szCs w:val="24"/>
              </w:rPr>
              <w:t>Please take time to complete this survey regarding a</w:t>
            </w:r>
            <w:r>
              <w:rPr>
                <w:rFonts w:ascii="Times New Roman" w:hAnsi="Times New Roman" w:cs="Times New Roman"/>
                <w:sz w:val="24"/>
                <w:szCs w:val="24"/>
              </w:rPr>
              <w:t xml:space="preserve"> </w:t>
            </w:r>
            <w:r w:rsidRPr="00E24B65">
              <w:rPr>
                <w:rFonts w:ascii="Times New Roman" w:hAnsi="Times New Roman" w:cs="Times New Roman"/>
                <w:sz w:val="24"/>
                <w:szCs w:val="24"/>
              </w:rPr>
              <w:t xml:space="preserve">coaching session for </w:t>
            </w:r>
            <w:r>
              <w:rPr>
                <w:rFonts w:ascii="Times New Roman" w:hAnsi="Times New Roman" w:cs="Times New Roman"/>
                <w:sz w:val="24"/>
                <w:szCs w:val="24"/>
              </w:rPr>
              <w:t>[</w:t>
            </w:r>
            <w:proofErr w:type="spellStart"/>
            <w:r>
              <w:rPr>
                <w:rFonts w:ascii="Times New Roman" w:hAnsi="Times New Roman" w:cs="Times New Roman"/>
                <w:sz w:val="24"/>
                <w:szCs w:val="24"/>
              </w:rPr>
              <w:t>FormID</w:t>
            </w:r>
            <w:proofErr w:type="spellEnd"/>
            <w:r>
              <w:rPr>
                <w:rFonts w:ascii="Times New Roman" w:hAnsi="Times New Roman" w:cs="Times New Roman"/>
                <w:sz w:val="24"/>
                <w:szCs w:val="24"/>
              </w:rPr>
              <w:t>]</w:t>
            </w:r>
            <w:r w:rsidRPr="00E24B65">
              <w:rPr>
                <w:rFonts w:ascii="Times New Roman" w:hAnsi="Times New Roman" w:cs="Times New Roman"/>
                <w:sz w:val="24"/>
                <w:szCs w:val="24"/>
              </w:rPr>
              <w:t>.</w:t>
            </w:r>
            <w:r>
              <w:rPr>
                <w:rFonts w:ascii="Times New Roman" w:hAnsi="Times New Roman" w:cs="Times New Roman"/>
                <w:sz w:val="24"/>
                <w:szCs w:val="24"/>
              </w:rPr>
              <w:t xml:space="preserve">  </w:t>
            </w:r>
            <w:r w:rsidRPr="00E24B65">
              <w:rPr>
                <w:rFonts w:ascii="Times New Roman" w:hAnsi="Times New Roman" w:cs="Times New Roman"/>
                <w:sz w:val="24"/>
                <w:szCs w:val="24"/>
              </w:rPr>
              <w:t xml:space="preserve">This survey will expire on </w:t>
            </w:r>
            <w:r>
              <w:rPr>
                <w:rFonts w:ascii="Times New Roman" w:hAnsi="Times New Roman" w:cs="Times New Roman"/>
                <w:sz w:val="24"/>
                <w:szCs w:val="24"/>
              </w:rPr>
              <w:t>[</w:t>
            </w:r>
            <w:proofErr w:type="spellStart"/>
            <w:r>
              <w:rPr>
                <w:rFonts w:ascii="Times New Roman" w:hAnsi="Times New Roman" w:cs="Times New Roman"/>
                <w:sz w:val="24"/>
                <w:szCs w:val="24"/>
              </w:rPr>
              <w:t>ExpirationDate</w:t>
            </w:r>
            <w:proofErr w:type="spellEnd"/>
            <w:r>
              <w:rPr>
                <w:rFonts w:ascii="Times New Roman" w:hAnsi="Times New Roman" w:cs="Times New Roman"/>
                <w:sz w:val="24"/>
                <w:szCs w:val="24"/>
              </w:rPr>
              <w:t>].</w:t>
            </w:r>
            <w:r w:rsidRPr="0039727F">
              <w:rPr>
                <w:rFonts w:ascii="Tahoma" w:hAnsi="Tahoma" w:cs="Tahoma"/>
                <w:sz w:val="18"/>
              </w:rPr>
              <w:br/>
            </w:r>
          </w:p>
          <w:p w14:paraId="3CCB31B9" w14:textId="77777777" w:rsidR="00227A23" w:rsidRPr="005A260F" w:rsidRDefault="00227A23" w:rsidP="006F4A1A">
            <w:pPr>
              <w:rPr>
                <w:rFonts w:ascii="Tahoma" w:hAnsi="Tahoma" w:cs="Tahoma"/>
                <w:sz w:val="18"/>
                <w:szCs w:val="18"/>
              </w:rPr>
            </w:pPr>
            <w:r w:rsidRPr="005A260F">
              <w:rPr>
                <w:rStyle w:val="Hyperlink"/>
                <w:rFonts w:ascii="Tahoma" w:hAnsi="Tahoma" w:cs="Tahoma"/>
                <w:sz w:val="18"/>
                <w:szCs w:val="18"/>
              </w:rPr>
              <w:t xml:space="preserve">Please click here to open the </w:t>
            </w:r>
            <w:r>
              <w:rPr>
                <w:rStyle w:val="Hyperlink"/>
                <w:rFonts w:ascii="Tahoma" w:hAnsi="Tahoma" w:cs="Tahoma"/>
                <w:sz w:val="18"/>
                <w:szCs w:val="18"/>
              </w:rPr>
              <w:t xml:space="preserve">survey form </w:t>
            </w:r>
            <w:r w:rsidRPr="005A260F">
              <w:rPr>
                <w:rStyle w:val="Hyperlink"/>
                <w:rFonts w:ascii="Tahoma" w:hAnsi="Tahoma" w:cs="Tahoma"/>
                <w:sz w:val="18"/>
                <w:szCs w:val="18"/>
              </w:rPr>
              <w:t xml:space="preserve">and </w:t>
            </w:r>
            <w:r>
              <w:rPr>
                <w:rStyle w:val="Hyperlink"/>
                <w:rFonts w:ascii="Tahoma" w:hAnsi="Tahoma" w:cs="Tahoma"/>
                <w:sz w:val="18"/>
                <w:szCs w:val="18"/>
              </w:rPr>
              <w:t>respond to the questions</w:t>
            </w:r>
            <w:r w:rsidRPr="005A260F">
              <w:rPr>
                <w:rStyle w:val="Hyperlink"/>
                <w:rFonts w:ascii="Tahoma" w:hAnsi="Tahoma" w:cs="Tahoma"/>
                <w:sz w:val="18"/>
                <w:szCs w:val="18"/>
              </w:rPr>
              <w:t>.</w:t>
            </w:r>
            <w:r w:rsidRPr="005A260F">
              <w:rPr>
                <w:rFonts w:ascii="Tahoma" w:hAnsi="Tahoma" w:cs="Tahoma"/>
                <w:sz w:val="18"/>
                <w:szCs w:val="18"/>
              </w:rPr>
              <w:t xml:space="preserve"> [Link to </w:t>
            </w:r>
            <w:r>
              <w:rPr>
                <w:rFonts w:ascii="Tahoma" w:hAnsi="Tahoma" w:cs="Tahoma"/>
                <w:sz w:val="18"/>
                <w:szCs w:val="18"/>
              </w:rPr>
              <w:t>Survey Form</w:t>
            </w:r>
            <w:r w:rsidRPr="005A260F">
              <w:rPr>
                <w:rFonts w:ascii="Tahoma" w:hAnsi="Tahoma" w:cs="Tahoma"/>
                <w:sz w:val="18"/>
                <w:szCs w:val="18"/>
              </w:rPr>
              <w:t>]</w:t>
            </w:r>
          </w:p>
          <w:p w14:paraId="5A3F58AA" w14:textId="77777777" w:rsidR="00227A23" w:rsidRPr="0039727F" w:rsidRDefault="00227A23" w:rsidP="006F4A1A">
            <w:pPr>
              <w:rPr>
                <w:sz w:val="18"/>
              </w:rPr>
            </w:pP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4AA0C813" wp14:editId="15286A08">
                  <wp:extent cx="1752600" cy="381000"/>
                  <wp:effectExtent l="0" t="0" r="0" b="0"/>
                  <wp:docPr id="12" name="Picture 12"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725D83FF" w14:textId="77777777" w:rsidR="00227A23" w:rsidRDefault="00227A23" w:rsidP="00227A23">
      <w:pPr>
        <w:spacing w:after="0"/>
        <w:ind w:left="2700"/>
        <w:rPr>
          <w:rFonts w:ascii="Times New Roman" w:hAnsi="Times New Roman" w:cs="Times New Roman"/>
          <w:sz w:val="24"/>
          <w:szCs w:val="24"/>
        </w:rPr>
      </w:pPr>
    </w:p>
    <w:p w14:paraId="089DD4D0" w14:textId="77777777" w:rsidR="00227A23" w:rsidRDefault="00227A23" w:rsidP="00227A23">
      <w:pPr>
        <w:tabs>
          <w:tab w:val="left" w:pos="1800"/>
        </w:tabs>
        <w:spacing w:after="0"/>
        <w:ind w:left="2880"/>
        <w:rPr>
          <w:rFonts w:ascii="Times New Roman" w:hAnsi="Times New Roman" w:cs="Times New Roman"/>
          <w:sz w:val="24"/>
          <w:szCs w:val="24"/>
        </w:rPr>
      </w:pPr>
      <w:proofErr w:type="spellStart"/>
      <w:r>
        <w:rPr>
          <w:rFonts w:ascii="Times New Roman" w:hAnsi="Times New Roman" w:cs="Times New Roman"/>
          <w:sz w:val="24"/>
          <w:szCs w:val="24"/>
        </w:rPr>
        <w:t>ExpirationDate</w:t>
      </w:r>
      <w:proofErr w:type="spellEnd"/>
      <w:r>
        <w:rPr>
          <w:rFonts w:ascii="Times New Roman" w:hAnsi="Times New Roman" w:cs="Times New Roman"/>
          <w:sz w:val="24"/>
          <w:szCs w:val="24"/>
        </w:rPr>
        <w:t xml:space="preserve"> will be calculated as 5 days from date the survey was created.  The format will be MM/DD/CCYY.</w:t>
      </w:r>
    </w:p>
    <w:p w14:paraId="29F9D6C0" w14:textId="77777777" w:rsidR="00227A23" w:rsidRDefault="00227A23" w:rsidP="00227A23">
      <w:pPr>
        <w:tabs>
          <w:tab w:val="left" w:pos="1800"/>
        </w:tabs>
        <w:spacing w:after="0"/>
        <w:ind w:left="2880"/>
        <w:rPr>
          <w:rFonts w:ascii="Times New Roman" w:hAnsi="Times New Roman" w:cs="Times New Roman"/>
          <w:sz w:val="24"/>
          <w:szCs w:val="24"/>
        </w:rPr>
      </w:pPr>
    </w:p>
    <w:p w14:paraId="70B05D83" w14:textId="77777777" w:rsidR="00227A23" w:rsidRDefault="00227A23" w:rsidP="00227A23">
      <w:pPr>
        <w:spacing w:after="0"/>
        <w:ind w:left="1440" w:firstLine="720"/>
        <w:rPr>
          <w:rFonts w:ascii="Times New Roman" w:hAnsi="Times New Roman" w:cs="Times New Roman"/>
          <w:sz w:val="24"/>
          <w:szCs w:val="24"/>
        </w:rPr>
      </w:pPr>
      <w:r>
        <w:rPr>
          <w:rFonts w:ascii="Times New Roman" w:hAnsi="Times New Roman" w:cs="Times New Roman"/>
          <w:sz w:val="24"/>
          <w:szCs w:val="24"/>
        </w:rPr>
        <w:t>7.1.3 Survey Form</w:t>
      </w:r>
    </w:p>
    <w:p w14:paraId="39005BA8" w14:textId="77777777" w:rsidR="00227A23" w:rsidRDefault="00227A23" w:rsidP="00227A23">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 xml:space="preserve">Display survey questions and allow for answers and responses from employee. </w:t>
      </w:r>
    </w:p>
    <w:p w14:paraId="5DC9199D" w14:textId="77777777" w:rsidR="00227A23" w:rsidRDefault="00227A23" w:rsidP="00227A23">
      <w:pPr>
        <w:tabs>
          <w:tab w:val="left" w:pos="1800"/>
        </w:tabs>
        <w:spacing w:after="0"/>
        <w:ind w:left="1800"/>
        <w:rPr>
          <w:rFonts w:ascii="Times New Roman" w:hAnsi="Times New Roman" w:cs="Times New Roman"/>
          <w:sz w:val="24"/>
          <w:szCs w:val="24"/>
        </w:rPr>
      </w:pPr>
    </w:p>
    <w:p w14:paraId="06E89739" w14:textId="77777777" w:rsidR="00227A23" w:rsidRDefault="00227A23" w:rsidP="00227A23">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 xml:space="preserve">7.1.3.1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 Logo</w:t>
      </w:r>
    </w:p>
    <w:p w14:paraId="23FE0A80"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 xml:space="preserve">The survey form should display the eCoaching Log logo.  </w:t>
      </w:r>
    </w:p>
    <w:p w14:paraId="63E58B18" w14:textId="77777777" w:rsidR="00227A23" w:rsidRDefault="00227A23" w:rsidP="00227A23">
      <w:pPr>
        <w:tabs>
          <w:tab w:val="left" w:pos="1800"/>
        </w:tabs>
        <w:spacing w:after="0"/>
        <w:ind w:left="2520"/>
        <w:rPr>
          <w:rFonts w:ascii="Times New Roman" w:hAnsi="Times New Roman" w:cs="Times New Roman"/>
          <w:sz w:val="24"/>
          <w:szCs w:val="24"/>
        </w:rPr>
      </w:pPr>
    </w:p>
    <w:p w14:paraId="7815F334" w14:textId="77777777" w:rsidR="00227A23" w:rsidRDefault="00227A23" w:rsidP="00227A23">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7.1.3.2 Survey Text</w:t>
      </w:r>
    </w:p>
    <w:p w14:paraId="7D2009C6"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 xml:space="preserve">The opening text for the survey shall be:  </w:t>
      </w:r>
    </w:p>
    <w:p w14:paraId="5123E2BF" w14:textId="77777777" w:rsidR="00227A23" w:rsidRDefault="00227A23" w:rsidP="00227A23">
      <w:pPr>
        <w:tabs>
          <w:tab w:val="left" w:pos="1800"/>
        </w:tabs>
        <w:spacing w:after="0"/>
        <w:ind w:left="2520"/>
        <w:rPr>
          <w:rFonts w:ascii="Times New Roman" w:hAnsi="Times New Roman" w:cs="Times New Roman"/>
          <w:sz w:val="24"/>
          <w:szCs w:val="24"/>
        </w:rPr>
      </w:pPr>
    </w:p>
    <w:p w14:paraId="68BE8FED" w14:textId="77777777" w:rsidR="00227A23" w:rsidRDefault="00227A23" w:rsidP="00227A23">
      <w:pPr>
        <w:tabs>
          <w:tab w:val="left" w:pos="1800"/>
        </w:tabs>
        <w:spacing w:after="0"/>
        <w:ind w:left="2520"/>
        <w:rPr>
          <w:rFonts w:ascii="Times New Roman" w:hAnsi="Times New Roman" w:cs="Times New Roman"/>
          <w:sz w:val="24"/>
          <w:szCs w:val="24"/>
        </w:rPr>
      </w:pPr>
      <w:r w:rsidRPr="00D62AA8">
        <w:rPr>
          <w:rFonts w:ascii="Times New Roman" w:hAnsi="Times New Roman" w:cs="Times New Roman"/>
          <w:sz w:val="24"/>
          <w:szCs w:val="24"/>
        </w:rPr>
        <w:t>The Quality team is asking for your help in providing feedback on your coaching experience with your supervisor.  Please take a few minutes to complete this survey.</w:t>
      </w:r>
      <w:r>
        <w:rPr>
          <w:rFonts w:ascii="Times New Roman" w:hAnsi="Times New Roman" w:cs="Times New Roman"/>
          <w:sz w:val="24"/>
          <w:szCs w:val="24"/>
        </w:rPr>
        <w:t xml:space="preserve">  </w:t>
      </w:r>
      <w:r w:rsidRPr="00D62AA8">
        <w:rPr>
          <w:rFonts w:ascii="Times New Roman" w:hAnsi="Times New Roman" w:cs="Times New Roman"/>
          <w:sz w:val="24"/>
          <w:szCs w:val="24"/>
        </w:rPr>
        <w:t>The details from this survey will be used to improve the effectiveness, content and delivery of discussions regarding your performance.</w:t>
      </w:r>
    </w:p>
    <w:p w14:paraId="71A46F6E" w14:textId="77777777" w:rsidR="00227A23" w:rsidRDefault="00227A23" w:rsidP="00227A23">
      <w:pPr>
        <w:tabs>
          <w:tab w:val="left" w:pos="1800"/>
        </w:tabs>
        <w:spacing w:after="0"/>
        <w:ind w:left="2520"/>
        <w:rPr>
          <w:rFonts w:ascii="Times New Roman" w:hAnsi="Times New Roman" w:cs="Times New Roman"/>
          <w:sz w:val="24"/>
          <w:szCs w:val="24"/>
        </w:rPr>
      </w:pPr>
    </w:p>
    <w:p w14:paraId="4C53C439" w14:textId="77777777" w:rsidR="00227A23" w:rsidRDefault="00227A23" w:rsidP="00227A23">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 xml:space="preserve">7.1.3.3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 Link</w:t>
      </w:r>
    </w:p>
    <w:p w14:paraId="449BA2E3"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Provide a link to the corresponding eCoaching Log with text of:</w:t>
      </w:r>
    </w:p>
    <w:p w14:paraId="21C4B2B0" w14:textId="77777777" w:rsidR="00227A23" w:rsidRDefault="00227A23" w:rsidP="00227A23">
      <w:pPr>
        <w:tabs>
          <w:tab w:val="left" w:pos="1800"/>
        </w:tabs>
        <w:spacing w:after="0"/>
        <w:ind w:left="2520"/>
        <w:rPr>
          <w:rFonts w:ascii="Times New Roman" w:hAnsi="Times New Roman" w:cs="Times New Roman"/>
          <w:sz w:val="24"/>
          <w:szCs w:val="24"/>
        </w:rPr>
      </w:pPr>
    </w:p>
    <w:p w14:paraId="1207C3B6" w14:textId="77777777" w:rsidR="00227A23" w:rsidRDefault="00227A23" w:rsidP="00227A23">
      <w:pPr>
        <w:spacing w:after="0"/>
        <w:ind w:left="1800" w:firstLine="720"/>
        <w:rPr>
          <w:rFonts w:ascii="Times New Roman" w:hAnsi="Times New Roman" w:cs="Times New Roman"/>
          <w:sz w:val="24"/>
          <w:szCs w:val="24"/>
        </w:rPr>
      </w:pPr>
      <w:r w:rsidRPr="00D62AA8">
        <w:rPr>
          <w:rFonts w:ascii="Times New Roman" w:hAnsi="Times New Roman" w:cs="Times New Roman"/>
          <w:sz w:val="24"/>
          <w:szCs w:val="24"/>
        </w:rPr>
        <w:t xml:space="preserve">This survey is for </w:t>
      </w:r>
      <w:r>
        <w:rPr>
          <w:rFonts w:ascii="Times New Roman" w:hAnsi="Times New Roman" w:cs="Times New Roman"/>
          <w:sz w:val="24"/>
          <w:szCs w:val="24"/>
        </w:rPr>
        <w:t>[</w:t>
      </w:r>
      <w:proofErr w:type="spellStart"/>
      <w:r>
        <w:rPr>
          <w:rFonts w:ascii="Times New Roman" w:hAnsi="Times New Roman" w:cs="Times New Roman"/>
          <w:sz w:val="24"/>
          <w:szCs w:val="24"/>
        </w:rPr>
        <w:t>FormID</w:t>
      </w:r>
      <w:proofErr w:type="spellEnd"/>
      <w:r>
        <w:rPr>
          <w:rFonts w:ascii="Times New Roman" w:hAnsi="Times New Roman" w:cs="Times New Roman"/>
          <w:sz w:val="24"/>
          <w:szCs w:val="24"/>
        </w:rPr>
        <w:t>]</w:t>
      </w:r>
    </w:p>
    <w:p w14:paraId="4EEBD251"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 xml:space="preserve"> </w:t>
      </w:r>
    </w:p>
    <w:p w14:paraId="47F045EA"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Review form to display the same information as shown from the dashboard.</w:t>
      </w:r>
    </w:p>
    <w:p w14:paraId="67B70FB3" w14:textId="77777777" w:rsidR="00227A23" w:rsidRDefault="00227A23" w:rsidP="00227A23">
      <w:pPr>
        <w:tabs>
          <w:tab w:val="left" w:pos="1800"/>
        </w:tabs>
        <w:spacing w:after="0"/>
        <w:ind w:left="2880"/>
        <w:rPr>
          <w:rFonts w:ascii="Times New Roman" w:hAnsi="Times New Roman" w:cs="Times New Roman"/>
          <w:sz w:val="24"/>
          <w:szCs w:val="24"/>
        </w:rPr>
      </w:pPr>
    </w:p>
    <w:p w14:paraId="74E2433B" w14:textId="77777777" w:rsidR="00227A23" w:rsidRDefault="00227A23" w:rsidP="00227A23">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7.1.3.4 Survey Questions</w:t>
      </w:r>
    </w:p>
    <w:p w14:paraId="273A1C48"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Display a list of selected survey questions as determined by the Program team.</w:t>
      </w:r>
    </w:p>
    <w:p w14:paraId="7B5BB4B8" w14:textId="77777777" w:rsidR="00227A23" w:rsidRDefault="00227A23" w:rsidP="00227A23">
      <w:pPr>
        <w:tabs>
          <w:tab w:val="left" w:pos="1800"/>
        </w:tabs>
        <w:spacing w:after="0"/>
        <w:ind w:left="2880"/>
        <w:rPr>
          <w:rFonts w:ascii="Times New Roman" w:hAnsi="Times New Roman" w:cs="Times New Roman"/>
          <w:sz w:val="24"/>
          <w:szCs w:val="24"/>
        </w:rPr>
      </w:pPr>
    </w:p>
    <w:p w14:paraId="0830EA63" w14:textId="77777777" w:rsidR="00227A23" w:rsidRDefault="00227A23" w:rsidP="00227A23">
      <w:pPr>
        <w:spacing w:after="0"/>
        <w:ind w:left="2160" w:firstLine="720"/>
        <w:rPr>
          <w:rFonts w:ascii="Times New Roman" w:hAnsi="Times New Roman" w:cs="Times New Roman"/>
          <w:sz w:val="24"/>
          <w:szCs w:val="24"/>
        </w:rPr>
      </w:pPr>
      <w:r>
        <w:rPr>
          <w:rFonts w:ascii="Times New Roman" w:hAnsi="Times New Roman" w:cs="Times New Roman"/>
          <w:sz w:val="24"/>
          <w:szCs w:val="24"/>
        </w:rPr>
        <w:t>7.1.3.4.1 Display Questions</w:t>
      </w:r>
    </w:p>
    <w:p w14:paraId="579C8F09" w14:textId="77777777" w:rsidR="00227A23" w:rsidRDefault="00227A23" w:rsidP="00227A23">
      <w:pPr>
        <w:spacing w:after="0"/>
        <w:ind w:left="2880"/>
        <w:rPr>
          <w:rFonts w:ascii="Times New Roman" w:hAnsi="Times New Roman" w:cs="Times New Roman"/>
          <w:sz w:val="24"/>
          <w:szCs w:val="24"/>
        </w:rPr>
      </w:pPr>
      <w:r>
        <w:rPr>
          <w:rFonts w:ascii="Times New Roman" w:hAnsi="Times New Roman" w:cs="Times New Roman"/>
          <w:sz w:val="24"/>
          <w:szCs w:val="24"/>
        </w:rPr>
        <w:lastRenderedPageBreak/>
        <w:t xml:space="preserve">Only display the questions when the survey is uncompleted and active.  If the survey has been completed or inactivated then do not display the survey questions. </w:t>
      </w:r>
    </w:p>
    <w:p w14:paraId="2C283984" w14:textId="77777777" w:rsidR="00227A23" w:rsidRDefault="00227A23" w:rsidP="00227A23">
      <w:pPr>
        <w:tabs>
          <w:tab w:val="left" w:pos="1800"/>
        </w:tabs>
        <w:spacing w:after="0"/>
        <w:ind w:left="2880"/>
        <w:rPr>
          <w:rFonts w:ascii="Times New Roman" w:hAnsi="Times New Roman" w:cs="Times New Roman"/>
          <w:sz w:val="24"/>
          <w:szCs w:val="24"/>
        </w:rPr>
      </w:pPr>
    </w:p>
    <w:p w14:paraId="1E33505A" w14:textId="77777777" w:rsidR="00227A23" w:rsidRDefault="00227A23" w:rsidP="00227A23">
      <w:pPr>
        <w:spacing w:after="0"/>
        <w:ind w:left="2160" w:firstLine="720"/>
        <w:rPr>
          <w:rFonts w:ascii="Times New Roman" w:hAnsi="Times New Roman" w:cs="Times New Roman"/>
          <w:sz w:val="24"/>
          <w:szCs w:val="24"/>
        </w:rPr>
      </w:pPr>
      <w:r>
        <w:rPr>
          <w:rFonts w:ascii="Times New Roman" w:hAnsi="Times New Roman" w:cs="Times New Roman"/>
          <w:sz w:val="24"/>
          <w:szCs w:val="24"/>
        </w:rPr>
        <w:t>7.1.3.4.2 Survey Questions</w:t>
      </w:r>
    </w:p>
    <w:p w14:paraId="319E468B" w14:textId="77777777" w:rsidR="00227A23" w:rsidRDefault="00227A23" w:rsidP="00227A23">
      <w:pPr>
        <w:spacing w:after="0"/>
        <w:ind w:left="2880"/>
        <w:rPr>
          <w:rFonts w:ascii="Times New Roman" w:hAnsi="Times New Roman" w:cs="Times New Roman"/>
          <w:sz w:val="24"/>
          <w:szCs w:val="24"/>
        </w:rPr>
      </w:pPr>
      <w:r>
        <w:rPr>
          <w:rFonts w:ascii="Times New Roman" w:hAnsi="Times New Roman" w:cs="Times New Roman"/>
          <w:sz w:val="24"/>
          <w:szCs w:val="24"/>
        </w:rPr>
        <w:t>The number and content of survey questions may vary from month to month.  Some questions may be optional and not always applicable.  Survey questions are documented in the following located in TFS eCoaching_V2\Requirements\</w:t>
      </w:r>
      <w:r w:rsidRPr="005E192B">
        <w:rPr>
          <w:rFonts w:ascii="Times New Roman" w:hAnsi="Times New Roman" w:cs="Times New Roman"/>
          <w:sz w:val="24"/>
          <w:szCs w:val="24"/>
        </w:rPr>
        <w:t>CCO_eCoaching_Log_Survey_Questions.xlsx</w:t>
      </w:r>
      <w:r>
        <w:rPr>
          <w:rFonts w:ascii="Times New Roman" w:hAnsi="Times New Roman" w:cs="Times New Roman"/>
          <w:sz w:val="24"/>
          <w:szCs w:val="24"/>
        </w:rPr>
        <w:t>.</w:t>
      </w:r>
    </w:p>
    <w:p w14:paraId="2004FEAA" w14:textId="77777777" w:rsidR="00227A23" w:rsidRDefault="00227A23" w:rsidP="00227A23">
      <w:pPr>
        <w:tabs>
          <w:tab w:val="left" w:pos="1800"/>
        </w:tabs>
        <w:spacing w:after="0"/>
        <w:ind w:left="2880"/>
        <w:rPr>
          <w:rFonts w:ascii="Times New Roman" w:hAnsi="Times New Roman" w:cs="Times New Roman"/>
          <w:sz w:val="24"/>
          <w:szCs w:val="24"/>
        </w:rPr>
      </w:pPr>
    </w:p>
    <w:p w14:paraId="7AAA9420" w14:textId="77777777" w:rsidR="00227A23" w:rsidRDefault="00227A23" w:rsidP="00227A23">
      <w:pPr>
        <w:spacing w:after="0"/>
        <w:ind w:left="2160" w:firstLine="720"/>
        <w:rPr>
          <w:rFonts w:ascii="Times New Roman" w:hAnsi="Times New Roman" w:cs="Times New Roman"/>
          <w:sz w:val="24"/>
          <w:szCs w:val="24"/>
        </w:rPr>
      </w:pPr>
      <w:r>
        <w:rPr>
          <w:rFonts w:ascii="Times New Roman" w:hAnsi="Times New Roman" w:cs="Times New Roman"/>
          <w:sz w:val="24"/>
          <w:szCs w:val="24"/>
        </w:rPr>
        <w:t>7.1.3.4.3 Survey Responses</w:t>
      </w:r>
    </w:p>
    <w:p w14:paraId="7D017DB1" w14:textId="77777777" w:rsidR="00227A23" w:rsidRDefault="00227A23" w:rsidP="00227A23">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Available responses may vary and is determined by the question being asked.  They may be in the form of Yes/No, a rating scale of 1 to 5, and/or N/A for Not Applicable.  Responses will also allow for entry of free form text of up to 4000 characters.  Response selections are required, but free form text responses are not. </w:t>
      </w:r>
    </w:p>
    <w:p w14:paraId="3D3FE90F" w14:textId="77777777" w:rsidR="00227A23" w:rsidRDefault="00227A23" w:rsidP="00227A23">
      <w:pPr>
        <w:tabs>
          <w:tab w:val="left" w:pos="1800"/>
        </w:tabs>
        <w:spacing w:after="0"/>
        <w:ind w:left="2880"/>
        <w:rPr>
          <w:rFonts w:ascii="Times New Roman" w:hAnsi="Times New Roman" w:cs="Times New Roman"/>
          <w:sz w:val="24"/>
          <w:szCs w:val="24"/>
        </w:rPr>
      </w:pPr>
    </w:p>
    <w:p w14:paraId="57DCC4BB" w14:textId="77777777" w:rsidR="00227A23" w:rsidRDefault="00227A23" w:rsidP="00227A23">
      <w:pPr>
        <w:spacing w:after="0"/>
        <w:ind w:left="2160" w:firstLine="720"/>
        <w:rPr>
          <w:rFonts w:ascii="Times New Roman" w:hAnsi="Times New Roman" w:cs="Times New Roman"/>
          <w:sz w:val="24"/>
          <w:szCs w:val="24"/>
        </w:rPr>
      </w:pPr>
      <w:r>
        <w:rPr>
          <w:rFonts w:ascii="Times New Roman" w:hAnsi="Times New Roman" w:cs="Times New Roman"/>
          <w:sz w:val="24"/>
          <w:szCs w:val="24"/>
        </w:rPr>
        <w:t>7.1.3.4.4 Maintenance</w:t>
      </w:r>
    </w:p>
    <w:p w14:paraId="4B74236F" w14:textId="77777777" w:rsidR="00227A23" w:rsidRDefault="00227A23" w:rsidP="00227A23">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Responses shall remain associated with the original question even if subsequent surveys have different questions and response options.</w:t>
      </w:r>
    </w:p>
    <w:p w14:paraId="41802993" w14:textId="77777777" w:rsidR="00227A23" w:rsidRDefault="00227A23" w:rsidP="00227A23">
      <w:pPr>
        <w:tabs>
          <w:tab w:val="left" w:pos="1800"/>
        </w:tabs>
        <w:spacing w:after="0"/>
        <w:ind w:left="2880"/>
        <w:rPr>
          <w:rFonts w:ascii="Times New Roman" w:hAnsi="Times New Roman" w:cs="Times New Roman"/>
          <w:sz w:val="24"/>
          <w:szCs w:val="24"/>
        </w:rPr>
      </w:pPr>
    </w:p>
    <w:p w14:paraId="6CC7B47B" w14:textId="77777777" w:rsidR="00227A23" w:rsidRDefault="00227A23" w:rsidP="00227A23">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7.1.3.5 Hot Topic</w:t>
      </w:r>
    </w:p>
    <w:p w14:paraId="4463C8D8"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 xml:space="preserve">Occasionally an additional question may be added to a survey representing an important timely topic.  The Hot Topic question may change from month to month, within a calendar month or may not be utilized at all.  </w:t>
      </w:r>
    </w:p>
    <w:p w14:paraId="431CF18B" w14:textId="77777777" w:rsidR="00227A23" w:rsidRDefault="00227A23" w:rsidP="00227A23">
      <w:pPr>
        <w:tabs>
          <w:tab w:val="left" w:pos="1800"/>
        </w:tabs>
        <w:spacing w:after="0"/>
        <w:ind w:left="2880"/>
        <w:rPr>
          <w:rFonts w:ascii="Times New Roman" w:hAnsi="Times New Roman" w:cs="Times New Roman"/>
          <w:sz w:val="24"/>
          <w:szCs w:val="24"/>
        </w:rPr>
      </w:pPr>
    </w:p>
    <w:p w14:paraId="486B2AA0" w14:textId="77777777" w:rsidR="00227A23" w:rsidRDefault="00227A23" w:rsidP="00227A23">
      <w:pPr>
        <w:spacing w:after="0"/>
        <w:ind w:left="2160" w:firstLine="720"/>
        <w:rPr>
          <w:rFonts w:ascii="Times New Roman" w:hAnsi="Times New Roman" w:cs="Times New Roman"/>
          <w:sz w:val="24"/>
          <w:szCs w:val="24"/>
        </w:rPr>
      </w:pPr>
      <w:r>
        <w:rPr>
          <w:rFonts w:ascii="Times New Roman" w:hAnsi="Times New Roman" w:cs="Times New Roman"/>
          <w:sz w:val="24"/>
          <w:szCs w:val="24"/>
        </w:rPr>
        <w:t>7.1.3.5.1 Mid-month Hot Topic</w:t>
      </w:r>
    </w:p>
    <w:p w14:paraId="524F20C1" w14:textId="77777777" w:rsidR="00227A23" w:rsidRDefault="00227A23" w:rsidP="00227A23">
      <w:pPr>
        <w:spacing w:after="0"/>
        <w:ind w:left="2880"/>
        <w:rPr>
          <w:rFonts w:ascii="Times New Roman" w:hAnsi="Times New Roman" w:cs="Times New Roman"/>
          <w:sz w:val="24"/>
          <w:szCs w:val="24"/>
        </w:rPr>
      </w:pPr>
      <w:r>
        <w:rPr>
          <w:rFonts w:ascii="Times New Roman" w:hAnsi="Times New Roman" w:cs="Times New Roman"/>
          <w:sz w:val="24"/>
          <w:szCs w:val="24"/>
        </w:rPr>
        <w:t xml:space="preserve">If Hot Topic is added during a calendar month, those employees who have already received a survey without a Hot Topic question will not need to respond again. </w:t>
      </w:r>
    </w:p>
    <w:p w14:paraId="40A863C8" w14:textId="77777777" w:rsidR="00227A23" w:rsidRDefault="00227A23" w:rsidP="00227A23">
      <w:pPr>
        <w:tabs>
          <w:tab w:val="left" w:pos="1800"/>
        </w:tabs>
        <w:spacing w:after="0"/>
        <w:ind w:left="2880"/>
        <w:rPr>
          <w:rFonts w:ascii="Times New Roman" w:hAnsi="Times New Roman" w:cs="Times New Roman"/>
          <w:sz w:val="24"/>
          <w:szCs w:val="24"/>
        </w:rPr>
      </w:pPr>
    </w:p>
    <w:p w14:paraId="1708B711" w14:textId="60DEDC55" w:rsidR="00227A23" w:rsidRDefault="00227A23" w:rsidP="006F4A1A">
      <w:pPr>
        <w:spacing w:after="0"/>
        <w:ind w:left="1440" w:firstLine="720"/>
        <w:rPr>
          <w:rFonts w:ascii="Times New Roman" w:hAnsi="Times New Roman" w:cs="Times New Roman"/>
          <w:sz w:val="24"/>
          <w:szCs w:val="24"/>
        </w:rPr>
      </w:pPr>
      <w:r>
        <w:rPr>
          <w:rFonts w:ascii="Times New Roman" w:hAnsi="Times New Roman" w:cs="Times New Roman"/>
          <w:sz w:val="24"/>
          <w:szCs w:val="24"/>
        </w:rPr>
        <w:t>7.1.</w:t>
      </w:r>
      <w:r w:rsidR="006F4A1A">
        <w:rPr>
          <w:rFonts w:ascii="Times New Roman" w:hAnsi="Times New Roman" w:cs="Times New Roman"/>
          <w:sz w:val="24"/>
          <w:szCs w:val="24"/>
        </w:rPr>
        <w:t xml:space="preserve">4 </w:t>
      </w:r>
      <w:r>
        <w:rPr>
          <w:rFonts w:ascii="Times New Roman" w:hAnsi="Times New Roman" w:cs="Times New Roman"/>
          <w:sz w:val="24"/>
          <w:szCs w:val="24"/>
        </w:rPr>
        <w:t xml:space="preserve">Information </w:t>
      </w:r>
    </w:p>
    <w:p w14:paraId="4463BE9F" w14:textId="77777777" w:rsidR="00227A23" w:rsidRDefault="00227A23" w:rsidP="006F4A1A">
      <w:pPr>
        <w:spacing w:after="0"/>
        <w:ind w:left="2160"/>
        <w:rPr>
          <w:rFonts w:ascii="Times New Roman" w:hAnsi="Times New Roman" w:cs="Times New Roman"/>
          <w:sz w:val="24"/>
          <w:szCs w:val="24"/>
        </w:rPr>
      </w:pPr>
      <w:r>
        <w:rPr>
          <w:rFonts w:ascii="Times New Roman" w:hAnsi="Times New Roman" w:cs="Times New Roman"/>
          <w:sz w:val="24"/>
          <w:szCs w:val="24"/>
        </w:rPr>
        <w:t>In addition to survey responses and any free form text entered, the following information may need to be available for reporting:</w:t>
      </w:r>
    </w:p>
    <w:p w14:paraId="4194C37C" w14:textId="77777777" w:rsidR="00227A23" w:rsidRDefault="00227A23" w:rsidP="006F4A1A">
      <w:pPr>
        <w:spacing w:after="0"/>
        <w:ind w:left="1440" w:firstLine="720"/>
        <w:rPr>
          <w:rFonts w:ascii="Times New Roman" w:hAnsi="Times New Roman" w:cs="Times New Roman"/>
          <w:sz w:val="24"/>
          <w:szCs w:val="24"/>
        </w:rPr>
      </w:pPr>
      <w:r>
        <w:rPr>
          <w:rFonts w:ascii="Times New Roman" w:hAnsi="Times New Roman" w:cs="Times New Roman"/>
          <w:sz w:val="24"/>
          <w:szCs w:val="24"/>
        </w:rPr>
        <w:lastRenderedPageBreak/>
        <w:tab/>
        <w:t>Date of creation (date when survey was created for employee)</w:t>
      </w:r>
    </w:p>
    <w:p w14:paraId="031C5134" w14:textId="77777777" w:rsidR="00227A23" w:rsidRDefault="00227A23" w:rsidP="006F4A1A">
      <w:pPr>
        <w:spacing w:after="0"/>
        <w:ind w:left="1440" w:firstLine="720"/>
        <w:rPr>
          <w:rFonts w:ascii="Times New Roman" w:hAnsi="Times New Roman" w:cs="Times New Roman"/>
          <w:sz w:val="24"/>
          <w:szCs w:val="24"/>
        </w:rPr>
      </w:pPr>
      <w:r>
        <w:rPr>
          <w:rFonts w:ascii="Times New Roman" w:hAnsi="Times New Roman" w:cs="Times New Roman"/>
          <w:sz w:val="24"/>
          <w:szCs w:val="24"/>
        </w:rPr>
        <w:tab/>
        <w:t>Expiration date (date survey actually expired without responses)</w:t>
      </w:r>
    </w:p>
    <w:p w14:paraId="7063F39B" w14:textId="77777777" w:rsidR="00227A23" w:rsidRDefault="00227A23" w:rsidP="006F4A1A">
      <w:pPr>
        <w:spacing w:after="0"/>
        <w:ind w:left="2160" w:firstLine="720"/>
        <w:rPr>
          <w:rFonts w:ascii="Times New Roman" w:hAnsi="Times New Roman" w:cs="Times New Roman"/>
          <w:sz w:val="24"/>
          <w:szCs w:val="24"/>
        </w:rPr>
      </w:pPr>
      <w:r>
        <w:rPr>
          <w:rFonts w:ascii="Times New Roman" w:hAnsi="Times New Roman" w:cs="Times New Roman"/>
          <w:sz w:val="24"/>
          <w:szCs w:val="24"/>
        </w:rPr>
        <w:t>Completed date (date survey responses were submitted)</w:t>
      </w:r>
    </w:p>
    <w:p w14:paraId="45857899" w14:textId="77777777" w:rsidR="00227A23" w:rsidRDefault="00227A23" w:rsidP="006F4A1A">
      <w:pPr>
        <w:spacing w:after="0"/>
        <w:ind w:left="2160" w:firstLine="720"/>
        <w:rPr>
          <w:rFonts w:ascii="Times New Roman" w:hAnsi="Times New Roman" w:cs="Times New Roman"/>
          <w:sz w:val="24"/>
          <w:szCs w:val="24"/>
        </w:rPr>
      </w:pPr>
      <w:r>
        <w:rPr>
          <w:rFonts w:ascii="Times New Roman" w:hAnsi="Times New Roman" w:cs="Times New Roman"/>
          <w:sz w:val="24"/>
          <w:szCs w:val="24"/>
        </w:rPr>
        <w:t>Inactivation date (date survey was inactivated)</w:t>
      </w:r>
    </w:p>
    <w:p w14:paraId="2C7056BB" w14:textId="77777777" w:rsidR="00227A23" w:rsidRDefault="00227A23" w:rsidP="00227A23">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Inactivation reason (text describing why survey inactivated)</w:t>
      </w:r>
    </w:p>
    <w:p w14:paraId="6CBC12E8" w14:textId="77777777" w:rsidR="00227A23" w:rsidRDefault="00227A23" w:rsidP="00227A23">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Status (status representing whether the survey is new or open, completed or inactivated)</w:t>
      </w:r>
    </w:p>
    <w:p w14:paraId="062E395C" w14:textId="77777777" w:rsidR="00227A23" w:rsidRDefault="00227A23" w:rsidP="00227A23">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Link to the corresponding eCoaching Log with its associated information</w:t>
      </w:r>
    </w:p>
    <w:p w14:paraId="365B2144" w14:textId="77777777" w:rsidR="00227A23" w:rsidRDefault="00227A23" w:rsidP="00227A23">
      <w:pPr>
        <w:tabs>
          <w:tab w:val="left" w:pos="1800"/>
        </w:tabs>
        <w:spacing w:after="0"/>
        <w:ind w:left="2880"/>
        <w:rPr>
          <w:rFonts w:ascii="Times New Roman" w:hAnsi="Times New Roman" w:cs="Times New Roman"/>
          <w:sz w:val="24"/>
          <w:szCs w:val="24"/>
        </w:rPr>
      </w:pPr>
    </w:p>
    <w:p w14:paraId="6117F2EF" w14:textId="23607AC8" w:rsidR="00227A23" w:rsidRDefault="00227A23" w:rsidP="006F4A1A">
      <w:pPr>
        <w:spacing w:after="0"/>
        <w:ind w:left="1440" w:firstLine="720"/>
        <w:rPr>
          <w:rFonts w:ascii="Times New Roman" w:hAnsi="Times New Roman" w:cs="Times New Roman"/>
          <w:sz w:val="24"/>
          <w:szCs w:val="24"/>
        </w:rPr>
      </w:pPr>
      <w:r>
        <w:rPr>
          <w:rFonts w:ascii="Times New Roman" w:hAnsi="Times New Roman" w:cs="Times New Roman"/>
          <w:sz w:val="24"/>
          <w:szCs w:val="24"/>
        </w:rPr>
        <w:t>7.1.</w:t>
      </w:r>
      <w:r w:rsidR="006F4A1A">
        <w:rPr>
          <w:rFonts w:ascii="Times New Roman" w:hAnsi="Times New Roman" w:cs="Times New Roman"/>
          <w:sz w:val="24"/>
          <w:szCs w:val="24"/>
        </w:rPr>
        <w:t>5</w:t>
      </w:r>
      <w:r>
        <w:rPr>
          <w:rFonts w:ascii="Times New Roman" w:hAnsi="Times New Roman" w:cs="Times New Roman"/>
          <w:sz w:val="24"/>
          <w:szCs w:val="24"/>
        </w:rPr>
        <w:t xml:space="preserve"> Inactivation/Deletion </w:t>
      </w:r>
    </w:p>
    <w:p w14:paraId="6ECFB4BB" w14:textId="77777777" w:rsidR="00227A23" w:rsidRDefault="00227A23" w:rsidP="006F4A1A">
      <w:pPr>
        <w:spacing w:after="0"/>
        <w:ind w:left="1440" w:firstLine="720"/>
        <w:rPr>
          <w:rFonts w:ascii="Times New Roman" w:hAnsi="Times New Roman" w:cs="Times New Roman"/>
          <w:sz w:val="24"/>
          <w:szCs w:val="24"/>
        </w:rPr>
      </w:pPr>
      <w:r>
        <w:rPr>
          <w:rFonts w:ascii="Times New Roman" w:hAnsi="Times New Roman" w:cs="Times New Roman"/>
          <w:sz w:val="24"/>
          <w:szCs w:val="24"/>
        </w:rPr>
        <w:t>Surveys may be inactivated or deleted.</w:t>
      </w:r>
    </w:p>
    <w:p w14:paraId="31555814" w14:textId="77777777" w:rsidR="00227A23" w:rsidRDefault="00227A23" w:rsidP="00227A23">
      <w:pPr>
        <w:tabs>
          <w:tab w:val="left" w:pos="1800"/>
        </w:tabs>
        <w:spacing w:after="0"/>
        <w:ind w:left="2880"/>
        <w:rPr>
          <w:rFonts w:ascii="Times New Roman" w:hAnsi="Times New Roman" w:cs="Times New Roman"/>
          <w:sz w:val="24"/>
          <w:szCs w:val="24"/>
        </w:rPr>
      </w:pPr>
    </w:p>
    <w:p w14:paraId="3220D1B5" w14:textId="477A3FCA" w:rsidR="00227A23" w:rsidRDefault="00227A23" w:rsidP="006F4A1A">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7.1.</w:t>
      </w:r>
      <w:r w:rsidR="006F4A1A">
        <w:rPr>
          <w:rFonts w:ascii="Times New Roman" w:hAnsi="Times New Roman" w:cs="Times New Roman"/>
          <w:sz w:val="24"/>
          <w:szCs w:val="24"/>
        </w:rPr>
        <w:t>5</w:t>
      </w:r>
      <w:r>
        <w:rPr>
          <w:rFonts w:ascii="Times New Roman" w:hAnsi="Times New Roman" w:cs="Times New Roman"/>
          <w:sz w:val="24"/>
          <w:szCs w:val="24"/>
        </w:rPr>
        <w:t>.1 Five Day Inactivation</w:t>
      </w:r>
    </w:p>
    <w:p w14:paraId="3019C972" w14:textId="77777777" w:rsidR="00227A23" w:rsidRDefault="00227A23" w:rsidP="006F4A1A">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 xml:space="preserve">Surveys which remain uncompleted 5 days after creation will be inactivated. </w:t>
      </w:r>
    </w:p>
    <w:p w14:paraId="6851F932" w14:textId="77777777" w:rsidR="00227A23" w:rsidRDefault="00227A23" w:rsidP="006F4A1A">
      <w:pPr>
        <w:tabs>
          <w:tab w:val="left" w:pos="1800"/>
        </w:tabs>
        <w:spacing w:after="0"/>
        <w:ind w:left="2160"/>
        <w:rPr>
          <w:rFonts w:ascii="Times New Roman" w:hAnsi="Times New Roman" w:cs="Times New Roman"/>
          <w:sz w:val="24"/>
          <w:szCs w:val="24"/>
        </w:rPr>
      </w:pPr>
    </w:p>
    <w:p w14:paraId="2BD1EAC0" w14:textId="49749D4B" w:rsidR="00227A23" w:rsidRDefault="00227A23" w:rsidP="006F4A1A">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7.1.</w:t>
      </w:r>
      <w:r w:rsidR="006F4A1A">
        <w:rPr>
          <w:rFonts w:ascii="Times New Roman" w:hAnsi="Times New Roman" w:cs="Times New Roman"/>
          <w:sz w:val="24"/>
          <w:szCs w:val="24"/>
        </w:rPr>
        <w:t>5</w:t>
      </w:r>
      <w:r>
        <w:rPr>
          <w:rFonts w:ascii="Times New Roman" w:hAnsi="Times New Roman" w:cs="Times New Roman"/>
          <w:sz w:val="24"/>
          <w:szCs w:val="24"/>
        </w:rPr>
        <w:t>.2 Individual Inactivation</w:t>
      </w:r>
    </w:p>
    <w:p w14:paraId="2F279DB2" w14:textId="77777777" w:rsidR="00227A23" w:rsidRDefault="00227A23" w:rsidP="006F4A1A">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 xml:space="preserve">Individual surveys will be inactivated whether completed or uncompleted when the corresponding eCoaching Log is inactivated. </w:t>
      </w:r>
    </w:p>
    <w:p w14:paraId="1DD97641" w14:textId="77777777" w:rsidR="00227A23" w:rsidRDefault="00227A23" w:rsidP="006F4A1A">
      <w:pPr>
        <w:spacing w:after="0"/>
        <w:ind w:left="2160"/>
        <w:rPr>
          <w:rFonts w:ascii="Times New Roman" w:hAnsi="Times New Roman" w:cs="Times New Roman"/>
          <w:sz w:val="24"/>
          <w:szCs w:val="24"/>
        </w:rPr>
      </w:pPr>
    </w:p>
    <w:p w14:paraId="3A9A651E" w14:textId="133838C6" w:rsidR="00227A23" w:rsidRDefault="00227A23" w:rsidP="006F4A1A">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7.1.</w:t>
      </w:r>
      <w:r w:rsidR="006F4A1A">
        <w:rPr>
          <w:rFonts w:ascii="Times New Roman" w:hAnsi="Times New Roman" w:cs="Times New Roman"/>
          <w:sz w:val="24"/>
          <w:szCs w:val="24"/>
        </w:rPr>
        <w:t>5</w:t>
      </w:r>
      <w:r>
        <w:rPr>
          <w:rFonts w:ascii="Times New Roman" w:hAnsi="Times New Roman" w:cs="Times New Roman"/>
          <w:sz w:val="24"/>
          <w:szCs w:val="24"/>
        </w:rPr>
        <w:t>.3 Employee Status</w:t>
      </w:r>
    </w:p>
    <w:p w14:paraId="50261101" w14:textId="77777777" w:rsidR="00227A23" w:rsidRDefault="00227A23" w:rsidP="006F4A1A">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 xml:space="preserve">Employee records which have </w:t>
      </w:r>
      <w:r w:rsidRPr="006A2B2E">
        <w:rPr>
          <w:rFonts w:ascii="Times New Roman" w:hAnsi="Times New Roman" w:cs="Times New Roman"/>
          <w:sz w:val="24"/>
          <w:szCs w:val="24"/>
        </w:rPr>
        <w:t>Active status of T</w:t>
      </w:r>
      <w:r>
        <w:rPr>
          <w:rFonts w:ascii="Times New Roman" w:hAnsi="Times New Roman" w:cs="Times New Roman"/>
          <w:sz w:val="24"/>
          <w:szCs w:val="24"/>
        </w:rPr>
        <w:t xml:space="preserve"> (termed) or </w:t>
      </w:r>
      <w:r w:rsidRPr="006A2B2E">
        <w:rPr>
          <w:rFonts w:ascii="Times New Roman" w:hAnsi="Times New Roman" w:cs="Times New Roman"/>
          <w:sz w:val="24"/>
          <w:szCs w:val="24"/>
        </w:rPr>
        <w:t>D</w:t>
      </w:r>
      <w:r>
        <w:rPr>
          <w:rFonts w:ascii="Times New Roman" w:hAnsi="Times New Roman" w:cs="Times New Roman"/>
          <w:sz w:val="24"/>
          <w:szCs w:val="24"/>
        </w:rPr>
        <w:t xml:space="preserve"> (deceased) in PeopleSoft will have their uncompleted surveys inactivated. </w:t>
      </w:r>
    </w:p>
    <w:p w14:paraId="5F673CC9" w14:textId="77777777" w:rsidR="00227A23" w:rsidRDefault="00227A23" w:rsidP="006F4A1A">
      <w:pPr>
        <w:tabs>
          <w:tab w:val="left" w:pos="1800"/>
        </w:tabs>
        <w:spacing w:after="0"/>
        <w:ind w:left="2160"/>
        <w:rPr>
          <w:rFonts w:ascii="Times New Roman" w:hAnsi="Times New Roman" w:cs="Times New Roman"/>
          <w:sz w:val="24"/>
          <w:szCs w:val="24"/>
        </w:rPr>
      </w:pPr>
    </w:p>
    <w:p w14:paraId="1693DAAA" w14:textId="23BF65FB" w:rsidR="00227A23" w:rsidRDefault="00227A23" w:rsidP="006F4A1A">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7.1.</w:t>
      </w:r>
      <w:r w:rsidR="006F4A1A">
        <w:rPr>
          <w:rFonts w:ascii="Times New Roman" w:hAnsi="Times New Roman" w:cs="Times New Roman"/>
          <w:sz w:val="24"/>
          <w:szCs w:val="24"/>
        </w:rPr>
        <w:t>5</w:t>
      </w:r>
      <w:r>
        <w:rPr>
          <w:rFonts w:ascii="Times New Roman" w:hAnsi="Times New Roman" w:cs="Times New Roman"/>
          <w:sz w:val="24"/>
          <w:szCs w:val="24"/>
        </w:rPr>
        <w:t xml:space="preserve">.4 Individual Deletions </w:t>
      </w:r>
    </w:p>
    <w:p w14:paraId="413877F6" w14:textId="77777777" w:rsidR="00227A23" w:rsidRDefault="00227A23" w:rsidP="006F4A1A">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 xml:space="preserve">Individual surveys will be deleted whether completed or uncompleted when the corresponding eCoaching Log is deleted. </w:t>
      </w:r>
    </w:p>
    <w:p w14:paraId="2E5EE7CB" w14:textId="77777777" w:rsidR="00227A23" w:rsidRDefault="00227A23" w:rsidP="006F4A1A">
      <w:pPr>
        <w:spacing w:after="0"/>
        <w:ind w:left="2160"/>
        <w:rPr>
          <w:rFonts w:ascii="Times New Roman" w:hAnsi="Times New Roman" w:cs="Times New Roman"/>
          <w:sz w:val="24"/>
          <w:szCs w:val="24"/>
        </w:rPr>
      </w:pPr>
    </w:p>
    <w:p w14:paraId="09EF1EE8" w14:textId="77777777" w:rsidR="00227A23" w:rsidRDefault="00227A23" w:rsidP="00227A23">
      <w:pPr>
        <w:spacing w:after="0"/>
        <w:ind w:left="1080" w:firstLine="720"/>
        <w:rPr>
          <w:rFonts w:ascii="Times New Roman" w:hAnsi="Times New Roman" w:cs="Times New Roman"/>
          <w:sz w:val="24"/>
          <w:szCs w:val="24"/>
        </w:rPr>
      </w:pPr>
      <w:r>
        <w:rPr>
          <w:rFonts w:ascii="Times New Roman" w:hAnsi="Times New Roman" w:cs="Times New Roman"/>
          <w:sz w:val="24"/>
          <w:szCs w:val="24"/>
        </w:rPr>
        <w:t>7.2 Survey Recipients</w:t>
      </w:r>
    </w:p>
    <w:p w14:paraId="35815AB0" w14:textId="77777777" w:rsidR="00227A23" w:rsidRDefault="00227A23" w:rsidP="00227A23">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Recipients of eCoaching Log Surveys will be those employees in the CSR module.</w:t>
      </w:r>
    </w:p>
    <w:p w14:paraId="2FA2BA81" w14:textId="77777777" w:rsidR="00227A23" w:rsidRDefault="00227A23" w:rsidP="00732167">
      <w:pPr>
        <w:tabs>
          <w:tab w:val="left" w:pos="1800"/>
        </w:tabs>
        <w:spacing w:after="0"/>
        <w:ind w:left="1800"/>
        <w:rPr>
          <w:rFonts w:ascii="Times New Roman" w:hAnsi="Times New Roman" w:cs="Times New Roman"/>
          <w:sz w:val="24"/>
          <w:szCs w:val="24"/>
        </w:rPr>
      </w:pPr>
    </w:p>
    <w:sectPr w:rsidR="00227A23" w:rsidSect="00EC2B6D">
      <w:headerReference w:type="default" r:id="rId47"/>
      <w:footerReference w:type="default" r:id="rId48"/>
      <w:pgSz w:w="15840" w:h="12240" w:orient="landscape"/>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6418F0" w14:textId="77777777" w:rsidR="0064235F" w:rsidRDefault="0064235F" w:rsidP="0058110C">
      <w:pPr>
        <w:spacing w:after="0" w:line="240" w:lineRule="auto"/>
      </w:pPr>
      <w:r>
        <w:separator/>
      </w:r>
    </w:p>
  </w:endnote>
  <w:endnote w:type="continuationSeparator" w:id="0">
    <w:p w14:paraId="6074314B" w14:textId="77777777" w:rsidR="0064235F" w:rsidRDefault="0064235F" w:rsidP="005811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Times New Roman (PCL6)">
    <w:panose1 w:val="00000000000000000000"/>
    <w:charset w:val="00"/>
    <w:family w:val="roman"/>
    <w:notTrueType/>
    <w:pitch w:val="variable"/>
    <w:sig w:usb0="00000003" w:usb1="00000000" w:usb2="00000000" w:usb3="00000000" w:csb0="00000001" w:csb1="00000000"/>
  </w:font>
  <w:font w:name="Palatino (PCL6)">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782C86" w14:textId="61BFD9C6" w:rsidR="0097604E" w:rsidRDefault="0097604E" w:rsidP="00D12430">
    <w:pPr>
      <w:pBdr>
        <w:top w:val="single" w:sz="4" w:space="1" w:color="auto"/>
      </w:pBdr>
      <w:tabs>
        <w:tab w:val="right" w:pos="9360"/>
      </w:tabs>
      <w:rPr>
        <w:b/>
        <w:sz w:val="18"/>
      </w:rPr>
    </w:pPr>
    <w:r>
      <w:rPr>
        <w:b/>
        <w:sz w:val="18"/>
      </w:rPr>
      <w:t>GDIT, INC. CONFIDENTIAL</w:t>
    </w:r>
    <w:r>
      <w:rPr>
        <w:b/>
        <w:sz w:val="18"/>
      </w:rPr>
      <w:tab/>
      <w:t xml:space="preserve">                                                                                                              </w:t>
    </w:r>
  </w:p>
  <w:p w14:paraId="37510B7D" w14:textId="77777777" w:rsidR="0097604E" w:rsidRDefault="0097604E" w:rsidP="00A613A9">
    <w:pPr>
      <w:pStyle w:val="Footer"/>
    </w:pPr>
    <w:r>
      <w:rPr>
        <w:sz w:val="18"/>
      </w:rPr>
      <w:t>Customer Requirements Document</w:t>
    </w:r>
    <w:r>
      <w:rPr>
        <w:sz w:val="18"/>
      </w:rPr>
      <w:tab/>
      <w:t xml:space="preserve">                                                                                           </w:t>
    </w:r>
    <w:r>
      <w:rPr>
        <w:sz w:val="18"/>
      </w:rPr>
      <w:tab/>
      <w:t xml:space="preserve">Page </w:t>
    </w:r>
    <w:r w:rsidRPr="005C11DA">
      <w:rPr>
        <w:rStyle w:val="PageNumber"/>
        <w:sz w:val="18"/>
        <w:szCs w:val="18"/>
      </w:rPr>
      <w:fldChar w:fldCharType="begin"/>
    </w:r>
    <w:r w:rsidRPr="005C11DA">
      <w:rPr>
        <w:rStyle w:val="PageNumber"/>
        <w:sz w:val="18"/>
        <w:szCs w:val="18"/>
      </w:rPr>
      <w:instrText xml:space="preserve"> PAGE </w:instrText>
    </w:r>
    <w:r w:rsidRPr="005C11DA">
      <w:rPr>
        <w:rStyle w:val="PageNumber"/>
        <w:sz w:val="18"/>
        <w:szCs w:val="18"/>
      </w:rPr>
      <w:fldChar w:fldCharType="separate"/>
    </w:r>
    <w:r w:rsidR="006B7EF5">
      <w:rPr>
        <w:rStyle w:val="PageNumber"/>
        <w:noProof/>
        <w:sz w:val="18"/>
        <w:szCs w:val="18"/>
      </w:rPr>
      <w:t>28</w:t>
    </w:r>
    <w:r w:rsidRPr="005C11DA">
      <w:rPr>
        <w:rStyle w:val="PageNumber"/>
        <w:sz w:val="18"/>
        <w:szCs w:val="18"/>
      </w:rPr>
      <w:fldChar w:fldCharType="end"/>
    </w:r>
    <w:r w:rsidRPr="005C11DA">
      <w:rPr>
        <w:rStyle w:val="PageNumber"/>
        <w:sz w:val="18"/>
        <w:szCs w:val="18"/>
      </w:rPr>
      <w:t xml:space="preserve"> of</w:t>
    </w:r>
    <w:r>
      <w:rPr>
        <w:rStyle w:val="PageNumber"/>
        <w:sz w:val="18"/>
        <w:szCs w:val="18"/>
      </w:rPr>
      <w:t xml:space="preserve"> </w:t>
    </w:r>
    <w:r w:rsidRPr="005C11DA">
      <w:rPr>
        <w:rStyle w:val="PageNumber"/>
        <w:sz w:val="18"/>
        <w:szCs w:val="18"/>
      </w:rPr>
      <w:fldChar w:fldCharType="begin"/>
    </w:r>
    <w:r w:rsidRPr="005C11DA">
      <w:rPr>
        <w:rStyle w:val="PageNumber"/>
        <w:sz w:val="18"/>
        <w:szCs w:val="18"/>
      </w:rPr>
      <w:instrText xml:space="preserve"> NUMPAGES </w:instrText>
    </w:r>
    <w:r w:rsidRPr="005C11DA">
      <w:rPr>
        <w:rStyle w:val="PageNumber"/>
        <w:sz w:val="18"/>
        <w:szCs w:val="18"/>
      </w:rPr>
      <w:fldChar w:fldCharType="separate"/>
    </w:r>
    <w:r w:rsidR="006B7EF5">
      <w:rPr>
        <w:rStyle w:val="PageNumber"/>
        <w:noProof/>
        <w:sz w:val="18"/>
        <w:szCs w:val="18"/>
      </w:rPr>
      <w:t>184</w:t>
    </w:r>
    <w:r w:rsidRPr="005C11DA">
      <w:rPr>
        <w:rStyle w:val="PageNumber"/>
        <w:sz w:val="18"/>
        <w:szCs w:val="18"/>
      </w:rPr>
      <w:fldChar w:fldCharType="end"/>
    </w:r>
    <w:r>
      <w:rPr>
        <w:sz w:val="18"/>
      </w:rPr>
      <w:t xml:space="preserve">                                                                                                                           </w:t>
    </w:r>
  </w:p>
  <w:p w14:paraId="3B328916" w14:textId="77777777" w:rsidR="0097604E" w:rsidRDefault="0097604E" w:rsidP="00D12430">
    <w:pPr>
      <w:pStyle w:val="Footer"/>
      <w:tabs>
        <w:tab w:val="right" w:pos="1296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6928441"/>
      <w:docPartObj>
        <w:docPartGallery w:val="Page Numbers (Bottom of Page)"/>
        <w:docPartUnique/>
      </w:docPartObj>
    </w:sdtPr>
    <w:sdtContent>
      <w:sdt>
        <w:sdtPr>
          <w:id w:val="-1821805145"/>
          <w:docPartObj>
            <w:docPartGallery w:val="Page Numbers (Top of Page)"/>
            <w:docPartUnique/>
          </w:docPartObj>
        </w:sdtPr>
        <w:sdtContent>
          <w:p w14:paraId="30094332" w14:textId="77777777" w:rsidR="0097604E" w:rsidRDefault="0097604E" w:rsidP="00B8788F">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6B7EF5">
              <w:rPr>
                <w:b/>
                <w:noProof/>
              </w:rPr>
              <w:t>184</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6B7EF5">
              <w:rPr>
                <w:b/>
                <w:noProof/>
              </w:rPr>
              <w:t>184</w:t>
            </w:r>
            <w:r>
              <w:rPr>
                <w:b/>
                <w:sz w:val="24"/>
                <w:szCs w:val="24"/>
              </w:rPr>
              <w:fldChar w:fldCharType="end"/>
            </w:r>
          </w:p>
        </w:sdtContent>
      </w:sdt>
    </w:sdtContent>
  </w:sdt>
  <w:p w14:paraId="6E63AB7B" w14:textId="77777777" w:rsidR="0097604E" w:rsidRDefault="0097604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941ACD" w14:textId="77777777" w:rsidR="0064235F" w:rsidRDefault="0064235F" w:rsidP="0058110C">
      <w:pPr>
        <w:spacing w:after="0" w:line="240" w:lineRule="auto"/>
      </w:pPr>
      <w:r>
        <w:separator/>
      </w:r>
    </w:p>
  </w:footnote>
  <w:footnote w:type="continuationSeparator" w:id="0">
    <w:p w14:paraId="1BF9E66E" w14:textId="77777777" w:rsidR="0064235F" w:rsidRDefault="0064235F" w:rsidP="0058110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C2916A" w14:textId="405BD2B3" w:rsidR="0097604E" w:rsidRPr="004913FD" w:rsidRDefault="0097604E" w:rsidP="00B8788F">
    <w:pPr>
      <w:pStyle w:val="Header"/>
      <w:rPr>
        <w:rFonts w:ascii="Arial" w:hAnsi="Arial" w:cs="Arial"/>
        <w:color w:val="0569B3"/>
        <w:sz w:val="20"/>
        <w:szCs w:val="20"/>
      </w:rPr>
    </w:pPr>
    <w:r>
      <w:rPr>
        <w:rFonts w:ascii="Arial" w:hAnsi="Arial" w:cs="Arial"/>
        <w:noProof/>
        <w:color w:val="0569B3"/>
        <w:sz w:val="20"/>
        <w:szCs w:val="20"/>
      </w:rPr>
      <w:t>Technical Requirements</w:t>
    </w:r>
  </w:p>
  <w:p w14:paraId="475172A3" w14:textId="77777777" w:rsidR="0097604E" w:rsidRPr="00B8788F" w:rsidRDefault="0097604E">
    <w:pPr>
      <w:pStyle w:val="Header"/>
      <w:rPr>
        <w:rFonts w:ascii="Arial" w:hAnsi="Arial" w:cs="Arial"/>
        <w:color w:val="0569B3"/>
        <w:sz w:val="20"/>
        <w:szCs w:val="20"/>
      </w:rPr>
    </w:pPr>
    <w:r>
      <w:rPr>
        <w:rFonts w:ascii="Arial" w:hAnsi="Arial" w:cs="Arial"/>
        <w:noProof/>
        <w:color w:val="0569B3"/>
        <w:sz w:val="20"/>
        <w:szCs w:val="20"/>
      </w:rPr>
      <w:pict w14:anchorId="3218689E">
        <v:shapetype id="_x0000_t32" coordsize="21600,21600" o:spt="32" o:oned="t" path="m,l21600,21600e" filled="f">
          <v:path arrowok="t" fillok="f" o:connecttype="none"/>
          <o:lock v:ext="edit" shapetype="t"/>
        </v:shapetype>
        <v:shape id="_x0000_s2049" type="#_x0000_t32" style="position:absolute;margin-left:.75pt;margin-top:17.5pt;width:462pt;height:0;z-index:251660288" o:connectortype="straight" strokecolor="#4f81bd [3204]" strokeweight="2.25pt"/>
      </w:pict>
    </w:r>
    <w:proofErr w:type="gramStart"/>
    <w:r>
      <w:rPr>
        <w:rFonts w:ascii="Arial" w:hAnsi="Arial" w:cs="Arial"/>
        <w:color w:val="0569B3"/>
        <w:sz w:val="20"/>
        <w:szCs w:val="20"/>
      </w:rPr>
      <w:t>eCoaching</w:t>
    </w:r>
    <w:proofErr w:type="gramEnd"/>
    <w:r>
      <w:rPr>
        <w:rFonts w:ascii="Arial" w:hAnsi="Arial" w:cs="Arial"/>
        <w:color w:val="0569B3"/>
        <w:sz w:val="20"/>
        <w:szCs w:val="20"/>
      </w:rPr>
      <w:t xml:space="preserve"> Log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5F1253"/>
    <w:multiLevelType w:val="hybridMultilevel"/>
    <w:tmpl w:val="E3B400FC"/>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5A12C1"/>
    <w:multiLevelType w:val="hybridMultilevel"/>
    <w:tmpl w:val="F724B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D03A98"/>
    <w:multiLevelType w:val="hybridMultilevel"/>
    <w:tmpl w:val="427CE8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1DC651E"/>
    <w:multiLevelType w:val="hybridMultilevel"/>
    <w:tmpl w:val="E4B6B7D0"/>
    <w:lvl w:ilvl="0" w:tplc="F1AC083C">
      <w:start w:val="1"/>
      <w:numFmt w:val="decimal"/>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7B7076E"/>
    <w:multiLevelType w:val="hybridMultilevel"/>
    <w:tmpl w:val="0E2C0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F67609"/>
    <w:multiLevelType w:val="hybridMultilevel"/>
    <w:tmpl w:val="20501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8E6175"/>
    <w:multiLevelType w:val="hybridMultilevel"/>
    <w:tmpl w:val="5E52FFEE"/>
    <w:lvl w:ilvl="0" w:tplc="1E6C7C3A">
      <w:start w:val="10"/>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2A5F69"/>
    <w:multiLevelType w:val="hybridMultilevel"/>
    <w:tmpl w:val="31AC21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A0F4353"/>
    <w:multiLevelType w:val="hybridMultilevel"/>
    <w:tmpl w:val="C5B07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AC5F1C"/>
    <w:multiLevelType w:val="multilevel"/>
    <w:tmpl w:val="1460E6CE"/>
    <w:lvl w:ilvl="0">
      <w:start w:val="1"/>
      <w:numFmt w:val="decimal"/>
      <w:lvlText w:val="%1.0"/>
      <w:lvlJc w:val="left"/>
      <w:pPr>
        <w:ind w:left="108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200" w:hanging="1440"/>
      </w:pPr>
      <w:rPr>
        <w:rFonts w:hint="default"/>
      </w:rPr>
    </w:lvl>
    <w:lvl w:ilvl="8">
      <w:start w:val="1"/>
      <w:numFmt w:val="decimal"/>
      <w:lvlText w:val="%1.%2.%3.%4.%5.%6.%7.%8.%9"/>
      <w:lvlJc w:val="left"/>
      <w:pPr>
        <w:ind w:left="8280" w:hanging="1800"/>
      </w:pPr>
      <w:rPr>
        <w:rFonts w:hint="default"/>
      </w:rPr>
    </w:lvl>
  </w:abstractNum>
  <w:abstractNum w:abstractNumId="10" w15:restartNumberingAfterBreak="0">
    <w:nsid w:val="32064B03"/>
    <w:multiLevelType w:val="hybridMultilevel"/>
    <w:tmpl w:val="DEB43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767CAD"/>
    <w:multiLevelType w:val="hybridMultilevel"/>
    <w:tmpl w:val="AD54EC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527D86"/>
    <w:multiLevelType w:val="hybridMultilevel"/>
    <w:tmpl w:val="7CEA8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F637FF4"/>
    <w:multiLevelType w:val="multilevel"/>
    <w:tmpl w:val="FF4A7716"/>
    <w:lvl w:ilvl="0">
      <w:start w:val="1"/>
      <w:numFmt w:val="bullet"/>
      <w:lvlText w:val=""/>
      <w:lvlJc w:val="left"/>
      <w:pPr>
        <w:tabs>
          <w:tab w:val="num" w:pos="432"/>
        </w:tabs>
        <w:ind w:left="432" w:hanging="432"/>
      </w:pPr>
      <w:rPr>
        <w:rFonts w:ascii="Symbol" w:hAnsi="Symbol" w:hint="default"/>
      </w:rPr>
    </w:lvl>
    <w:lvl w:ilvl="1">
      <w:start w:val="1"/>
      <w:numFmt w:val="decimal"/>
      <w:lvlText w:val="%1.%2"/>
      <w:lvlJc w:val="left"/>
      <w:pPr>
        <w:tabs>
          <w:tab w:val="num" w:pos="576"/>
        </w:tabs>
        <w:ind w:left="576" w:hanging="576"/>
      </w:pPr>
      <w:rPr>
        <w:rFonts w:hint="default"/>
        <w:b w:val="0"/>
        <w:i w:val="0"/>
      </w:rPr>
    </w:lvl>
    <w:lvl w:ilvl="2">
      <w:start w:val="1"/>
      <w:numFmt w:val="decimal"/>
      <w:lvlText w:val="%1.%2.%3"/>
      <w:lvlJc w:val="left"/>
      <w:pPr>
        <w:tabs>
          <w:tab w:val="num" w:pos="720"/>
        </w:tabs>
        <w:ind w:left="720" w:hanging="720"/>
      </w:pPr>
      <w:rPr>
        <w:rFonts w:hint="default"/>
        <w:b w:val="0"/>
      </w:rPr>
    </w:lvl>
    <w:lvl w:ilvl="3">
      <w:start w:val="1"/>
      <w:numFmt w:val="decimal"/>
      <w:lvlText w:val="%1.%2.%3.%4"/>
      <w:lvlJc w:val="left"/>
      <w:pPr>
        <w:tabs>
          <w:tab w:val="num" w:pos="1044"/>
        </w:tabs>
        <w:ind w:left="104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46130162"/>
    <w:multiLevelType w:val="hybridMultilevel"/>
    <w:tmpl w:val="7DB2BBD6"/>
    <w:lvl w:ilvl="0" w:tplc="8410B7A0">
      <w:start w:val="1"/>
      <w:numFmt w:val="bullet"/>
      <w:lvlText w:val="•"/>
      <w:lvlJc w:val="left"/>
      <w:pPr>
        <w:tabs>
          <w:tab w:val="num" w:pos="720"/>
        </w:tabs>
        <w:ind w:left="720" w:hanging="360"/>
      </w:pPr>
      <w:rPr>
        <w:rFonts w:ascii="Times New Roman" w:hAnsi="Times New Roman" w:cs="Times New Roman" w:hint="default"/>
      </w:rPr>
    </w:lvl>
    <w:lvl w:ilvl="1" w:tplc="1CE62244">
      <w:start w:val="1"/>
      <w:numFmt w:val="bullet"/>
      <w:lvlText w:val="•"/>
      <w:lvlJc w:val="left"/>
      <w:pPr>
        <w:tabs>
          <w:tab w:val="num" w:pos="1440"/>
        </w:tabs>
        <w:ind w:left="1440" w:hanging="360"/>
      </w:pPr>
      <w:rPr>
        <w:rFonts w:ascii="Times New Roman" w:hAnsi="Times New Roman" w:cs="Times New Roman" w:hint="default"/>
      </w:rPr>
    </w:lvl>
    <w:lvl w:ilvl="2" w:tplc="0D56EE66">
      <w:start w:val="1"/>
      <w:numFmt w:val="bullet"/>
      <w:lvlText w:val="•"/>
      <w:lvlJc w:val="left"/>
      <w:pPr>
        <w:tabs>
          <w:tab w:val="num" w:pos="2160"/>
        </w:tabs>
        <w:ind w:left="2160" w:hanging="360"/>
      </w:pPr>
      <w:rPr>
        <w:rFonts w:ascii="Times New Roman" w:hAnsi="Times New Roman" w:cs="Times New Roman" w:hint="default"/>
      </w:rPr>
    </w:lvl>
    <w:lvl w:ilvl="3" w:tplc="4BF6B148">
      <w:start w:val="1"/>
      <w:numFmt w:val="bullet"/>
      <w:lvlText w:val="•"/>
      <w:lvlJc w:val="left"/>
      <w:pPr>
        <w:tabs>
          <w:tab w:val="num" w:pos="2880"/>
        </w:tabs>
        <w:ind w:left="2880" w:hanging="360"/>
      </w:pPr>
      <w:rPr>
        <w:rFonts w:ascii="Times New Roman" w:hAnsi="Times New Roman" w:cs="Times New Roman" w:hint="default"/>
      </w:rPr>
    </w:lvl>
    <w:lvl w:ilvl="4" w:tplc="82AC81EC">
      <w:start w:val="1"/>
      <w:numFmt w:val="bullet"/>
      <w:lvlText w:val="•"/>
      <w:lvlJc w:val="left"/>
      <w:pPr>
        <w:tabs>
          <w:tab w:val="num" w:pos="3600"/>
        </w:tabs>
        <w:ind w:left="3600" w:hanging="360"/>
      </w:pPr>
      <w:rPr>
        <w:rFonts w:ascii="Times New Roman" w:hAnsi="Times New Roman" w:cs="Times New Roman" w:hint="default"/>
      </w:rPr>
    </w:lvl>
    <w:lvl w:ilvl="5" w:tplc="CA103DCC">
      <w:start w:val="1"/>
      <w:numFmt w:val="bullet"/>
      <w:lvlText w:val="•"/>
      <w:lvlJc w:val="left"/>
      <w:pPr>
        <w:tabs>
          <w:tab w:val="num" w:pos="4320"/>
        </w:tabs>
        <w:ind w:left="4320" w:hanging="360"/>
      </w:pPr>
      <w:rPr>
        <w:rFonts w:ascii="Times New Roman" w:hAnsi="Times New Roman" w:cs="Times New Roman" w:hint="default"/>
      </w:rPr>
    </w:lvl>
    <w:lvl w:ilvl="6" w:tplc="4DE6E51A">
      <w:start w:val="1"/>
      <w:numFmt w:val="bullet"/>
      <w:lvlText w:val="•"/>
      <w:lvlJc w:val="left"/>
      <w:pPr>
        <w:tabs>
          <w:tab w:val="num" w:pos="5040"/>
        </w:tabs>
        <w:ind w:left="5040" w:hanging="360"/>
      </w:pPr>
      <w:rPr>
        <w:rFonts w:ascii="Times New Roman" w:hAnsi="Times New Roman" w:cs="Times New Roman" w:hint="default"/>
      </w:rPr>
    </w:lvl>
    <w:lvl w:ilvl="7" w:tplc="B6009614">
      <w:start w:val="1"/>
      <w:numFmt w:val="bullet"/>
      <w:lvlText w:val="•"/>
      <w:lvlJc w:val="left"/>
      <w:pPr>
        <w:tabs>
          <w:tab w:val="num" w:pos="5760"/>
        </w:tabs>
        <w:ind w:left="5760" w:hanging="360"/>
      </w:pPr>
      <w:rPr>
        <w:rFonts w:ascii="Times New Roman" w:hAnsi="Times New Roman" w:cs="Times New Roman" w:hint="default"/>
      </w:rPr>
    </w:lvl>
    <w:lvl w:ilvl="8" w:tplc="EE584F94">
      <w:start w:val="1"/>
      <w:numFmt w:val="bullet"/>
      <w:lvlText w:val="•"/>
      <w:lvlJc w:val="left"/>
      <w:pPr>
        <w:tabs>
          <w:tab w:val="num" w:pos="6480"/>
        </w:tabs>
        <w:ind w:left="6480" w:hanging="360"/>
      </w:pPr>
      <w:rPr>
        <w:rFonts w:ascii="Times New Roman" w:hAnsi="Times New Roman" w:cs="Times New Roman" w:hint="default"/>
      </w:rPr>
    </w:lvl>
  </w:abstractNum>
  <w:abstractNum w:abstractNumId="15" w15:restartNumberingAfterBreak="0">
    <w:nsid w:val="48D552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9D952A2"/>
    <w:multiLevelType w:val="hybridMultilevel"/>
    <w:tmpl w:val="977E3F6A"/>
    <w:lvl w:ilvl="0" w:tplc="3EA258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CCA16F7"/>
    <w:multiLevelType w:val="hybridMultilevel"/>
    <w:tmpl w:val="3B52021A"/>
    <w:lvl w:ilvl="0" w:tplc="7D8CDEFA">
      <w:start w:val="1"/>
      <w:numFmt w:val="upperLetter"/>
      <w:lvlText w:val="%1."/>
      <w:lvlJc w:val="left"/>
      <w:pPr>
        <w:ind w:left="720" w:hanging="360"/>
      </w:pPr>
      <w:rPr>
        <w:rFonts w:hint="default"/>
      </w:rPr>
    </w:lvl>
    <w:lvl w:ilvl="1" w:tplc="0F1C0642">
      <w:start w:val="1"/>
      <w:numFmt w:val="upperLetter"/>
      <w:lvlText w:val="%2."/>
      <w:lvlJc w:val="left"/>
      <w:pPr>
        <w:ind w:left="1440" w:hanging="360"/>
      </w:pPr>
      <w:rPr>
        <w:b w:val="0"/>
        <w:color w:val="auto"/>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CF35250"/>
    <w:multiLevelType w:val="hybridMultilevel"/>
    <w:tmpl w:val="F54867F4"/>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D7132AB"/>
    <w:multiLevelType w:val="hybridMultilevel"/>
    <w:tmpl w:val="D8DAB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D795B1B"/>
    <w:multiLevelType w:val="hybridMultilevel"/>
    <w:tmpl w:val="C1628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E821D4D"/>
    <w:multiLevelType w:val="multilevel"/>
    <w:tmpl w:val="6E04E968"/>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2" w15:restartNumberingAfterBreak="0">
    <w:nsid w:val="527C2F70"/>
    <w:multiLevelType w:val="hybridMultilevel"/>
    <w:tmpl w:val="4E78E096"/>
    <w:lvl w:ilvl="0" w:tplc="0409000F">
      <w:start w:val="1"/>
      <w:numFmt w:val="decimal"/>
      <w:lvlText w:val="%1."/>
      <w:lvlJc w:val="left"/>
      <w:pPr>
        <w:ind w:left="720" w:hanging="360"/>
      </w:pPr>
    </w:lvl>
    <w:lvl w:ilvl="1" w:tplc="BE5A14DA">
      <w:start w:val="1"/>
      <w:numFmt w:val="decimal"/>
      <w:lvlText w:val="%2.1"/>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9304062"/>
    <w:multiLevelType w:val="hybridMultilevel"/>
    <w:tmpl w:val="616AAC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B951CC3"/>
    <w:multiLevelType w:val="hybridMultilevel"/>
    <w:tmpl w:val="25CED7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D206B9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F7A1F35"/>
    <w:multiLevelType w:val="hybridMultilevel"/>
    <w:tmpl w:val="5DB43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0572D94"/>
    <w:multiLevelType w:val="hybridMultilevel"/>
    <w:tmpl w:val="977E3F6A"/>
    <w:lvl w:ilvl="0" w:tplc="3EA258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BF14972"/>
    <w:multiLevelType w:val="hybridMultilevel"/>
    <w:tmpl w:val="DB8067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6C942AD9"/>
    <w:multiLevelType w:val="multilevel"/>
    <w:tmpl w:val="D67A9078"/>
    <w:lvl w:ilvl="0">
      <w:start w:val="1"/>
      <w:numFmt w:val="upperRoman"/>
      <w:pStyle w:val="Heading1"/>
      <w:lvlText w:val="%1."/>
      <w:lvlJc w:val="left"/>
      <w:pPr>
        <w:ind w:left="180" w:firstLine="0"/>
      </w:pPr>
      <w:rPr>
        <w:rFonts w:asciiTheme="minorHAnsi" w:hAnsiTheme="minorHAnsi" w:hint="default"/>
        <w:color w:val="548DD4" w:themeColor="text2" w:themeTint="99"/>
        <w:sz w:val="22"/>
        <w:szCs w:val="22"/>
      </w:rPr>
    </w:lvl>
    <w:lvl w:ilvl="1">
      <w:start w:val="1"/>
      <w:numFmt w:val="upperLetter"/>
      <w:pStyle w:val="Heading2"/>
      <w:lvlText w:val="%2."/>
      <w:lvlJc w:val="left"/>
      <w:pPr>
        <w:ind w:left="810" w:firstLine="0"/>
      </w:pPr>
      <w:rPr>
        <w:rFonts w:hint="default"/>
      </w:rPr>
    </w:lvl>
    <w:lvl w:ilvl="2">
      <w:start w:val="1"/>
      <w:numFmt w:val="decimal"/>
      <w:pStyle w:val="Heading3"/>
      <w:lvlText w:val="%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30" w15:restartNumberingAfterBreak="0">
    <w:nsid w:val="6EA46063"/>
    <w:multiLevelType w:val="hybridMultilevel"/>
    <w:tmpl w:val="C7AA5DD2"/>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FD46173"/>
    <w:multiLevelType w:val="hybridMultilevel"/>
    <w:tmpl w:val="9A8A3A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058200F"/>
    <w:multiLevelType w:val="hybridMultilevel"/>
    <w:tmpl w:val="124EA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7FE1F13"/>
    <w:multiLevelType w:val="hybridMultilevel"/>
    <w:tmpl w:val="E3B400FC"/>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D0502B4"/>
    <w:multiLevelType w:val="hybridMultilevel"/>
    <w:tmpl w:val="ADDA0A08"/>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9"/>
  </w:num>
  <w:num w:numId="2">
    <w:abstractNumId w:val="18"/>
  </w:num>
  <w:num w:numId="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6"/>
  </w:num>
  <w:num w:numId="5">
    <w:abstractNumId w:val="11"/>
  </w:num>
  <w:num w:numId="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9"/>
    <w:lvlOverride w:ilvl="0">
      <w:startOverride w:val="5"/>
    </w:lvlOverride>
  </w:num>
  <w:num w:numId="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8"/>
  </w:num>
  <w:num w:numId="1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7"/>
  </w:num>
  <w:num w:numId="13">
    <w:abstractNumId w:val="13"/>
  </w:num>
  <w:num w:numId="14">
    <w:abstractNumId w:val="24"/>
  </w:num>
  <w:num w:numId="15">
    <w:abstractNumId w:val="2"/>
  </w:num>
  <w:num w:numId="16">
    <w:abstractNumId w:val="23"/>
  </w:num>
  <w:num w:numId="17">
    <w:abstractNumId w:val="7"/>
  </w:num>
  <w:num w:numId="18">
    <w:abstractNumId w:val="31"/>
  </w:num>
  <w:num w:numId="19">
    <w:abstractNumId w:val="16"/>
  </w:num>
  <w:num w:numId="20">
    <w:abstractNumId w:val="14"/>
  </w:num>
  <w:num w:numId="21">
    <w:abstractNumId w:val="20"/>
  </w:num>
  <w:num w:numId="22">
    <w:abstractNumId w:val="12"/>
  </w:num>
  <w:num w:numId="23">
    <w:abstractNumId w:val="1"/>
  </w:num>
  <w:num w:numId="24">
    <w:abstractNumId w:val="8"/>
  </w:num>
  <w:num w:numId="25">
    <w:abstractNumId w:val="4"/>
  </w:num>
  <w:num w:numId="26">
    <w:abstractNumId w:val="10"/>
  </w:num>
  <w:num w:numId="27">
    <w:abstractNumId w:val="19"/>
  </w:num>
  <w:num w:numId="28">
    <w:abstractNumId w:val="0"/>
  </w:num>
  <w:num w:numId="29">
    <w:abstractNumId w:val="33"/>
  </w:num>
  <w:num w:numId="30">
    <w:abstractNumId w:val="34"/>
  </w:num>
  <w:num w:numId="3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2"/>
  </w:num>
  <w:num w:numId="33">
    <w:abstractNumId w:val="3"/>
  </w:num>
  <w:num w:numId="34">
    <w:abstractNumId w:val="15"/>
  </w:num>
  <w:num w:numId="35">
    <w:abstractNumId w:val="25"/>
  </w:num>
  <w:num w:numId="36">
    <w:abstractNumId w:val="21"/>
  </w:num>
  <w:num w:numId="37">
    <w:abstractNumId w:val="5"/>
  </w:num>
  <w:num w:numId="38">
    <w:abstractNumId w:val="9"/>
  </w:num>
  <w:num w:numId="39">
    <w:abstractNumId w:val="17"/>
  </w:num>
  <w:num w:numId="40">
    <w:abstractNumId w:val="30"/>
  </w:num>
  <w:num w:numId="41">
    <w:abstractNumId w:val="29"/>
  </w:num>
  <w:num w:numId="4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2"/>
  </w:num>
  <w:num w:numId="44">
    <w:abstractNumId w:val="6"/>
  </w:num>
  <w:numIdMacAtCleanup w:val="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tein, Lisa D">
    <w15:presenceInfo w15:providerId="AD" w15:userId="S-1-5-21-560238246-503670158-341402209-63416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trackRevisions/>
  <w:defaultTabStop w:val="720"/>
  <w:drawingGridHorizontalSpacing w:val="110"/>
  <w:displayHorizontalDrawingGridEvery w:val="2"/>
  <w:characterSpacingControl w:val="doNotCompress"/>
  <w:hdrShapeDefaults>
    <o:shapedefaults v:ext="edit" spidmax="2050"/>
    <o:shapelayout v:ext="edit">
      <o:idmap v:ext="edit" data="2"/>
      <o:rules v:ext="edit">
        <o:r id="V:Rule1" type="connector" idref="#_x0000_s2049"/>
      </o:rules>
    </o:shapelayout>
  </w:hdrShapeDefaults>
  <w:footnotePr>
    <w:footnote w:id="-1"/>
    <w:footnote w:id="0"/>
  </w:footnotePr>
  <w:endnotePr>
    <w:endnote w:id="-1"/>
    <w:endnote w:id="0"/>
  </w:endnotePr>
  <w:compat>
    <w:compatSetting w:name="compatibilityMode" w:uri="http://schemas.microsoft.com/office/word" w:val="12"/>
  </w:compat>
  <w:rsids>
    <w:rsidRoot w:val="0058110C"/>
    <w:rsid w:val="00000DE9"/>
    <w:rsid w:val="00001384"/>
    <w:rsid w:val="000020FB"/>
    <w:rsid w:val="00002101"/>
    <w:rsid w:val="000024E2"/>
    <w:rsid w:val="00003D11"/>
    <w:rsid w:val="000042F5"/>
    <w:rsid w:val="000065E9"/>
    <w:rsid w:val="0001010C"/>
    <w:rsid w:val="000115AE"/>
    <w:rsid w:val="00012889"/>
    <w:rsid w:val="00014476"/>
    <w:rsid w:val="0001556B"/>
    <w:rsid w:val="00015876"/>
    <w:rsid w:val="00017836"/>
    <w:rsid w:val="00017F56"/>
    <w:rsid w:val="000229FB"/>
    <w:rsid w:val="00022DD8"/>
    <w:rsid w:val="00023D02"/>
    <w:rsid w:val="00024966"/>
    <w:rsid w:val="0002499A"/>
    <w:rsid w:val="00024C8D"/>
    <w:rsid w:val="000256EB"/>
    <w:rsid w:val="000267A5"/>
    <w:rsid w:val="00026E2B"/>
    <w:rsid w:val="000308ED"/>
    <w:rsid w:val="00031269"/>
    <w:rsid w:val="00033C89"/>
    <w:rsid w:val="00033D78"/>
    <w:rsid w:val="00034694"/>
    <w:rsid w:val="00034CF4"/>
    <w:rsid w:val="000367C1"/>
    <w:rsid w:val="00037E42"/>
    <w:rsid w:val="00040E7A"/>
    <w:rsid w:val="00042715"/>
    <w:rsid w:val="000434F0"/>
    <w:rsid w:val="00050146"/>
    <w:rsid w:val="00050240"/>
    <w:rsid w:val="0005059A"/>
    <w:rsid w:val="00051479"/>
    <w:rsid w:val="000518A3"/>
    <w:rsid w:val="0005285B"/>
    <w:rsid w:val="0005498B"/>
    <w:rsid w:val="00054BF3"/>
    <w:rsid w:val="0005689B"/>
    <w:rsid w:val="0005698A"/>
    <w:rsid w:val="00056BC0"/>
    <w:rsid w:val="000608D4"/>
    <w:rsid w:val="00064082"/>
    <w:rsid w:val="00065CF4"/>
    <w:rsid w:val="00065FD7"/>
    <w:rsid w:val="00067AA8"/>
    <w:rsid w:val="00071127"/>
    <w:rsid w:val="000721A8"/>
    <w:rsid w:val="00075EE6"/>
    <w:rsid w:val="00084724"/>
    <w:rsid w:val="00086851"/>
    <w:rsid w:val="000921D6"/>
    <w:rsid w:val="00095FC4"/>
    <w:rsid w:val="00097DF8"/>
    <w:rsid w:val="000A13F4"/>
    <w:rsid w:val="000A1653"/>
    <w:rsid w:val="000A179C"/>
    <w:rsid w:val="000A275B"/>
    <w:rsid w:val="000A38FB"/>
    <w:rsid w:val="000A3A60"/>
    <w:rsid w:val="000A405F"/>
    <w:rsid w:val="000A452D"/>
    <w:rsid w:val="000A46CA"/>
    <w:rsid w:val="000A6F60"/>
    <w:rsid w:val="000A73FA"/>
    <w:rsid w:val="000A7CFA"/>
    <w:rsid w:val="000B09FD"/>
    <w:rsid w:val="000B6B98"/>
    <w:rsid w:val="000B7013"/>
    <w:rsid w:val="000B7EA2"/>
    <w:rsid w:val="000C0F71"/>
    <w:rsid w:val="000C18FA"/>
    <w:rsid w:val="000C236E"/>
    <w:rsid w:val="000C3DFF"/>
    <w:rsid w:val="000C5DC1"/>
    <w:rsid w:val="000C6A36"/>
    <w:rsid w:val="000C73B7"/>
    <w:rsid w:val="000D1E52"/>
    <w:rsid w:val="000D2013"/>
    <w:rsid w:val="000D3BB8"/>
    <w:rsid w:val="000D4B91"/>
    <w:rsid w:val="000D544D"/>
    <w:rsid w:val="000D6BA7"/>
    <w:rsid w:val="000D6E73"/>
    <w:rsid w:val="000D7343"/>
    <w:rsid w:val="000D75B3"/>
    <w:rsid w:val="000E062E"/>
    <w:rsid w:val="000E1025"/>
    <w:rsid w:val="000E6429"/>
    <w:rsid w:val="000E6662"/>
    <w:rsid w:val="000F3439"/>
    <w:rsid w:val="000F4D7C"/>
    <w:rsid w:val="000F6481"/>
    <w:rsid w:val="00100B9B"/>
    <w:rsid w:val="00101800"/>
    <w:rsid w:val="00101AE6"/>
    <w:rsid w:val="0010438C"/>
    <w:rsid w:val="00104BFE"/>
    <w:rsid w:val="00104CCD"/>
    <w:rsid w:val="00105B5C"/>
    <w:rsid w:val="00110C92"/>
    <w:rsid w:val="00111EA0"/>
    <w:rsid w:val="00112683"/>
    <w:rsid w:val="00112DAE"/>
    <w:rsid w:val="00113040"/>
    <w:rsid w:val="00113A4E"/>
    <w:rsid w:val="00113C2F"/>
    <w:rsid w:val="001141ED"/>
    <w:rsid w:val="00114A93"/>
    <w:rsid w:val="001157A6"/>
    <w:rsid w:val="001167C0"/>
    <w:rsid w:val="00117DB0"/>
    <w:rsid w:val="00120E68"/>
    <w:rsid w:val="0012287C"/>
    <w:rsid w:val="00123583"/>
    <w:rsid w:val="001242B8"/>
    <w:rsid w:val="00124971"/>
    <w:rsid w:val="00124C13"/>
    <w:rsid w:val="00124FAF"/>
    <w:rsid w:val="00126A87"/>
    <w:rsid w:val="001300BF"/>
    <w:rsid w:val="0013046F"/>
    <w:rsid w:val="001323A1"/>
    <w:rsid w:val="00132CAD"/>
    <w:rsid w:val="00134F2C"/>
    <w:rsid w:val="0013568C"/>
    <w:rsid w:val="00136A7D"/>
    <w:rsid w:val="00136D1D"/>
    <w:rsid w:val="0014162C"/>
    <w:rsid w:val="00141D07"/>
    <w:rsid w:val="001432EA"/>
    <w:rsid w:val="00143EF5"/>
    <w:rsid w:val="00143F68"/>
    <w:rsid w:val="00144226"/>
    <w:rsid w:val="00146CB2"/>
    <w:rsid w:val="00147C84"/>
    <w:rsid w:val="00147DEF"/>
    <w:rsid w:val="001519B5"/>
    <w:rsid w:val="00151DD5"/>
    <w:rsid w:val="00152951"/>
    <w:rsid w:val="00155D47"/>
    <w:rsid w:val="0015636F"/>
    <w:rsid w:val="00157CB6"/>
    <w:rsid w:val="001607CE"/>
    <w:rsid w:val="001613A9"/>
    <w:rsid w:val="00163099"/>
    <w:rsid w:val="0016668E"/>
    <w:rsid w:val="00167A2E"/>
    <w:rsid w:val="00171149"/>
    <w:rsid w:val="00173829"/>
    <w:rsid w:val="0017455E"/>
    <w:rsid w:val="0017518C"/>
    <w:rsid w:val="00175802"/>
    <w:rsid w:val="00176119"/>
    <w:rsid w:val="00176C9C"/>
    <w:rsid w:val="00177E9F"/>
    <w:rsid w:val="00180DB8"/>
    <w:rsid w:val="00184EA9"/>
    <w:rsid w:val="001853F8"/>
    <w:rsid w:val="00185963"/>
    <w:rsid w:val="0018703A"/>
    <w:rsid w:val="0018734A"/>
    <w:rsid w:val="001873C5"/>
    <w:rsid w:val="00190E01"/>
    <w:rsid w:val="0019122F"/>
    <w:rsid w:val="0019360D"/>
    <w:rsid w:val="00193D3A"/>
    <w:rsid w:val="00194B06"/>
    <w:rsid w:val="001967B7"/>
    <w:rsid w:val="00197F4A"/>
    <w:rsid w:val="001A15E0"/>
    <w:rsid w:val="001A1759"/>
    <w:rsid w:val="001A227E"/>
    <w:rsid w:val="001A407E"/>
    <w:rsid w:val="001A454C"/>
    <w:rsid w:val="001A74CF"/>
    <w:rsid w:val="001B1267"/>
    <w:rsid w:val="001B1EAA"/>
    <w:rsid w:val="001B3280"/>
    <w:rsid w:val="001B44FD"/>
    <w:rsid w:val="001C0E35"/>
    <w:rsid w:val="001C2953"/>
    <w:rsid w:val="001C3C1E"/>
    <w:rsid w:val="001C418C"/>
    <w:rsid w:val="001C4615"/>
    <w:rsid w:val="001C57B8"/>
    <w:rsid w:val="001C5830"/>
    <w:rsid w:val="001C5F1C"/>
    <w:rsid w:val="001D11F0"/>
    <w:rsid w:val="001D1FDC"/>
    <w:rsid w:val="001D25FE"/>
    <w:rsid w:val="001D2D3B"/>
    <w:rsid w:val="001D4C6B"/>
    <w:rsid w:val="001D5F11"/>
    <w:rsid w:val="001D69D1"/>
    <w:rsid w:val="001D6ACE"/>
    <w:rsid w:val="001E0BFE"/>
    <w:rsid w:val="001E18D3"/>
    <w:rsid w:val="001E2414"/>
    <w:rsid w:val="001E538A"/>
    <w:rsid w:val="001E5922"/>
    <w:rsid w:val="001F058D"/>
    <w:rsid w:val="001F26B1"/>
    <w:rsid w:val="001F3232"/>
    <w:rsid w:val="001F4B72"/>
    <w:rsid w:val="001F5CE6"/>
    <w:rsid w:val="001F65E3"/>
    <w:rsid w:val="001F703A"/>
    <w:rsid w:val="00200C96"/>
    <w:rsid w:val="002015D2"/>
    <w:rsid w:val="0020173F"/>
    <w:rsid w:val="002019C0"/>
    <w:rsid w:val="00202308"/>
    <w:rsid w:val="00203E8F"/>
    <w:rsid w:val="00204742"/>
    <w:rsid w:val="00204CE9"/>
    <w:rsid w:val="0020601E"/>
    <w:rsid w:val="0020625A"/>
    <w:rsid w:val="00210396"/>
    <w:rsid w:val="00210985"/>
    <w:rsid w:val="00211983"/>
    <w:rsid w:val="00212132"/>
    <w:rsid w:val="00215666"/>
    <w:rsid w:val="002161AF"/>
    <w:rsid w:val="00216BC6"/>
    <w:rsid w:val="00224067"/>
    <w:rsid w:val="0022469C"/>
    <w:rsid w:val="00226946"/>
    <w:rsid w:val="00226EDF"/>
    <w:rsid w:val="002273C0"/>
    <w:rsid w:val="0022761B"/>
    <w:rsid w:val="00227A23"/>
    <w:rsid w:val="00231D5F"/>
    <w:rsid w:val="00233337"/>
    <w:rsid w:val="0023367B"/>
    <w:rsid w:val="0023534D"/>
    <w:rsid w:val="002359F2"/>
    <w:rsid w:val="00235C40"/>
    <w:rsid w:val="002412D7"/>
    <w:rsid w:val="00241C7A"/>
    <w:rsid w:val="00244DEC"/>
    <w:rsid w:val="00247EA5"/>
    <w:rsid w:val="00251B72"/>
    <w:rsid w:val="00251EFA"/>
    <w:rsid w:val="0025281B"/>
    <w:rsid w:val="002562D9"/>
    <w:rsid w:val="00257567"/>
    <w:rsid w:val="00261731"/>
    <w:rsid w:val="00261BE4"/>
    <w:rsid w:val="00263BBA"/>
    <w:rsid w:val="00264277"/>
    <w:rsid w:val="00265FEE"/>
    <w:rsid w:val="00266118"/>
    <w:rsid w:val="00266D3F"/>
    <w:rsid w:val="0027096B"/>
    <w:rsid w:val="00271B17"/>
    <w:rsid w:val="00273608"/>
    <w:rsid w:val="002767A6"/>
    <w:rsid w:val="0028057C"/>
    <w:rsid w:val="00282698"/>
    <w:rsid w:val="00284407"/>
    <w:rsid w:val="002855B6"/>
    <w:rsid w:val="002901A0"/>
    <w:rsid w:val="0029028A"/>
    <w:rsid w:val="00292ADD"/>
    <w:rsid w:val="0029406C"/>
    <w:rsid w:val="0029515C"/>
    <w:rsid w:val="00297B2A"/>
    <w:rsid w:val="002A0B43"/>
    <w:rsid w:val="002A217C"/>
    <w:rsid w:val="002A234D"/>
    <w:rsid w:val="002A463C"/>
    <w:rsid w:val="002A5001"/>
    <w:rsid w:val="002A521E"/>
    <w:rsid w:val="002A78D4"/>
    <w:rsid w:val="002B166B"/>
    <w:rsid w:val="002B2269"/>
    <w:rsid w:val="002B75B5"/>
    <w:rsid w:val="002B7EB5"/>
    <w:rsid w:val="002C19FA"/>
    <w:rsid w:val="002C20CC"/>
    <w:rsid w:val="002C2D0C"/>
    <w:rsid w:val="002C60F0"/>
    <w:rsid w:val="002C6A1E"/>
    <w:rsid w:val="002D2953"/>
    <w:rsid w:val="002D334C"/>
    <w:rsid w:val="002D5527"/>
    <w:rsid w:val="002D6C06"/>
    <w:rsid w:val="002E3161"/>
    <w:rsid w:val="002E389B"/>
    <w:rsid w:val="002E74C4"/>
    <w:rsid w:val="002F2006"/>
    <w:rsid w:val="002F28BD"/>
    <w:rsid w:val="002F3254"/>
    <w:rsid w:val="002F3572"/>
    <w:rsid w:val="002F6CA3"/>
    <w:rsid w:val="002F7978"/>
    <w:rsid w:val="003019B3"/>
    <w:rsid w:val="00301AFD"/>
    <w:rsid w:val="0030340A"/>
    <w:rsid w:val="003041C3"/>
    <w:rsid w:val="003051CE"/>
    <w:rsid w:val="003069A4"/>
    <w:rsid w:val="00306D3F"/>
    <w:rsid w:val="00310221"/>
    <w:rsid w:val="00310C02"/>
    <w:rsid w:val="00311ADC"/>
    <w:rsid w:val="00312FF5"/>
    <w:rsid w:val="003132A5"/>
    <w:rsid w:val="003151FE"/>
    <w:rsid w:val="00315B72"/>
    <w:rsid w:val="00316793"/>
    <w:rsid w:val="0032039C"/>
    <w:rsid w:val="00321C5C"/>
    <w:rsid w:val="00322ABE"/>
    <w:rsid w:val="00322E06"/>
    <w:rsid w:val="00327654"/>
    <w:rsid w:val="00330079"/>
    <w:rsid w:val="00330E8E"/>
    <w:rsid w:val="00331635"/>
    <w:rsid w:val="003316A7"/>
    <w:rsid w:val="003323E3"/>
    <w:rsid w:val="003337BA"/>
    <w:rsid w:val="00334FDF"/>
    <w:rsid w:val="003357F8"/>
    <w:rsid w:val="00336829"/>
    <w:rsid w:val="00337C3C"/>
    <w:rsid w:val="00337FE7"/>
    <w:rsid w:val="0034172A"/>
    <w:rsid w:val="00341961"/>
    <w:rsid w:val="00341D92"/>
    <w:rsid w:val="00343530"/>
    <w:rsid w:val="0034429F"/>
    <w:rsid w:val="003449EA"/>
    <w:rsid w:val="00345037"/>
    <w:rsid w:val="003468E2"/>
    <w:rsid w:val="0034698D"/>
    <w:rsid w:val="0035371C"/>
    <w:rsid w:val="00356826"/>
    <w:rsid w:val="00357032"/>
    <w:rsid w:val="0036079F"/>
    <w:rsid w:val="00360EB1"/>
    <w:rsid w:val="0036195B"/>
    <w:rsid w:val="0036386A"/>
    <w:rsid w:val="003641F4"/>
    <w:rsid w:val="003646E8"/>
    <w:rsid w:val="00365FF3"/>
    <w:rsid w:val="00366B9B"/>
    <w:rsid w:val="00371AE3"/>
    <w:rsid w:val="0037377C"/>
    <w:rsid w:val="0037393D"/>
    <w:rsid w:val="003753E0"/>
    <w:rsid w:val="0037723B"/>
    <w:rsid w:val="003824FC"/>
    <w:rsid w:val="00382726"/>
    <w:rsid w:val="0038440C"/>
    <w:rsid w:val="003851AA"/>
    <w:rsid w:val="00386F2B"/>
    <w:rsid w:val="00387E78"/>
    <w:rsid w:val="003913AD"/>
    <w:rsid w:val="00393DAF"/>
    <w:rsid w:val="00394CE0"/>
    <w:rsid w:val="00396D84"/>
    <w:rsid w:val="003A0570"/>
    <w:rsid w:val="003A10BD"/>
    <w:rsid w:val="003A2D78"/>
    <w:rsid w:val="003A3B12"/>
    <w:rsid w:val="003A3EF5"/>
    <w:rsid w:val="003A5432"/>
    <w:rsid w:val="003B013A"/>
    <w:rsid w:val="003B04EC"/>
    <w:rsid w:val="003B1ABA"/>
    <w:rsid w:val="003B25CC"/>
    <w:rsid w:val="003B3E5F"/>
    <w:rsid w:val="003B499F"/>
    <w:rsid w:val="003B5192"/>
    <w:rsid w:val="003B5268"/>
    <w:rsid w:val="003B668D"/>
    <w:rsid w:val="003C0160"/>
    <w:rsid w:val="003C12F8"/>
    <w:rsid w:val="003C192A"/>
    <w:rsid w:val="003C277A"/>
    <w:rsid w:val="003C2F67"/>
    <w:rsid w:val="003C31F5"/>
    <w:rsid w:val="003C40EF"/>
    <w:rsid w:val="003C63DD"/>
    <w:rsid w:val="003D0067"/>
    <w:rsid w:val="003D07DE"/>
    <w:rsid w:val="003D09CE"/>
    <w:rsid w:val="003D21EF"/>
    <w:rsid w:val="003D3157"/>
    <w:rsid w:val="003D33DE"/>
    <w:rsid w:val="003D40E6"/>
    <w:rsid w:val="003D5B91"/>
    <w:rsid w:val="003D5C6C"/>
    <w:rsid w:val="003D6016"/>
    <w:rsid w:val="003D607D"/>
    <w:rsid w:val="003D6632"/>
    <w:rsid w:val="003D69F5"/>
    <w:rsid w:val="003D79C9"/>
    <w:rsid w:val="003E0917"/>
    <w:rsid w:val="003E0C90"/>
    <w:rsid w:val="003E2A40"/>
    <w:rsid w:val="003E35B0"/>
    <w:rsid w:val="003E3685"/>
    <w:rsid w:val="003E5258"/>
    <w:rsid w:val="003E52C2"/>
    <w:rsid w:val="003E6200"/>
    <w:rsid w:val="003E6CA1"/>
    <w:rsid w:val="003E6DFE"/>
    <w:rsid w:val="003E6ED4"/>
    <w:rsid w:val="003F1A9C"/>
    <w:rsid w:val="003F4FCC"/>
    <w:rsid w:val="00401ABF"/>
    <w:rsid w:val="00402751"/>
    <w:rsid w:val="00403052"/>
    <w:rsid w:val="004054FE"/>
    <w:rsid w:val="0040673E"/>
    <w:rsid w:val="0040689F"/>
    <w:rsid w:val="004103B9"/>
    <w:rsid w:val="00410710"/>
    <w:rsid w:val="00412EA5"/>
    <w:rsid w:val="00413486"/>
    <w:rsid w:val="00414912"/>
    <w:rsid w:val="00415353"/>
    <w:rsid w:val="00415CBB"/>
    <w:rsid w:val="0041621D"/>
    <w:rsid w:val="0041714A"/>
    <w:rsid w:val="00417996"/>
    <w:rsid w:val="00417E31"/>
    <w:rsid w:val="00420097"/>
    <w:rsid w:val="00420BB7"/>
    <w:rsid w:val="00423656"/>
    <w:rsid w:val="00423C38"/>
    <w:rsid w:val="00424423"/>
    <w:rsid w:val="00430913"/>
    <w:rsid w:val="00431153"/>
    <w:rsid w:val="004314E8"/>
    <w:rsid w:val="00432CFC"/>
    <w:rsid w:val="0043320A"/>
    <w:rsid w:val="0043648E"/>
    <w:rsid w:val="004369A6"/>
    <w:rsid w:val="004405FD"/>
    <w:rsid w:val="00440C23"/>
    <w:rsid w:val="00441325"/>
    <w:rsid w:val="00441EC9"/>
    <w:rsid w:val="00443A23"/>
    <w:rsid w:val="00444218"/>
    <w:rsid w:val="004469C2"/>
    <w:rsid w:val="00446C73"/>
    <w:rsid w:val="00450B25"/>
    <w:rsid w:val="00450E9A"/>
    <w:rsid w:val="00451A6B"/>
    <w:rsid w:val="00452BFB"/>
    <w:rsid w:val="004531EC"/>
    <w:rsid w:val="00455A03"/>
    <w:rsid w:val="0045631D"/>
    <w:rsid w:val="004607D4"/>
    <w:rsid w:val="00462E0B"/>
    <w:rsid w:val="004678FE"/>
    <w:rsid w:val="0047076B"/>
    <w:rsid w:val="00472493"/>
    <w:rsid w:val="00473DBA"/>
    <w:rsid w:val="004773E0"/>
    <w:rsid w:val="004778D8"/>
    <w:rsid w:val="00480F49"/>
    <w:rsid w:val="0048191F"/>
    <w:rsid w:val="00481B9C"/>
    <w:rsid w:val="00481F52"/>
    <w:rsid w:val="004856F7"/>
    <w:rsid w:val="004863FE"/>
    <w:rsid w:val="0048785E"/>
    <w:rsid w:val="00490460"/>
    <w:rsid w:val="004917E4"/>
    <w:rsid w:val="004919DB"/>
    <w:rsid w:val="00492FC9"/>
    <w:rsid w:val="00493C2E"/>
    <w:rsid w:val="00493D80"/>
    <w:rsid w:val="00494A7C"/>
    <w:rsid w:val="00496992"/>
    <w:rsid w:val="004A2255"/>
    <w:rsid w:val="004A2E3F"/>
    <w:rsid w:val="004A3FC2"/>
    <w:rsid w:val="004A3FFE"/>
    <w:rsid w:val="004A4B7C"/>
    <w:rsid w:val="004A5A33"/>
    <w:rsid w:val="004A6481"/>
    <w:rsid w:val="004B097C"/>
    <w:rsid w:val="004B0D18"/>
    <w:rsid w:val="004B155A"/>
    <w:rsid w:val="004B27EB"/>
    <w:rsid w:val="004B3BDE"/>
    <w:rsid w:val="004B624A"/>
    <w:rsid w:val="004B7D3E"/>
    <w:rsid w:val="004C4551"/>
    <w:rsid w:val="004C4591"/>
    <w:rsid w:val="004C5BA9"/>
    <w:rsid w:val="004D072C"/>
    <w:rsid w:val="004D7E04"/>
    <w:rsid w:val="004E012F"/>
    <w:rsid w:val="004E1966"/>
    <w:rsid w:val="004E3D54"/>
    <w:rsid w:val="004E4432"/>
    <w:rsid w:val="004E587B"/>
    <w:rsid w:val="004E5ABA"/>
    <w:rsid w:val="004E6196"/>
    <w:rsid w:val="004E6800"/>
    <w:rsid w:val="004E7F71"/>
    <w:rsid w:val="004F078E"/>
    <w:rsid w:val="004F1298"/>
    <w:rsid w:val="004F2E5F"/>
    <w:rsid w:val="004F578B"/>
    <w:rsid w:val="005008AA"/>
    <w:rsid w:val="0050092D"/>
    <w:rsid w:val="00500BBB"/>
    <w:rsid w:val="00500C9E"/>
    <w:rsid w:val="0050356D"/>
    <w:rsid w:val="0050460B"/>
    <w:rsid w:val="00504912"/>
    <w:rsid w:val="00505B29"/>
    <w:rsid w:val="00507B7E"/>
    <w:rsid w:val="00507FF9"/>
    <w:rsid w:val="0051031B"/>
    <w:rsid w:val="00510E9F"/>
    <w:rsid w:val="00510F2A"/>
    <w:rsid w:val="00512235"/>
    <w:rsid w:val="00512CC7"/>
    <w:rsid w:val="005143D9"/>
    <w:rsid w:val="00516546"/>
    <w:rsid w:val="00520D31"/>
    <w:rsid w:val="005215D0"/>
    <w:rsid w:val="005241D6"/>
    <w:rsid w:val="0052789F"/>
    <w:rsid w:val="00531556"/>
    <w:rsid w:val="00541E79"/>
    <w:rsid w:val="00542194"/>
    <w:rsid w:val="005526BC"/>
    <w:rsid w:val="00557A74"/>
    <w:rsid w:val="00560B7D"/>
    <w:rsid w:val="005614B0"/>
    <w:rsid w:val="00562A74"/>
    <w:rsid w:val="005632B1"/>
    <w:rsid w:val="0056354C"/>
    <w:rsid w:val="00563E76"/>
    <w:rsid w:val="00565769"/>
    <w:rsid w:val="0056715C"/>
    <w:rsid w:val="0056729D"/>
    <w:rsid w:val="00570668"/>
    <w:rsid w:val="00570790"/>
    <w:rsid w:val="005710ED"/>
    <w:rsid w:val="00571D97"/>
    <w:rsid w:val="00580930"/>
    <w:rsid w:val="00581002"/>
    <w:rsid w:val="0058110C"/>
    <w:rsid w:val="00581DAF"/>
    <w:rsid w:val="00583DD4"/>
    <w:rsid w:val="00584F5E"/>
    <w:rsid w:val="00585961"/>
    <w:rsid w:val="00586022"/>
    <w:rsid w:val="00587F7E"/>
    <w:rsid w:val="00592E57"/>
    <w:rsid w:val="00594626"/>
    <w:rsid w:val="00595CEC"/>
    <w:rsid w:val="005978FD"/>
    <w:rsid w:val="00597DA7"/>
    <w:rsid w:val="005A01B1"/>
    <w:rsid w:val="005A08C9"/>
    <w:rsid w:val="005A1712"/>
    <w:rsid w:val="005A2114"/>
    <w:rsid w:val="005A260F"/>
    <w:rsid w:val="005A33A0"/>
    <w:rsid w:val="005A4148"/>
    <w:rsid w:val="005A56EF"/>
    <w:rsid w:val="005A7D8D"/>
    <w:rsid w:val="005B1606"/>
    <w:rsid w:val="005B2861"/>
    <w:rsid w:val="005B5311"/>
    <w:rsid w:val="005B535E"/>
    <w:rsid w:val="005B5516"/>
    <w:rsid w:val="005B6687"/>
    <w:rsid w:val="005C31DF"/>
    <w:rsid w:val="005C4159"/>
    <w:rsid w:val="005C48B8"/>
    <w:rsid w:val="005C4C86"/>
    <w:rsid w:val="005C5097"/>
    <w:rsid w:val="005C64C5"/>
    <w:rsid w:val="005D0314"/>
    <w:rsid w:val="005D13B6"/>
    <w:rsid w:val="005D2043"/>
    <w:rsid w:val="005D2D03"/>
    <w:rsid w:val="005D477E"/>
    <w:rsid w:val="005D5832"/>
    <w:rsid w:val="005D6050"/>
    <w:rsid w:val="005D774E"/>
    <w:rsid w:val="005E0D5E"/>
    <w:rsid w:val="005E2142"/>
    <w:rsid w:val="005E2E6D"/>
    <w:rsid w:val="005E35F0"/>
    <w:rsid w:val="005E6380"/>
    <w:rsid w:val="005E7B1B"/>
    <w:rsid w:val="005F289C"/>
    <w:rsid w:val="005F433B"/>
    <w:rsid w:val="005F47A7"/>
    <w:rsid w:val="005F49F3"/>
    <w:rsid w:val="005F5CD4"/>
    <w:rsid w:val="005F625A"/>
    <w:rsid w:val="005F76F0"/>
    <w:rsid w:val="005F7A36"/>
    <w:rsid w:val="00600366"/>
    <w:rsid w:val="00602483"/>
    <w:rsid w:val="00604BFD"/>
    <w:rsid w:val="0060675D"/>
    <w:rsid w:val="00610700"/>
    <w:rsid w:val="006111B0"/>
    <w:rsid w:val="006117CF"/>
    <w:rsid w:val="00611CAA"/>
    <w:rsid w:val="0061259D"/>
    <w:rsid w:val="006132F2"/>
    <w:rsid w:val="00614635"/>
    <w:rsid w:val="00615852"/>
    <w:rsid w:val="006217A5"/>
    <w:rsid w:val="0062206B"/>
    <w:rsid w:val="00625440"/>
    <w:rsid w:val="0062573A"/>
    <w:rsid w:val="00626DF3"/>
    <w:rsid w:val="006272E1"/>
    <w:rsid w:val="006278E8"/>
    <w:rsid w:val="006302AE"/>
    <w:rsid w:val="00630DE6"/>
    <w:rsid w:val="00631A9E"/>
    <w:rsid w:val="0063471B"/>
    <w:rsid w:val="006352D3"/>
    <w:rsid w:val="006365F2"/>
    <w:rsid w:val="006371CB"/>
    <w:rsid w:val="00641167"/>
    <w:rsid w:val="00641B06"/>
    <w:rsid w:val="00641F9A"/>
    <w:rsid w:val="00642301"/>
    <w:rsid w:val="00642329"/>
    <w:rsid w:val="0064235F"/>
    <w:rsid w:val="0064640B"/>
    <w:rsid w:val="00646BC5"/>
    <w:rsid w:val="006537FF"/>
    <w:rsid w:val="0065469A"/>
    <w:rsid w:val="00654939"/>
    <w:rsid w:val="00654C06"/>
    <w:rsid w:val="0065519B"/>
    <w:rsid w:val="006604A3"/>
    <w:rsid w:val="00660A6D"/>
    <w:rsid w:val="00660C20"/>
    <w:rsid w:val="00661E3C"/>
    <w:rsid w:val="00661F50"/>
    <w:rsid w:val="0066250F"/>
    <w:rsid w:val="0066308B"/>
    <w:rsid w:val="00663DB3"/>
    <w:rsid w:val="00663EF3"/>
    <w:rsid w:val="0066436F"/>
    <w:rsid w:val="006703A6"/>
    <w:rsid w:val="00672EF0"/>
    <w:rsid w:val="006732CE"/>
    <w:rsid w:val="00674907"/>
    <w:rsid w:val="006751EE"/>
    <w:rsid w:val="00676F26"/>
    <w:rsid w:val="00677BEF"/>
    <w:rsid w:val="00681690"/>
    <w:rsid w:val="00685A31"/>
    <w:rsid w:val="006868B1"/>
    <w:rsid w:val="00690263"/>
    <w:rsid w:val="00691DC6"/>
    <w:rsid w:val="0069255D"/>
    <w:rsid w:val="00693A08"/>
    <w:rsid w:val="00693AC8"/>
    <w:rsid w:val="00694999"/>
    <w:rsid w:val="00694E75"/>
    <w:rsid w:val="006958FA"/>
    <w:rsid w:val="006A2B2E"/>
    <w:rsid w:val="006A4113"/>
    <w:rsid w:val="006A4D3F"/>
    <w:rsid w:val="006A4E82"/>
    <w:rsid w:val="006A67C6"/>
    <w:rsid w:val="006A68E9"/>
    <w:rsid w:val="006A7687"/>
    <w:rsid w:val="006B2685"/>
    <w:rsid w:val="006B39DA"/>
    <w:rsid w:val="006B6C54"/>
    <w:rsid w:val="006B7EF5"/>
    <w:rsid w:val="006C0653"/>
    <w:rsid w:val="006C128D"/>
    <w:rsid w:val="006C47AD"/>
    <w:rsid w:val="006C56E5"/>
    <w:rsid w:val="006C581C"/>
    <w:rsid w:val="006C6A8A"/>
    <w:rsid w:val="006D1377"/>
    <w:rsid w:val="006D27FE"/>
    <w:rsid w:val="006D2BB6"/>
    <w:rsid w:val="006E0356"/>
    <w:rsid w:val="006E0B55"/>
    <w:rsid w:val="006E1B63"/>
    <w:rsid w:val="006E1CDD"/>
    <w:rsid w:val="006E4738"/>
    <w:rsid w:val="006E5169"/>
    <w:rsid w:val="006E59F0"/>
    <w:rsid w:val="006E7D1A"/>
    <w:rsid w:val="006E7DC9"/>
    <w:rsid w:val="006F4A1A"/>
    <w:rsid w:val="006F4F6F"/>
    <w:rsid w:val="006F7A1D"/>
    <w:rsid w:val="00700685"/>
    <w:rsid w:val="00700E1F"/>
    <w:rsid w:val="007013A8"/>
    <w:rsid w:val="00701970"/>
    <w:rsid w:val="00701D0A"/>
    <w:rsid w:val="007075F6"/>
    <w:rsid w:val="00711D09"/>
    <w:rsid w:val="00716D46"/>
    <w:rsid w:val="00720630"/>
    <w:rsid w:val="0072257E"/>
    <w:rsid w:val="007239F9"/>
    <w:rsid w:val="00723DB6"/>
    <w:rsid w:val="007241D4"/>
    <w:rsid w:val="0072494C"/>
    <w:rsid w:val="0073032E"/>
    <w:rsid w:val="007306B0"/>
    <w:rsid w:val="0073147E"/>
    <w:rsid w:val="007318AB"/>
    <w:rsid w:val="00732167"/>
    <w:rsid w:val="007330D6"/>
    <w:rsid w:val="0073550B"/>
    <w:rsid w:val="00736C11"/>
    <w:rsid w:val="00740498"/>
    <w:rsid w:val="00740D3F"/>
    <w:rsid w:val="00741C9B"/>
    <w:rsid w:val="00744905"/>
    <w:rsid w:val="00745C90"/>
    <w:rsid w:val="00746210"/>
    <w:rsid w:val="007506E7"/>
    <w:rsid w:val="00755115"/>
    <w:rsid w:val="00755AEF"/>
    <w:rsid w:val="0075770B"/>
    <w:rsid w:val="00757E99"/>
    <w:rsid w:val="0076065F"/>
    <w:rsid w:val="0076265B"/>
    <w:rsid w:val="00763CAE"/>
    <w:rsid w:val="00764296"/>
    <w:rsid w:val="00766202"/>
    <w:rsid w:val="007702C7"/>
    <w:rsid w:val="00772947"/>
    <w:rsid w:val="007731EA"/>
    <w:rsid w:val="00773ABB"/>
    <w:rsid w:val="007744F0"/>
    <w:rsid w:val="0077569C"/>
    <w:rsid w:val="00777D7C"/>
    <w:rsid w:val="007800F5"/>
    <w:rsid w:val="007833AD"/>
    <w:rsid w:val="0078390C"/>
    <w:rsid w:val="00784BDE"/>
    <w:rsid w:val="007852A8"/>
    <w:rsid w:val="00790161"/>
    <w:rsid w:val="00790320"/>
    <w:rsid w:val="00790416"/>
    <w:rsid w:val="00790ED2"/>
    <w:rsid w:val="00791805"/>
    <w:rsid w:val="00792C77"/>
    <w:rsid w:val="00793E45"/>
    <w:rsid w:val="00795718"/>
    <w:rsid w:val="007970B3"/>
    <w:rsid w:val="0079719B"/>
    <w:rsid w:val="00797E7C"/>
    <w:rsid w:val="007A73F5"/>
    <w:rsid w:val="007A7A73"/>
    <w:rsid w:val="007B0BA7"/>
    <w:rsid w:val="007B20DA"/>
    <w:rsid w:val="007B31F5"/>
    <w:rsid w:val="007B521B"/>
    <w:rsid w:val="007B5C48"/>
    <w:rsid w:val="007B6E23"/>
    <w:rsid w:val="007C23A9"/>
    <w:rsid w:val="007C2D3C"/>
    <w:rsid w:val="007C2DB1"/>
    <w:rsid w:val="007C70BC"/>
    <w:rsid w:val="007C7827"/>
    <w:rsid w:val="007D0E78"/>
    <w:rsid w:val="007D0F64"/>
    <w:rsid w:val="007D15F0"/>
    <w:rsid w:val="007D211D"/>
    <w:rsid w:val="007D228E"/>
    <w:rsid w:val="007D338B"/>
    <w:rsid w:val="007D456A"/>
    <w:rsid w:val="007D5024"/>
    <w:rsid w:val="007D60E8"/>
    <w:rsid w:val="007D65D3"/>
    <w:rsid w:val="007D6B1F"/>
    <w:rsid w:val="007D71B1"/>
    <w:rsid w:val="007D7615"/>
    <w:rsid w:val="007E0406"/>
    <w:rsid w:val="007E2C75"/>
    <w:rsid w:val="007E5D4A"/>
    <w:rsid w:val="007E5E31"/>
    <w:rsid w:val="007E63A2"/>
    <w:rsid w:val="007E67E2"/>
    <w:rsid w:val="007E7FD3"/>
    <w:rsid w:val="007F17DA"/>
    <w:rsid w:val="007F195A"/>
    <w:rsid w:val="007F1AD6"/>
    <w:rsid w:val="007F25E3"/>
    <w:rsid w:val="007F37FA"/>
    <w:rsid w:val="007F7B34"/>
    <w:rsid w:val="00800405"/>
    <w:rsid w:val="008032C3"/>
    <w:rsid w:val="008047F1"/>
    <w:rsid w:val="00805436"/>
    <w:rsid w:val="0080553C"/>
    <w:rsid w:val="00805D13"/>
    <w:rsid w:val="008061C9"/>
    <w:rsid w:val="008061CE"/>
    <w:rsid w:val="00806B31"/>
    <w:rsid w:val="00806CF6"/>
    <w:rsid w:val="00807324"/>
    <w:rsid w:val="008073BA"/>
    <w:rsid w:val="008076A3"/>
    <w:rsid w:val="00810225"/>
    <w:rsid w:val="00812621"/>
    <w:rsid w:val="0081325F"/>
    <w:rsid w:val="00816EC0"/>
    <w:rsid w:val="00817F47"/>
    <w:rsid w:val="00820C95"/>
    <w:rsid w:val="008229D2"/>
    <w:rsid w:val="00824E37"/>
    <w:rsid w:val="008304A2"/>
    <w:rsid w:val="00831A9E"/>
    <w:rsid w:val="00832C59"/>
    <w:rsid w:val="00834195"/>
    <w:rsid w:val="00834ECE"/>
    <w:rsid w:val="0083555B"/>
    <w:rsid w:val="00835DD6"/>
    <w:rsid w:val="00835E56"/>
    <w:rsid w:val="0083610E"/>
    <w:rsid w:val="008367EB"/>
    <w:rsid w:val="008418BE"/>
    <w:rsid w:val="00841DFD"/>
    <w:rsid w:val="00842078"/>
    <w:rsid w:val="00842856"/>
    <w:rsid w:val="0084330D"/>
    <w:rsid w:val="00845E36"/>
    <w:rsid w:val="008509BD"/>
    <w:rsid w:val="00851128"/>
    <w:rsid w:val="00851285"/>
    <w:rsid w:val="00854AFB"/>
    <w:rsid w:val="00855F0A"/>
    <w:rsid w:val="008560BF"/>
    <w:rsid w:val="00860281"/>
    <w:rsid w:val="00860473"/>
    <w:rsid w:val="0086048F"/>
    <w:rsid w:val="008617B2"/>
    <w:rsid w:val="00866A09"/>
    <w:rsid w:val="00866A2F"/>
    <w:rsid w:val="00867006"/>
    <w:rsid w:val="008736FA"/>
    <w:rsid w:val="00873B71"/>
    <w:rsid w:val="008747B8"/>
    <w:rsid w:val="008762C5"/>
    <w:rsid w:val="00877788"/>
    <w:rsid w:val="008845E5"/>
    <w:rsid w:val="00886133"/>
    <w:rsid w:val="00886E53"/>
    <w:rsid w:val="00890688"/>
    <w:rsid w:val="00890825"/>
    <w:rsid w:val="008919B7"/>
    <w:rsid w:val="00893FAF"/>
    <w:rsid w:val="008A307D"/>
    <w:rsid w:val="008A4C3E"/>
    <w:rsid w:val="008A586E"/>
    <w:rsid w:val="008A6F5E"/>
    <w:rsid w:val="008A70B8"/>
    <w:rsid w:val="008A754E"/>
    <w:rsid w:val="008B045B"/>
    <w:rsid w:val="008B04F7"/>
    <w:rsid w:val="008B1B25"/>
    <w:rsid w:val="008B1E6E"/>
    <w:rsid w:val="008B3030"/>
    <w:rsid w:val="008B337A"/>
    <w:rsid w:val="008B5474"/>
    <w:rsid w:val="008B75D5"/>
    <w:rsid w:val="008B7F8D"/>
    <w:rsid w:val="008C082B"/>
    <w:rsid w:val="008C291B"/>
    <w:rsid w:val="008C303B"/>
    <w:rsid w:val="008C37BC"/>
    <w:rsid w:val="008C396D"/>
    <w:rsid w:val="008C7068"/>
    <w:rsid w:val="008D0365"/>
    <w:rsid w:val="008D09FE"/>
    <w:rsid w:val="008D2B20"/>
    <w:rsid w:val="008D46F6"/>
    <w:rsid w:val="008D4BA7"/>
    <w:rsid w:val="008D5DDB"/>
    <w:rsid w:val="008D5DF0"/>
    <w:rsid w:val="008D6F0A"/>
    <w:rsid w:val="008E01CE"/>
    <w:rsid w:val="008E24E5"/>
    <w:rsid w:val="008E3F28"/>
    <w:rsid w:val="008E5560"/>
    <w:rsid w:val="008E6D78"/>
    <w:rsid w:val="008E7814"/>
    <w:rsid w:val="008F1898"/>
    <w:rsid w:val="00900F7D"/>
    <w:rsid w:val="00901D27"/>
    <w:rsid w:val="00902959"/>
    <w:rsid w:val="009033CD"/>
    <w:rsid w:val="00904695"/>
    <w:rsid w:val="00904CDD"/>
    <w:rsid w:val="00906262"/>
    <w:rsid w:val="009067B3"/>
    <w:rsid w:val="009116D6"/>
    <w:rsid w:val="009152F6"/>
    <w:rsid w:val="00916A6D"/>
    <w:rsid w:val="009218EF"/>
    <w:rsid w:val="00922FD3"/>
    <w:rsid w:val="00925D9F"/>
    <w:rsid w:val="009271AD"/>
    <w:rsid w:val="00931741"/>
    <w:rsid w:val="0093195A"/>
    <w:rsid w:val="009332A1"/>
    <w:rsid w:val="00936CA3"/>
    <w:rsid w:val="009408E3"/>
    <w:rsid w:val="00942C3C"/>
    <w:rsid w:val="009436FF"/>
    <w:rsid w:val="00943D41"/>
    <w:rsid w:val="00946988"/>
    <w:rsid w:val="00946ABB"/>
    <w:rsid w:val="00950820"/>
    <w:rsid w:val="00950C69"/>
    <w:rsid w:val="00951A9E"/>
    <w:rsid w:val="00952E33"/>
    <w:rsid w:val="009537DE"/>
    <w:rsid w:val="009542BF"/>
    <w:rsid w:val="00954982"/>
    <w:rsid w:val="009549A6"/>
    <w:rsid w:val="00955AE6"/>
    <w:rsid w:val="00956EB5"/>
    <w:rsid w:val="00957DA6"/>
    <w:rsid w:val="00960609"/>
    <w:rsid w:val="00960B1C"/>
    <w:rsid w:val="00960D96"/>
    <w:rsid w:val="00961B10"/>
    <w:rsid w:val="00962D5C"/>
    <w:rsid w:val="0096352D"/>
    <w:rsid w:val="00964D27"/>
    <w:rsid w:val="00965AB3"/>
    <w:rsid w:val="0096775E"/>
    <w:rsid w:val="0096786A"/>
    <w:rsid w:val="00970630"/>
    <w:rsid w:val="009719CF"/>
    <w:rsid w:val="00971C53"/>
    <w:rsid w:val="00972779"/>
    <w:rsid w:val="00973C17"/>
    <w:rsid w:val="00973EFF"/>
    <w:rsid w:val="00975178"/>
    <w:rsid w:val="0097604E"/>
    <w:rsid w:val="009769D2"/>
    <w:rsid w:val="00976F5E"/>
    <w:rsid w:val="00983503"/>
    <w:rsid w:val="009835A0"/>
    <w:rsid w:val="00985D04"/>
    <w:rsid w:val="00986131"/>
    <w:rsid w:val="00987A58"/>
    <w:rsid w:val="00987D5E"/>
    <w:rsid w:val="00991A2A"/>
    <w:rsid w:val="009921C0"/>
    <w:rsid w:val="00992F27"/>
    <w:rsid w:val="00993808"/>
    <w:rsid w:val="00995CB7"/>
    <w:rsid w:val="00995D38"/>
    <w:rsid w:val="00996082"/>
    <w:rsid w:val="0099688A"/>
    <w:rsid w:val="00996EDA"/>
    <w:rsid w:val="009A291F"/>
    <w:rsid w:val="009A3634"/>
    <w:rsid w:val="009A3B47"/>
    <w:rsid w:val="009A4414"/>
    <w:rsid w:val="009B0B5E"/>
    <w:rsid w:val="009B20A0"/>
    <w:rsid w:val="009B4586"/>
    <w:rsid w:val="009B46F2"/>
    <w:rsid w:val="009B50F6"/>
    <w:rsid w:val="009B7B49"/>
    <w:rsid w:val="009C04BC"/>
    <w:rsid w:val="009C0B70"/>
    <w:rsid w:val="009C18B9"/>
    <w:rsid w:val="009C1AE3"/>
    <w:rsid w:val="009C2060"/>
    <w:rsid w:val="009C4189"/>
    <w:rsid w:val="009C6A9F"/>
    <w:rsid w:val="009C7E86"/>
    <w:rsid w:val="009D018D"/>
    <w:rsid w:val="009D038A"/>
    <w:rsid w:val="009D1383"/>
    <w:rsid w:val="009D2165"/>
    <w:rsid w:val="009D3866"/>
    <w:rsid w:val="009D4568"/>
    <w:rsid w:val="009D4767"/>
    <w:rsid w:val="009D560F"/>
    <w:rsid w:val="009D5A28"/>
    <w:rsid w:val="009D6620"/>
    <w:rsid w:val="009E065C"/>
    <w:rsid w:val="009E0F39"/>
    <w:rsid w:val="009E1458"/>
    <w:rsid w:val="009E19F6"/>
    <w:rsid w:val="009E2C78"/>
    <w:rsid w:val="009E4DC1"/>
    <w:rsid w:val="009F0F79"/>
    <w:rsid w:val="009F4955"/>
    <w:rsid w:val="009F5394"/>
    <w:rsid w:val="009F5B6B"/>
    <w:rsid w:val="009F6317"/>
    <w:rsid w:val="00A0108D"/>
    <w:rsid w:val="00A0166F"/>
    <w:rsid w:val="00A02605"/>
    <w:rsid w:val="00A029F9"/>
    <w:rsid w:val="00A032FD"/>
    <w:rsid w:val="00A03BDB"/>
    <w:rsid w:val="00A05D1C"/>
    <w:rsid w:val="00A06562"/>
    <w:rsid w:val="00A069EC"/>
    <w:rsid w:val="00A071B8"/>
    <w:rsid w:val="00A126CC"/>
    <w:rsid w:val="00A12C75"/>
    <w:rsid w:val="00A13DC8"/>
    <w:rsid w:val="00A14904"/>
    <w:rsid w:val="00A15258"/>
    <w:rsid w:val="00A15493"/>
    <w:rsid w:val="00A16554"/>
    <w:rsid w:val="00A16E81"/>
    <w:rsid w:val="00A204BB"/>
    <w:rsid w:val="00A21275"/>
    <w:rsid w:val="00A22921"/>
    <w:rsid w:val="00A22A7B"/>
    <w:rsid w:val="00A24282"/>
    <w:rsid w:val="00A2793A"/>
    <w:rsid w:val="00A30126"/>
    <w:rsid w:val="00A306FD"/>
    <w:rsid w:val="00A31450"/>
    <w:rsid w:val="00A32376"/>
    <w:rsid w:val="00A34686"/>
    <w:rsid w:val="00A351D1"/>
    <w:rsid w:val="00A35851"/>
    <w:rsid w:val="00A37AAC"/>
    <w:rsid w:val="00A4215F"/>
    <w:rsid w:val="00A43023"/>
    <w:rsid w:val="00A430BB"/>
    <w:rsid w:val="00A43661"/>
    <w:rsid w:val="00A4685A"/>
    <w:rsid w:val="00A46CBB"/>
    <w:rsid w:val="00A4759C"/>
    <w:rsid w:val="00A525FE"/>
    <w:rsid w:val="00A53864"/>
    <w:rsid w:val="00A55BB0"/>
    <w:rsid w:val="00A55EFF"/>
    <w:rsid w:val="00A56EF4"/>
    <w:rsid w:val="00A56F4C"/>
    <w:rsid w:val="00A607FC"/>
    <w:rsid w:val="00A613A9"/>
    <w:rsid w:val="00A6273F"/>
    <w:rsid w:val="00A62E86"/>
    <w:rsid w:val="00A6370E"/>
    <w:rsid w:val="00A65DEE"/>
    <w:rsid w:val="00A66045"/>
    <w:rsid w:val="00A70039"/>
    <w:rsid w:val="00A70655"/>
    <w:rsid w:val="00A71ADF"/>
    <w:rsid w:val="00A72B01"/>
    <w:rsid w:val="00A73D91"/>
    <w:rsid w:val="00A75045"/>
    <w:rsid w:val="00A75DE2"/>
    <w:rsid w:val="00A767B2"/>
    <w:rsid w:val="00A7693A"/>
    <w:rsid w:val="00A77131"/>
    <w:rsid w:val="00A81361"/>
    <w:rsid w:val="00A81428"/>
    <w:rsid w:val="00A81D08"/>
    <w:rsid w:val="00A82451"/>
    <w:rsid w:val="00A82FA5"/>
    <w:rsid w:val="00A83B18"/>
    <w:rsid w:val="00A84C44"/>
    <w:rsid w:val="00A92555"/>
    <w:rsid w:val="00A92FCD"/>
    <w:rsid w:val="00A95B42"/>
    <w:rsid w:val="00A96954"/>
    <w:rsid w:val="00A97BA0"/>
    <w:rsid w:val="00A97C51"/>
    <w:rsid w:val="00AA297E"/>
    <w:rsid w:val="00AA3B86"/>
    <w:rsid w:val="00AA426D"/>
    <w:rsid w:val="00AA4BEA"/>
    <w:rsid w:val="00AA6AE2"/>
    <w:rsid w:val="00AB048D"/>
    <w:rsid w:val="00AB214B"/>
    <w:rsid w:val="00AB219D"/>
    <w:rsid w:val="00AB2236"/>
    <w:rsid w:val="00AB2BF5"/>
    <w:rsid w:val="00AB4C0C"/>
    <w:rsid w:val="00AB5CA4"/>
    <w:rsid w:val="00AB7B95"/>
    <w:rsid w:val="00AC0BEE"/>
    <w:rsid w:val="00AC20AA"/>
    <w:rsid w:val="00AC4566"/>
    <w:rsid w:val="00AC776F"/>
    <w:rsid w:val="00AC7B11"/>
    <w:rsid w:val="00AD1499"/>
    <w:rsid w:val="00AD3435"/>
    <w:rsid w:val="00AD3CF0"/>
    <w:rsid w:val="00AD425E"/>
    <w:rsid w:val="00AD4364"/>
    <w:rsid w:val="00AD4565"/>
    <w:rsid w:val="00AD52EE"/>
    <w:rsid w:val="00AE01FB"/>
    <w:rsid w:val="00AE458C"/>
    <w:rsid w:val="00AF2E32"/>
    <w:rsid w:val="00AF6971"/>
    <w:rsid w:val="00B00AEE"/>
    <w:rsid w:val="00B03052"/>
    <w:rsid w:val="00B03FA8"/>
    <w:rsid w:val="00B04411"/>
    <w:rsid w:val="00B056A8"/>
    <w:rsid w:val="00B074AB"/>
    <w:rsid w:val="00B103BC"/>
    <w:rsid w:val="00B11ED6"/>
    <w:rsid w:val="00B12002"/>
    <w:rsid w:val="00B12046"/>
    <w:rsid w:val="00B120F1"/>
    <w:rsid w:val="00B13374"/>
    <w:rsid w:val="00B14561"/>
    <w:rsid w:val="00B1738C"/>
    <w:rsid w:val="00B203AA"/>
    <w:rsid w:val="00B22588"/>
    <w:rsid w:val="00B23B02"/>
    <w:rsid w:val="00B24839"/>
    <w:rsid w:val="00B2615F"/>
    <w:rsid w:val="00B2705F"/>
    <w:rsid w:val="00B270E4"/>
    <w:rsid w:val="00B27778"/>
    <w:rsid w:val="00B27FFA"/>
    <w:rsid w:val="00B300A6"/>
    <w:rsid w:val="00B301C7"/>
    <w:rsid w:val="00B311A6"/>
    <w:rsid w:val="00B347AB"/>
    <w:rsid w:val="00B34EE6"/>
    <w:rsid w:val="00B3697C"/>
    <w:rsid w:val="00B37F1C"/>
    <w:rsid w:val="00B40149"/>
    <w:rsid w:val="00B40380"/>
    <w:rsid w:val="00B41737"/>
    <w:rsid w:val="00B417AE"/>
    <w:rsid w:val="00B41E9C"/>
    <w:rsid w:val="00B44FEE"/>
    <w:rsid w:val="00B451F0"/>
    <w:rsid w:val="00B47BA4"/>
    <w:rsid w:val="00B53FB0"/>
    <w:rsid w:val="00B54DE9"/>
    <w:rsid w:val="00B55664"/>
    <w:rsid w:val="00B60486"/>
    <w:rsid w:val="00B62194"/>
    <w:rsid w:val="00B62C44"/>
    <w:rsid w:val="00B63F40"/>
    <w:rsid w:val="00B65627"/>
    <w:rsid w:val="00B66EED"/>
    <w:rsid w:val="00B67176"/>
    <w:rsid w:val="00B7051B"/>
    <w:rsid w:val="00B716BE"/>
    <w:rsid w:val="00B73412"/>
    <w:rsid w:val="00B73493"/>
    <w:rsid w:val="00B77417"/>
    <w:rsid w:val="00B84AF1"/>
    <w:rsid w:val="00B8534F"/>
    <w:rsid w:val="00B85B4E"/>
    <w:rsid w:val="00B85D55"/>
    <w:rsid w:val="00B861AF"/>
    <w:rsid w:val="00B86B65"/>
    <w:rsid w:val="00B8788F"/>
    <w:rsid w:val="00B87A24"/>
    <w:rsid w:val="00B9043C"/>
    <w:rsid w:val="00B9069B"/>
    <w:rsid w:val="00B90E74"/>
    <w:rsid w:val="00B933F5"/>
    <w:rsid w:val="00B94C90"/>
    <w:rsid w:val="00B95C82"/>
    <w:rsid w:val="00B968FC"/>
    <w:rsid w:val="00B97A31"/>
    <w:rsid w:val="00B97A5C"/>
    <w:rsid w:val="00BA09B6"/>
    <w:rsid w:val="00BA0ABD"/>
    <w:rsid w:val="00BA180C"/>
    <w:rsid w:val="00BA4AA9"/>
    <w:rsid w:val="00BA51C6"/>
    <w:rsid w:val="00BA560D"/>
    <w:rsid w:val="00BA5937"/>
    <w:rsid w:val="00BA6B81"/>
    <w:rsid w:val="00BA6FB5"/>
    <w:rsid w:val="00BB0A5E"/>
    <w:rsid w:val="00BB0FB8"/>
    <w:rsid w:val="00BB1FE6"/>
    <w:rsid w:val="00BC0AA2"/>
    <w:rsid w:val="00BC18DD"/>
    <w:rsid w:val="00BC21C7"/>
    <w:rsid w:val="00BC2FD4"/>
    <w:rsid w:val="00BC56DC"/>
    <w:rsid w:val="00BC6446"/>
    <w:rsid w:val="00BD04E3"/>
    <w:rsid w:val="00BD0BEF"/>
    <w:rsid w:val="00BD2F5E"/>
    <w:rsid w:val="00BD34C9"/>
    <w:rsid w:val="00BD4F5A"/>
    <w:rsid w:val="00BD7399"/>
    <w:rsid w:val="00BE2609"/>
    <w:rsid w:val="00BE3A04"/>
    <w:rsid w:val="00BE3D79"/>
    <w:rsid w:val="00BE503A"/>
    <w:rsid w:val="00BE608B"/>
    <w:rsid w:val="00BE7732"/>
    <w:rsid w:val="00BF3700"/>
    <w:rsid w:val="00BF61A0"/>
    <w:rsid w:val="00BF7A32"/>
    <w:rsid w:val="00C011D2"/>
    <w:rsid w:val="00C065D4"/>
    <w:rsid w:val="00C06EA5"/>
    <w:rsid w:val="00C077AD"/>
    <w:rsid w:val="00C1256A"/>
    <w:rsid w:val="00C1277D"/>
    <w:rsid w:val="00C13865"/>
    <w:rsid w:val="00C13B3C"/>
    <w:rsid w:val="00C169F6"/>
    <w:rsid w:val="00C16EAA"/>
    <w:rsid w:val="00C17E0F"/>
    <w:rsid w:val="00C17F29"/>
    <w:rsid w:val="00C232BE"/>
    <w:rsid w:val="00C2362F"/>
    <w:rsid w:val="00C27886"/>
    <w:rsid w:val="00C358F8"/>
    <w:rsid w:val="00C36D59"/>
    <w:rsid w:val="00C36DF4"/>
    <w:rsid w:val="00C37162"/>
    <w:rsid w:val="00C37904"/>
    <w:rsid w:val="00C37E69"/>
    <w:rsid w:val="00C40897"/>
    <w:rsid w:val="00C40BB4"/>
    <w:rsid w:val="00C41090"/>
    <w:rsid w:val="00C44553"/>
    <w:rsid w:val="00C44B78"/>
    <w:rsid w:val="00C45671"/>
    <w:rsid w:val="00C46059"/>
    <w:rsid w:val="00C46920"/>
    <w:rsid w:val="00C4763D"/>
    <w:rsid w:val="00C5113A"/>
    <w:rsid w:val="00C511B8"/>
    <w:rsid w:val="00C524D2"/>
    <w:rsid w:val="00C52F1A"/>
    <w:rsid w:val="00C53F12"/>
    <w:rsid w:val="00C54E60"/>
    <w:rsid w:val="00C559F1"/>
    <w:rsid w:val="00C55CA2"/>
    <w:rsid w:val="00C57A0F"/>
    <w:rsid w:val="00C601E6"/>
    <w:rsid w:val="00C63066"/>
    <w:rsid w:val="00C64B20"/>
    <w:rsid w:val="00C65EAD"/>
    <w:rsid w:val="00C668C3"/>
    <w:rsid w:val="00C70082"/>
    <w:rsid w:val="00C70600"/>
    <w:rsid w:val="00C70E24"/>
    <w:rsid w:val="00C712FC"/>
    <w:rsid w:val="00C73321"/>
    <w:rsid w:val="00C746D6"/>
    <w:rsid w:val="00C74DE1"/>
    <w:rsid w:val="00C75519"/>
    <w:rsid w:val="00C75DCB"/>
    <w:rsid w:val="00C80388"/>
    <w:rsid w:val="00C84E24"/>
    <w:rsid w:val="00C86CF8"/>
    <w:rsid w:val="00C91416"/>
    <w:rsid w:val="00C963CB"/>
    <w:rsid w:val="00C970BA"/>
    <w:rsid w:val="00C974B8"/>
    <w:rsid w:val="00CA26E6"/>
    <w:rsid w:val="00CB0AD8"/>
    <w:rsid w:val="00CB1D73"/>
    <w:rsid w:val="00CB306B"/>
    <w:rsid w:val="00CB3074"/>
    <w:rsid w:val="00CB6BAE"/>
    <w:rsid w:val="00CB721B"/>
    <w:rsid w:val="00CB7DCA"/>
    <w:rsid w:val="00CB7FEC"/>
    <w:rsid w:val="00CC07DE"/>
    <w:rsid w:val="00CC30E1"/>
    <w:rsid w:val="00CC42A2"/>
    <w:rsid w:val="00CC7419"/>
    <w:rsid w:val="00CC7EC1"/>
    <w:rsid w:val="00CD0ADE"/>
    <w:rsid w:val="00CD48EC"/>
    <w:rsid w:val="00CD5730"/>
    <w:rsid w:val="00CD685A"/>
    <w:rsid w:val="00CE074E"/>
    <w:rsid w:val="00CE73F9"/>
    <w:rsid w:val="00CF06A9"/>
    <w:rsid w:val="00CF0861"/>
    <w:rsid w:val="00CF0A01"/>
    <w:rsid w:val="00CF1D79"/>
    <w:rsid w:val="00CF241D"/>
    <w:rsid w:val="00CF33A1"/>
    <w:rsid w:val="00CF4CA0"/>
    <w:rsid w:val="00CF50D7"/>
    <w:rsid w:val="00CF6240"/>
    <w:rsid w:val="00CF6B42"/>
    <w:rsid w:val="00CF7C30"/>
    <w:rsid w:val="00D0180F"/>
    <w:rsid w:val="00D027F6"/>
    <w:rsid w:val="00D03677"/>
    <w:rsid w:val="00D05FFE"/>
    <w:rsid w:val="00D07C0A"/>
    <w:rsid w:val="00D10989"/>
    <w:rsid w:val="00D11079"/>
    <w:rsid w:val="00D12430"/>
    <w:rsid w:val="00D14416"/>
    <w:rsid w:val="00D144F6"/>
    <w:rsid w:val="00D14A38"/>
    <w:rsid w:val="00D16775"/>
    <w:rsid w:val="00D16B37"/>
    <w:rsid w:val="00D2185B"/>
    <w:rsid w:val="00D237D9"/>
    <w:rsid w:val="00D23A90"/>
    <w:rsid w:val="00D25AD9"/>
    <w:rsid w:val="00D26F5F"/>
    <w:rsid w:val="00D30A05"/>
    <w:rsid w:val="00D34A5F"/>
    <w:rsid w:val="00D362A8"/>
    <w:rsid w:val="00D3762C"/>
    <w:rsid w:val="00D37828"/>
    <w:rsid w:val="00D40019"/>
    <w:rsid w:val="00D407B3"/>
    <w:rsid w:val="00D417EF"/>
    <w:rsid w:val="00D434A6"/>
    <w:rsid w:val="00D45D13"/>
    <w:rsid w:val="00D503BE"/>
    <w:rsid w:val="00D5180F"/>
    <w:rsid w:val="00D51A73"/>
    <w:rsid w:val="00D51BA9"/>
    <w:rsid w:val="00D52F14"/>
    <w:rsid w:val="00D55AA9"/>
    <w:rsid w:val="00D57674"/>
    <w:rsid w:val="00D60161"/>
    <w:rsid w:val="00D60CEB"/>
    <w:rsid w:val="00D614E2"/>
    <w:rsid w:val="00D6175A"/>
    <w:rsid w:val="00D6203D"/>
    <w:rsid w:val="00D622BE"/>
    <w:rsid w:val="00D62CFA"/>
    <w:rsid w:val="00D65BDC"/>
    <w:rsid w:val="00D725BE"/>
    <w:rsid w:val="00D72B07"/>
    <w:rsid w:val="00D736F7"/>
    <w:rsid w:val="00D743AE"/>
    <w:rsid w:val="00D748EC"/>
    <w:rsid w:val="00D76439"/>
    <w:rsid w:val="00D7726E"/>
    <w:rsid w:val="00D82407"/>
    <w:rsid w:val="00D8256E"/>
    <w:rsid w:val="00D83919"/>
    <w:rsid w:val="00D83A1F"/>
    <w:rsid w:val="00D84399"/>
    <w:rsid w:val="00D8649E"/>
    <w:rsid w:val="00D87DB0"/>
    <w:rsid w:val="00D91E27"/>
    <w:rsid w:val="00D92577"/>
    <w:rsid w:val="00D930CB"/>
    <w:rsid w:val="00D9403B"/>
    <w:rsid w:val="00D947C7"/>
    <w:rsid w:val="00D95C25"/>
    <w:rsid w:val="00D96001"/>
    <w:rsid w:val="00D96222"/>
    <w:rsid w:val="00D96511"/>
    <w:rsid w:val="00D97169"/>
    <w:rsid w:val="00D973F7"/>
    <w:rsid w:val="00DA1A81"/>
    <w:rsid w:val="00DA7C14"/>
    <w:rsid w:val="00DB0867"/>
    <w:rsid w:val="00DB150B"/>
    <w:rsid w:val="00DB1EEC"/>
    <w:rsid w:val="00DB2269"/>
    <w:rsid w:val="00DB2F09"/>
    <w:rsid w:val="00DB45CE"/>
    <w:rsid w:val="00DB5B4D"/>
    <w:rsid w:val="00DB72DF"/>
    <w:rsid w:val="00DB7AB9"/>
    <w:rsid w:val="00DC1F38"/>
    <w:rsid w:val="00DC23C0"/>
    <w:rsid w:val="00DC3422"/>
    <w:rsid w:val="00DC3614"/>
    <w:rsid w:val="00DC49CA"/>
    <w:rsid w:val="00DC4CD3"/>
    <w:rsid w:val="00DC6B81"/>
    <w:rsid w:val="00DD33B4"/>
    <w:rsid w:val="00DD5A7B"/>
    <w:rsid w:val="00DD60D6"/>
    <w:rsid w:val="00DD6576"/>
    <w:rsid w:val="00DD75E3"/>
    <w:rsid w:val="00DE0F4C"/>
    <w:rsid w:val="00DE539A"/>
    <w:rsid w:val="00DE5768"/>
    <w:rsid w:val="00DE648F"/>
    <w:rsid w:val="00DE6804"/>
    <w:rsid w:val="00DE6A9F"/>
    <w:rsid w:val="00DE7653"/>
    <w:rsid w:val="00DE7942"/>
    <w:rsid w:val="00DE7AD5"/>
    <w:rsid w:val="00DF00E1"/>
    <w:rsid w:val="00DF42AC"/>
    <w:rsid w:val="00DF519C"/>
    <w:rsid w:val="00DF5587"/>
    <w:rsid w:val="00DF5694"/>
    <w:rsid w:val="00DF5972"/>
    <w:rsid w:val="00DF5FF8"/>
    <w:rsid w:val="00DF7B93"/>
    <w:rsid w:val="00E01775"/>
    <w:rsid w:val="00E01AF4"/>
    <w:rsid w:val="00E01D6C"/>
    <w:rsid w:val="00E0249B"/>
    <w:rsid w:val="00E025E3"/>
    <w:rsid w:val="00E0640E"/>
    <w:rsid w:val="00E17FC2"/>
    <w:rsid w:val="00E2041C"/>
    <w:rsid w:val="00E21BE9"/>
    <w:rsid w:val="00E23591"/>
    <w:rsid w:val="00E2672D"/>
    <w:rsid w:val="00E27446"/>
    <w:rsid w:val="00E276B6"/>
    <w:rsid w:val="00E30B8D"/>
    <w:rsid w:val="00E311CC"/>
    <w:rsid w:val="00E32CFB"/>
    <w:rsid w:val="00E3318F"/>
    <w:rsid w:val="00E34C97"/>
    <w:rsid w:val="00E3549F"/>
    <w:rsid w:val="00E35D7E"/>
    <w:rsid w:val="00E36BFF"/>
    <w:rsid w:val="00E371BC"/>
    <w:rsid w:val="00E40F80"/>
    <w:rsid w:val="00E41B8C"/>
    <w:rsid w:val="00E42377"/>
    <w:rsid w:val="00E4288F"/>
    <w:rsid w:val="00E44B78"/>
    <w:rsid w:val="00E502F8"/>
    <w:rsid w:val="00E516D6"/>
    <w:rsid w:val="00E51B18"/>
    <w:rsid w:val="00E5468E"/>
    <w:rsid w:val="00E55031"/>
    <w:rsid w:val="00E55B26"/>
    <w:rsid w:val="00E560E6"/>
    <w:rsid w:val="00E6005B"/>
    <w:rsid w:val="00E60A7A"/>
    <w:rsid w:val="00E624E3"/>
    <w:rsid w:val="00E62FF4"/>
    <w:rsid w:val="00E66FDA"/>
    <w:rsid w:val="00E67551"/>
    <w:rsid w:val="00E67DF6"/>
    <w:rsid w:val="00E70F3D"/>
    <w:rsid w:val="00E71A22"/>
    <w:rsid w:val="00E721DC"/>
    <w:rsid w:val="00E73F7A"/>
    <w:rsid w:val="00E7633D"/>
    <w:rsid w:val="00E80069"/>
    <w:rsid w:val="00E80509"/>
    <w:rsid w:val="00E83838"/>
    <w:rsid w:val="00E849E7"/>
    <w:rsid w:val="00E85234"/>
    <w:rsid w:val="00E8728C"/>
    <w:rsid w:val="00E904BC"/>
    <w:rsid w:val="00E907B0"/>
    <w:rsid w:val="00E91666"/>
    <w:rsid w:val="00E91FCF"/>
    <w:rsid w:val="00E93A31"/>
    <w:rsid w:val="00EA3CD6"/>
    <w:rsid w:val="00EA475C"/>
    <w:rsid w:val="00EA5744"/>
    <w:rsid w:val="00EA58D2"/>
    <w:rsid w:val="00EA685C"/>
    <w:rsid w:val="00EB02DD"/>
    <w:rsid w:val="00EB04D7"/>
    <w:rsid w:val="00EB0ADA"/>
    <w:rsid w:val="00EB1F8B"/>
    <w:rsid w:val="00EB2AF9"/>
    <w:rsid w:val="00EB5715"/>
    <w:rsid w:val="00EB6A60"/>
    <w:rsid w:val="00EB6A8A"/>
    <w:rsid w:val="00EB713E"/>
    <w:rsid w:val="00EC07C8"/>
    <w:rsid w:val="00EC0D24"/>
    <w:rsid w:val="00EC2B6D"/>
    <w:rsid w:val="00EC44C9"/>
    <w:rsid w:val="00EC539B"/>
    <w:rsid w:val="00EC5B58"/>
    <w:rsid w:val="00EC5EA5"/>
    <w:rsid w:val="00EC6459"/>
    <w:rsid w:val="00EC77B3"/>
    <w:rsid w:val="00ED0162"/>
    <w:rsid w:val="00ED0292"/>
    <w:rsid w:val="00ED078A"/>
    <w:rsid w:val="00ED15A2"/>
    <w:rsid w:val="00ED2E69"/>
    <w:rsid w:val="00ED4CDD"/>
    <w:rsid w:val="00ED7C6D"/>
    <w:rsid w:val="00EE204D"/>
    <w:rsid w:val="00EE366D"/>
    <w:rsid w:val="00EE48E5"/>
    <w:rsid w:val="00EE4ED3"/>
    <w:rsid w:val="00EE59F7"/>
    <w:rsid w:val="00EF0CF7"/>
    <w:rsid w:val="00EF1481"/>
    <w:rsid w:val="00EF1F12"/>
    <w:rsid w:val="00EF237A"/>
    <w:rsid w:val="00EF6B4B"/>
    <w:rsid w:val="00EF72B4"/>
    <w:rsid w:val="00F01E23"/>
    <w:rsid w:val="00F02FAB"/>
    <w:rsid w:val="00F032FF"/>
    <w:rsid w:val="00F03B34"/>
    <w:rsid w:val="00F0550D"/>
    <w:rsid w:val="00F05A6D"/>
    <w:rsid w:val="00F112E9"/>
    <w:rsid w:val="00F1242D"/>
    <w:rsid w:val="00F131FB"/>
    <w:rsid w:val="00F13D19"/>
    <w:rsid w:val="00F15410"/>
    <w:rsid w:val="00F204B1"/>
    <w:rsid w:val="00F22AEA"/>
    <w:rsid w:val="00F260EB"/>
    <w:rsid w:val="00F26FDC"/>
    <w:rsid w:val="00F30F6B"/>
    <w:rsid w:val="00F32E81"/>
    <w:rsid w:val="00F33012"/>
    <w:rsid w:val="00F34D32"/>
    <w:rsid w:val="00F34F54"/>
    <w:rsid w:val="00F36A38"/>
    <w:rsid w:val="00F375DF"/>
    <w:rsid w:val="00F37AA3"/>
    <w:rsid w:val="00F40399"/>
    <w:rsid w:val="00F410CD"/>
    <w:rsid w:val="00F430D7"/>
    <w:rsid w:val="00F444AB"/>
    <w:rsid w:val="00F4484A"/>
    <w:rsid w:val="00F45959"/>
    <w:rsid w:val="00F46E2D"/>
    <w:rsid w:val="00F50B61"/>
    <w:rsid w:val="00F523E9"/>
    <w:rsid w:val="00F5507A"/>
    <w:rsid w:val="00F55A30"/>
    <w:rsid w:val="00F55BA7"/>
    <w:rsid w:val="00F571C8"/>
    <w:rsid w:val="00F57636"/>
    <w:rsid w:val="00F62165"/>
    <w:rsid w:val="00F637A9"/>
    <w:rsid w:val="00F63933"/>
    <w:rsid w:val="00F6588E"/>
    <w:rsid w:val="00F6603A"/>
    <w:rsid w:val="00F66BC0"/>
    <w:rsid w:val="00F70A53"/>
    <w:rsid w:val="00F70C6A"/>
    <w:rsid w:val="00F726C2"/>
    <w:rsid w:val="00F72BDB"/>
    <w:rsid w:val="00F72F39"/>
    <w:rsid w:val="00F7309B"/>
    <w:rsid w:val="00F733A6"/>
    <w:rsid w:val="00F75C5F"/>
    <w:rsid w:val="00F7758B"/>
    <w:rsid w:val="00F80508"/>
    <w:rsid w:val="00F81F95"/>
    <w:rsid w:val="00F820FF"/>
    <w:rsid w:val="00F83BC1"/>
    <w:rsid w:val="00F8558A"/>
    <w:rsid w:val="00F8745B"/>
    <w:rsid w:val="00F87A46"/>
    <w:rsid w:val="00F908AC"/>
    <w:rsid w:val="00F927F4"/>
    <w:rsid w:val="00F92A75"/>
    <w:rsid w:val="00F92EA4"/>
    <w:rsid w:val="00F951E9"/>
    <w:rsid w:val="00F95A29"/>
    <w:rsid w:val="00F9758B"/>
    <w:rsid w:val="00FA4273"/>
    <w:rsid w:val="00FA55BF"/>
    <w:rsid w:val="00FA63E5"/>
    <w:rsid w:val="00FA71F0"/>
    <w:rsid w:val="00FB15D6"/>
    <w:rsid w:val="00FB1EC8"/>
    <w:rsid w:val="00FB3B84"/>
    <w:rsid w:val="00FB4019"/>
    <w:rsid w:val="00FB57DB"/>
    <w:rsid w:val="00FB5A11"/>
    <w:rsid w:val="00FB5D32"/>
    <w:rsid w:val="00FB5F37"/>
    <w:rsid w:val="00FC1C35"/>
    <w:rsid w:val="00FC3039"/>
    <w:rsid w:val="00FC3DEC"/>
    <w:rsid w:val="00FC489E"/>
    <w:rsid w:val="00FC53BB"/>
    <w:rsid w:val="00FC6434"/>
    <w:rsid w:val="00FD0461"/>
    <w:rsid w:val="00FD0931"/>
    <w:rsid w:val="00FD11A7"/>
    <w:rsid w:val="00FD2BBB"/>
    <w:rsid w:val="00FD5E7D"/>
    <w:rsid w:val="00FD64CC"/>
    <w:rsid w:val="00FE0AC4"/>
    <w:rsid w:val="00FE0D24"/>
    <w:rsid w:val="00FE177B"/>
    <w:rsid w:val="00FE3A0B"/>
    <w:rsid w:val="00FE3BF8"/>
    <w:rsid w:val="00FE53EE"/>
    <w:rsid w:val="00FE64AC"/>
    <w:rsid w:val="00FE6564"/>
    <w:rsid w:val="00FF17B9"/>
    <w:rsid w:val="00FF4779"/>
    <w:rsid w:val="00FF4895"/>
    <w:rsid w:val="00FF4EFB"/>
    <w:rsid w:val="00FF57DF"/>
    <w:rsid w:val="00FF58B1"/>
    <w:rsid w:val="00FF6C63"/>
    <w:rsid w:val="00FF70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510C9A3C"/>
  <w15:docId w15:val="{6101FE93-84F5-4D6C-AE3D-65E846C46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1481"/>
  </w:style>
  <w:style w:type="paragraph" w:styleId="Heading1">
    <w:name w:val="heading 1"/>
    <w:basedOn w:val="Normal"/>
    <w:next w:val="Normal"/>
    <w:link w:val="Heading1Char"/>
    <w:uiPriority w:val="9"/>
    <w:qFormat/>
    <w:rsid w:val="000A38FB"/>
    <w:pPr>
      <w:keepNext/>
      <w:keepLines/>
      <w:numPr>
        <w:numId w:val="1"/>
      </w:numPr>
      <w:spacing w:before="480" w:after="0"/>
      <w:ind w:left="9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A38FB"/>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4A3FC2"/>
    <w:pPr>
      <w:keepNext/>
      <w:numPr>
        <w:ilvl w:val="2"/>
        <w:numId w:val="1"/>
      </w:numPr>
      <w:spacing w:before="180" w:after="180" w:line="240" w:lineRule="auto"/>
      <w:outlineLvl w:val="2"/>
    </w:pPr>
    <w:rPr>
      <w:rFonts w:ascii="Times New Roman" w:eastAsia="Times New Roman" w:hAnsi="Times New Roman" w:cs="Times New Roman"/>
      <w:b/>
      <w:sz w:val="24"/>
      <w:szCs w:val="20"/>
      <w:u w:val="single"/>
    </w:rPr>
  </w:style>
  <w:style w:type="paragraph" w:styleId="Heading4">
    <w:name w:val="heading 4"/>
    <w:basedOn w:val="Normal"/>
    <w:next w:val="Normal"/>
    <w:link w:val="Heading4Char"/>
    <w:qFormat/>
    <w:rsid w:val="004A3FC2"/>
    <w:pPr>
      <w:keepNext/>
      <w:numPr>
        <w:ilvl w:val="3"/>
        <w:numId w:val="1"/>
      </w:numPr>
      <w:spacing w:after="0" w:line="240" w:lineRule="auto"/>
      <w:outlineLvl w:val="3"/>
    </w:pPr>
    <w:rPr>
      <w:rFonts w:ascii="Times New Roman" w:eastAsia="Times New Roman" w:hAnsi="Times New Roman" w:cs="Times New Roman"/>
      <w:sz w:val="24"/>
      <w:szCs w:val="20"/>
      <w:u w:val="single"/>
    </w:rPr>
  </w:style>
  <w:style w:type="paragraph" w:styleId="Heading5">
    <w:name w:val="heading 5"/>
    <w:basedOn w:val="Normal"/>
    <w:next w:val="Normal"/>
    <w:link w:val="Heading5Char"/>
    <w:uiPriority w:val="9"/>
    <w:semiHidden/>
    <w:unhideWhenUsed/>
    <w:qFormat/>
    <w:rsid w:val="000A38FB"/>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A38FB"/>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A38F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A38F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A38F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811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110C"/>
    <w:rPr>
      <w:rFonts w:ascii="Tahoma" w:hAnsi="Tahoma" w:cs="Tahoma"/>
      <w:sz w:val="16"/>
      <w:szCs w:val="16"/>
    </w:rPr>
  </w:style>
  <w:style w:type="paragraph" w:styleId="Header">
    <w:name w:val="header"/>
    <w:basedOn w:val="Normal"/>
    <w:link w:val="HeaderChar"/>
    <w:uiPriority w:val="99"/>
    <w:unhideWhenUsed/>
    <w:rsid w:val="005811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110C"/>
  </w:style>
  <w:style w:type="paragraph" w:styleId="Footer">
    <w:name w:val="footer"/>
    <w:basedOn w:val="Normal"/>
    <w:link w:val="FooterChar"/>
    <w:unhideWhenUsed/>
    <w:rsid w:val="0058110C"/>
    <w:pPr>
      <w:tabs>
        <w:tab w:val="center" w:pos="4680"/>
        <w:tab w:val="right" w:pos="9360"/>
      </w:tabs>
      <w:spacing w:after="0" w:line="240" w:lineRule="auto"/>
    </w:pPr>
  </w:style>
  <w:style w:type="character" w:customStyle="1" w:styleId="FooterChar">
    <w:name w:val="Footer Char"/>
    <w:basedOn w:val="DefaultParagraphFont"/>
    <w:link w:val="Footer"/>
    <w:rsid w:val="0058110C"/>
  </w:style>
  <w:style w:type="table" w:styleId="TableGrid">
    <w:name w:val="Table Grid"/>
    <w:basedOn w:val="TableNormal"/>
    <w:uiPriority w:val="59"/>
    <w:rsid w:val="00A1549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LightList-Accent2">
    <w:name w:val="Light List Accent 2"/>
    <w:basedOn w:val="TableNormal"/>
    <w:uiPriority w:val="61"/>
    <w:rsid w:val="00A15493"/>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MediumList2-Accent2">
    <w:name w:val="Medium List 2 Accent 2"/>
    <w:basedOn w:val="TableNormal"/>
    <w:uiPriority w:val="66"/>
    <w:rsid w:val="00A1549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2-Accent2">
    <w:name w:val="Medium Shading 2 Accent 2"/>
    <w:basedOn w:val="TableNormal"/>
    <w:uiPriority w:val="64"/>
    <w:rsid w:val="00A1549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Grid-Accent4">
    <w:name w:val="Light Grid Accent 4"/>
    <w:basedOn w:val="TableNormal"/>
    <w:uiPriority w:val="62"/>
    <w:rsid w:val="00A15493"/>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paragraph" w:styleId="ListParagraph">
    <w:name w:val="List Paragraph"/>
    <w:basedOn w:val="Normal"/>
    <w:uiPriority w:val="34"/>
    <w:qFormat/>
    <w:rsid w:val="00744905"/>
    <w:pPr>
      <w:ind w:left="720"/>
      <w:contextualSpacing/>
    </w:pPr>
  </w:style>
  <w:style w:type="paragraph" w:styleId="BodyText">
    <w:name w:val="Body Text"/>
    <w:basedOn w:val="Normal"/>
    <w:link w:val="BodyTextChar"/>
    <w:rsid w:val="008747B8"/>
    <w:pPr>
      <w:spacing w:after="0" w:line="240" w:lineRule="auto"/>
    </w:pPr>
    <w:rPr>
      <w:rFonts w:ascii="Times New Roman" w:eastAsia="Times New Roman" w:hAnsi="Times New Roman" w:cs="Times New Roman"/>
      <w:szCs w:val="20"/>
    </w:rPr>
  </w:style>
  <w:style w:type="character" w:customStyle="1" w:styleId="BodyTextChar">
    <w:name w:val="Body Text Char"/>
    <w:basedOn w:val="DefaultParagraphFont"/>
    <w:link w:val="BodyText"/>
    <w:rsid w:val="008747B8"/>
    <w:rPr>
      <w:rFonts w:ascii="Times New Roman" w:eastAsia="Times New Roman" w:hAnsi="Times New Roman" w:cs="Times New Roman"/>
      <w:szCs w:val="20"/>
    </w:rPr>
  </w:style>
  <w:style w:type="paragraph" w:customStyle="1" w:styleId="Title1">
    <w:name w:val="Title1"/>
    <w:basedOn w:val="Normal"/>
    <w:rsid w:val="008747B8"/>
    <w:pPr>
      <w:spacing w:after="0" w:line="240" w:lineRule="auto"/>
      <w:jc w:val="right"/>
    </w:pPr>
    <w:rPr>
      <w:rFonts w:ascii="Garamond" w:eastAsia="Times New Roman" w:hAnsi="Garamond" w:cs="Times New Roman"/>
      <w:b/>
      <w:sz w:val="72"/>
      <w:szCs w:val="20"/>
    </w:rPr>
  </w:style>
  <w:style w:type="paragraph" w:customStyle="1" w:styleId="hd1">
    <w:name w:val="hd1"/>
    <w:basedOn w:val="Header"/>
    <w:next w:val="Normal"/>
    <w:rsid w:val="008747B8"/>
    <w:pPr>
      <w:tabs>
        <w:tab w:val="clear" w:pos="4680"/>
        <w:tab w:val="clear" w:pos="9360"/>
        <w:tab w:val="center" w:pos="4320"/>
        <w:tab w:val="right" w:pos="8640"/>
      </w:tabs>
      <w:spacing w:before="360" w:after="120"/>
      <w:jc w:val="both"/>
    </w:pPr>
    <w:rPr>
      <w:rFonts w:ascii="Century Schoolbook" w:eastAsia="Times New Roman" w:hAnsi="Century Schoolbook" w:cs="Times New Roman"/>
      <w:b/>
      <w:sz w:val="28"/>
      <w:szCs w:val="20"/>
    </w:rPr>
  </w:style>
  <w:style w:type="paragraph" w:customStyle="1" w:styleId="hdr1">
    <w:name w:val="hdr1"/>
    <w:basedOn w:val="Normal"/>
    <w:rsid w:val="008747B8"/>
    <w:pPr>
      <w:spacing w:before="60" w:after="0" w:line="240" w:lineRule="auto"/>
      <w:ind w:left="540"/>
      <w:jc w:val="both"/>
    </w:pPr>
    <w:rPr>
      <w:rFonts w:ascii="Times New Roman" w:eastAsia="Times New Roman" w:hAnsi="Times New Roman" w:cs="Times New Roman"/>
      <w:sz w:val="24"/>
      <w:szCs w:val="20"/>
    </w:rPr>
  </w:style>
  <w:style w:type="character" w:styleId="Hyperlink">
    <w:name w:val="Hyperlink"/>
    <w:basedOn w:val="DefaultParagraphFont"/>
    <w:uiPriority w:val="99"/>
    <w:unhideWhenUsed/>
    <w:rsid w:val="00337C3C"/>
    <w:rPr>
      <w:color w:val="0000FF" w:themeColor="hyperlink"/>
      <w:u w:val="single"/>
    </w:rPr>
  </w:style>
  <w:style w:type="paragraph" w:customStyle="1" w:styleId="ms-rtefontsize-1">
    <w:name w:val="ms-rtefontsize-1"/>
    <w:basedOn w:val="Normal"/>
    <w:rsid w:val="000D75B3"/>
    <w:pPr>
      <w:spacing w:before="100" w:beforeAutospacing="1" w:after="167" w:line="384" w:lineRule="atLeast"/>
    </w:pPr>
    <w:rPr>
      <w:rFonts w:ascii="Times New Roman" w:eastAsia="Times New Roman" w:hAnsi="Times New Roman" w:cs="Times New Roman"/>
      <w:sz w:val="16"/>
      <w:szCs w:val="16"/>
    </w:rPr>
  </w:style>
  <w:style w:type="paragraph" w:customStyle="1" w:styleId="Default">
    <w:name w:val="Default"/>
    <w:rsid w:val="00023D02"/>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3Char">
    <w:name w:val="Heading 3 Char"/>
    <w:basedOn w:val="DefaultParagraphFont"/>
    <w:link w:val="Heading3"/>
    <w:rsid w:val="004A3FC2"/>
    <w:rPr>
      <w:rFonts w:ascii="Times New Roman" w:eastAsia="Times New Roman" w:hAnsi="Times New Roman" w:cs="Times New Roman"/>
      <w:b/>
      <w:sz w:val="24"/>
      <w:szCs w:val="20"/>
      <w:u w:val="single"/>
    </w:rPr>
  </w:style>
  <w:style w:type="character" w:customStyle="1" w:styleId="Heading4Char">
    <w:name w:val="Heading 4 Char"/>
    <w:basedOn w:val="DefaultParagraphFont"/>
    <w:link w:val="Heading4"/>
    <w:rsid w:val="004A3FC2"/>
    <w:rPr>
      <w:rFonts w:ascii="Times New Roman" w:eastAsia="Times New Roman" w:hAnsi="Times New Roman" w:cs="Times New Roman"/>
      <w:sz w:val="24"/>
      <w:szCs w:val="20"/>
      <w:u w:val="single"/>
    </w:rPr>
  </w:style>
  <w:style w:type="table" w:styleId="TableProfessional">
    <w:name w:val="Table Professional"/>
    <w:basedOn w:val="TableNormal"/>
    <w:rsid w:val="004A3FC2"/>
    <w:pPr>
      <w:spacing w:after="0" w:line="240" w:lineRule="auto"/>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ight">
    <w:name w:val="tight"/>
    <w:basedOn w:val="Normal"/>
    <w:rsid w:val="004A3FC2"/>
    <w:pPr>
      <w:spacing w:before="100" w:beforeAutospacing="1" w:after="100" w:afterAutospacing="1" w:line="240" w:lineRule="auto"/>
    </w:pPr>
    <w:rPr>
      <w:rFonts w:ascii="Times New Roman" w:eastAsia="Times New Roman" w:hAnsi="Times New Roman" w:cs="Times New Roman"/>
      <w:color w:val="000000"/>
      <w:sz w:val="24"/>
      <w:szCs w:val="24"/>
    </w:rPr>
  </w:style>
  <w:style w:type="paragraph" w:styleId="NormalWeb">
    <w:name w:val="Normal (Web)"/>
    <w:basedOn w:val="Normal"/>
    <w:uiPriority w:val="99"/>
    <w:rsid w:val="004A3FC2"/>
    <w:pPr>
      <w:spacing w:before="100" w:beforeAutospacing="1" w:after="100" w:afterAutospacing="1" w:line="240" w:lineRule="auto"/>
    </w:pPr>
    <w:rPr>
      <w:rFonts w:ascii="Times New Roman" w:eastAsia="Times New Roman" w:hAnsi="Times New Roman" w:cs="Times New Roman"/>
      <w:color w:val="000000"/>
      <w:sz w:val="24"/>
      <w:szCs w:val="24"/>
    </w:rPr>
  </w:style>
  <w:style w:type="character" w:styleId="HTMLTypewriter">
    <w:name w:val="HTML Typewriter"/>
    <w:basedOn w:val="DefaultParagraphFont"/>
    <w:rsid w:val="004A3FC2"/>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0A38FB"/>
    <w:rPr>
      <w:rFonts w:asciiTheme="majorHAnsi" w:eastAsiaTheme="majorEastAsia" w:hAnsiTheme="majorHAnsi" w:cstheme="majorBidi"/>
      <w:b/>
      <w:bCs/>
      <w:color w:val="365F91" w:themeColor="accent1" w:themeShade="BF"/>
      <w:sz w:val="28"/>
      <w:szCs w:val="28"/>
    </w:rPr>
  </w:style>
  <w:style w:type="character" w:styleId="PageNumber">
    <w:name w:val="page number"/>
    <w:basedOn w:val="DefaultParagraphFont"/>
    <w:rsid w:val="000A38FB"/>
  </w:style>
  <w:style w:type="paragraph" w:styleId="CommentText">
    <w:name w:val="annotation text"/>
    <w:basedOn w:val="Normal"/>
    <w:link w:val="CommentTextChar"/>
    <w:rsid w:val="000A38FB"/>
    <w:pPr>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rsid w:val="000A38FB"/>
    <w:rPr>
      <w:rFonts w:ascii="Times New Roman" w:eastAsia="Times New Roman" w:hAnsi="Times New Roman" w:cs="Times New Roman"/>
      <w:sz w:val="20"/>
      <w:szCs w:val="20"/>
    </w:rPr>
  </w:style>
  <w:style w:type="paragraph" w:styleId="TOC1">
    <w:name w:val="toc 1"/>
    <w:basedOn w:val="Normal"/>
    <w:next w:val="Normal"/>
    <w:autoRedefine/>
    <w:uiPriority w:val="39"/>
    <w:rsid w:val="000A38FB"/>
    <w:pPr>
      <w:spacing w:after="0" w:line="240" w:lineRule="auto"/>
    </w:pPr>
    <w:rPr>
      <w:rFonts w:ascii="Times New Roman" w:eastAsia="Times New Roman" w:hAnsi="Times New Roman" w:cs="Times New Roman"/>
      <w:sz w:val="20"/>
      <w:szCs w:val="20"/>
    </w:rPr>
  </w:style>
  <w:style w:type="paragraph" w:customStyle="1" w:styleId="Guidance">
    <w:name w:val="Guidance"/>
    <w:basedOn w:val="Normal"/>
    <w:rsid w:val="000A38FB"/>
    <w:pPr>
      <w:spacing w:after="0" w:line="240" w:lineRule="auto"/>
      <w:ind w:left="720"/>
    </w:pPr>
    <w:rPr>
      <w:rFonts w:ascii="Times New Roman" w:eastAsia="Times New Roman" w:hAnsi="Times New Roman" w:cs="Times New Roman"/>
      <w:i/>
      <w:color w:val="000080"/>
      <w:sz w:val="20"/>
      <w:szCs w:val="20"/>
    </w:rPr>
  </w:style>
  <w:style w:type="character" w:customStyle="1" w:styleId="Heading2Char">
    <w:name w:val="Heading 2 Char"/>
    <w:basedOn w:val="DefaultParagraphFont"/>
    <w:link w:val="Heading2"/>
    <w:uiPriority w:val="9"/>
    <w:rsid w:val="000A38FB"/>
    <w:rPr>
      <w:rFonts w:asciiTheme="majorHAnsi" w:eastAsiaTheme="majorEastAsia" w:hAnsiTheme="majorHAnsi" w:cstheme="majorBidi"/>
      <w:b/>
      <w:bCs/>
      <w:color w:val="4F81BD" w:themeColor="accent1"/>
      <w:sz w:val="26"/>
      <w:szCs w:val="26"/>
    </w:rPr>
  </w:style>
  <w:style w:type="character" w:customStyle="1" w:styleId="Heading5Char">
    <w:name w:val="Heading 5 Char"/>
    <w:basedOn w:val="DefaultParagraphFont"/>
    <w:link w:val="Heading5"/>
    <w:uiPriority w:val="9"/>
    <w:semiHidden/>
    <w:rsid w:val="000A38F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0A38F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0A38F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A38F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A38FB"/>
    <w:rPr>
      <w:rFonts w:asciiTheme="majorHAnsi" w:eastAsiaTheme="majorEastAsia" w:hAnsiTheme="majorHAnsi" w:cstheme="majorBidi"/>
      <w:i/>
      <w:iCs/>
      <w:color w:val="404040" w:themeColor="text1" w:themeTint="BF"/>
      <w:sz w:val="20"/>
      <w:szCs w:val="20"/>
    </w:rPr>
  </w:style>
  <w:style w:type="paragraph" w:styleId="z-TopofForm">
    <w:name w:val="HTML Top of Form"/>
    <w:basedOn w:val="Normal"/>
    <w:next w:val="Normal"/>
    <w:link w:val="z-TopofFormChar"/>
    <w:hidden/>
    <w:uiPriority w:val="99"/>
    <w:semiHidden/>
    <w:unhideWhenUsed/>
    <w:rsid w:val="00D12430"/>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D12430"/>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D12430"/>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D12430"/>
    <w:rPr>
      <w:rFonts w:ascii="Arial" w:eastAsia="Times New Roman" w:hAnsi="Arial" w:cs="Arial"/>
      <w:vanish/>
      <w:sz w:val="16"/>
      <w:szCs w:val="16"/>
    </w:rPr>
  </w:style>
  <w:style w:type="character" w:customStyle="1" w:styleId="sidetext1">
    <w:name w:val="sidetext1"/>
    <w:basedOn w:val="DefaultParagraphFont"/>
    <w:rsid w:val="00806CF6"/>
    <w:rPr>
      <w:rFonts w:ascii="Calibri" w:hAnsi="Calibri" w:cs="Calibri" w:hint="default"/>
      <w:b w:val="0"/>
      <w:bCs w:val="0"/>
      <w:color w:val="000000"/>
      <w:sz w:val="12"/>
      <w:szCs w:val="12"/>
    </w:rPr>
  </w:style>
  <w:style w:type="paragraph" w:styleId="TOC2">
    <w:name w:val="toc 2"/>
    <w:basedOn w:val="Normal"/>
    <w:next w:val="Normal"/>
    <w:autoRedefine/>
    <w:uiPriority w:val="39"/>
    <w:unhideWhenUsed/>
    <w:rsid w:val="00A613A9"/>
    <w:pPr>
      <w:spacing w:after="100"/>
      <w:ind w:left="220"/>
    </w:pPr>
  </w:style>
  <w:style w:type="character" w:customStyle="1" w:styleId="f2027">
    <w:name w:val="f2027"/>
    <w:basedOn w:val="DefaultParagraphFont"/>
    <w:rsid w:val="00F131FB"/>
  </w:style>
  <w:style w:type="character" w:customStyle="1" w:styleId="hoverout">
    <w:name w:val="hoverout"/>
    <w:basedOn w:val="DefaultParagraphFont"/>
    <w:rsid w:val="00F131FB"/>
  </w:style>
  <w:style w:type="character" w:customStyle="1" w:styleId="f2153v1338422400">
    <w:name w:val="f2153v1338422400"/>
    <w:basedOn w:val="DefaultParagraphFont"/>
    <w:rsid w:val="00F131FB"/>
  </w:style>
  <w:style w:type="character" w:customStyle="1" w:styleId="f2154">
    <w:name w:val="f2154"/>
    <w:basedOn w:val="DefaultParagraphFont"/>
    <w:rsid w:val="00F131FB"/>
  </w:style>
  <w:style w:type="character" w:customStyle="1" w:styleId="f2051">
    <w:name w:val="f2051"/>
    <w:basedOn w:val="DefaultParagraphFont"/>
    <w:rsid w:val="006C128D"/>
  </w:style>
  <w:style w:type="paragraph" w:styleId="Caption">
    <w:name w:val="caption"/>
    <w:basedOn w:val="Normal"/>
    <w:next w:val="Normal"/>
    <w:uiPriority w:val="35"/>
    <w:unhideWhenUsed/>
    <w:qFormat/>
    <w:rsid w:val="006278E8"/>
    <w:pPr>
      <w:spacing w:line="240" w:lineRule="auto"/>
    </w:pPr>
    <w:rPr>
      <w:b/>
      <w:bCs/>
      <w:color w:val="4F81BD" w:themeColor="accent1"/>
      <w:sz w:val="18"/>
      <w:szCs w:val="18"/>
    </w:rPr>
  </w:style>
  <w:style w:type="character" w:customStyle="1" w:styleId="question1">
    <w:name w:val="question1"/>
    <w:basedOn w:val="DefaultParagraphFont"/>
    <w:rsid w:val="00E8728C"/>
    <w:rPr>
      <w:rFonts w:ascii="Calibri" w:hAnsi="Calibri" w:cs="Calibri" w:hint="default"/>
      <w:b/>
      <w:bCs/>
      <w:color w:val="000000"/>
      <w:sz w:val="24"/>
      <w:szCs w:val="24"/>
    </w:rPr>
  </w:style>
  <w:style w:type="character" w:customStyle="1" w:styleId="dashhead1">
    <w:name w:val="dashhead1"/>
    <w:basedOn w:val="DefaultParagraphFont"/>
    <w:rsid w:val="00EB0ADA"/>
    <w:rPr>
      <w:rFonts w:ascii="Calibri" w:hAnsi="Calibri" w:hint="default"/>
      <w:color w:val="0099FF"/>
      <w:sz w:val="28"/>
      <w:szCs w:val="28"/>
    </w:rPr>
  </w:style>
  <w:style w:type="character" w:styleId="Strong">
    <w:name w:val="Strong"/>
    <w:basedOn w:val="DefaultParagraphFont"/>
    <w:uiPriority w:val="22"/>
    <w:qFormat/>
    <w:rsid w:val="00975178"/>
    <w:rPr>
      <w:b/>
      <w:bCs/>
    </w:rPr>
  </w:style>
  <w:style w:type="paragraph" w:customStyle="1" w:styleId="TableText">
    <w:name w:val="Table Text"/>
    <w:basedOn w:val="Normal"/>
    <w:rsid w:val="000B7013"/>
    <w:pPr>
      <w:spacing w:after="0" w:line="240" w:lineRule="auto"/>
    </w:pPr>
    <w:rPr>
      <w:rFonts w:ascii="Times New Roman" w:eastAsia="Times New Roman" w:hAnsi="Times New Roman" w:cs="Times New Roman"/>
      <w:b/>
      <w:szCs w:val="20"/>
    </w:rPr>
  </w:style>
  <w:style w:type="paragraph" w:styleId="NoSpacing">
    <w:name w:val="No Spacing"/>
    <w:uiPriority w:val="1"/>
    <w:qFormat/>
    <w:rsid w:val="0015636F"/>
    <w:pPr>
      <w:spacing w:after="0" w:line="240" w:lineRule="auto"/>
    </w:pPr>
  </w:style>
  <w:style w:type="paragraph" w:styleId="BodyText3">
    <w:name w:val="Body Text 3"/>
    <w:basedOn w:val="Normal"/>
    <w:link w:val="BodyText3Char"/>
    <w:unhideWhenUsed/>
    <w:rsid w:val="00A032FD"/>
    <w:pPr>
      <w:spacing w:after="120"/>
    </w:pPr>
    <w:rPr>
      <w:sz w:val="16"/>
      <w:szCs w:val="16"/>
    </w:rPr>
  </w:style>
  <w:style w:type="character" w:customStyle="1" w:styleId="BodyText3Char">
    <w:name w:val="Body Text 3 Char"/>
    <w:basedOn w:val="DefaultParagraphFont"/>
    <w:link w:val="BodyText3"/>
    <w:uiPriority w:val="99"/>
    <w:semiHidden/>
    <w:rsid w:val="00A032F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032133">
      <w:bodyDiv w:val="1"/>
      <w:marLeft w:val="0"/>
      <w:marRight w:val="0"/>
      <w:marTop w:val="0"/>
      <w:marBottom w:val="0"/>
      <w:divBdr>
        <w:top w:val="none" w:sz="0" w:space="0" w:color="auto"/>
        <w:left w:val="none" w:sz="0" w:space="0" w:color="auto"/>
        <w:bottom w:val="none" w:sz="0" w:space="0" w:color="auto"/>
        <w:right w:val="none" w:sz="0" w:space="0" w:color="auto"/>
      </w:divBdr>
    </w:div>
    <w:div w:id="96215778">
      <w:bodyDiv w:val="1"/>
      <w:marLeft w:val="0"/>
      <w:marRight w:val="0"/>
      <w:marTop w:val="0"/>
      <w:marBottom w:val="0"/>
      <w:divBdr>
        <w:top w:val="none" w:sz="0" w:space="0" w:color="auto"/>
        <w:left w:val="none" w:sz="0" w:space="0" w:color="auto"/>
        <w:bottom w:val="none" w:sz="0" w:space="0" w:color="auto"/>
        <w:right w:val="none" w:sz="0" w:space="0" w:color="auto"/>
      </w:divBdr>
    </w:div>
    <w:div w:id="137844276">
      <w:bodyDiv w:val="1"/>
      <w:marLeft w:val="0"/>
      <w:marRight w:val="0"/>
      <w:marTop w:val="0"/>
      <w:marBottom w:val="0"/>
      <w:divBdr>
        <w:top w:val="none" w:sz="0" w:space="0" w:color="auto"/>
        <w:left w:val="none" w:sz="0" w:space="0" w:color="auto"/>
        <w:bottom w:val="none" w:sz="0" w:space="0" w:color="auto"/>
        <w:right w:val="none" w:sz="0" w:space="0" w:color="auto"/>
      </w:divBdr>
    </w:div>
    <w:div w:id="156729296">
      <w:bodyDiv w:val="1"/>
      <w:marLeft w:val="0"/>
      <w:marRight w:val="0"/>
      <w:marTop w:val="0"/>
      <w:marBottom w:val="0"/>
      <w:divBdr>
        <w:top w:val="none" w:sz="0" w:space="0" w:color="auto"/>
        <w:left w:val="none" w:sz="0" w:space="0" w:color="auto"/>
        <w:bottom w:val="none" w:sz="0" w:space="0" w:color="auto"/>
        <w:right w:val="none" w:sz="0" w:space="0" w:color="auto"/>
      </w:divBdr>
    </w:div>
    <w:div w:id="159200507">
      <w:bodyDiv w:val="1"/>
      <w:marLeft w:val="0"/>
      <w:marRight w:val="0"/>
      <w:marTop w:val="0"/>
      <w:marBottom w:val="0"/>
      <w:divBdr>
        <w:top w:val="none" w:sz="0" w:space="0" w:color="auto"/>
        <w:left w:val="none" w:sz="0" w:space="0" w:color="auto"/>
        <w:bottom w:val="none" w:sz="0" w:space="0" w:color="auto"/>
        <w:right w:val="none" w:sz="0" w:space="0" w:color="auto"/>
      </w:divBdr>
      <w:divsChild>
        <w:div w:id="556628206">
          <w:marLeft w:val="360"/>
          <w:marRight w:val="0"/>
          <w:marTop w:val="62"/>
          <w:marBottom w:val="0"/>
          <w:divBdr>
            <w:top w:val="none" w:sz="0" w:space="0" w:color="auto"/>
            <w:left w:val="none" w:sz="0" w:space="0" w:color="auto"/>
            <w:bottom w:val="none" w:sz="0" w:space="0" w:color="auto"/>
            <w:right w:val="none" w:sz="0" w:space="0" w:color="auto"/>
          </w:divBdr>
        </w:div>
        <w:div w:id="570505589">
          <w:marLeft w:val="360"/>
          <w:marRight w:val="0"/>
          <w:marTop w:val="62"/>
          <w:marBottom w:val="0"/>
          <w:divBdr>
            <w:top w:val="none" w:sz="0" w:space="0" w:color="auto"/>
            <w:left w:val="none" w:sz="0" w:space="0" w:color="auto"/>
            <w:bottom w:val="none" w:sz="0" w:space="0" w:color="auto"/>
            <w:right w:val="none" w:sz="0" w:space="0" w:color="auto"/>
          </w:divBdr>
        </w:div>
        <w:div w:id="721945667">
          <w:marLeft w:val="360"/>
          <w:marRight w:val="0"/>
          <w:marTop w:val="62"/>
          <w:marBottom w:val="0"/>
          <w:divBdr>
            <w:top w:val="none" w:sz="0" w:space="0" w:color="auto"/>
            <w:left w:val="none" w:sz="0" w:space="0" w:color="auto"/>
            <w:bottom w:val="none" w:sz="0" w:space="0" w:color="auto"/>
            <w:right w:val="none" w:sz="0" w:space="0" w:color="auto"/>
          </w:divBdr>
        </w:div>
        <w:div w:id="1182089737">
          <w:marLeft w:val="360"/>
          <w:marRight w:val="0"/>
          <w:marTop w:val="62"/>
          <w:marBottom w:val="0"/>
          <w:divBdr>
            <w:top w:val="none" w:sz="0" w:space="0" w:color="auto"/>
            <w:left w:val="none" w:sz="0" w:space="0" w:color="auto"/>
            <w:bottom w:val="none" w:sz="0" w:space="0" w:color="auto"/>
            <w:right w:val="none" w:sz="0" w:space="0" w:color="auto"/>
          </w:divBdr>
        </w:div>
        <w:div w:id="1225992660">
          <w:marLeft w:val="360"/>
          <w:marRight w:val="0"/>
          <w:marTop w:val="62"/>
          <w:marBottom w:val="0"/>
          <w:divBdr>
            <w:top w:val="none" w:sz="0" w:space="0" w:color="auto"/>
            <w:left w:val="none" w:sz="0" w:space="0" w:color="auto"/>
            <w:bottom w:val="none" w:sz="0" w:space="0" w:color="auto"/>
            <w:right w:val="none" w:sz="0" w:space="0" w:color="auto"/>
          </w:divBdr>
        </w:div>
        <w:div w:id="1704791618">
          <w:marLeft w:val="360"/>
          <w:marRight w:val="0"/>
          <w:marTop w:val="62"/>
          <w:marBottom w:val="0"/>
          <w:divBdr>
            <w:top w:val="none" w:sz="0" w:space="0" w:color="auto"/>
            <w:left w:val="none" w:sz="0" w:space="0" w:color="auto"/>
            <w:bottom w:val="none" w:sz="0" w:space="0" w:color="auto"/>
            <w:right w:val="none" w:sz="0" w:space="0" w:color="auto"/>
          </w:divBdr>
        </w:div>
        <w:div w:id="1884558333">
          <w:marLeft w:val="360"/>
          <w:marRight w:val="0"/>
          <w:marTop w:val="62"/>
          <w:marBottom w:val="0"/>
          <w:divBdr>
            <w:top w:val="none" w:sz="0" w:space="0" w:color="auto"/>
            <w:left w:val="none" w:sz="0" w:space="0" w:color="auto"/>
            <w:bottom w:val="none" w:sz="0" w:space="0" w:color="auto"/>
            <w:right w:val="none" w:sz="0" w:space="0" w:color="auto"/>
          </w:divBdr>
        </w:div>
      </w:divsChild>
    </w:div>
    <w:div w:id="168065136">
      <w:bodyDiv w:val="1"/>
      <w:marLeft w:val="0"/>
      <w:marRight w:val="0"/>
      <w:marTop w:val="0"/>
      <w:marBottom w:val="0"/>
      <w:divBdr>
        <w:top w:val="none" w:sz="0" w:space="0" w:color="auto"/>
        <w:left w:val="none" w:sz="0" w:space="0" w:color="auto"/>
        <w:bottom w:val="none" w:sz="0" w:space="0" w:color="auto"/>
        <w:right w:val="none" w:sz="0" w:space="0" w:color="auto"/>
      </w:divBdr>
    </w:div>
    <w:div w:id="246110440">
      <w:bodyDiv w:val="1"/>
      <w:marLeft w:val="0"/>
      <w:marRight w:val="0"/>
      <w:marTop w:val="0"/>
      <w:marBottom w:val="0"/>
      <w:divBdr>
        <w:top w:val="none" w:sz="0" w:space="0" w:color="auto"/>
        <w:left w:val="none" w:sz="0" w:space="0" w:color="auto"/>
        <w:bottom w:val="none" w:sz="0" w:space="0" w:color="auto"/>
        <w:right w:val="none" w:sz="0" w:space="0" w:color="auto"/>
      </w:divBdr>
    </w:div>
    <w:div w:id="253513836">
      <w:bodyDiv w:val="1"/>
      <w:marLeft w:val="0"/>
      <w:marRight w:val="0"/>
      <w:marTop w:val="0"/>
      <w:marBottom w:val="0"/>
      <w:divBdr>
        <w:top w:val="none" w:sz="0" w:space="0" w:color="auto"/>
        <w:left w:val="none" w:sz="0" w:space="0" w:color="auto"/>
        <w:bottom w:val="none" w:sz="0" w:space="0" w:color="auto"/>
        <w:right w:val="none" w:sz="0" w:space="0" w:color="auto"/>
      </w:divBdr>
    </w:div>
    <w:div w:id="272444267">
      <w:bodyDiv w:val="1"/>
      <w:marLeft w:val="0"/>
      <w:marRight w:val="0"/>
      <w:marTop w:val="0"/>
      <w:marBottom w:val="0"/>
      <w:divBdr>
        <w:top w:val="none" w:sz="0" w:space="0" w:color="auto"/>
        <w:left w:val="none" w:sz="0" w:space="0" w:color="auto"/>
        <w:bottom w:val="none" w:sz="0" w:space="0" w:color="auto"/>
        <w:right w:val="none" w:sz="0" w:space="0" w:color="auto"/>
      </w:divBdr>
    </w:div>
    <w:div w:id="282536595">
      <w:bodyDiv w:val="1"/>
      <w:marLeft w:val="0"/>
      <w:marRight w:val="0"/>
      <w:marTop w:val="0"/>
      <w:marBottom w:val="0"/>
      <w:divBdr>
        <w:top w:val="none" w:sz="0" w:space="0" w:color="auto"/>
        <w:left w:val="none" w:sz="0" w:space="0" w:color="auto"/>
        <w:bottom w:val="none" w:sz="0" w:space="0" w:color="auto"/>
        <w:right w:val="none" w:sz="0" w:space="0" w:color="auto"/>
      </w:divBdr>
    </w:div>
    <w:div w:id="304166800">
      <w:bodyDiv w:val="1"/>
      <w:marLeft w:val="0"/>
      <w:marRight w:val="0"/>
      <w:marTop w:val="0"/>
      <w:marBottom w:val="0"/>
      <w:divBdr>
        <w:top w:val="none" w:sz="0" w:space="0" w:color="auto"/>
        <w:left w:val="none" w:sz="0" w:space="0" w:color="auto"/>
        <w:bottom w:val="none" w:sz="0" w:space="0" w:color="auto"/>
        <w:right w:val="none" w:sz="0" w:space="0" w:color="auto"/>
      </w:divBdr>
    </w:div>
    <w:div w:id="374740742">
      <w:bodyDiv w:val="1"/>
      <w:marLeft w:val="0"/>
      <w:marRight w:val="0"/>
      <w:marTop w:val="0"/>
      <w:marBottom w:val="0"/>
      <w:divBdr>
        <w:top w:val="none" w:sz="0" w:space="0" w:color="auto"/>
        <w:left w:val="none" w:sz="0" w:space="0" w:color="auto"/>
        <w:bottom w:val="none" w:sz="0" w:space="0" w:color="auto"/>
        <w:right w:val="none" w:sz="0" w:space="0" w:color="auto"/>
      </w:divBdr>
    </w:div>
    <w:div w:id="417211236">
      <w:bodyDiv w:val="1"/>
      <w:marLeft w:val="0"/>
      <w:marRight w:val="0"/>
      <w:marTop w:val="0"/>
      <w:marBottom w:val="0"/>
      <w:divBdr>
        <w:top w:val="none" w:sz="0" w:space="0" w:color="auto"/>
        <w:left w:val="none" w:sz="0" w:space="0" w:color="auto"/>
        <w:bottom w:val="none" w:sz="0" w:space="0" w:color="auto"/>
        <w:right w:val="none" w:sz="0" w:space="0" w:color="auto"/>
      </w:divBdr>
    </w:div>
    <w:div w:id="420950225">
      <w:bodyDiv w:val="1"/>
      <w:marLeft w:val="0"/>
      <w:marRight w:val="0"/>
      <w:marTop w:val="0"/>
      <w:marBottom w:val="0"/>
      <w:divBdr>
        <w:top w:val="none" w:sz="0" w:space="0" w:color="auto"/>
        <w:left w:val="none" w:sz="0" w:space="0" w:color="auto"/>
        <w:bottom w:val="none" w:sz="0" w:space="0" w:color="auto"/>
        <w:right w:val="none" w:sz="0" w:space="0" w:color="auto"/>
      </w:divBdr>
    </w:div>
    <w:div w:id="426777622">
      <w:bodyDiv w:val="1"/>
      <w:marLeft w:val="0"/>
      <w:marRight w:val="0"/>
      <w:marTop w:val="0"/>
      <w:marBottom w:val="0"/>
      <w:divBdr>
        <w:top w:val="none" w:sz="0" w:space="0" w:color="auto"/>
        <w:left w:val="none" w:sz="0" w:space="0" w:color="auto"/>
        <w:bottom w:val="none" w:sz="0" w:space="0" w:color="auto"/>
        <w:right w:val="none" w:sz="0" w:space="0" w:color="auto"/>
      </w:divBdr>
    </w:div>
    <w:div w:id="470290575">
      <w:bodyDiv w:val="1"/>
      <w:marLeft w:val="0"/>
      <w:marRight w:val="0"/>
      <w:marTop w:val="0"/>
      <w:marBottom w:val="0"/>
      <w:divBdr>
        <w:top w:val="none" w:sz="0" w:space="0" w:color="auto"/>
        <w:left w:val="none" w:sz="0" w:space="0" w:color="auto"/>
        <w:bottom w:val="none" w:sz="0" w:space="0" w:color="auto"/>
        <w:right w:val="none" w:sz="0" w:space="0" w:color="auto"/>
      </w:divBdr>
    </w:div>
    <w:div w:id="484054042">
      <w:bodyDiv w:val="1"/>
      <w:marLeft w:val="0"/>
      <w:marRight w:val="0"/>
      <w:marTop w:val="0"/>
      <w:marBottom w:val="0"/>
      <w:divBdr>
        <w:top w:val="none" w:sz="0" w:space="0" w:color="auto"/>
        <w:left w:val="none" w:sz="0" w:space="0" w:color="auto"/>
        <w:bottom w:val="none" w:sz="0" w:space="0" w:color="auto"/>
        <w:right w:val="none" w:sz="0" w:space="0" w:color="auto"/>
      </w:divBdr>
    </w:div>
    <w:div w:id="501554285">
      <w:bodyDiv w:val="1"/>
      <w:marLeft w:val="0"/>
      <w:marRight w:val="0"/>
      <w:marTop w:val="0"/>
      <w:marBottom w:val="0"/>
      <w:divBdr>
        <w:top w:val="none" w:sz="0" w:space="0" w:color="auto"/>
        <w:left w:val="none" w:sz="0" w:space="0" w:color="auto"/>
        <w:bottom w:val="none" w:sz="0" w:space="0" w:color="auto"/>
        <w:right w:val="none" w:sz="0" w:space="0" w:color="auto"/>
      </w:divBdr>
    </w:div>
    <w:div w:id="525140704">
      <w:bodyDiv w:val="1"/>
      <w:marLeft w:val="0"/>
      <w:marRight w:val="0"/>
      <w:marTop w:val="0"/>
      <w:marBottom w:val="0"/>
      <w:divBdr>
        <w:top w:val="none" w:sz="0" w:space="0" w:color="auto"/>
        <w:left w:val="none" w:sz="0" w:space="0" w:color="auto"/>
        <w:bottom w:val="none" w:sz="0" w:space="0" w:color="auto"/>
        <w:right w:val="none" w:sz="0" w:space="0" w:color="auto"/>
      </w:divBdr>
    </w:div>
    <w:div w:id="546377551">
      <w:bodyDiv w:val="1"/>
      <w:marLeft w:val="0"/>
      <w:marRight w:val="0"/>
      <w:marTop w:val="0"/>
      <w:marBottom w:val="0"/>
      <w:divBdr>
        <w:top w:val="none" w:sz="0" w:space="0" w:color="auto"/>
        <w:left w:val="none" w:sz="0" w:space="0" w:color="auto"/>
        <w:bottom w:val="none" w:sz="0" w:space="0" w:color="auto"/>
        <w:right w:val="none" w:sz="0" w:space="0" w:color="auto"/>
      </w:divBdr>
    </w:div>
    <w:div w:id="555311826">
      <w:bodyDiv w:val="1"/>
      <w:marLeft w:val="0"/>
      <w:marRight w:val="0"/>
      <w:marTop w:val="0"/>
      <w:marBottom w:val="0"/>
      <w:divBdr>
        <w:top w:val="none" w:sz="0" w:space="0" w:color="auto"/>
        <w:left w:val="none" w:sz="0" w:space="0" w:color="auto"/>
        <w:bottom w:val="none" w:sz="0" w:space="0" w:color="auto"/>
        <w:right w:val="none" w:sz="0" w:space="0" w:color="auto"/>
      </w:divBdr>
    </w:div>
    <w:div w:id="557015033">
      <w:bodyDiv w:val="1"/>
      <w:marLeft w:val="0"/>
      <w:marRight w:val="0"/>
      <w:marTop w:val="0"/>
      <w:marBottom w:val="0"/>
      <w:divBdr>
        <w:top w:val="none" w:sz="0" w:space="0" w:color="auto"/>
        <w:left w:val="none" w:sz="0" w:space="0" w:color="auto"/>
        <w:bottom w:val="none" w:sz="0" w:space="0" w:color="auto"/>
        <w:right w:val="none" w:sz="0" w:space="0" w:color="auto"/>
      </w:divBdr>
    </w:div>
    <w:div w:id="597249267">
      <w:bodyDiv w:val="1"/>
      <w:marLeft w:val="0"/>
      <w:marRight w:val="0"/>
      <w:marTop w:val="0"/>
      <w:marBottom w:val="0"/>
      <w:divBdr>
        <w:top w:val="none" w:sz="0" w:space="0" w:color="auto"/>
        <w:left w:val="none" w:sz="0" w:space="0" w:color="auto"/>
        <w:bottom w:val="none" w:sz="0" w:space="0" w:color="auto"/>
        <w:right w:val="none" w:sz="0" w:space="0" w:color="auto"/>
      </w:divBdr>
    </w:div>
    <w:div w:id="620694040">
      <w:bodyDiv w:val="1"/>
      <w:marLeft w:val="0"/>
      <w:marRight w:val="0"/>
      <w:marTop w:val="0"/>
      <w:marBottom w:val="0"/>
      <w:divBdr>
        <w:top w:val="none" w:sz="0" w:space="0" w:color="auto"/>
        <w:left w:val="none" w:sz="0" w:space="0" w:color="auto"/>
        <w:bottom w:val="none" w:sz="0" w:space="0" w:color="auto"/>
        <w:right w:val="none" w:sz="0" w:space="0" w:color="auto"/>
      </w:divBdr>
    </w:div>
    <w:div w:id="690029969">
      <w:bodyDiv w:val="1"/>
      <w:marLeft w:val="0"/>
      <w:marRight w:val="0"/>
      <w:marTop w:val="0"/>
      <w:marBottom w:val="0"/>
      <w:divBdr>
        <w:top w:val="none" w:sz="0" w:space="0" w:color="auto"/>
        <w:left w:val="none" w:sz="0" w:space="0" w:color="auto"/>
        <w:bottom w:val="none" w:sz="0" w:space="0" w:color="auto"/>
        <w:right w:val="none" w:sz="0" w:space="0" w:color="auto"/>
      </w:divBdr>
      <w:divsChild>
        <w:div w:id="356466920">
          <w:marLeft w:val="0"/>
          <w:marRight w:val="0"/>
          <w:marTop w:val="0"/>
          <w:marBottom w:val="0"/>
          <w:divBdr>
            <w:top w:val="none" w:sz="0" w:space="0" w:color="auto"/>
            <w:left w:val="none" w:sz="0" w:space="0" w:color="auto"/>
            <w:bottom w:val="none" w:sz="0" w:space="0" w:color="auto"/>
            <w:right w:val="none" w:sz="0" w:space="0" w:color="auto"/>
          </w:divBdr>
          <w:divsChild>
            <w:div w:id="289553142">
              <w:marLeft w:val="0"/>
              <w:marRight w:val="0"/>
              <w:marTop w:val="0"/>
              <w:marBottom w:val="0"/>
              <w:divBdr>
                <w:top w:val="none" w:sz="0" w:space="0" w:color="auto"/>
                <w:left w:val="none" w:sz="0" w:space="0" w:color="auto"/>
                <w:bottom w:val="none" w:sz="0" w:space="0" w:color="auto"/>
                <w:right w:val="none" w:sz="0" w:space="0" w:color="auto"/>
              </w:divBdr>
            </w:div>
          </w:divsChild>
        </w:div>
        <w:div w:id="2005277555">
          <w:marLeft w:val="0"/>
          <w:marRight w:val="0"/>
          <w:marTop w:val="0"/>
          <w:marBottom w:val="0"/>
          <w:divBdr>
            <w:top w:val="none" w:sz="0" w:space="0" w:color="auto"/>
            <w:left w:val="none" w:sz="0" w:space="0" w:color="auto"/>
            <w:bottom w:val="none" w:sz="0" w:space="0" w:color="auto"/>
            <w:right w:val="none" w:sz="0" w:space="0" w:color="auto"/>
          </w:divBdr>
        </w:div>
      </w:divsChild>
    </w:div>
    <w:div w:id="700015026">
      <w:bodyDiv w:val="1"/>
      <w:marLeft w:val="0"/>
      <w:marRight w:val="0"/>
      <w:marTop w:val="0"/>
      <w:marBottom w:val="0"/>
      <w:divBdr>
        <w:top w:val="none" w:sz="0" w:space="0" w:color="auto"/>
        <w:left w:val="none" w:sz="0" w:space="0" w:color="auto"/>
        <w:bottom w:val="none" w:sz="0" w:space="0" w:color="auto"/>
        <w:right w:val="none" w:sz="0" w:space="0" w:color="auto"/>
      </w:divBdr>
    </w:div>
    <w:div w:id="715084856">
      <w:bodyDiv w:val="1"/>
      <w:marLeft w:val="0"/>
      <w:marRight w:val="0"/>
      <w:marTop w:val="0"/>
      <w:marBottom w:val="0"/>
      <w:divBdr>
        <w:top w:val="none" w:sz="0" w:space="0" w:color="auto"/>
        <w:left w:val="none" w:sz="0" w:space="0" w:color="auto"/>
        <w:bottom w:val="none" w:sz="0" w:space="0" w:color="auto"/>
        <w:right w:val="none" w:sz="0" w:space="0" w:color="auto"/>
      </w:divBdr>
    </w:div>
    <w:div w:id="751044562">
      <w:bodyDiv w:val="1"/>
      <w:marLeft w:val="0"/>
      <w:marRight w:val="0"/>
      <w:marTop w:val="0"/>
      <w:marBottom w:val="0"/>
      <w:divBdr>
        <w:top w:val="none" w:sz="0" w:space="0" w:color="auto"/>
        <w:left w:val="none" w:sz="0" w:space="0" w:color="auto"/>
        <w:bottom w:val="none" w:sz="0" w:space="0" w:color="auto"/>
        <w:right w:val="none" w:sz="0" w:space="0" w:color="auto"/>
      </w:divBdr>
    </w:div>
    <w:div w:id="754211305">
      <w:bodyDiv w:val="1"/>
      <w:marLeft w:val="0"/>
      <w:marRight w:val="0"/>
      <w:marTop w:val="0"/>
      <w:marBottom w:val="0"/>
      <w:divBdr>
        <w:top w:val="none" w:sz="0" w:space="0" w:color="auto"/>
        <w:left w:val="none" w:sz="0" w:space="0" w:color="auto"/>
        <w:bottom w:val="none" w:sz="0" w:space="0" w:color="auto"/>
        <w:right w:val="none" w:sz="0" w:space="0" w:color="auto"/>
      </w:divBdr>
    </w:div>
    <w:div w:id="778183821">
      <w:bodyDiv w:val="1"/>
      <w:marLeft w:val="0"/>
      <w:marRight w:val="0"/>
      <w:marTop w:val="0"/>
      <w:marBottom w:val="0"/>
      <w:divBdr>
        <w:top w:val="none" w:sz="0" w:space="0" w:color="auto"/>
        <w:left w:val="none" w:sz="0" w:space="0" w:color="auto"/>
        <w:bottom w:val="none" w:sz="0" w:space="0" w:color="auto"/>
        <w:right w:val="none" w:sz="0" w:space="0" w:color="auto"/>
      </w:divBdr>
    </w:div>
    <w:div w:id="840049036">
      <w:bodyDiv w:val="1"/>
      <w:marLeft w:val="0"/>
      <w:marRight w:val="0"/>
      <w:marTop w:val="0"/>
      <w:marBottom w:val="0"/>
      <w:divBdr>
        <w:top w:val="none" w:sz="0" w:space="0" w:color="auto"/>
        <w:left w:val="none" w:sz="0" w:space="0" w:color="auto"/>
        <w:bottom w:val="none" w:sz="0" w:space="0" w:color="auto"/>
        <w:right w:val="none" w:sz="0" w:space="0" w:color="auto"/>
      </w:divBdr>
    </w:div>
    <w:div w:id="861556379">
      <w:bodyDiv w:val="1"/>
      <w:marLeft w:val="0"/>
      <w:marRight w:val="0"/>
      <w:marTop w:val="0"/>
      <w:marBottom w:val="0"/>
      <w:divBdr>
        <w:top w:val="none" w:sz="0" w:space="0" w:color="auto"/>
        <w:left w:val="none" w:sz="0" w:space="0" w:color="auto"/>
        <w:bottom w:val="none" w:sz="0" w:space="0" w:color="auto"/>
        <w:right w:val="none" w:sz="0" w:space="0" w:color="auto"/>
      </w:divBdr>
    </w:div>
    <w:div w:id="908005917">
      <w:bodyDiv w:val="1"/>
      <w:marLeft w:val="0"/>
      <w:marRight w:val="0"/>
      <w:marTop w:val="0"/>
      <w:marBottom w:val="0"/>
      <w:divBdr>
        <w:top w:val="none" w:sz="0" w:space="0" w:color="auto"/>
        <w:left w:val="none" w:sz="0" w:space="0" w:color="auto"/>
        <w:bottom w:val="none" w:sz="0" w:space="0" w:color="auto"/>
        <w:right w:val="none" w:sz="0" w:space="0" w:color="auto"/>
      </w:divBdr>
    </w:div>
    <w:div w:id="911160721">
      <w:bodyDiv w:val="1"/>
      <w:marLeft w:val="0"/>
      <w:marRight w:val="0"/>
      <w:marTop w:val="0"/>
      <w:marBottom w:val="0"/>
      <w:divBdr>
        <w:top w:val="none" w:sz="0" w:space="0" w:color="auto"/>
        <w:left w:val="none" w:sz="0" w:space="0" w:color="auto"/>
        <w:bottom w:val="none" w:sz="0" w:space="0" w:color="auto"/>
        <w:right w:val="none" w:sz="0" w:space="0" w:color="auto"/>
      </w:divBdr>
    </w:div>
    <w:div w:id="931737640">
      <w:bodyDiv w:val="1"/>
      <w:marLeft w:val="0"/>
      <w:marRight w:val="0"/>
      <w:marTop w:val="0"/>
      <w:marBottom w:val="0"/>
      <w:divBdr>
        <w:top w:val="none" w:sz="0" w:space="0" w:color="auto"/>
        <w:left w:val="none" w:sz="0" w:space="0" w:color="auto"/>
        <w:bottom w:val="none" w:sz="0" w:space="0" w:color="auto"/>
        <w:right w:val="none" w:sz="0" w:space="0" w:color="auto"/>
      </w:divBdr>
    </w:div>
    <w:div w:id="954992518">
      <w:bodyDiv w:val="1"/>
      <w:marLeft w:val="0"/>
      <w:marRight w:val="0"/>
      <w:marTop w:val="0"/>
      <w:marBottom w:val="0"/>
      <w:divBdr>
        <w:top w:val="none" w:sz="0" w:space="0" w:color="auto"/>
        <w:left w:val="none" w:sz="0" w:space="0" w:color="auto"/>
        <w:bottom w:val="none" w:sz="0" w:space="0" w:color="auto"/>
        <w:right w:val="none" w:sz="0" w:space="0" w:color="auto"/>
      </w:divBdr>
      <w:divsChild>
        <w:div w:id="1114439748">
          <w:marLeft w:val="0"/>
          <w:marRight w:val="0"/>
          <w:marTop w:val="0"/>
          <w:marBottom w:val="0"/>
          <w:divBdr>
            <w:top w:val="single" w:sz="6" w:space="0" w:color="DDDDDD"/>
            <w:left w:val="none" w:sz="0" w:space="0" w:color="auto"/>
            <w:bottom w:val="none" w:sz="0" w:space="0" w:color="auto"/>
            <w:right w:val="none" w:sz="0" w:space="0" w:color="auto"/>
          </w:divBdr>
          <w:divsChild>
            <w:div w:id="143906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449487">
      <w:bodyDiv w:val="1"/>
      <w:marLeft w:val="0"/>
      <w:marRight w:val="0"/>
      <w:marTop w:val="0"/>
      <w:marBottom w:val="0"/>
      <w:divBdr>
        <w:top w:val="none" w:sz="0" w:space="0" w:color="auto"/>
        <w:left w:val="none" w:sz="0" w:space="0" w:color="auto"/>
        <w:bottom w:val="none" w:sz="0" w:space="0" w:color="auto"/>
        <w:right w:val="none" w:sz="0" w:space="0" w:color="auto"/>
      </w:divBdr>
    </w:div>
    <w:div w:id="1025713593">
      <w:bodyDiv w:val="1"/>
      <w:marLeft w:val="0"/>
      <w:marRight w:val="0"/>
      <w:marTop w:val="0"/>
      <w:marBottom w:val="0"/>
      <w:divBdr>
        <w:top w:val="none" w:sz="0" w:space="0" w:color="auto"/>
        <w:left w:val="none" w:sz="0" w:space="0" w:color="auto"/>
        <w:bottom w:val="none" w:sz="0" w:space="0" w:color="auto"/>
        <w:right w:val="none" w:sz="0" w:space="0" w:color="auto"/>
      </w:divBdr>
    </w:div>
    <w:div w:id="1027291696">
      <w:bodyDiv w:val="1"/>
      <w:marLeft w:val="0"/>
      <w:marRight w:val="0"/>
      <w:marTop w:val="0"/>
      <w:marBottom w:val="0"/>
      <w:divBdr>
        <w:top w:val="none" w:sz="0" w:space="0" w:color="auto"/>
        <w:left w:val="none" w:sz="0" w:space="0" w:color="auto"/>
        <w:bottom w:val="none" w:sz="0" w:space="0" w:color="auto"/>
        <w:right w:val="none" w:sz="0" w:space="0" w:color="auto"/>
      </w:divBdr>
    </w:div>
    <w:div w:id="1049498603">
      <w:bodyDiv w:val="1"/>
      <w:marLeft w:val="0"/>
      <w:marRight w:val="0"/>
      <w:marTop w:val="0"/>
      <w:marBottom w:val="0"/>
      <w:divBdr>
        <w:top w:val="none" w:sz="0" w:space="0" w:color="auto"/>
        <w:left w:val="none" w:sz="0" w:space="0" w:color="auto"/>
        <w:bottom w:val="none" w:sz="0" w:space="0" w:color="auto"/>
        <w:right w:val="none" w:sz="0" w:space="0" w:color="auto"/>
      </w:divBdr>
    </w:div>
    <w:div w:id="1051467666">
      <w:bodyDiv w:val="1"/>
      <w:marLeft w:val="0"/>
      <w:marRight w:val="0"/>
      <w:marTop w:val="0"/>
      <w:marBottom w:val="0"/>
      <w:divBdr>
        <w:top w:val="none" w:sz="0" w:space="0" w:color="auto"/>
        <w:left w:val="none" w:sz="0" w:space="0" w:color="auto"/>
        <w:bottom w:val="none" w:sz="0" w:space="0" w:color="auto"/>
        <w:right w:val="none" w:sz="0" w:space="0" w:color="auto"/>
      </w:divBdr>
    </w:div>
    <w:div w:id="1086807874">
      <w:bodyDiv w:val="1"/>
      <w:marLeft w:val="0"/>
      <w:marRight w:val="0"/>
      <w:marTop w:val="0"/>
      <w:marBottom w:val="0"/>
      <w:divBdr>
        <w:top w:val="none" w:sz="0" w:space="0" w:color="auto"/>
        <w:left w:val="none" w:sz="0" w:space="0" w:color="auto"/>
        <w:bottom w:val="none" w:sz="0" w:space="0" w:color="auto"/>
        <w:right w:val="none" w:sz="0" w:space="0" w:color="auto"/>
      </w:divBdr>
    </w:div>
    <w:div w:id="1175001084">
      <w:bodyDiv w:val="1"/>
      <w:marLeft w:val="0"/>
      <w:marRight w:val="0"/>
      <w:marTop w:val="0"/>
      <w:marBottom w:val="0"/>
      <w:divBdr>
        <w:top w:val="none" w:sz="0" w:space="0" w:color="auto"/>
        <w:left w:val="none" w:sz="0" w:space="0" w:color="auto"/>
        <w:bottom w:val="none" w:sz="0" w:space="0" w:color="auto"/>
        <w:right w:val="none" w:sz="0" w:space="0" w:color="auto"/>
      </w:divBdr>
    </w:div>
    <w:div w:id="1202398519">
      <w:bodyDiv w:val="1"/>
      <w:marLeft w:val="0"/>
      <w:marRight w:val="0"/>
      <w:marTop w:val="0"/>
      <w:marBottom w:val="0"/>
      <w:divBdr>
        <w:top w:val="none" w:sz="0" w:space="0" w:color="auto"/>
        <w:left w:val="none" w:sz="0" w:space="0" w:color="auto"/>
        <w:bottom w:val="none" w:sz="0" w:space="0" w:color="auto"/>
        <w:right w:val="none" w:sz="0" w:space="0" w:color="auto"/>
      </w:divBdr>
    </w:div>
    <w:div w:id="1232081124">
      <w:bodyDiv w:val="1"/>
      <w:marLeft w:val="0"/>
      <w:marRight w:val="0"/>
      <w:marTop w:val="0"/>
      <w:marBottom w:val="0"/>
      <w:divBdr>
        <w:top w:val="none" w:sz="0" w:space="0" w:color="auto"/>
        <w:left w:val="none" w:sz="0" w:space="0" w:color="auto"/>
        <w:bottom w:val="none" w:sz="0" w:space="0" w:color="auto"/>
        <w:right w:val="none" w:sz="0" w:space="0" w:color="auto"/>
      </w:divBdr>
    </w:div>
    <w:div w:id="1237474144">
      <w:bodyDiv w:val="1"/>
      <w:marLeft w:val="0"/>
      <w:marRight w:val="0"/>
      <w:marTop w:val="0"/>
      <w:marBottom w:val="0"/>
      <w:divBdr>
        <w:top w:val="none" w:sz="0" w:space="0" w:color="auto"/>
        <w:left w:val="none" w:sz="0" w:space="0" w:color="auto"/>
        <w:bottom w:val="none" w:sz="0" w:space="0" w:color="auto"/>
        <w:right w:val="none" w:sz="0" w:space="0" w:color="auto"/>
      </w:divBdr>
    </w:div>
    <w:div w:id="1318606987">
      <w:bodyDiv w:val="1"/>
      <w:marLeft w:val="0"/>
      <w:marRight w:val="0"/>
      <w:marTop w:val="0"/>
      <w:marBottom w:val="0"/>
      <w:divBdr>
        <w:top w:val="none" w:sz="0" w:space="0" w:color="auto"/>
        <w:left w:val="none" w:sz="0" w:space="0" w:color="auto"/>
        <w:bottom w:val="none" w:sz="0" w:space="0" w:color="auto"/>
        <w:right w:val="none" w:sz="0" w:space="0" w:color="auto"/>
      </w:divBdr>
    </w:div>
    <w:div w:id="1339233045">
      <w:bodyDiv w:val="1"/>
      <w:marLeft w:val="0"/>
      <w:marRight w:val="0"/>
      <w:marTop w:val="0"/>
      <w:marBottom w:val="0"/>
      <w:divBdr>
        <w:top w:val="none" w:sz="0" w:space="0" w:color="auto"/>
        <w:left w:val="none" w:sz="0" w:space="0" w:color="auto"/>
        <w:bottom w:val="none" w:sz="0" w:space="0" w:color="auto"/>
        <w:right w:val="none" w:sz="0" w:space="0" w:color="auto"/>
      </w:divBdr>
    </w:div>
    <w:div w:id="1378624383">
      <w:bodyDiv w:val="1"/>
      <w:marLeft w:val="0"/>
      <w:marRight w:val="0"/>
      <w:marTop w:val="0"/>
      <w:marBottom w:val="0"/>
      <w:divBdr>
        <w:top w:val="none" w:sz="0" w:space="0" w:color="auto"/>
        <w:left w:val="none" w:sz="0" w:space="0" w:color="auto"/>
        <w:bottom w:val="none" w:sz="0" w:space="0" w:color="auto"/>
        <w:right w:val="none" w:sz="0" w:space="0" w:color="auto"/>
      </w:divBdr>
    </w:div>
    <w:div w:id="1393118167">
      <w:bodyDiv w:val="1"/>
      <w:marLeft w:val="0"/>
      <w:marRight w:val="0"/>
      <w:marTop w:val="0"/>
      <w:marBottom w:val="0"/>
      <w:divBdr>
        <w:top w:val="none" w:sz="0" w:space="0" w:color="auto"/>
        <w:left w:val="none" w:sz="0" w:space="0" w:color="auto"/>
        <w:bottom w:val="none" w:sz="0" w:space="0" w:color="auto"/>
        <w:right w:val="none" w:sz="0" w:space="0" w:color="auto"/>
      </w:divBdr>
    </w:div>
    <w:div w:id="1430085182">
      <w:bodyDiv w:val="1"/>
      <w:marLeft w:val="0"/>
      <w:marRight w:val="0"/>
      <w:marTop w:val="0"/>
      <w:marBottom w:val="0"/>
      <w:divBdr>
        <w:top w:val="none" w:sz="0" w:space="0" w:color="auto"/>
        <w:left w:val="none" w:sz="0" w:space="0" w:color="auto"/>
        <w:bottom w:val="none" w:sz="0" w:space="0" w:color="auto"/>
        <w:right w:val="none" w:sz="0" w:space="0" w:color="auto"/>
      </w:divBdr>
    </w:div>
    <w:div w:id="1510372073">
      <w:bodyDiv w:val="1"/>
      <w:marLeft w:val="0"/>
      <w:marRight w:val="0"/>
      <w:marTop w:val="0"/>
      <w:marBottom w:val="0"/>
      <w:divBdr>
        <w:top w:val="none" w:sz="0" w:space="0" w:color="auto"/>
        <w:left w:val="none" w:sz="0" w:space="0" w:color="auto"/>
        <w:bottom w:val="none" w:sz="0" w:space="0" w:color="auto"/>
        <w:right w:val="none" w:sz="0" w:space="0" w:color="auto"/>
      </w:divBdr>
    </w:div>
    <w:div w:id="1530948181">
      <w:bodyDiv w:val="1"/>
      <w:marLeft w:val="0"/>
      <w:marRight w:val="0"/>
      <w:marTop w:val="0"/>
      <w:marBottom w:val="0"/>
      <w:divBdr>
        <w:top w:val="none" w:sz="0" w:space="0" w:color="auto"/>
        <w:left w:val="none" w:sz="0" w:space="0" w:color="auto"/>
        <w:bottom w:val="none" w:sz="0" w:space="0" w:color="auto"/>
        <w:right w:val="none" w:sz="0" w:space="0" w:color="auto"/>
      </w:divBdr>
    </w:div>
    <w:div w:id="1594434247">
      <w:bodyDiv w:val="1"/>
      <w:marLeft w:val="0"/>
      <w:marRight w:val="0"/>
      <w:marTop w:val="0"/>
      <w:marBottom w:val="0"/>
      <w:divBdr>
        <w:top w:val="none" w:sz="0" w:space="0" w:color="auto"/>
        <w:left w:val="none" w:sz="0" w:space="0" w:color="auto"/>
        <w:bottom w:val="none" w:sz="0" w:space="0" w:color="auto"/>
        <w:right w:val="none" w:sz="0" w:space="0" w:color="auto"/>
      </w:divBdr>
    </w:div>
    <w:div w:id="1600724219">
      <w:bodyDiv w:val="1"/>
      <w:marLeft w:val="0"/>
      <w:marRight w:val="0"/>
      <w:marTop w:val="0"/>
      <w:marBottom w:val="0"/>
      <w:divBdr>
        <w:top w:val="none" w:sz="0" w:space="0" w:color="auto"/>
        <w:left w:val="none" w:sz="0" w:space="0" w:color="auto"/>
        <w:bottom w:val="none" w:sz="0" w:space="0" w:color="auto"/>
        <w:right w:val="none" w:sz="0" w:space="0" w:color="auto"/>
      </w:divBdr>
    </w:div>
    <w:div w:id="1683243985">
      <w:bodyDiv w:val="1"/>
      <w:marLeft w:val="0"/>
      <w:marRight w:val="0"/>
      <w:marTop w:val="0"/>
      <w:marBottom w:val="0"/>
      <w:divBdr>
        <w:top w:val="none" w:sz="0" w:space="0" w:color="auto"/>
        <w:left w:val="none" w:sz="0" w:space="0" w:color="auto"/>
        <w:bottom w:val="none" w:sz="0" w:space="0" w:color="auto"/>
        <w:right w:val="none" w:sz="0" w:space="0" w:color="auto"/>
      </w:divBdr>
    </w:div>
    <w:div w:id="1690370418">
      <w:bodyDiv w:val="1"/>
      <w:marLeft w:val="0"/>
      <w:marRight w:val="0"/>
      <w:marTop w:val="0"/>
      <w:marBottom w:val="0"/>
      <w:divBdr>
        <w:top w:val="none" w:sz="0" w:space="0" w:color="auto"/>
        <w:left w:val="none" w:sz="0" w:space="0" w:color="auto"/>
        <w:bottom w:val="none" w:sz="0" w:space="0" w:color="auto"/>
        <w:right w:val="none" w:sz="0" w:space="0" w:color="auto"/>
      </w:divBdr>
    </w:div>
    <w:div w:id="1725248670">
      <w:bodyDiv w:val="1"/>
      <w:marLeft w:val="0"/>
      <w:marRight w:val="0"/>
      <w:marTop w:val="0"/>
      <w:marBottom w:val="0"/>
      <w:divBdr>
        <w:top w:val="none" w:sz="0" w:space="0" w:color="auto"/>
        <w:left w:val="none" w:sz="0" w:space="0" w:color="auto"/>
        <w:bottom w:val="none" w:sz="0" w:space="0" w:color="auto"/>
        <w:right w:val="none" w:sz="0" w:space="0" w:color="auto"/>
      </w:divBdr>
      <w:divsChild>
        <w:div w:id="1404638906">
          <w:marLeft w:val="0"/>
          <w:marRight w:val="0"/>
          <w:marTop w:val="84"/>
          <w:marBottom w:val="0"/>
          <w:divBdr>
            <w:top w:val="single" w:sz="6" w:space="0" w:color="496077"/>
            <w:left w:val="single" w:sz="6" w:space="0" w:color="496077"/>
            <w:bottom w:val="single" w:sz="6" w:space="0" w:color="496077"/>
            <w:right w:val="single" w:sz="6" w:space="0" w:color="496077"/>
          </w:divBdr>
          <w:divsChild>
            <w:div w:id="1594826306">
              <w:marLeft w:val="134"/>
              <w:marRight w:val="134"/>
              <w:marTop w:val="201"/>
              <w:marBottom w:val="134"/>
              <w:divBdr>
                <w:top w:val="none" w:sz="0" w:space="0" w:color="auto"/>
                <w:left w:val="none" w:sz="0" w:space="0" w:color="auto"/>
                <w:bottom w:val="none" w:sz="0" w:space="0" w:color="auto"/>
                <w:right w:val="none" w:sz="0" w:space="0" w:color="auto"/>
              </w:divBdr>
              <w:divsChild>
                <w:div w:id="1832913199">
                  <w:marLeft w:val="167"/>
                  <w:marRight w:val="0"/>
                  <w:marTop w:val="0"/>
                  <w:marBottom w:val="0"/>
                  <w:divBdr>
                    <w:top w:val="none" w:sz="0" w:space="0" w:color="auto"/>
                    <w:left w:val="none" w:sz="0" w:space="0" w:color="auto"/>
                    <w:bottom w:val="none" w:sz="0" w:space="0" w:color="auto"/>
                    <w:right w:val="none" w:sz="0" w:space="0" w:color="auto"/>
                  </w:divBdr>
                  <w:divsChild>
                    <w:div w:id="693918252">
                      <w:marLeft w:val="0"/>
                      <w:marRight w:val="0"/>
                      <w:marTop w:val="0"/>
                      <w:marBottom w:val="0"/>
                      <w:divBdr>
                        <w:top w:val="single" w:sz="6" w:space="0" w:color="0000FF"/>
                        <w:left w:val="single" w:sz="6" w:space="0" w:color="0000FF"/>
                        <w:bottom w:val="single" w:sz="6" w:space="0" w:color="0000FF"/>
                        <w:right w:val="single" w:sz="6" w:space="0" w:color="0000FF"/>
                      </w:divBdr>
                    </w:div>
                  </w:divsChild>
                </w:div>
              </w:divsChild>
            </w:div>
          </w:divsChild>
        </w:div>
      </w:divsChild>
    </w:div>
    <w:div w:id="1755281069">
      <w:bodyDiv w:val="1"/>
      <w:marLeft w:val="0"/>
      <w:marRight w:val="0"/>
      <w:marTop w:val="0"/>
      <w:marBottom w:val="0"/>
      <w:divBdr>
        <w:top w:val="none" w:sz="0" w:space="0" w:color="auto"/>
        <w:left w:val="none" w:sz="0" w:space="0" w:color="auto"/>
        <w:bottom w:val="none" w:sz="0" w:space="0" w:color="auto"/>
        <w:right w:val="none" w:sz="0" w:space="0" w:color="auto"/>
      </w:divBdr>
    </w:div>
    <w:div w:id="1757049505">
      <w:bodyDiv w:val="1"/>
      <w:marLeft w:val="0"/>
      <w:marRight w:val="0"/>
      <w:marTop w:val="0"/>
      <w:marBottom w:val="0"/>
      <w:divBdr>
        <w:top w:val="none" w:sz="0" w:space="0" w:color="auto"/>
        <w:left w:val="none" w:sz="0" w:space="0" w:color="auto"/>
        <w:bottom w:val="none" w:sz="0" w:space="0" w:color="auto"/>
        <w:right w:val="none" w:sz="0" w:space="0" w:color="auto"/>
      </w:divBdr>
    </w:div>
    <w:div w:id="1803887740">
      <w:bodyDiv w:val="1"/>
      <w:marLeft w:val="0"/>
      <w:marRight w:val="0"/>
      <w:marTop w:val="0"/>
      <w:marBottom w:val="0"/>
      <w:divBdr>
        <w:top w:val="none" w:sz="0" w:space="0" w:color="auto"/>
        <w:left w:val="none" w:sz="0" w:space="0" w:color="auto"/>
        <w:bottom w:val="none" w:sz="0" w:space="0" w:color="auto"/>
        <w:right w:val="none" w:sz="0" w:space="0" w:color="auto"/>
      </w:divBdr>
    </w:div>
    <w:div w:id="1870411904">
      <w:bodyDiv w:val="1"/>
      <w:marLeft w:val="0"/>
      <w:marRight w:val="0"/>
      <w:marTop w:val="0"/>
      <w:marBottom w:val="0"/>
      <w:divBdr>
        <w:top w:val="none" w:sz="0" w:space="0" w:color="auto"/>
        <w:left w:val="none" w:sz="0" w:space="0" w:color="auto"/>
        <w:bottom w:val="none" w:sz="0" w:space="0" w:color="auto"/>
        <w:right w:val="none" w:sz="0" w:space="0" w:color="auto"/>
      </w:divBdr>
    </w:div>
    <w:div w:id="1897665043">
      <w:bodyDiv w:val="1"/>
      <w:marLeft w:val="0"/>
      <w:marRight w:val="0"/>
      <w:marTop w:val="0"/>
      <w:marBottom w:val="0"/>
      <w:divBdr>
        <w:top w:val="none" w:sz="0" w:space="0" w:color="auto"/>
        <w:left w:val="none" w:sz="0" w:space="0" w:color="auto"/>
        <w:bottom w:val="none" w:sz="0" w:space="0" w:color="auto"/>
        <w:right w:val="none" w:sz="0" w:space="0" w:color="auto"/>
      </w:divBdr>
      <w:divsChild>
        <w:div w:id="798954113">
          <w:marLeft w:val="0"/>
          <w:marRight w:val="0"/>
          <w:marTop w:val="0"/>
          <w:marBottom w:val="0"/>
          <w:divBdr>
            <w:top w:val="none" w:sz="0" w:space="0" w:color="auto"/>
            <w:left w:val="none" w:sz="0" w:space="0" w:color="auto"/>
            <w:bottom w:val="none" w:sz="0" w:space="0" w:color="auto"/>
            <w:right w:val="none" w:sz="0" w:space="0" w:color="auto"/>
          </w:divBdr>
          <w:divsChild>
            <w:div w:id="1560625865">
              <w:marLeft w:val="0"/>
              <w:marRight w:val="0"/>
              <w:marTop w:val="0"/>
              <w:marBottom w:val="0"/>
              <w:divBdr>
                <w:top w:val="none" w:sz="0" w:space="0" w:color="auto"/>
                <w:left w:val="none" w:sz="0" w:space="0" w:color="auto"/>
                <w:bottom w:val="none" w:sz="0" w:space="0" w:color="auto"/>
                <w:right w:val="none" w:sz="0" w:space="0" w:color="auto"/>
              </w:divBdr>
            </w:div>
          </w:divsChild>
        </w:div>
        <w:div w:id="897978451">
          <w:marLeft w:val="0"/>
          <w:marRight w:val="0"/>
          <w:marTop w:val="0"/>
          <w:marBottom w:val="0"/>
          <w:divBdr>
            <w:top w:val="none" w:sz="0" w:space="0" w:color="auto"/>
            <w:left w:val="none" w:sz="0" w:space="0" w:color="auto"/>
            <w:bottom w:val="none" w:sz="0" w:space="0" w:color="auto"/>
            <w:right w:val="none" w:sz="0" w:space="0" w:color="auto"/>
          </w:divBdr>
          <w:divsChild>
            <w:div w:id="2113284881">
              <w:marLeft w:val="0"/>
              <w:marRight w:val="0"/>
              <w:marTop w:val="0"/>
              <w:marBottom w:val="0"/>
              <w:divBdr>
                <w:top w:val="none" w:sz="0" w:space="0" w:color="auto"/>
                <w:left w:val="none" w:sz="0" w:space="0" w:color="auto"/>
                <w:bottom w:val="none" w:sz="0" w:space="0" w:color="auto"/>
                <w:right w:val="none" w:sz="0" w:space="0" w:color="auto"/>
              </w:divBdr>
              <w:divsChild>
                <w:div w:id="29765875">
                  <w:marLeft w:val="0"/>
                  <w:marRight w:val="0"/>
                  <w:marTop w:val="0"/>
                  <w:marBottom w:val="0"/>
                  <w:divBdr>
                    <w:top w:val="none" w:sz="0" w:space="0" w:color="auto"/>
                    <w:left w:val="none" w:sz="0" w:space="0" w:color="auto"/>
                    <w:bottom w:val="none" w:sz="0" w:space="0" w:color="auto"/>
                    <w:right w:val="none" w:sz="0" w:space="0" w:color="auto"/>
                  </w:divBdr>
                  <w:divsChild>
                    <w:div w:id="1838841124">
                      <w:marLeft w:val="2595"/>
                      <w:marRight w:val="0"/>
                      <w:marTop w:val="0"/>
                      <w:marBottom w:val="0"/>
                      <w:divBdr>
                        <w:top w:val="none" w:sz="0" w:space="0" w:color="auto"/>
                        <w:left w:val="none" w:sz="0" w:space="0" w:color="auto"/>
                        <w:bottom w:val="none" w:sz="0" w:space="0" w:color="auto"/>
                        <w:right w:val="none" w:sz="0" w:space="0" w:color="auto"/>
                      </w:divBdr>
                      <w:divsChild>
                        <w:div w:id="256909807">
                          <w:marLeft w:val="0"/>
                          <w:marRight w:val="0"/>
                          <w:marTop w:val="0"/>
                          <w:marBottom w:val="0"/>
                          <w:divBdr>
                            <w:top w:val="none" w:sz="0" w:space="0" w:color="auto"/>
                            <w:left w:val="none" w:sz="0" w:space="0" w:color="auto"/>
                            <w:bottom w:val="none" w:sz="0" w:space="0" w:color="auto"/>
                            <w:right w:val="none" w:sz="0" w:space="0" w:color="auto"/>
                          </w:divBdr>
                          <w:divsChild>
                            <w:div w:id="968827697">
                              <w:marLeft w:val="0"/>
                              <w:marRight w:val="0"/>
                              <w:marTop w:val="0"/>
                              <w:marBottom w:val="0"/>
                              <w:divBdr>
                                <w:top w:val="none" w:sz="0" w:space="0" w:color="auto"/>
                                <w:left w:val="none" w:sz="0" w:space="0" w:color="auto"/>
                                <w:bottom w:val="none" w:sz="0" w:space="0" w:color="auto"/>
                                <w:right w:val="none" w:sz="0" w:space="0" w:color="auto"/>
                              </w:divBdr>
                              <w:divsChild>
                                <w:div w:id="955716701">
                                  <w:marLeft w:val="0"/>
                                  <w:marRight w:val="0"/>
                                  <w:marTop w:val="0"/>
                                  <w:marBottom w:val="0"/>
                                  <w:divBdr>
                                    <w:top w:val="none" w:sz="0" w:space="0" w:color="auto"/>
                                    <w:left w:val="none" w:sz="0" w:space="0" w:color="auto"/>
                                    <w:bottom w:val="none" w:sz="0" w:space="0" w:color="auto"/>
                                    <w:right w:val="none" w:sz="0" w:space="0" w:color="auto"/>
                                  </w:divBdr>
                                  <w:divsChild>
                                    <w:div w:id="1617716863">
                                      <w:marLeft w:val="0"/>
                                      <w:marRight w:val="0"/>
                                      <w:marTop w:val="0"/>
                                      <w:marBottom w:val="0"/>
                                      <w:divBdr>
                                        <w:top w:val="none" w:sz="0" w:space="0" w:color="auto"/>
                                        <w:left w:val="none" w:sz="0" w:space="0" w:color="auto"/>
                                        <w:bottom w:val="none" w:sz="0" w:space="0" w:color="auto"/>
                                        <w:right w:val="none" w:sz="0" w:space="0" w:color="auto"/>
                                      </w:divBdr>
                                      <w:divsChild>
                                        <w:div w:id="387607946">
                                          <w:marLeft w:val="0"/>
                                          <w:marRight w:val="0"/>
                                          <w:marTop w:val="0"/>
                                          <w:marBottom w:val="0"/>
                                          <w:divBdr>
                                            <w:top w:val="none" w:sz="0" w:space="0" w:color="auto"/>
                                            <w:left w:val="dashed" w:sz="6" w:space="0" w:color="auto"/>
                                            <w:bottom w:val="none" w:sz="0" w:space="0" w:color="auto"/>
                                            <w:right w:val="none" w:sz="0" w:space="0" w:color="auto"/>
                                          </w:divBdr>
                                          <w:divsChild>
                                            <w:div w:id="586114035">
                                              <w:marLeft w:val="167"/>
                                              <w:marRight w:val="0"/>
                                              <w:marTop w:val="0"/>
                                              <w:marBottom w:val="0"/>
                                              <w:divBdr>
                                                <w:top w:val="none" w:sz="0" w:space="0" w:color="auto"/>
                                                <w:left w:val="none" w:sz="0" w:space="0" w:color="auto"/>
                                                <w:bottom w:val="none" w:sz="0" w:space="0" w:color="auto"/>
                                                <w:right w:val="none" w:sz="0" w:space="0" w:color="auto"/>
                                              </w:divBdr>
                                              <w:divsChild>
                                                <w:div w:id="815344057">
                                                  <w:marLeft w:val="0"/>
                                                  <w:marRight w:val="0"/>
                                                  <w:marTop w:val="84"/>
                                                  <w:marBottom w:val="0"/>
                                                  <w:divBdr>
                                                    <w:top w:val="none" w:sz="0" w:space="0" w:color="auto"/>
                                                    <w:left w:val="none" w:sz="0" w:space="0" w:color="auto"/>
                                                    <w:bottom w:val="none" w:sz="0" w:space="0" w:color="auto"/>
                                                    <w:right w:val="none" w:sz="0" w:space="0" w:color="auto"/>
                                                  </w:divBdr>
                                                  <w:divsChild>
                                                    <w:div w:id="749934244">
                                                      <w:marLeft w:val="0"/>
                                                      <w:marRight w:val="0"/>
                                                      <w:marTop w:val="0"/>
                                                      <w:marBottom w:val="0"/>
                                                      <w:divBdr>
                                                        <w:top w:val="none" w:sz="0" w:space="0" w:color="auto"/>
                                                        <w:left w:val="none" w:sz="0" w:space="0" w:color="auto"/>
                                                        <w:bottom w:val="none" w:sz="0" w:space="0" w:color="auto"/>
                                                        <w:right w:val="none" w:sz="0" w:space="0" w:color="auto"/>
                                                      </w:divBdr>
                                                    </w:div>
                                                  </w:divsChild>
                                                </w:div>
                                                <w:div w:id="937979986">
                                                  <w:marLeft w:val="0"/>
                                                  <w:marRight w:val="0"/>
                                                  <w:marTop w:val="0"/>
                                                  <w:marBottom w:val="0"/>
                                                  <w:divBdr>
                                                    <w:top w:val="none" w:sz="0" w:space="0" w:color="auto"/>
                                                    <w:left w:val="none" w:sz="0" w:space="0" w:color="auto"/>
                                                    <w:bottom w:val="none" w:sz="0" w:space="0" w:color="auto"/>
                                                    <w:right w:val="none" w:sz="0" w:space="0" w:color="auto"/>
                                                  </w:divBdr>
                                                  <w:divsChild>
                                                    <w:div w:id="67511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032935">
                                          <w:marLeft w:val="0"/>
                                          <w:marRight w:val="-3935"/>
                                          <w:marTop w:val="0"/>
                                          <w:marBottom w:val="0"/>
                                          <w:divBdr>
                                            <w:top w:val="none" w:sz="0" w:space="0" w:color="auto"/>
                                            <w:left w:val="none" w:sz="0" w:space="0" w:color="auto"/>
                                            <w:bottom w:val="none" w:sz="0" w:space="0" w:color="auto"/>
                                            <w:right w:val="none" w:sz="0" w:space="0" w:color="auto"/>
                                          </w:divBdr>
                                          <w:divsChild>
                                            <w:div w:id="1718971347">
                                              <w:marLeft w:val="0"/>
                                              <w:marRight w:val="3600"/>
                                              <w:marTop w:val="0"/>
                                              <w:marBottom w:val="0"/>
                                              <w:divBdr>
                                                <w:top w:val="none" w:sz="0" w:space="0" w:color="auto"/>
                                                <w:left w:val="none" w:sz="0" w:space="0" w:color="auto"/>
                                                <w:bottom w:val="none" w:sz="0" w:space="0" w:color="auto"/>
                                                <w:right w:val="none" w:sz="0" w:space="0" w:color="auto"/>
                                              </w:divBdr>
                                              <w:divsChild>
                                                <w:div w:id="3482943">
                                                  <w:marLeft w:val="17"/>
                                                  <w:marRight w:val="17"/>
                                                  <w:marTop w:val="17"/>
                                                  <w:marBottom w:val="17"/>
                                                  <w:divBdr>
                                                    <w:top w:val="none" w:sz="0" w:space="0" w:color="auto"/>
                                                    <w:left w:val="none" w:sz="0" w:space="0" w:color="auto"/>
                                                    <w:bottom w:val="none" w:sz="0" w:space="0" w:color="auto"/>
                                                    <w:right w:val="none" w:sz="0" w:space="0" w:color="auto"/>
                                                  </w:divBdr>
                                                  <w:divsChild>
                                                    <w:div w:id="1448239084">
                                                      <w:marLeft w:val="0"/>
                                                      <w:marRight w:val="0"/>
                                                      <w:marTop w:val="0"/>
                                                      <w:marBottom w:val="0"/>
                                                      <w:divBdr>
                                                        <w:top w:val="none" w:sz="0" w:space="0" w:color="auto"/>
                                                        <w:left w:val="none" w:sz="0" w:space="0" w:color="auto"/>
                                                        <w:bottom w:val="none" w:sz="0" w:space="0" w:color="auto"/>
                                                        <w:right w:val="none" w:sz="0" w:space="0" w:color="auto"/>
                                                      </w:divBdr>
                                                      <w:divsChild>
                                                        <w:div w:id="183247119">
                                                          <w:marLeft w:val="0"/>
                                                          <w:marRight w:val="0"/>
                                                          <w:marTop w:val="0"/>
                                                          <w:marBottom w:val="0"/>
                                                          <w:divBdr>
                                                            <w:top w:val="none" w:sz="0" w:space="0" w:color="auto"/>
                                                            <w:left w:val="none" w:sz="0" w:space="0" w:color="auto"/>
                                                            <w:bottom w:val="none" w:sz="0" w:space="0" w:color="auto"/>
                                                            <w:right w:val="none" w:sz="0" w:space="0" w:color="auto"/>
                                                          </w:divBdr>
                                                          <w:divsChild>
                                                            <w:div w:id="574435091">
                                                              <w:marLeft w:val="0"/>
                                                              <w:marRight w:val="0"/>
                                                              <w:marTop w:val="0"/>
                                                              <w:marBottom w:val="0"/>
                                                              <w:divBdr>
                                                                <w:top w:val="none" w:sz="0" w:space="0" w:color="auto"/>
                                                                <w:left w:val="none" w:sz="0" w:space="0" w:color="auto"/>
                                                                <w:bottom w:val="none" w:sz="0" w:space="0" w:color="auto"/>
                                                                <w:right w:val="none" w:sz="0" w:space="0" w:color="auto"/>
                                                              </w:divBdr>
                                                              <w:divsChild>
                                                                <w:div w:id="1976569344">
                                                                  <w:marLeft w:val="0"/>
                                                                  <w:marRight w:val="0"/>
                                                                  <w:marTop w:val="0"/>
                                                                  <w:marBottom w:val="0"/>
                                                                  <w:divBdr>
                                                                    <w:top w:val="none" w:sz="0" w:space="0" w:color="auto"/>
                                                                    <w:left w:val="none" w:sz="0" w:space="0" w:color="auto"/>
                                                                    <w:bottom w:val="none" w:sz="0" w:space="0" w:color="auto"/>
                                                                    <w:right w:val="none" w:sz="0" w:space="0" w:color="auto"/>
                                                                  </w:divBdr>
                                                                  <w:divsChild>
                                                                    <w:div w:id="61832898">
                                                                      <w:marLeft w:val="0"/>
                                                                      <w:marRight w:val="0"/>
                                                                      <w:marTop w:val="0"/>
                                                                      <w:marBottom w:val="0"/>
                                                                      <w:divBdr>
                                                                        <w:top w:val="none" w:sz="0" w:space="0" w:color="auto"/>
                                                                        <w:left w:val="none" w:sz="0" w:space="0" w:color="auto"/>
                                                                        <w:bottom w:val="none" w:sz="0" w:space="0" w:color="auto"/>
                                                                        <w:right w:val="none" w:sz="0" w:space="0" w:color="auto"/>
                                                                      </w:divBdr>
                                                                      <w:divsChild>
                                                                        <w:div w:id="24988184">
                                                                          <w:marLeft w:val="0"/>
                                                                          <w:marRight w:val="0"/>
                                                                          <w:marTop w:val="0"/>
                                                                          <w:marBottom w:val="0"/>
                                                                          <w:divBdr>
                                                                            <w:top w:val="none" w:sz="0" w:space="0" w:color="auto"/>
                                                                            <w:left w:val="none" w:sz="0" w:space="0" w:color="auto"/>
                                                                            <w:bottom w:val="none" w:sz="0" w:space="0" w:color="auto"/>
                                                                            <w:right w:val="none" w:sz="0" w:space="0" w:color="auto"/>
                                                                          </w:divBdr>
                                                                          <w:divsChild>
                                                                            <w:div w:id="225802933">
                                                                              <w:marLeft w:val="0"/>
                                                                              <w:marRight w:val="0"/>
                                                                              <w:marTop w:val="0"/>
                                                                              <w:marBottom w:val="0"/>
                                                                              <w:divBdr>
                                                                                <w:top w:val="none" w:sz="0" w:space="0" w:color="auto"/>
                                                                                <w:left w:val="none" w:sz="0" w:space="0" w:color="auto"/>
                                                                                <w:bottom w:val="none" w:sz="0" w:space="0" w:color="auto"/>
                                                                                <w:right w:val="none" w:sz="0" w:space="0" w:color="auto"/>
                                                                              </w:divBdr>
                                                                            </w:div>
                                                                            <w:div w:id="361201113">
                                                                              <w:marLeft w:val="0"/>
                                                                              <w:marRight w:val="0"/>
                                                                              <w:marTop w:val="0"/>
                                                                              <w:marBottom w:val="0"/>
                                                                              <w:divBdr>
                                                                                <w:top w:val="none" w:sz="0" w:space="0" w:color="auto"/>
                                                                                <w:left w:val="none" w:sz="0" w:space="0" w:color="auto"/>
                                                                                <w:bottom w:val="none" w:sz="0" w:space="0" w:color="auto"/>
                                                                                <w:right w:val="none" w:sz="0" w:space="0" w:color="auto"/>
                                                                              </w:divBdr>
                                                                            </w:div>
                                                                            <w:div w:id="611211036">
                                                                              <w:marLeft w:val="0"/>
                                                                              <w:marRight w:val="0"/>
                                                                              <w:marTop w:val="0"/>
                                                                              <w:marBottom w:val="0"/>
                                                                              <w:divBdr>
                                                                                <w:top w:val="none" w:sz="0" w:space="0" w:color="auto"/>
                                                                                <w:left w:val="none" w:sz="0" w:space="0" w:color="auto"/>
                                                                                <w:bottom w:val="none" w:sz="0" w:space="0" w:color="auto"/>
                                                                                <w:right w:val="none" w:sz="0" w:space="0" w:color="auto"/>
                                                                              </w:divBdr>
                                                                            </w:div>
                                                                            <w:div w:id="772163322">
                                                                              <w:marLeft w:val="0"/>
                                                                              <w:marRight w:val="0"/>
                                                                              <w:marTop w:val="0"/>
                                                                              <w:marBottom w:val="0"/>
                                                                              <w:divBdr>
                                                                                <w:top w:val="none" w:sz="0" w:space="0" w:color="auto"/>
                                                                                <w:left w:val="none" w:sz="0" w:space="0" w:color="auto"/>
                                                                                <w:bottom w:val="none" w:sz="0" w:space="0" w:color="auto"/>
                                                                                <w:right w:val="none" w:sz="0" w:space="0" w:color="auto"/>
                                                                              </w:divBdr>
                                                                            </w:div>
                                                                            <w:div w:id="1355957420">
                                                                              <w:marLeft w:val="0"/>
                                                                              <w:marRight w:val="0"/>
                                                                              <w:marTop w:val="0"/>
                                                                              <w:marBottom w:val="0"/>
                                                                              <w:divBdr>
                                                                                <w:top w:val="none" w:sz="0" w:space="0" w:color="auto"/>
                                                                                <w:left w:val="none" w:sz="0" w:space="0" w:color="auto"/>
                                                                                <w:bottom w:val="none" w:sz="0" w:space="0" w:color="auto"/>
                                                                                <w:right w:val="none" w:sz="0" w:space="0" w:color="auto"/>
                                                                              </w:divBdr>
                                                                            </w:div>
                                                                            <w:div w:id="1428236975">
                                                                              <w:marLeft w:val="0"/>
                                                                              <w:marRight w:val="0"/>
                                                                              <w:marTop w:val="0"/>
                                                                              <w:marBottom w:val="0"/>
                                                                              <w:divBdr>
                                                                                <w:top w:val="none" w:sz="0" w:space="0" w:color="auto"/>
                                                                                <w:left w:val="none" w:sz="0" w:space="0" w:color="auto"/>
                                                                                <w:bottom w:val="none" w:sz="0" w:space="0" w:color="auto"/>
                                                                                <w:right w:val="none" w:sz="0" w:space="0" w:color="auto"/>
                                                                              </w:divBdr>
                                                                            </w:div>
                                                                            <w:div w:id="2090730815">
                                                                              <w:marLeft w:val="0"/>
                                                                              <w:marRight w:val="0"/>
                                                                              <w:marTop w:val="0"/>
                                                                              <w:marBottom w:val="0"/>
                                                                              <w:divBdr>
                                                                                <w:top w:val="none" w:sz="0" w:space="0" w:color="auto"/>
                                                                                <w:left w:val="none" w:sz="0" w:space="0" w:color="auto"/>
                                                                                <w:bottom w:val="none" w:sz="0" w:space="0" w:color="auto"/>
                                                                                <w:right w:val="none" w:sz="0" w:space="0" w:color="auto"/>
                                                                              </w:divBdr>
                                                                            </w:div>
                                                                            <w:div w:id="2140296864">
                                                                              <w:marLeft w:val="0"/>
                                                                              <w:marRight w:val="0"/>
                                                                              <w:marTop w:val="0"/>
                                                                              <w:marBottom w:val="0"/>
                                                                              <w:divBdr>
                                                                                <w:top w:val="none" w:sz="0" w:space="0" w:color="auto"/>
                                                                                <w:left w:val="none" w:sz="0" w:space="0" w:color="auto"/>
                                                                                <w:bottom w:val="none" w:sz="0" w:space="0" w:color="auto"/>
                                                                                <w:right w:val="none" w:sz="0" w:space="0" w:color="auto"/>
                                                                              </w:divBdr>
                                                                            </w:div>
                                                                          </w:divsChild>
                                                                        </w:div>
                                                                        <w:div w:id="78799730">
                                                                          <w:marLeft w:val="0"/>
                                                                          <w:marRight w:val="0"/>
                                                                          <w:marTop w:val="0"/>
                                                                          <w:marBottom w:val="0"/>
                                                                          <w:divBdr>
                                                                            <w:top w:val="none" w:sz="0" w:space="0" w:color="auto"/>
                                                                            <w:left w:val="none" w:sz="0" w:space="0" w:color="auto"/>
                                                                            <w:bottom w:val="none" w:sz="0" w:space="0" w:color="auto"/>
                                                                            <w:right w:val="none" w:sz="0" w:space="0" w:color="auto"/>
                                                                          </w:divBdr>
                                                                          <w:divsChild>
                                                                            <w:div w:id="68357287">
                                                                              <w:marLeft w:val="0"/>
                                                                              <w:marRight w:val="0"/>
                                                                              <w:marTop w:val="0"/>
                                                                              <w:marBottom w:val="0"/>
                                                                              <w:divBdr>
                                                                                <w:top w:val="none" w:sz="0" w:space="0" w:color="auto"/>
                                                                                <w:left w:val="none" w:sz="0" w:space="0" w:color="auto"/>
                                                                                <w:bottom w:val="none" w:sz="0" w:space="0" w:color="auto"/>
                                                                                <w:right w:val="none" w:sz="0" w:space="0" w:color="auto"/>
                                                                              </w:divBdr>
                                                                            </w:div>
                                                                            <w:div w:id="377360998">
                                                                              <w:marLeft w:val="0"/>
                                                                              <w:marRight w:val="0"/>
                                                                              <w:marTop w:val="0"/>
                                                                              <w:marBottom w:val="0"/>
                                                                              <w:divBdr>
                                                                                <w:top w:val="none" w:sz="0" w:space="0" w:color="auto"/>
                                                                                <w:left w:val="none" w:sz="0" w:space="0" w:color="auto"/>
                                                                                <w:bottom w:val="none" w:sz="0" w:space="0" w:color="auto"/>
                                                                                <w:right w:val="none" w:sz="0" w:space="0" w:color="auto"/>
                                                                              </w:divBdr>
                                                                            </w:div>
                                                                            <w:div w:id="425467346">
                                                                              <w:marLeft w:val="0"/>
                                                                              <w:marRight w:val="0"/>
                                                                              <w:marTop w:val="0"/>
                                                                              <w:marBottom w:val="0"/>
                                                                              <w:divBdr>
                                                                                <w:top w:val="none" w:sz="0" w:space="0" w:color="auto"/>
                                                                                <w:left w:val="none" w:sz="0" w:space="0" w:color="auto"/>
                                                                                <w:bottom w:val="none" w:sz="0" w:space="0" w:color="auto"/>
                                                                                <w:right w:val="none" w:sz="0" w:space="0" w:color="auto"/>
                                                                              </w:divBdr>
                                                                            </w:div>
                                                                            <w:div w:id="1433696434">
                                                                              <w:marLeft w:val="0"/>
                                                                              <w:marRight w:val="0"/>
                                                                              <w:marTop w:val="0"/>
                                                                              <w:marBottom w:val="0"/>
                                                                              <w:divBdr>
                                                                                <w:top w:val="none" w:sz="0" w:space="0" w:color="auto"/>
                                                                                <w:left w:val="none" w:sz="0" w:space="0" w:color="auto"/>
                                                                                <w:bottom w:val="none" w:sz="0" w:space="0" w:color="auto"/>
                                                                                <w:right w:val="none" w:sz="0" w:space="0" w:color="auto"/>
                                                                              </w:divBdr>
                                                                            </w:div>
                                                                            <w:div w:id="1600940722">
                                                                              <w:marLeft w:val="0"/>
                                                                              <w:marRight w:val="0"/>
                                                                              <w:marTop w:val="0"/>
                                                                              <w:marBottom w:val="0"/>
                                                                              <w:divBdr>
                                                                                <w:top w:val="none" w:sz="0" w:space="0" w:color="auto"/>
                                                                                <w:left w:val="none" w:sz="0" w:space="0" w:color="auto"/>
                                                                                <w:bottom w:val="none" w:sz="0" w:space="0" w:color="auto"/>
                                                                                <w:right w:val="none" w:sz="0" w:space="0" w:color="auto"/>
                                                                              </w:divBdr>
                                                                            </w:div>
                                                                            <w:div w:id="1943609019">
                                                                              <w:marLeft w:val="0"/>
                                                                              <w:marRight w:val="0"/>
                                                                              <w:marTop w:val="0"/>
                                                                              <w:marBottom w:val="0"/>
                                                                              <w:divBdr>
                                                                                <w:top w:val="none" w:sz="0" w:space="0" w:color="auto"/>
                                                                                <w:left w:val="none" w:sz="0" w:space="0" w:color="auto"/>
                                                                                <w:bottom w:val="none" w:sz="0" w:space="0" w:color="auto"/>
                                                                                <w:right w:val="none" w:sz="0" w:space="0" w:color="auto"/>
                                                                              </w:divBdr>
                                                                            </w:div>
                                                                            <w:div w:id="1962608757">
                                                                              <w:marLeft w:val="0"/>
                                                                              <w:marRight w:val="0"/>
                                                                              <w:marTop w:val="0"/>
                                                                              <w:marBottom w:val="0"/>
                                                                              <w:divBdr>
                                                                                <w:top w:val="none" w:sz="0" w:space="0" w:color="auto"/>
                                                                                <w:left w:val="none" w:sz="0" w:space="0" w:color="auto"/>
                                                                                <w:bottom w:val="none" w:sz="0" w:space="0" w:color="auto"/>
                                                                                <w:right w:val="none" w:sz="0" w:space="0" w:color="auto"/>
                                                                              </w:divBdr>
                                                                            </w:div>
                                                                          </w:divsChild>
                                                                        </w:div>
                                                                        <w:div w:id="121534936">
                                                                          <w:marLeft w:val="0"/>
                                                                          <w:marRight w:val="0"/>
                                                                          <w:marTop w:val="0"/>
                                                                          <w:marBottom w:val="0"/>
                                                                          <w:divBdr>
                                                                            <w:top w:val="none" w:sz="0" w:space="0" w:color="auto"/>
                                                                            <w:left w:val="none" w:sz="0" w:space="0" w:color="auto"/>
                                                                            <w:bottom w:val="none" w:sz="0" w:space="0" w:color="auto"/>
                                                                            <w:right w:val="none" w:sz="0" w:space="0" w:color="auto"/>
                                                                          </w:divBdr>
                                                                          <w:divsChild>
                                                                            <w:div w:id="742144041">
                                                                              <w:marLeft w:val="0"/>
                                                                              <w:marRight w:val="0"/>
                                                                              <w:marTop w:val="0"/>
                                                                              <w:marBottom w:val="0"/>
                                                                              <w:divBdr>
                                                                                <w:top w:val="none" w:sz="0" w:space="0" w:color="auto"/>
                                                                                <w:left w:val="none" w:sz="0" w:space="0" w:color="auto"/>
                                                                                <w:bottom w:val="none" w:sz="0" w:space="0" w:color="auto"/>
                                                                                <w:right w:val="none" w:sz="0" w:space="0" w:color="auto"/>
                                                                              </w:divBdr>
                                                                            </w:div>
                                                                            <w:div w:id="808011649">
                                                                              <w:marLeft w:val="0"/>
                                                                              <w:marRight w:val="0"/>
                                                                              <w:marTop w:val="0"/>
                                                                              <w:marBottom w:val="0"/>
                                                                              <w:divBdr>
                                                                                <w:top w:val="none" w:sz="0" w:space="0" w:color="auto"/>
                                                                                <w:left w:val="none" w:sz="0" w:space="0" w:color="auto"/>
                                                                                <w:bottom w:val="none" w:sz="0" w:space="0" w:color="auto"/>
                                                                                <w:right w:val="none" w:sz="0" w:space="0" w:color="auto"/>
                                                                              </w:divBdr>
                                                                            </w:div>
                                                                            <w:div w:id="1114596945">
                                                                              <w:marLeft w:val="0"/>
                                                                              <w:marRight w:val="0"/>
                                                                              <w:marTop w:val="0"/>
                                                                              <w:marBottom w:val="0"/>
                                                                              <w:divBdr>
                                                                                <w:top w:val="none" w:sz="0" w:space="0" w:color="auto"/>
                                                                                <w:left w:val="none" w:sz="0" w:space="0" w:color="auto"/>
                                                                                <w:bottom w:val="none" w:sz="0" w:space="0" w:color="auto"/>
                                                                                <w:right w:val="none" w:sz="0" w:space="0" w:color="auto"/>
                                                                              </w:divBdr>
                                                                            </w:div>
                                                                            <w:div w:id="1176573286">
                                                                              <w:marLeft w:val="0"/>
                                                                              <w:marRight w:val="0"/>
                                                                              <w:marTop w:val="0"/>
                                                                              <w:marBottom w:val="0"/>
                                                                              <w:divBdr>
                                                                                <w:top w:val="none" w:sz="0" w:space="0" w:color="auto"/>
                                                                                <w:left w:val="none" w:sz="0" w:space="0" w:color="auto"/>
                                                                                <w:bottom w:val="none" w:sz="0" w:space="0" w:color="auto"/>
                                                                                <w:right w:val="none" w:sz="0" w:space="0" w:color="auto"/>
                                                                              </w:divBdr>
                                                                            </w:div>
                                                                            <w:div w:id="1433938283">
                                                                              <w:marLeft w:val="0"/>
                                                                              <w:marRight w:val="0"/>
                                                                              <w:marTop w:val="0"/>
                                                                              <w:marBottom w:val="0"/>
                                                                              <w:divBdr>
                                                                                <w:top w:val="none" w:sz="0" w:space="0" w:color="auto"/>
                                                                                <w:left w:val="none" w:sz="0" w:space="0" w:color="auto"/>
                                                                                <w:bottom w:val="none" w:sz="0" w:space="0" w:color="auto"/>
                                                                                <w:right w:val="none" w:sz="0" w:space="0" w:color="auto"/>
                                                                              </w:divBdr>
                                                                            </w:div>
                                                                            <w:div w:id="1825122441">
                                                                              <w:marLeft w:val="0"/>
                                                                              <w:marRight w:val="0"/>
                                                                              <w:marTop w:val="0"/>
                                                                              <w:marBottom w:val="0"/>
                                                                              <w:divBdr>
                                                                                <w:top w:val="none" w:sz="0" w:space="0" w:color="auto"/>
                                                                                <w:left w:val="none" w:sz="0" w:space="0" w:color="auto"/>
                                                                                <w:bottom w:val="none" w:sz="0" w:space="0" w:color="auto"/>
                                                                                <w:right w:val="none" w:sz="0" w:space="0" w:color="auto"/>
                                                                              </w:divBdr>
                                                                            </w:div>
                                                                            <w:div w:id="2060475230">
                                                                              <w:marLeft w:val="0"/>
                                                                              <w:marRight w:val="0"/>
                                                                              <w:marTop w:val="0"/>
                                                                              <w:marBottom w:val="0"/>
                                                                              <w:divBdr>
                                                                                <w:top w:val="none" w:sz="0" w:space="0" w:color="auto"/>
                                                                                <w:left w:val="none" w:sz="0" w:space="0" w:color="auto"/>
                                                                                <w:bottom w:val="none" w:sz="0" w:space="0" w:color="auto"/>
                                                                                <w:right w:val="none" w:sz="0" w:space="0" w:color="auto"/>
                                                                              </w:divBdr>
                                                                            </w:div>
                                                                          </w:divsChild>
                                                                        </w:div>
                                                                        <w:div w:id="678697374">
                                                                          <w:marLeft w:val="0"/>
                                                                          <w:marRight w:val="0"/>
                                                                          <w:marTop w:val="0"/>
                                                                          <w:marBottom w:val="0"/>
                                                                          <w:divBdr>
                                                                            <w:top w:val="none" w:sz="0" w:space="0" w:color="auto"/>
                                                                            <w:left w:val="none" w:sz="0" w:space="0" w:color="auto"/>
                                                                            <w:bottom w:val="none" w:sz="0" w:space="0" w:color="auto"/>
                                                                            <w:right w:val="none" w:sz="0" w:space="0" w:color="auto"/>
                                                                          </w:divBdr>
                                                                          <w:divsChild>
                                                                            <w:div w:id="175769804">
                                                                              <w:marLeft w:val="0"/>
                                                                              <w:marRight w:val="0"/>
                                                                              <w:marTop w:val="0"/>
                                                                              <w:marBottom w:val="0"/>
                                                                              <w:divBdr>
                                                                                <w:top w:val="none" w:sz="0" w:space="0" w:color="auto"/>
                                                                                <w:left w:val="none" w:sz="0" w:space="0" w:color="auto"/>
                                                                                <w:bottom w:val="none" w:sz="0" w:space="0" w:color="auto"/>
                                                                                <w:right w:val="none" w:sz="0" w:space="0" w:color="auto"/>
                                                                              </w:divBdr>
                                                                            </w:div>
                                                                            <w:div w:id="302976243">
                                                                              <w:marLeft w:val="0"/>
                                                                              <w:marRight w:val="0"/>
                                                                              <w:marTop w:val="0"/>
                                                                              <w:marBottom w:val="0"/>
                                                                              <w:divBdr>
                                                                                <w:top w:val="none" w:sz="0" w:space="0" w:color="auto"/>
                                                                                <w:left w:val="none" w:sz="0" w:space="0" w:color="auto"/>
                                                                                <w:bottom w:val="none" w:sz="0" w:space="0" w:color="auto"/>
                                                                                <w:right w:val="none" w:sz="0" w:space="0" w:color="auto"/>
                                                                              </w:divBdr>
                                                                            </w:div>
                                                                            <w:div w:id="946616004">
                                                                              <w:marLeft w:val="0"/>
                                                                              <w:marRight w:val="0"/>
                                                                              <w:marTop w:val="0"/>
                                                                              <w:marBottom w:val="0"/>
                                                                              <w:divBdr>
                                                                                <w:top w:val="none" w:sz="0" w:space="0" w:color="auto"/>
                                                                                <w:left w:val="none" w:sz="0" w:space="0" w:color="auto"/>
                                                                                <w:bottom w:val="none" w:sz="0" w:space="0" w:color="auto"/>
                                                                                <w:right w:val="none" w:sz="0" w:space="0" w:color="auto"/>
                                                                              </w:divBdr>
                                                                            </w:div>
                                                                            <w:div w:id="1541699686">
                                                                              <w:marLeft w:val="0"/>
                                                                              <w:marRight w:val="0"/>
                                                                              <w:marTop w:val="0"/>
                                                                              <w:marBottom w:val="0"/>
                                                                              <w:divBdr>
                                                                                <w:top w:val="none" w:sz="0" w:space="0" w:color="auto"/>
                                                                                <w:left w:val="none" w:sz="0" w:space="0" w:color="auto"/>
                                                                                <w:bottom w:val="none" w:sz="0" w:space="0" w:color="auto"/>
                                                                                <w:right w:val="none" w:sz="0" w:space="0" w:color="auto"/>
                                                                              </w:divBdr>
                                                                            </w:div>
                                                                            <w:div w:id="1830124337">
                                                                              <w:marLeft w:val="0"/>
                                                                              <w:marRight w:val="0"/>
                                                                              <w:marTop w:val="0"/>
                                                                              <w:marBottom w:val="0"/>
                                                                              <w:divBdr>
                                                                                <w:top w:val="none" w:sz="0" w:space="0" w:color="auto"/>
                                                                                <w:left w:val="none" w:sz="0" w:space="0" w:color="auto"/>
                                                                                <w:bottom w:val="none" w:sz="0" w:space="0" w:color="auto"/>
                                                                                <w:right w:val="none" w:sz="0" w:space="0" w:color="auto"/>
                                                                              </w:divBdr>
                                                                            </w:div>
                                                                            <w:div w:id="2060593002">
                                                                              <w:marLeft w:val="0"/>
                                                                              <w:marRight w:val="0"/>
                                                                              <w:marTop w:val="0"/>
                                                                              <w:marBottom w:val="0"/>
                                                                              <w:divBdr>
                                                                                <w:top w:val="none" w:sz="0" w:space="0" w:color="auto"/>
                                                                                <w:left w:val="none" w:sz="0" w:space="0" w:color="auto"/>
                                                                                <w:bottom w:val="none" w:sz="0" w:space="0" w:color="auto"/>
                                                                                <w:right w:val="none" w:sz="0" w:space="0" w:color="auto"/>
                                                                              </w:divBdr>
                                                                            </w:div>
                                                                            <w:div w:id="2066178732">
                                                                              <w:marLeft w:val="0"/>
                                                                              <w:marRight w:val="0"/>
                                                                              <w:marTop w:val="0"/>
                                                                              <w:marBottom w:val="0"/>
                                                                              <w:divBdr>
                                                                                <w:top w:val="none" w:sz="0" w:space="0" w:color="auto"/>
                                                                                <w:left w:val="none" w:sz="0" w:space="0" w:color="auto"/>
                                                                                <w:bottom w:val="none" w:sz="0" w:space="0" w:color="auto"/>
                                                                                <w:right w:val="none" w:sz="0" w:space="0" w:color="auto"/>
                                                                              </w:divBdr>
                                                                            </w:div>
                                                                          </w:divsChild>
                                                                        </w:div>
                                                                        <w:div w:id="783380146">
                                                                          <w:marLeft w:val="0"/>
                                                                          <w:marRight w:val="0"/>
                                                                          <w:marTop w:val="0"/>
                                                                          <w:marBottom w:val="0"/>
                                                                          <w:divBdr>
                                                                            <w:top w:val="none" w:sz="0" w:space="0" w:color="auto"/>
                                                                            <w:left w:val="none" w:sz="0" w:space="0" w:color="auto"/>
                                                                            <w:bottom w:val="none" w:sz="0" w:space="0" w:color="auto"/>
                                                                            <w:right w:val="none" w:sz="0" w:space="0" w:color="auto"/>
                                                                          </w:divBdr>
                                                                          <w:divsChild>
                                                                            <w:div w:id="383263881">
                                                                              <w:marLeft w:val="0"/>
                                                                              <w:marRight w:val="0"/>
                                                                              <w:marTop w:val="0"/>
                                                                              <w:marBottom w:val="0"/>
                                                                              <w:divBdr>
                                                                                <w:top w:val="none" w:sz="0" w:space="0" w:color="auto"/>
                                                                                <w:left w:val="none" w:sz="0" w:space="0" w:color="auto"/>
                                                                                <w:bottom w:val="none" w:sz="0" w:space="0" w:color="auto"/>
                                                                                <w:right w:val="none" w:sz="0" w:space="0" w:color="auto"/>
                                                                              </w:divBdr>
                                                                            </w:div>
                                                                            <w:div w:id="457838634">
                                                                              <w:marLeft w:val="0"/>
                                                                              <w:marRight w:val="0"/>
                                                                              <w:marTop w:val="0"/>
                                                                              <w:marBottom w:val="0"/>
                                                                              <w:divBdr>
                                                                                <w:top w:val="none" w:sz="0" w:space="0" w:color="auto"/>
                                                                                <w:left w:val="none" w:sz="0" w:space="0" w:color="auto"/>
                                                                                <w:bottom w:val="none" w:sz="0" w:space="0" w:color="auto"/>
                                                                                <w:right w:val="none" w:sz="0" w:space="0" w:color="auto"/>
                                                                              </w:divBdr>
                                                                            </w:div>
                                                                            <w:div w:id="899052266">
                                                                              <w:marLeft w:val="0"/>
                                                                              <w:marRight w:val="0"/>
                                                                              <w:marTop w:val="0"/>
                                                                              <w:marBottom w:val="0"/>
                                                                              <w:divBdr>
                                                                                <w:top w:val="none" w:sz="0" w:space="0" w:color="auto"/>
                                                                                <w:left w:val="none" w:sz="0" w:space="0" w:color="auto"/>
                                                                                <w:bottom w:val="none" w:sz="0" w:space="0" w:color="auto"/>
                                                                                <w:right w:val="none" w:sz="0" w:space="0" w:color="auto"/>
                                                                              </w:divBdr>
                                                                            </w:div>
                                                                            <w:div w:id="1032681845">
                                                                              <w:marLeft w:val="0"/>
                                                                              <w:marRight w:val="0"/>
                                                                              <w:marTop w:val="0"/>
                                                                              <w:marBottom w:val="0"/>
                                                                              <w:divBdr>
                                                                                <w:top w:val="none" w:sz="0" w:space="0" w:color="auto"/>
                                                                                <w:left w:val="none" w:sz="0" w:space="0" w:color="auto"/>
                                                                                <w:bottom w:val="none" w:sz="0" w:space="0" w:color="auto"/>
                                                                                <w:right w:val="none" w:sz="0" w:space="0" w:color="auto"/>
                                                                              </w:divBdr>
                                                                            </w:div>
                                                                            <w:div w:id="1553421911">
                                                                              <w:marLeft w:val="0"/>
                                                                              <w:marRight w:val="0"/>
                                                                              <w:marTop w:val="0"/>
                                                                              <w:marBottom w:val="0"/>
                                                                              <w:divBdr>
                                                                                <w:top w:val="none" w:sz="0" w:space="0" w:color="auto"/>
                                                                                <w:left w:val="none" w:sz="0" w:space="0" w:color="auto"/>
                                                                                <w:bottom w:val="none" w:sz="0" w:space="0" w:color="auto"/>
                                                                                <w:right w:val="none" w:sz="0" w:space="0" w:color="auto"/>
                                                                              </w:divBdr>
                                                                            </w:div>
                                                                            <w:div w:id="1688091350">
                                                                              <w:marLeft w:val="0"/>
                                                                              <w:marRight w:val="0"/>
                                                                              <w:marTop w:val="0"/>
                                                                              <w:marBottom w:val="0"/>
                                                                              <w:divBdr>
                                                                                <w:top w:val="none" w:sz="0" w:space="0" w:color="auto"/>
                                                                                <w:left w:val="none" w:sz="0" w:space="0" w:color="auto"/>
                                                                                <w:bottom w:val="none" w:sz="0" w:space="0" w:color="auto"/>
                                                                                <w:right w:val="none" w:sz="0" w:space="0" w:color="auto"/>
                                                                              </w:divBdr>
                                                                            </w:div>
                                                                            <w:div w:id="1780373739">
                                                                              <w:marLeft w:val="0"/>
                                                                              <w:marRight w:val="0"/>
                                                                              <w:marTop w:val="0"/>
                                                                              <w:marBottom w:val="0"/>
                                                                              <w:divBdr>
                                                                                <w:top w:val="none" w:sz="0" w:space="0" w:color="auto"/>
                                                                                <w:left w:val="none" w:sz="0" w:space="0" w:color="auto"/>
                                                                                <w:bottom w:val="none" w:sz="0" w:space="0" w:color="auto"/>
                                                                                <w:right w:val="none" w:sz="0" w:space="0" w:color="auto"/>
                                                                              </w:divBdr>
                                                                            </w:div>
                                                                            <w:div w:id="1844666234">
                                                                              <w:marLeft w:val="0"/>
                                                                              <w:marRight w:val="0"/>
                                                                              <w:marTop w:val="0"/>
                                                                              <w:marBottom w:val="0"/>
                                                                              <w:divBdr>
                                                                                <w:top w:val="none" w:sz="0" w:space="0" w:color="auto"/>
                                                                                <w:left w:val="none" w:sz="0" w:space="0" w:color="auto"/>
                                                                                <w:bottom w:val="none" w:sz="0" w:space="0" w:color="auto"/>
                                                                                <w:right w:val="none" w:sz="0" w:space="0" w:color="auto"/>
                                                                              </w:divBdr>
                                                                            </w:div>
                                                                          </w:divsChild>
                                                                        </w:div>
                                                                        <w:div w:id="939142176">
                                                                          <w:marLeft w:val="0"/>
                                                                          <w:marRight w:val="0"/>
                                                                          <w:marTop w:val="0"/>
                                                                          <w:marBottom w:val="0"/>
                                                                          <w:divBdr>
                                                                            <w:top w:val="none" w:sz="0" w:space="0" w:color="auto"/>
                                                                            <w:left w:val="none" w:sz="0" w:space="0" w:color="auto"/>
                                                                            <w:bottom w:val="none" w:sz="0" w:space="0" w:color="auto"/>
                                                                            <w:right w:val="none" w:sz="0" w:space="0" w:color="auto"/>
                                                                          </w:divBdr>
                                                                          <w:divsChild>
                                                                            <w:div w:id="98449813">
                                                                              <w:marLeft w:val="0"/>
                                                                              <w:marRight w:val="0"/>
                                                                              <w:marTop w:val="0"/>
                                                                              <w:marBottom w:val="0"/>
                                                                              <w:divBdr>
                                                                                <w:top w:val="none" w:sz="0" w:space="0" w:color="auto"/>
                                                                                <w:left w:val="none" w:sz="0" w:space="0" w:color="auto"/>
                                                                                <w:bottom w:val="none" w:sz="0" w:space="0" w:color="auto"/>
                                                                                <w:right w:val="none" w:sz="0" w:space="0" w:color="auto"/>
                                                                              </w:divBdr>
                                                                            </w:div>
                                                                            <w:div w:id="235627267">
                                                                              <w:marLeft w:val="0"/>
                                                                              <w:marRight w:val="0"/>
                                                                              <w:marTop w:val="0"/>
                                                                              <w:marBottom w:val="0"/>
                                                                              <w:divBdr>
                                                                                <w:top w:val="none" w:sz="0" w:space="0" w:color="auto"/>
                                                                                <w:left w:val="none" w:sz="0" w:space="0" w:color="auto"/>
                                                                                <w:bottom w:val="none" w:sz="0" w:space="0" w:color="auto"/>
                                                                                <w:right w:val="none" w:sz="0" w:space="0" w:color="auto"/>
                                                                              </w:divBdr>
                                                                            </w:div>
                                                                            <w:div w:id="399863810">
                                                                              <w:marLeft w:val="0"/>
                                                                              <w:marRight w:val="0"/>
                                                                              <w:marTop w:val="0"/>
                                                                              <w:marBottom w:val="0"/>
                                                                              <w:divBdr>
                                                                                <w:top w:val="none" w:sz="0" w:space="0" w:color="auto"/>
                                                                                <w:left w:val="none" w:sz="0" w:space="0" w:color="auto"/>
                                                                                <w:bottom w:val="none" w:sz="0" w:space="0" w:color="auto"/>
                                                                                <w:right w:val="none" w:sz="0" w:space="0" w:color="auto"/>
                                                                              </w:divBdr>
                                                                            </w:div>
                                                                            <w:div w:id="449207547">
                                                                              <w:marLeft w:val="0"/>
                                                                              <w:marRight w:val="0"/>
                                                                              <w:marTop w:val="0"/>
                                                                              <w:marBottom w:val="0"/>
                                                                              <w:divBdr>
                                                                                <w:top w:val="none" w:sz="0" w:space="0" w:color="auto"/>
                                                                                <w:left w:val="none" w:sz="0" w:space="0" w:color="auto"/>
                                                                                <w:bottom w:val="none" w:sz="0" w:space="0" w:color="auto"/>
                                                                                <w:right w:val="none" w:sz="0" w:space="0" w:color="auto"/>
                                                                              </w:divBdr>
                                                                            </w:div>
                                                                            <w:div w:id="707685095">
                                                                              <w:marLeft w:val="0"/>
                                                                              <w:marRight w:val="0"/>
                                                                              <w:marTop w:val="0"/>
                                                                              <w:marBottom w:val="0"/>
                                                                              <w:divBdr>
                                                                                <w:top w:val="none" w:sz="0" w:space="0" w:color="auto"/>
                                                                                <w:left w:val="none" w:sz="0" w:space="0" w:color="auto"/>
                                                                                <w:bottom w:val="none" w:sz="0" w:space="0" w:color="auto"/>
                                                                                <w:right w:val="none" w:sz="0" w:space="0" w:color="auto"/>
                                                                              </w:divBdr>
                                                                            </w:div>
                                                                            <w:div w:id="1672483585">
                                                                              <w:marLeft w:val="0"/>
                                                                              <w:marRight w:val="0"/>
                                                                              <w:marTop w:val="0"/>
                                                                              <w:marBottom w:val="0"/>
                                                                              <w:divBdr>
                                                                                <w:top w:val="none" w:sz="0" w:space="0" w:color="auto"/>
                                                                                <w:left w:val="none" w:sz="0" w:space="0" w:color="auto"/>
                                                                                <w:bottom w:val="none" w:sz="0" w:space="0" w:color="auto"/>
                                                                                <w:right w:val="none" w:sz="0" w:space="0" w:color="auto"/>
                                                                              </w:divBdr>
                                                                            </w:div>
                                                                            <w:div w:id="2004234126">
                                                                              <w:marLeft w:val="0"/>
                                                                              <w:marRight w:val="0"/>
                                                                              <w:marTop w:val="0"/>
                                                                              <w:marBottom w:val="0"/>
                                                                              <w:divBdr>
                                                                                <w:top w:val="none" w:sz="0" w:space="0" w:color="auto"/>
                                                                                <w:left w:val="none" w:sz="0" w:space="0" w:color="auto"/>
                                                                                <w:bottom w:val="none" w:sz="0" w:space="0" w:color="auto"/>
                                                                                <w:right w:val="none" w:sz="0" w:space="0" w:color="auto"/>
                                                                              </w:divBdr>
                                                                            </w:div>
                                                                            <w:div w:id="2145151269">
                                                                              <w:marLeft w:val="0"/>
                                                                              <w:marRight w:val="0"/>
                                                                              <w:marTop w:val="0"/>
                                                                              <w:marBottom w:val="0"/>
                                                                              <w:divBdr>
                                                                                <w:top w:val="none" w:sz="0" w:space="0" w:color="auto"/>
                                                                                <w:left w:val="none" w:sz="0" w:space="0" w:color="auto"/>
                                                                                <w:bottom w:val="none" w:sz="0" w:space="0" w:color="auto"/>
                                                                                <w:right w:val="none" w:sz="0" w:space="0" w:color="auto"/>
                                                                              </w:divBdr>
                                                                            </w:div>
                                                                          </w:divsChild>
                                                                        </w:div>
                                                                        <w:div w:id="939458863">
                                                                          <w:marLeft w:val="0"/>
                                                                          <w:marRight w:val="0"/>
                                                                          <w:marTop w:val="0"/>
                                                                          <w:marBottom w:val="0"/>
                                                                          <w:divBdr>
                                                                            <w:top w:val="none" w:sz="0" w:space="0" w:color="auto"/>
                                                                            <w:left w:val="none" w:sz="0" w:space="0" w:color="auto"/>
                                                                            <w:bottom w:val="none" w:sz="0" w:space="0" w:color="auto"/>
                                                                            <w:right w:val="none" w:sz="0" w:space="0" w:color="auto"/>
                                                                          </w:divBdr>
                                                                          <w:divsChild>
                                                                            <w:div w:id="273102800">
                                                                              <w:marLeft w:val="0"/>
                                                                              <w:marRight w:val="0"/>
                                                                              <w:marTop w:val="0"/>
                                                                              <w:marBottom w:val="0"/>
                                                                              <w:divBdr>
                                                                                <w:top w:val="none" w:sz="0" w:space="0" w:color="auto"/>
                                                                                <w:left w:val="none" w:sz="0" w:space="0" w:color="auto"/>
                                                                                <w:bottom w:val="none" w:sz="0" w:space="0" w:color="auto"/>
                                                                                <w:right w:val="none" w:sz="0" w:space="0" w:color="auto"/>
                                                                              </w:divBdr>
                                                                            </w:div>
                                                                            <w:div w:id="411852608">
                                                                              <w:marLeft w:val="0"/>
                                                                              <w:marRight w:val="0"/>
                                                                              <w:marTop w:val="0"/>
                                                                              <w:marBottom w:val="0"/>
                                                                              <w:divBdr>
                                                                                <w:top w:val="none" w:sz="0" w:space="0" w:color="auto"/>
                                                                                <w:left w:val="none" w:sz="0" w:space="0" w:color="auto"/>
                                                                                <w:bottom w:val="none" w:sz="0" w:space="0" w:color="auto"/>
                                                                                <w:right w:val="none" w:sz="0" w:space="0" w:color="auto"/>
                                                                              </w:divBdr>
                                                                            </w:div>
                                                                            <w:div w:id="686637194">
                                                                              <w:marLeft w:val="0"/>
                                                                              <w:marRight w:val="0"/>
                                                                              <w:marTop w:val="0"/>
                                                                              <w:marBottom w:val="0"/>
                                                                              <w:divBdr>
                                                                                <w:top w:val="none" w:sz="0" w:space="0" w:color="auto"/>
                                                                                <w:left w:val="none" w:sz="0" w:space="0" w:color="auto"/>
                                                                                <w:bottom w:val="none" w:sz="0" w:space="0" w:color="auto"/>
                                                                                <w:right w:val="none" w:sz="0" w:space="0" w:color="auto"/>
                                                                              </w:divBdr>
                                                                            </w:div>
                                                                            <w:div w:id="1291979543">
                                                                              <w:marLeft w:val="0"/>
                                                                              <w:marRight w:val="0"/>
                                                                              <w:marTop w:val="0"/>
                                                                              <w:marBottom w:val="0"/>
                                                                              <w:divBdr>
                                                                                <w:top w:val="none" w:sz="0" w:space="0" w:color="auto"/>
                                                                                <w:left w:val="none" w:sz="0" w:space="0" w:color="auto"/>
                                                                                <w:bottom w:val="none" w:sz="0" w:space="0" w:color="auto"/>
                                                                                <w:right w:val="none" w:sz="0" w:space="0" w:color="auto"/>
                                                                              </w:divBdr>
                                                                            </w:div>
                                                                            <w:div w:id="1302732257">
                                                                              <w:marLeft w:val="0"/>
                                                                              <w:marRight w:val="0"/>
                                                                              <w:marTop w:val="0"/>
                                                                              <w:marBottom w:val="0"/>
                                                                              <w:divBdr>
                                                                                <w:top w:val="none" w:sz="0" w:space="0" w:color="auto"/>
                                                                                <w:left w:val="none" w:sz="0" w:space="0" w:color="auto"/>
                                                                                <w:bottom w:val="none" w:sz="0" w:space="0" w:color="auto"/>
                                                                                <w:right w:val="none" w:sz="0" w:space="0" w:color="auto"/>
                                                                              </w:divBdr>
                                                                            </w:div>
                                                                            <w:div w:id="1429278832">
                                                                              <w:marLeft w:val="0"/>
                                                                              <w:marRight w:val="0"/>
                                                                              <w:marTop w:val="0"/>
                                                                              <w:marBottom w:val="0"/>
                                                                              <w:divBdr>
                                                                                <w:top w:val="none" w:sz="0" w:space="0" w:color="auto"/>
                                                                                <w:left w:val="none" w:sz="0" w:space="0" w:color="auto"/>
                                                                                <w:bottom w:val="none" w:sz="0" w:space="0" w:color="auto"/>
                                                                                <w:right w:val="none" w:sz="0" w:space="0" w:color="auto"/>
                                                                              </w:divBdr>
                                                                            </w:div>
                                                                            <w:div w:id="1773739592">
                                                                              <w:marLeft w:val="0"/>
                                                                              <w:marRight w:val="0"/>
                                                                              <w:marTop w:val="0"/>
                                                                              <w:marBottom w:val="0"/>
                                                                              <w:divBdr>
                                                                                <w:top w:val="none" w:sz="0" w:space="0" w:color="auto"/>
                                                                                <w:left w:val="none" w:sz="0" w:space="0" w:color="auto"/>
                                                                                <w:bottom w:val="none" w:sz="0" w:space="0" w:color="auto"/>
                                                                                <w:right w:val="none" w:sz="0" w:space="0" w:color="auto"/>
                                                                              </w:divBdr>
                                                                            </w:div>
                                                                            <w:div w:id="2045787990">
                                                                              <w:marLeft w:val="0"/>
                                                                              <w:marRight w:val="0"/>
                                                                              <w:marTop w:val="0"/>
                                                                              <w:marBottom w:val="0"/>
                                                                              <w:divBdr>
                                                                                <w:top w:val="none" w:sz="0" w:space="0" w:color="auto"/>
                                                                                <w:left w:val="none" w:sz="0" w:space="0" w:color="auto"/>
                                                                                <w:bottom w:val="none" w:sz="0" w:space="0" w:color="auto"/>
                                                                                <w:right w:val="none" w:sz="0" w:space="0" w:color="auto"/>
                                                                              </w:divBdr>
                                                                            </w:div>
                                                                          </w:divsChild>
                                                                        </w:div>
                                                                        <w:div w:id="1330937231">
                                                                          <w:marLeft w:val="0"/>
                                                                          <w:marRight w:val="0"/>
                                                                          <w:marTop w:val="0"/>
                                                                          <w:marBottom w:val="0"/>
                                                                          <w:divBdr>
                                                                            <w:top w:val="none" w:sz="0" w:space="0" w:color="auto"/>
                                                                            <w:left w:val="none" w:sz="0" w:space="0" w:color="auto"/>
                                                                            <w:bottom w:val="none" w:sz="0" w:space="0" w:color="auto"/>
                                                                            <w:right w:val="none" w:sz="0" w:space="0" w:color="auto"/>
                                                                          </w:divBdr>
                                                                          <w:divsChild>
                                                                            <w:div w:id="817572292">
                                                                              <w:marLeft w:val="0"/>
                                                                              <w:marRight w:val="0"/>
                                                                              <w:marTop w:val="0"/>
                                                                              <w:marBottom w:val="0"/>
                                                                              <w:divBdr>
                                                                                <w:top w:val="none" w:sz="0" w:space="0" w:color="auto"/>
                                                                                <w:left w:val="none" w:sz="0" w:space="0" w:color="auto"/>
                                                                                <w:bottom w:val="none" w:sz="0" w:space="0" w:color="auto"/>
                                                                                <w:right w:val="none" w:sz="0" w:space="0" w:color="auto"/>
                                                                              </w:divBdr>
                                                                            </w:div>
                                                                            <w:div w:id="828518975">
                                                                              <w:marLeft w:val="0"/>
                                                                              <w:marRight w:val="0"/>
                                                                              <w:marTop w:val="0"/>
                                                                              <w:marBottom w:val="0"/>
                                                                              <w:divBdr>
                                                                                <w:top w:val="none" w:sz="0" w:space="0" w:color="auto"/>
                                                                                <w:left w:val="none" w:sz="0" w:space="0" w:color="auto"/>
                                                                                <w:bottom w:val="none" w:sz="0" w:space="0" w:color="auto"/>
                                                                                <w:right w:val="none" w:sz="0" w:space="0" w:color="auto"/>
                                                                              </w:divBdr>
                                                                            </w:div>
                                                                            <w:div w:id="1289122769">
                                                                              <w:marLeft w:val="0"/>
                                                                              <w:marRight w:val="0"/>
                                                                              <w:marTop w:val="0"/>
                                                                              <w:marBottom w:val="0"/>
                                                                              <w:divBdr>
                                                                                <w:top w:val="none" w:sz="0" w:space="0" w:color="auto"/>
                                                                                <w:left w:val="none" w:sz="0" w:space="0" w:color="auto"/>
                                                                                <w:bottom w:val="none" w:sz="0" w:space="0" w:color="auto"/>
                                                                                <w:right w:val="none" w:sz="0" w:space="0" w:color="auto"/>
                                                                              </w:divBdr>
                                                                            </w:div>
                                                                            <w:div w:id="1371103091">
                                                                              <w:marLeft w:val="0"/>
                                                                              <w:marRight w:val="0"/>
                                                                              <w:marTop w:val="0"/>
                                                                              <w:marBottom w:val="0"/>
                                                                              <w:divBdr>
                                                                                <w:top w:val="none" w:sz="0" w:space="0" w:color="auto"/>
                                                                                <w:left w:val="none" w:sz="0" w:space="0" w:color="auto"/>
                                                                                <w:bottom w:val="none" w:sz="0" w:space="0" w:color="auto"/>
                                                                                <w:right w:val="none" w:sz="0" w:space="0" w:color="auto"/>
                                                                              </w:divBdr>
                                                                            </w:div>
                                                                            <w:div w:id="1436947506">
                                                                              <w:marLeft w:val="0"/>
                                                                              <w:marRight w:val="0"/>
                                                                              <w:marTop w:val="0"/>
                                                                              <w:marBottom w:val="0"/>
                                                                              <w:divBdr>
                                                                                <w:top w:val="none" w:sz="0" w:space="0" w:color="auto"/>
                                                                                <w:left w:val="none" w:sz="0" w:space="0" w:color="auto"/>
                                                                                <w:bottom w:val="none" w:sz="0" w:space="0" w:color="auto"/>
                                                                                <w:right w:val="none" w:sz="0" w:space="0" w:color="auto"/>
                                                                              </w:divBdr>
                                                                            </w:div>
                                                                            <w:div w:id="1537236210">
                                                                              <w:marLeft w:val="0"/>
                                                                              <w:marRight w:val="0"/>
                                                                              <w:marTop w:val="0"/>
                                                                              <w:marBottom w:val="0"/>
                                                                              <w:divBdr>
                                                                                <w:top w:val="none" w:sz="0" w:space="0" w:color="auto"/>
                                                                                <w:left w:val="none" w:sz="0" w:space="0" w:color="auto"/>
                                                                                <w:bottom w:val="none" w:sz="0" w:space="0" w:color="auto"/>
                                                                                <w:right w:val="none" w:sz="0" w:space="0" w:color="auto"/>
                                                                              </w:divBdr>
                                                                            </w:div>
                                                                            <w:div w:id="1861241156">
                                                                              <w:marLeft w:val="0"/>
                                                                              <w:marRight w:val="0"/>
                                                                              <w:marTop w:val="0"/>
                                                                              <w:marBottom w:val="0"/>
                                                                              <w:divBdr>
                                                                                <w:top w:val="none" w:sz="0" w:space="0" w:color="auto"/>
                                                                                <w:left w:val="none" w:sz="0" w:space="0" w:color="auto"/>
                                                                                <w:bottom w:val="none" w:sz="0" w:space="0" w:color="auto"/>
                                                                                <w:right w:val="none" w:sz="0" w:space="0" w:color="auto"/>
                                                                              </w:divBdr>
                                                                            </w:div>
                                                                          </w:divsChild>
                                                                        </w:div>
                                                                        <w:div w:id="1420714811">
                                                                          <w:marLeft w:val="0"/>
                                                                          <w:marRight w:val="0"/>
                                                                          <w:marTop w:val="0"/>
                                                                          <w:marBottom w:val="0"/>
                                                                          <w:divBdr>
                                                                            <w:top w:val="none" w:sz="0" w:space="0" w:color="auto"/>
                                                                            <w:left w:val="none" w:sz="0" w:space="0" w:color="auto"/>
                                                                            <w:bottom w:val="none" w:sz="0" w:space="0" w:color="auto"/>
                                                                            <w:right w:val="none" w:sz="0" w:space="0" w:color="auto"/>
                                                                          </w:divBdr>
                                                                          <w:divsChild>
                                                                            <w:div w:id="205024392">
                                                                              <w:marLeft w:val="0"/>
                                                                              <w:marRight w:val="0"/>
                                                                              <w:marTop w:val="0"/>
                                                                              <w:marBottom w:val="0"/>
                                                                              <w:divBdr>
                                                                                <w:top w:val="none" w:sz="0" w:space="0" w:color="auto"/>
                                                                                <w:left w:val="none" w:sz="0" w:space="0" w:color="auto"/>
                                                                                <w:bottom w:val="none" w:sz="0" w:space="0" w:color="auto"/>
                                                                                <w:right w:val="none" w:sz="0" w:space="0" w:color="auto"/>
                                                                              </w:divBdr>
                                                                            </w:div>
                                                                            <w:div w:id="867062598">
                                                                              <w:marLeft w:val="0"/>
                                                                              <w:marRight w:val="0"/>
                                                                              <w:marTop w:val="0"/>
                                                                              <w:marBottom w:val="0"/>
                                                                              <w:divBdr>
                                                                                <w:top w:val="none" w:sz="0" w:space="0" w:color="auto"/>
                                                                                <w:left w:val="none" w:sz="0" w:space="0" w:color="auto"/>
                                                                                <w:bottom w:val="none" w:sz="0" w:space="0" w:color="auto"/>
                                                                                <w:right w:val="none" w:sz="0" w:space="0" w:color="auto"/>
                                                                              </w:divBdr>
                                                                            </w:div>
                                                                            <w:div w:id="1025015064">
                                                                              <w:marLeft w:val="0"/>
                                                                              <w:marRight w:val="0"/>
                                                                              <w:marTop w:val="0"/>
                                                                              <w:marBottom w:val="0"/>
                                                                              <w:divBdr>
                                                                                <w:top w:val="none" w:sz="0" w:space="0" w:color="auto"/>
                                                                                <w:left w:val="none" w:sz="0" w:space="0" w:color="auto"/>
                                                                                <w:bottom w:val="none" w:sz="0" w:space="0" w:color="auto"/>
                                                                                <w:right w:val="none" w:sz="0" w:space="0" w:color="auto"/>
                                                                              </w:divBdr>
                                                                            </w:div>
                                                                            <w:div w:id="1104806710">
                                                                              <w:marLeft w:val="0"/>
                                                                              <w:marRight w:val="0"/>
                                                                              <w:marTop w:val="0"/>
                                                                              <w:marBottom w:val="0"/>
                                                                              <w:divBdr>
                                                                                <w:top w:val="none" w:sz="0" w:space="0" w:color="auto"/>
                                                                                <w:left w:val="none" w:sz="0" w:space="0" w:color="auto"/>
                                                                                <w:bottom w:val="none" w:sz="0" w:space="0" w:color="auto"/>
                                                                                <w:right w:val="none" w:sz="0" w:space="0" w:color="auto"/>
                                                                              </w:divBdr>
                                                                            </w:div>
                                                                            <w:div w:id="1396582662">
                                                                              <w:marLeft w:val="0"/>
                                                                              <w:marRight w:val="0"/>
                                                                              <w:marTop w:val="0"/>
                                                                              <w:marBottom w:val="0"/>
                                                                              <w:divBdr>
                                                                                <w:top w:val="none" w:sz="0" w:space="0" w:color="auto"/>
                                                                                <w:left w:val="none" w:sz="0" w:space="0" w:color="auto"/>
                                                                                <w:bottom w:val="none" w:sz="0" w:space="0" w:color="auto"/>
                                                                                <w:right w:val="none" w:sz="0" w:space="0" w:color="auto"/>
                                                                              </w:divBdr>
                                                                            </w:div>
                                                                            <w:div w:id="1407848932">
                                                                              <w:marLeft w:val="0"/>
                                                                              <w:marRight w:val="0"/>
                                                                              <w:marTop w:val="0"/>
                                                                              <w:marBottom w:val="0"/>
                                                                              <w:divBdr>
                                                                                <w:top w:val="none" w:sz="0" w:space="0" w:color="auto"/>
                                                                                <w:left w:val="none" w:sz="0" w:space="0" w:color="auto"/>
                                                                                <w:bottom w:val="none" w:sz="0" w:space="0" w:color="auto"/>
                                                                                <w:right w:val="none" w:sz="0" w:space="0" w:color="auto"/>
                                                                              </w:divBdr>
                                                                            </w:div>
                                                                            <w:div w:id="1752307717">
                                                                              <w:marLeft w:val="0"/>
                                                                              <w:marRight w:val="0"/>
                                                                              <w:marTop w:val="0"/>
                                                                              <w:marBottom w:val="0"/>
                                                                              <w:divBdr>
                                                                                <w:top w:val="none" w:sz="0" w:space="0" w:color="auto"/>
                                                                                <w:left w:val="none" w:sz="0" w:space="0" w:color="auto"/>
                                                                                <w:bottom w:val="none" w:sz="0" w:space="0" w:color="auto"/>
                                                                                <w:right w:val="none" w:sz="0" w:space="0" w:color="auto"/>
                                                                              </w:divBdr>
                                                                            </w:div>
                                                                          </w:divsChild>
                                                                        </w:div>
                                                                        <w:div w:id="1596743587">
                                                                          <w:marLeft w:val="0"/>
                                                                          <w:marRight w:val="0"/>
                                                                          <w:marTop w:val="0"/>
                                                                          <w:marBottom w:val="0"/>
                                                                          <w:divBdr>
                                                                            <w:top w:val="none" w:sz="0" w:space="0" w:color="auto"/>
                                                                            <w:left w:val="none" w:sz="0" w:space="0" w:color="auto"/>
                                                                            <w:bottom w:val="none" w:sz="0" w:space="0" w:color="auto"/>
                                                                            <w:right w:val="none" w:sz="0" w:space="0" w:color="auto"/>
                                                                          </w:divBdr>
                                                                          <w:divsChild>
                                                                            <w:div w:id="146746665">
                                                                              <w:marLeft w:val="0"/>
                                                                              <w:marRight w:val="0"/>
                                                                              <w:marTop w:val="0"/>
                                                                              <w:marBottom w:val="0"/>
                                                                              <w:divBdr>
                                                                                <w:top w:val="none" w:sz="0" w:space="0" w:color="auto"/>
                                                                                <w:left w:val="none" w:sz="0" w:space="0" w:color="auto"/>
                                                                                <w:bottom w:val="none" w:sz="0" w:space="0" w:color="auto"/>
                                                                                <w:right w:val="none" w:sz="0" w:space="0" w:color="auto"/>
                                                                              </w:divBdr>
                                                                            </w:div>
                                                                            <w:div w:id="170527771">
                                                                              <w:marLeft w:val="0"/>
                                                                              <w:marRight w:val="0"/>
                                                                              <w:marTop w:val="0"/>
                                                                              <w:marBottom w:val="0"/>
                                                                              <w:divBdr>
                                                                                <w:top w:val="none" w:sz="0" w:space="0" w:color="auto"/>
                                                                                <w:left w:val="none" w:sz="0" w:space="0" w:color="auto"/>
                                                                                <w:bottom w:val="none" w:sz="0" w:space="0" w:color="auto"/>
                                                                                <w:right w:val="none" w:sz="0" w:space="0" w:color="auto"/>
                                                                              </w:divBdr>
                                                                            </w:div>
                                                                            <w:div w:id="273371487">
                                                                              <w:marLeft w:val="0"/>
                                                                              <w:marRight w:val="0"/>
                                                                              <w:marTop w:val="0"/>
                                                                              <w:marBottom w:val="0"/>
                                                                              <w:divBdr>
                                                                                <w:top w:val="none" w:sz="0" w:space="0" w:color="auto"/>
                                                                                <w:left w:val="none" w:sz="0" w:space="0" w:color="auto"/>
                                                                                <w:bottom w:val="none" w:sz="0" w:space="0" w:color="auto"/>
                                                                                <w:right w:val="none" w:sz="0" w:space="0" w:color="auto"/>
                                                                              </w:divBdr>
                                                                            </w:div>
                                                                            <w:div w:id="281032691">
                                                                              <w:marLeft w:val="0"/>
                                                                              <w:marRight w:val="0"/>
                                                                              <w:marTop w:val="0"/>
                                                                              <w:marBottom w:val="0"/>
                                                                              <w:divBdr>
                                                                                <w:top w:val="none" w:sz="0" w:space="0" w:color="auto"/>
                                                                                <w:left w:val="none" w:sz="0" w:space="0" w:color="auto"/>
                                                                                <w:bottom w:val="none" w:sz="0" w:space="0" w:color="auto"/>
                                                                                <w:right w:val="none" w:sz="0" w:space="0" w:color="auto"/>
                                                                              </w:divBdr>
                                                                            </w:div>
                                                                            <w:div w:id="459496854">
                                                                              <w:marLeft w:val="0"/>
                                                                              <w:marRight w:val="0"/>
                                                                              <w:marTop w:val="0"/>
                                                                              <w:marBottom w:val="0"/>
                                                                              <w:divBdr>
                                                                                <w:top w:val="none" w:sz="0" w:space="0" w:color="auto"/>
                                                                                <w:left w:val="none" w:sz="0" w:space="0" w:color="auto"/>
                                                                                <w:bottom w:val="none" w:sz="0" w:space="0" w:color="auto"/>
                                                                                <w:right w:val="none" w:sz="0" w:space="0" w:color="auto"/>
                                                                              </w:divBdr>
                                                                            </w:div>
                                                                            <w:div w:id="1293244154">
                                                                              <w:marLeft w:val="0"/>
                                                                              <w:marRight w:val="0"/>
                                                                              <w:marTop w:val="0"/>
                                                                              <w:marBottom w:val="0"/>
                                                                              <w:divBdr>
                                                                                <w:top w:val="none" w:sz="0" w:space="0" w:color="auto"/>
                                                                                <w:left w:val="none" w:sz="0" w:space="0" w:color="auto"/>
                                                                                <w:bottom w:val="none" w:sz="0" w:space="0" w:color="auto"/>
                                                                                <w:right w:val="none" w:sz="0" w:space="0" w:color="auto"/>
                                                                              </w:divBdr>
                                                                            </w:div>
                                                                            <w:div w:id="1448040688">
                                                                              <w:marLeft w:val="0"/>
                                                                              <w:marRight w:val="0"/>
                                                                              <w:marTop w:val="0"/>
                                                                              <w:marBottom w:val="0"/>
                                                                              <w:divBdr>
                                                                                <w:top w:val="none" w:sz="0" w:space="0" w:color="auto"/>
                                                                                <w:left w:val="none" w:sz="0" w:space="0" w:color="auto"/>
                                                                                <w:bottom w:val="none" w:sz="0" w:space="0" w:color="auto"/>
                                                                                <w:right w:val="none" w:sz="0" w:space="0" w:color="auto"/>
                                                                              </w:divBdr>
                                                                            </w:div>
                                                                            <w:div w:id="18806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7269">
                                                                      <w:marLeft w:val="17"/>
                                                                      <w:marRight w:val="17"/>
                                                                      <w:marTop w:val="17"/>
                                                                      <w:marBottom w:val="17"/>
                                                                      <w:divBdr>
                                                                        <w:top w:val="none" w:sz="0" w:space="0" w:color="auto"/>
                                                                        <w:left w:val="none" w:sz="0" w:space="0" w:color="auto"/>
                                                                        <w:bottom w:val="none" w:sz="0" w:space="0" w:color="auto"/>
                                                                        <w:right w:val="none" w:sz="0" w:space="0" w:color="auto"/>
                                                                      </w:divBdr>
                                                                    </w:div>
                                                                    <w:div w:id="80102719">
                                                                      <w:marLeft w:val="0"/>
                                                                      <w:marRight w:val="0"/>
                                                                      <w:marTop w:val="0"/>
                                                                      <w:marBottom w:val="0"/>
                                                                      <w:divBdr>
                                                                        <w:top w:val="none" w:sz="0" w:space="0" w:color="auto"/>
                                                                        <w:left w:val="none" w:sz="0" w:space="0" w:color="auto"/>
                                                                        <w:bottom w:val="none" w:sz="0" w:space="0" w:color="auto"/>
                                                                        <w:right w:val="none" w:sz="0" w:space="0" w:color="auto"/>
                                                                      </w:divBdr>
                                                                    </w:div>
                                                                    <w:div w:id="128135948">
                                                                      <w:marLeft w:val="0"/>
                                                                      <w:marRight w:val="0"/>
                                                                      <w:marTop w:val="0"/>
                                                                      <w:marBottom w:val="0"/>
                                                                      <w:divBdr>
                                                                        <w:top w:val="none" w:sz="0" w:space="0" w:color="auto"/>
                                                                        <w:left w:val="none" w:sz="0" w:space="0" w:color="auto"/>
                                                                        <w:bottom w:val="none" w:sz="0" w:space="0" w:color="auto"/>
                                                                        <w:right w:val="none" w:sz="0" w:space="0" w:color="auto"/>
                                                                      </w:divBdr>
                                                                    </w:div>
                                                                    <w:div w:id="186527835">
                                                                      <w:marLeft w:val="0"/>
                                                                      <w:marRight w:val="0"/>
                                                                      <w:marTop w:val="0"/>
                                                                      <w:marBottom w:val="0"/>
                                                                      <w:divBdr>
                                                                        <w:top w:val="none" w:sz="0" w:space="0" w:color="auto"/>
                                                                        <w:left w:val="none" w:sz="0" w:space="0" w:color="auto"/>
                                                                        <w:bottom w:val="none" w:sz="0" w:space="0" w:color="auto"/>
                                                                        <w:right w:val="none" w:sz="0" w:space="0" w:color="auto"/>
                                                                      </w:divBdr>
                                                                    </w:div>
                                                                    <w:div w:id="198519660">
                                                                      <w:marLeft w:val="0"/>
                                                                      <w:marRight w:val="0"/>
                                                                      <w:marTop w:val="0"/>
                                                                      <w:marBottom w:val="0"/>
                                                                      <w:divBdr>
                                                                        <w:top w:val="none" w:sz="0" w:space="0" w:color="auto"/>
                                                                        <w:left w:val="none" w:sz="0" w:space="0" w:color="auto"/>
                                                                        <w:bottom w:val="none" w:sz="0" w:space="0" w:color="auto"/>
                                                                        <w:right w:val="none" w:sz="0" w:space="0" w:color="auto"/>
                                                                      </w:divBdr>
                                                                    </w:div>
                                                                    <w:div w:id="217253791">
                                                                      <w:marLeft w:val="0"/>
                                                                      <w:marRight w:val="0"/>
                                                                      <w:marTop w:val="0"/>
                                                                      <w:marBottom w:val="0"/>
                                                                      <w:divBdr>
                                                                        <w:top w:val="none" w:sz="0" w:space="0" w:color="auto"/>
                                                                        <w:left w:val="none" w:sz="0" w:space="0" w:color="auto"/>
                                                                        <w:bottom w:val="none" w:sz="0" w:space="0" w:color="auto"/>
                                                                        <w:right w:val="none" w:sz="0" w:space="0" w:color="auto"/>
                                                                      </w:divBdr>
                                                                    </w:div>
                                                                    <w:div w:id="223222648">
                                                                      <w:marLeft w:val="0"/>
                                                                      <w:marRight w:val="0"/>
                                                                      <w:marTop w:val="0"/>
                                                                      <w:marBottom w:val="0"/>
                                                                      <w:divBdr>
                                                                        <w:top w:val="none" w:sz="0" w:space="0" w:color="auto"/>
                                                                        <w:left w:val="none" w:sz="0" w:space="0" w:color="auto"/>
                                                                        <w:bottom w:val="none" w:sz="0" w:space="0" w:color="auto"/>
                                                                        <w:right w:val="none" w:sz="0" w:space="0" w:color="auto"/>
                                                                      </w:divBdr>
                                                                    </w:div>
                                                                    <w:div w:id="243149048">
                                                                      <w:marLeft w:val="17"/>
                                                                      <w:marRight w:val="17"/>
                                                                      <w:marTop w:val="17"/>
                                                                      <w:marBottom w:val="17"/>
                                                                      <w:divBdr>
                                                                        <w:top w:val="none" w:sz="0" w:space="0" w:color="auto"/>
                                                                        <w:left w:val="none" w:sz="0" w:space="0" w:color="auto"/>
                                                                        <w:bottom w:val="none" w:sz="0" w:space="0" w:color="auto"/>
                                                                        <w:right w:val="none" w:sz="0" w:space="0" w:color="auto"/>
                                                                      </w:divBdr>
                                                                    </w:div>
                                                                    <w:div w:id="275061556">
                                                                      <w:marLeft w:val="0"/>
                                                                      <w:marRight w:val="0"/>
                                                                      <w:marTop w:val="0"/>
                                                                      <w:marBottom w:val="0"/>
                                                                      <w:divBdr>
                                                                        <w:top w:val="none" w:sz="0" w:space="0" w:color="auto"/>
                                                                        <w:left w:val="none" w:sz="0" w:space="0" w:color="auto"/>
                                                                        <w:bottom w:val="none" w:sz="0" w:space="0" w:color="auto"/>
                                                                        <w:right w:val="none" w:sz="0" w:space="0" w:color="auto"/>
                                                                      </w:divBdr>
                                                                    </w:div>
                                                                    <w:div w:id="278028897">
                                                                      <w:marLeft w:val="0"/>
                                                                      <w:marRight w:val="0"/>
                                                                      <w:marTop w:val="0"/>
                                                                      <w:marBottom w:val="0"/>
                                                                      <w:divBdr>
                                                                        <w:top w:val="none" w:sz="0" w:space="0" w:color="auto"/>
                                                                        <w:left w:val="none" w:sz="0" w:space="0" w:color="auto"/>
                                                                        <w:bottom w:val="none" w:sz="0" w:space="0" w:color="auto"/>
                                                                        <w:right w:val="none" w:sz="0" w:space="0" w:color="auto"/>
                                                                      </w:divBdr>
                                                                    </w:div>
                                                                    <w:div w:id="289484393">
                                                                      <w:marLeft w:val="0"/>
                                                                      <w:marRight w:val="0"/>
                                                                      <w:marTop w:val="0"/>
                                                                      <w:marBottom w:val="0"/>
                                                                      <w:divBdr>
                                                                        <w:top w:val="none" w:sz="0" w:space="0" w:color="auto"/>
                                                                        <w:left w:val="none" w:sz="0" w:space="0" w:color="auto"/>
                                                                        <w:bottom w:val="none" w:sz="0" w:space="0" w:color="auto"/>
                                                                        <w:right w:val="none" w:sz="0" w:space="0" w:color="auto"/>
                                                                      </w:divBdr>
                                                                    </w:div>
                                                                    <w:div w:id="296566184">
                                                                      <w:marLeft w:val="0"/>
                                                                      <w:marRight w:val="0"/>
                                                                      <w:marTop w:val="0"/>
                                                                      <w:marBottom w:val="0"/>
                                                                      <w:divBdr>
                                                                        <w:top w:val="none" w:sz="0" w:space="0" w:color="auto"/>
                                                                        <w:left w:val="none" w:sz="0" w:space="0" w:color="auto"/>
                                                                        <w:bottom w:val="none" w:sz="0" w:space="0" w:color="auto"/>
                                                                        <w:right w:val="none" w:sz="0" w:space="0" w:color="auto"/>
                                                                      </w:divBdr>
                                                                    </w:div>
                                                                    <w:div w:id="318463981">
                                                                      <w:marLeft w:val="0"/>
                                                                      <w:marRight w:val="0"/>
                                                                      <w:marTop w:val="0"/>
                                                                      <w:marBottom w:val="0"/>
                                                                      <w:divBdr>
                                                                        <w:top w:val="none" w:sz="0" w:space="0" w:color="auto"/>
                                                                        <w:left w:val="none" w:sz="0" w:space="0" w:color="auto"/>
                                                                        <w:bottom w:val="none" w:sz="0" w:space="0" w:color="auto"/>
                                                                        <w:right w:val="none" w:sz="0" w:space="0" w:color="auto"/>
                                                                      </w:divBdr>
                                                                    </w:div>
                                                                    <w:div w:id="338235090">
                                                                      <w:marLeft w:val="0"/>
                                                                      <w:marRight w:val="0"/>
                                                                      <w:marTop w:val="0"/>
                                                                      <w:marBottom w:val="0"/>
                                                                      <w:divBdr>
                                                                        <w:top w:val="none" w:sz="0" w:space="0" w:color="auto"/>
                                                                        <w:left w:val="none" w:sz="0" w:space="0" w:color="auto"/>
                                                                        <w:bottom w:val="none" w:sz="0" w:space="0" w:color="auto"/>
                                                                        <w:right w:val="none" w:sz="0" w:space="0" w:color="auto"/>
                                                                      </w:divBdr>
                                                                    </w:div>
                                                                    <w:div w:id="340545604">
                                                                      <w:marLeft w:val="0"/>
                                                                      <w:marRight w:val="0"/>
                                                                      <w:marTop w:val="0"/>
                                                                      <w:marBottom w:val="0"/>
                                                                      <w:divBdr>
                                                                        <w:top w:val="none" w:sz="0" w:space="0" w:color="auto"/>
                                                                        <w:left w:val="none" w:sz="0" w:space="0" w:color="auto"/>
                                                                        <w:bottom w:val="none" w:sz="0" w:space="0" w:color="auto"/>
                                                                        <w:right w:val="none" w:sz="0" w:space="0" w:color="auto"/>
                                                                      </w:divBdr>
                                                                    </w:div>
                                                                    <w:div w:id="359666053">
                                                                      <w:marLeft w:val="0"/>
                                                                      <w:marRight w:val="0"/>
                                                                      <w:marTop w:val="0"/>
                                                                      <w:marBottom w:val="0"/>
                                                                      <w:divBdr>
                                                                        <w:top w:val="none" w:sz="0" w:space="0" w:color="auto"/>
                                                                        <w:left w:val="none" w:sz="0" w:space="0" w:color="auto"/>
                                                                        <w:bottom w:val="none" w:sz="0" w:space="0" w:color="auto"/>
                                                                        <w:right w:val="none" w:sz="0" w:space="0" w:color="auto"/>
                                                                      </w:divBdr>
                                                                    </w:div>
                                                                    <w:div w:id="359865996">
                                                                      <w:marLeft w:val="0"/>
                                                                      <w:marRight w:val="0"/>
                                                                      <w:marTop w:val="0"/>
                                                                      <w:marBottom w:val="0"/>
                                                                      <w:divBdr>
                                                                        <w:top w:val="none" w:sz="0" w:space="0" w:color="auto"/>
                                                                        <w:left w:val="none" w:sz="0" w:space="0" w:color="auto"/>
                                                                        <w:bottom w:val="none" w:sz="0" w:space="0" w:color="auto"/>
                                                                        <w:right w:val="none" w:sz="0" w:space="0" w:color="auto"/>
                                                                      </w:divBdr>
                                                                    </w:div>
                                                                    <w:div w:id="363865730">
                                                                      <w:marLeft w:val="0"/>
                                                                      <w:marRight w:val="0"/>
                                                                      <w:marTop w:val="0"/>
                                                                      <w:marBottom w:val="0"/>
                                                                      <w:divBdr>
                                                                        <w:top w:val="none" w:sz="0" w:space="0" w:color="auto"/>
                                                                        <w:left w:val="none" w:sz="0" w:space="0" w:color="auto"/>
                                                                        <w:bottom w:val="none" w:sz="0" w:space="0" w:color="auto"/>
                                                                        <w:right w:val="none" w:sz="0" w:space="0" w:color="auto"/>
                                                                      </w:divBdr>
                                                                    </w:div>
                                                                    <w:div w:id="387924559">
                                                                      <w:marLeft w:val="0"/>
                                                                      <w:marRight w:val="0"/>
                                                                      <w:marTop w:val="0"/>
                                                                      <w:marBottom w:val="0"/>
                                                                      <w:divBdr>
                                                                        <w:top w:val="none" w:sz="0" w:space="0" w:color="auto"/>
                                                                        <w:left w:val="none" w:sz="0" w:space="0" w:color="auto"/>
                                                                        <w:bottom w:val="none" w:sz="0" w:space="0" w:color="auto"/>
                                                                        <w:right w:val="none" w:sz="0" w:space="0" w:color="auto"/>
                                                                      </w:divBdr>
                                                                    </w:div>
                                                                    <w:div w:id="399644094">
                                                                      <w:marLeft w:val="0"/>
                                                                      <w:marRight w:val="0"/>
                                                                      <w:marTop w:val="0"/>
                                                                      <w:marBottom w:val="0"/>
                                                                      <w:divBdr>
                                                                        <w:top w:val="none" w:sz="0" w:space="0" w:color="auto"/>
                                                                        <w:left w:val="none" w:sz="0" w:space="0" w:color="auto"/>
                                                                        <w:bottom w:val="none" w:sz="0" w:space="0" w:color="auto"/>
                                                                        <w:right w:val="none" w:sz="0" w:space="0" w:color="auto"/>
                                                                      </w:divBdr>
                                                                    </w:div>
                                                                    <w:div w:id="401878400">
                                                                      <w:marLeft w:val="0"/>
                                                                      <w:marRight w:val="0"/>
                                                                      <w:marTop w:val="0"/>
                                                                      <w:marBottom w:val="0"/>
                                                                      <w:divBdr>
                                                                        <w:top w:val="none" w:sz="0" w:space="0" w:color="auto"/>
                                                                        <w:left w:val="none" w:sz="0" w:space="0" w:color="auto"/>
                                                                        <w:bottom w:val="none" w:sz="0" w:space="0" w:color="auto"/>
                                                                        <w:right w:val="none" w:sz="0" w:space="0" w:color="auto"/>
                                                                      </w:divBdr>
                                                                    </w:div>
                                                                    <w:div w:id="410583784">
                                                                      <w:marLeft w:val="17"/>
                                                                      <w:marRight w:val="17"/>
                                                                      <w:marTop w:val="17"/>
                                                                      <w:marBottom w:val="17"/>
                                                                      <w:divBdr>
                                                                        <w:top w:val="none" w:sz="0" w:space="0" w:color="auto"/>
                                                                        <w:left w:val="none" w:sz="0" w:space="0" w:color="auto"/>
                                                                        <w:bottom w:val="none" w:sz="0" w:space="0" w:color="auto"/>
                                                                        <w:right w:val="none" w:sz="0" w:space="0" w:color="auto"/>
                                                                      </w:divBdr>
                                                                    </w:div>
                                                                    <w:div w:id="413013749">
                                                                      <w:marLeft w:val="0"/>
                                                                      <w:marRight w:val="0"/>
                                                                      <w:marTop w:val="0"/>
                                                                      <w:marBottom w:val="0"/>
                                                                      <w:divBdr>
                                                                        <w:top w:val="none" w:sz="0" w:space="0" w:color="auto"/>
                                                                        <w:left w:val="none" w:sz="0" w:space="0" w:color="auto"/>
                                                                        <w:bottom w:val="none" w:sz="0" w:space="0" w:color="auto"/>
                                                                        <w:right w:val="none" w:sz="0" w:space="0" w:color="auto"/>
                                                                      </w:divBdr>
                                                                    </w:div>
                                                                    <w:div w:id="432092095">
                                                                      <w:marLeft w:val="0"/>
                                                                      <w:marRight w:val="0"/>
                                                                      <w:marTop w:val="0"/>
                                                                      <w:marBottom w:val="0"/>
                                                                      <w:divBdr>
                                                                        <w:top w:val="none" w:sz="0" w:space="0" w:color="auto"/>
                                                                        <w:left w:val="none" w:sz="0" w:space="0" w:color="auto"/>
                                                                        <w:bottom w:val="none" w:sz="0" w:space="0" w:color="auto"/>
                                                                        <w:right w:val="none" w:sz="0" w:space="0" w:color="auto"/>
                                                                      </w:divBdr>
                                                                    </w:div>
                                                                    <w:div w:id="448014689">
                                                                      <w:marLeft w:val="17"/>
                                                                      <w:marRight w:val="17"/>
                                                                      <w:marTop w:val="17"/>
                                                                      <w:marBottom w:val="17"/>
                                                                      <w:divBdr>
                                                                        <w:top w:val="none" w:sz="0" w:space="0" w:color="auto"/>
                                                                        <w:left w:val="none" w:sz="0" w:space="0" w:color="auto"/>
                                                                        <w:bottom w:val="none" w:sz="0" w:space="0" w:color="auto"/>
                                                                        <w:right w:val="none" w:sz="0" w:space="0" w:color="auto"/>
                                                                      </w:divBdr>
                                                                    </w:div>
                                                                    <w:div w:id="460226191">
                                                                      <w:marLeft w:val="0"/>
                                                                      <w:marRight w:val="0"/>
                                                                      <w:marTop w:val="0"/>
                                                                      <w:marBottom w:val="0"/>
                                                                      <w:divBdr>
                                                                        <w:top w:val="none" w:sz="0" w:space="0" w:color="auto"/>
                                                                        <w:left w:val="none" w:sz="0" w:space="0" w:color="auto"/>
                                                                        <w:bottom w:val="none" w:sz="0" w:space="0" w:color="auto"/>
                                                                        <w:right w:val="none" w:sz="0" w:space="0" w:color="auto"/>
                                                                      </w:divBdr>
                                                                    </w:div>
                                                                    <w:div w:id="462039664">
                                                                      <w:marLeft w:val="0"/>
                                                                      <w:marRight w:val="0"/>
                                                                      <w:marTop w:val="0"/>
                                                                      <w:marBottom w:val="0"/>
                                                                      <w:divBdr>
                                                                        <w:top w:val="none" w:sz="0" w:space="0" w:color="auto"/>
                                                                        <w:left w:val="none" w:sz="0" w:space="0" w:color="auto"/>
                                                                        <w:bottom w:val="none" w:sz="0" w:space="0" w:color="auto"/>
                                                                        <w:right w:val="none" w:sz="0" w:space="0" w:color="auto"/>
                                                                      </w:divBdr>
                                                                    </w:div>
                                                                    <w:div w:id="467670125">
                                                                      <w:marLeft w:val="0"/>
                                                                      <w:marRight w:val="0"/>
                                                                      <w:marTop w:val="0"/>
                                                                      <w:marBottom w:val="0"/>
                                                                      <w:divBdr>
                                                                        <w:top w:val="none" w:sz="0" w:space="0" w:color="auto"/>
                                                                        <w:left w:val="none" w:sz="0" w:space="0" w:color="auto"/>
                                                                        <w:bottom w:val="none" w:sz="0" w:space="0" w:color="auto"/>
                                                                        <w:right w:val="none" w:sz="0" w:space="0" w:color="auto"/>
                                                                      </w:divBdr>
                                                                    </w:div>
                                                                    <w:div w:id="483164097">
                                                                      <w:marLeft w:val="0"/>
                                                                      <w:marRight w:val="0"/>
                                                                      <w:marTop w:val="0"/>
                                                                      <w:marBottom w:val="0"/>
                                                                      <w:divBdr>
                                                                        <w:top w:val="none" w:sz="0" w:space="0" w:color="auto"/>
                                                                        <w:left w:val="none" w:sz="0" w:space="0" w:color="auto"/>
                                                                        <w:bottom w:val="none" w:sz="0" w:space="0" w:color="auto"/>
                                                                        <w:right w:val="none" w:sz="0" w:space="0" w:color="auto"/>
                                                                      </w:divBdr>
                                                                    </w:div>
                                                                    <w:div w:id="487284788">
                                                                      <w:marLeft w:val="0"/>
                                                                      <w:marRight w:val="0"/>
                                                                      <w:marTop w:val="0"/>
                                                                      <w:marBottom w:val="0"/>
                                                                      <w:divBdr>
                                                                        <w:top w:val="none" w:sz="0" w:space="0" w:color="auto"/>
                                                                        <w:left w:val="none" w:sz="0" w:space="0" w:color="auto"/>
                                                                        <w:bottom w:val="none" w:sz="0" w:space="0" w:color="auto"/>
                                                                        <w:right w:val="none" w:sz="0" w:space="0" w:color="auto"/>
                                                                      </w:divBdr>
                                                                    </w:div>
                                                                    <w:div w:id="535773163">
                                                                      <w:marLeft w:val="0"/>
                                                                      <w:marRight w:val="0"/>
                                                                      <w:marTop w:val="0"/>
                                                                      <w:marBottom w:val="0"/>
                                                                      <w:divBdr>
                                                                        <w:top w:val="none" w:sz="0" w:space="0" w:color="auto"/>
                                                                        <w:left w:val="none" w:sz="0" w:space="0" w:color="auto"/>
                                                                        <w:bottom w:val="none" w:sz="0" w:space="0" w:color="auto"/>
                                                                        <w:right w:val="none" w:sz="0" w:space="0" w:color="auto"/>
                                                                      </w:divBdr>
                                                                    </w:div>
                                                                    <w:div w:id="538131660">
                                                                      <w:marLeft w:val="0"/>
                                                                      <w:marRight w:val="0"/>
                                                                      <w:marTop w:val="0"/>
                                                                      <w:marBottom w:val="0"/>
                                                                      <w:divBdr>
                                                                        <w:top w:val="none" w:sz="0" w:space="0" w:color="auto"/>
                                                                        <w:left w:val="none" w:sz="0" w:space="0" w:color="auto"/>
                                                                        <w:bottom w:val="none" w:sz="0" w:space="0" w:color="auto"/>
                                                                        <w:right w:val="none" w:sz="0" w:space="0" w:color="auto"/>
                                                                      </w:divBdr>
                                                                    </w:div>
                                                                    <w:div w:id="546262073">
                                                                      <w:marLeft w:val="0"/>
                                                                      <w:marRight w:val="0"/>
                                                                      <w:marTop w:val="0"/>
                                                                      <w:marBottom w:val="0"/>
                                                                      <w:divBdr>
                                                                        <w:top w:val="none" w:sz="0" w:space="0" w:color="auto"/>
                                                                        <w:left w:val="none" w:sz="0" w:space="0" w:color="auto"/>
                                                                        <w:bottom w:val="none" w:sz="0" w:space="0" w:color="auto"/>
                                                                        <w:right w:val="none" w:sz="0" w:space="0" w:color="auto"/>
                                                                      </w:divBdr>
                                                                    </w:div>
                                                                    <w:div w:id="560749246">
                                                                      <w:marLeft w:val="0"/>
                                                                      <w:marRight w:val="0"/>
                                                                      <w:marTop w:val="0"/>
                                                                      <w:marBottom w:val="0"/>
                                                                      <w:divBdr>
                                                                        <w:top w:val="none" w:sz="0" w:space="0" w:color="auto"/>
                                                                        <w:left w:val="none" w:sz="0" w:space="0" w:color="auto"/>
                                                                        <w:bottom w:val="none" w:sz="0" w:space="0" w:color="auto"/>
                                                                        <w:right w:val="none" w:sz="0" w:space="0" w:color="auto"/>
                                                                      </w:divBdr>
                                                                    </w:div>
                                                                    <w:div w:id="597520965">
                                                                      <w:marLeft w:val="0"/>
                                                                      <w:marRight w:val="0"/>
                                                                      <w:marTop w:val="0"/>
                                                                      <w:marBottom w:val="0"/>
                                                                      <w:divBdr>
                                                                        <w:top w:val="none" w:sz="0" w:space="0" w:color="auto"/>
                                                                        <w:left w:val="none" w:sz="0" w:space="0" w:color="auto"/>
                                                                        <w:bottom w:val="none" w:sz="0" w:space="0" w:color="auto"/>
                                                                        <w:right w:val="none" w:sz="0" w:space="0" w:color="auto"/>
                                                                      </w:divBdr>
                                                                    </w:div>
                                                                    <w:div w:id="600651126">
                                                                      <w:marLeft w:val="0"/>
                                                                      <w:marRight w:val="0"/>
                                                                      <w:marTop w:val="0"/>
                                                                      <w:marBottom w:val="0"/>
                                                                      <w:divBdr>
                                                                        <w:top w:val="none" w:sz="0" w:space="0" w:color="auto"/>
                                                                        <w:left w:val="none" w:sz="0" w:space="0" w:color="auto"/>
                                                                        <w:bottom w:val="none" w:sz="0" w:space="0" w:color="auto"/>
                                                                        <w:right w:val="none" w:sz="0" w:space="0" w:color="auto"/>
                                                                      </w:divBdr>
                                                                    </w:div>
                                                                    <w:div w:id="646322327">
                                                                      <w:marLeft w:val="0"/>
                                                                      <w:marRight w:val="0"/>
                                                                      <w:marTop w:val="0"/>
                                                                      <w:marBottom w:val="0"/>
                                                                      <w:divBdr>
                                                                        <w:top w:val="none" w:sz="0" w:space="0" w:color="auto"/>
                                                                        <w:left w:val="none" w:sz="0" w:space="0" w:color="auto"/>
                                                                        <w:bottom w:val="none" w:sz="0" w:space="0" w:color="auto"/>
                                                                        <w:right w:val="none" w:sz="0" w:space="0" w:color="auto"/>
                                                                      </w:divBdr>
                                                                    </w:div>
                                                                    <w:div w:id="655720245">
                                                                      <w:marLeft w:val="0"/>
                                                                      <w:marRight w:val="0"/>
                                                                      <w:marTop w:val="0"/>
                                                                      <w:marBottom w:val="0"/>
                                                                      <w:divBdr>
                                                                        <w:top w:val="none" w:sz="0" w:space="0" w:color="auto"/>
                                                                        <w:left w:val="none" w:sz="0" w:space="0" w:color="auto"/>
                                                                        <w:bottom w:val="none" w:sz="0" w:space="0" w:color="auto"/>
                                                                        <w:right w:val="none" w:sz="0" w:space="0" w:color="auto"/>
                                                                      </w:divBdr>
                                                                    </w:div>
                                                                    <w:div w:id="660891300">
                                                                      <w:marLeft w:val="0"/>
                                                                      <w:marRight w:val="0"/>
                                                                      <w:marTop w:val="0"/>
                                                                      <w:marBottom w:val="0"/>
                                                                      <w:divBdr>
                                                                        <w:top w:val="none" w:sz="0" w:space="0" w:color="auto"/>
                                                                        <w:left w:val="none" w:sz="0" w:space="0" w:color="auto"/>
                                                                        <w:bottom w:val="none" w:sz="0" w:space="0" w:color="auto"/>
                                                                        <w:right w:val="none" w:sz="0" w:space="0" w:color="auto"/>
                                                                      </w:divBdr>
                                                                    </w:div>
                                                                    <w:div w:id="661203863">
                                                                      <w:marLeft w:val="0"/>
                                                                      <w:marRight w:val="0"/>
                                                                      <w:marTop w:val="0"/>
                                                                      <w:marBottom w:val="0"/>
                                                                      <w:divBdr>
                                                                        <w:top w:val="none" w:sz="0" w:space="0" w:color="auto"/>
                                                                        <w:left w:val="none" w:sz="0" w:space="0" w:color="auto"/>
                                                                        <w:bottom w:val="none" w:sz="0" w:space="0" w:color="auto"/>
                                                                        <w:right w:val="none" w:sz="0" w:space="0" w:color="auto"/>
                                                                      </w:divBdr>
                                                                    </w:div>
                                                                    <w:div w:id="671642134">
                                                                      <w:marLeft w:val="0"/>
                                                                      <w:marRight w:val="0"/>
                                                                      <w:marTop w:val="0"/>
                                                                      <w:marBottom w:val="0"/>
                                                                      <w:divBdr>
                                                                        <w:top w:val="none" w:sz="0" w:space="0" w:color="auto"/>
                                                                        <w:left w:val="none" w:sz="0" w:space="0" w:color="auto"/>
                                                                        <w:bottom w:val="none" w:sz="0" w:space="0" w:color="auto"/>
                                                                        <w:right w:val="none" w:sz="0" w:space="0" w:color="auto"/>
                                                                      </w:divBdr>
                                                                    </w:div>
                                                                    <w:div w:id="674385493">
                                                                      <w:marLeft w:val="0"/>
                                                                      <w:marRight w:val="0"/>
                                                                      <w:marTop w:val="0"/>
                                                                      <w:marBottom w:val="0"/>
                                                                      <w:divBdr>
                                                                        <w:top w:val="none" w:sz="0" w:space="0" w:color="auto"/>
                                                                        <w:left w:val="none" w:sz="0" w:space="0" w:color="auto"/>
                                                                        <w:bottom w:val="none" w:sz="0" w:space="0" w:color="auto"/>
                                                                        <w:right w:val="none" w:sz="0" w:space="0" w:color="auto"/>
                                                                      </w:divBdr>
                                                                    </w:div>
                                                                    <w:div w:id="721712904">
                                                                      <w:marLeft w:val="0"/>
                                                                      <w:marRight w:val="0"/>
                                                                      <w:marTop w:val="0"/>
                                                                      <w:marBottom w:val="0"/>
                                                                      <w:divBdr>
                                                                        <w:top w:val="none" w:sz="0" w:space="0" w:color="auto"/>
                                                                        <w:left w:val="none" w:sz="0" w:space="0" w:color="auto"/>
                                                                        <w:bottom w:val="none" w:sz="0" w:space="0" w:color="auto"/>
                                                                        <w:right w:val="none" w:sz="0" w:space="0" w:color="auto"/>
                                                                      </w:divBdr>
                                                                    </w:div>
                                                                    <w:div w:id="728190603">
                                                                      <w:marLeft w:val="0"/>
                                                                      <w:marRight w:val="0"/>
                                                                      <w:marTop w:val="0"/>
                                                                      <w:marBottom w:val="0"/>
                                                                      <w:divBdr>
                                                                        <w:top w:val="none" w:sz="0" w:space="0" w:color="auto"/>
                                                                        <w:left w:val="none" w:sz="0" w:space="0" w:color="auto"/>
                                                                        <w:bottom w:val="none" w:sz="0" w:space="0" w:color="auto"/>
                                                                        <w:right w:val="none" w:sz="0" w:space="0" w:color="auto"/>
                                                                      </w:divBdr>
                                                                    </w:div>
                                                                    <w:div w:id="736559203">
                                                                      <w:marLeft w:val="0"/>
                                                                      <w:marRight w:val="0"/>
                                                                      <w:marTop w:val="0"/>
                                                                      <w:marBottom w:val="0"/>
                                                                      <w:divBdr>
                                                                        <w:top w:val="none" w:sz="0" w:space="0" w:color="auto"/>
                                                                        <w:left w:val="none" w:sz="0" w:space="0" w:color="auto"/>
                                                                        <w:bottom w:val="none" w:sz="0" w:space="0" w:color="auto"/>
                                                                        <w:right w:val="none" w:sz="0" w:space="0" w:color="auto"/>
                                                                      </w:divBdr>
                                                                    </w:div>
                                                                    <w:div w:id="751120828">
                                                                      <w:marLeft w:val="0"/>
                                                                      <w:marRight w:val="0"/>
                                                                      <w:marTop w:val="0"/>
                                                                      <w:marBottom w:val="0"/>
                                                                      <w:divBdr>
                                                                        <w:top w:val="none" w:sz="0" w:space="0" w:color="auto"/>
                                                                        <w:left w:val="none" w:sz="0" w:space="0" w:color="auto"/>
                                                                        <w:bottom w:val="none" w:sz="0" w:space="0" w:color="auto"/>
                                                                        <w:right w:val="none" w:sz="0" w:space="0" w:color="auto"/>
                                                                      </w:divBdr>
                                                                    </w:div>
                                                                    <w:div w:id="759064076">
                                                                      <w:marLeft w:val="0"/>
                                                                      <w:marRight w:val="0"/>
                                                                      <w:marTop w:val="0"/>
                                                                      <w:marBottom w:val="0"/>
                                                                      <w:divBdr>
                                                                        <w:top w:val="none" w:sz="0" w:space="0" w:color="auto"/>
                                                                        <w:left w:val="none" w:sz="0" w:space="0" w:color="auto"/>
                                                                        <w:bottom w:val="none" w:sz="0" w:space="0" w:color="auto"/>
                                                                        <w:right w:val="none" w:sz="0" w:space="0" w:color="auto"/>
                                                                      </w:divBdr>
                                                                    </w:div>
                                                                    <w:div w:id="774177797">
                                                                      <w:marLeft w:val="0"/>
                                                                      <w:marRight w:val="0"/>
                                                                      <w:marTop w:val="0"/>
                                                                      <w:marBottom w:val="0"/>
                                                                      <w:divBdr>
                                                                        <w:top w:val="none" w:sz="0" w:space="0" w:color="auto"/>
                                                                        <w:left w:val="none" w:sz="0" w:space="0" w:color="auto"/>
                                                                        <w:bottom w:val="none" w:sz="0" w:space="0" w:color="auto"/>
                                                                        <w:right w:val="none" w:sz="0" w:space="0" w:color="auto"/>
                                                                      </w:divBdr>
                                                                    </w:div>
                                                                    <w:div w:id="776100625">
                                                                      <w:marLeft w:val="0"/>
                                                                      <w:marRight w:val="0"/>
                                                                      <w:marTop w:val="0"/>
                                                                      <w:marBottom w:val="0"/>
                                                                      <w:divBdr>
                                                                        <w:top w:val="none" w:sz="0" w:space="0" w:color="auto"/>
                                                                        <w:left w:val="none" w:sz="0" w:space="0" w:color="auto"/>
                                                                        <w:bottom w:val="none" w:sz="0" w:space="0" w:color="auto"/>
                                                                        <w:right w:val="none" w:sz="0" w:space="0" w:color="auto"/>
                                                                      </w:divBdr>
                                                                    </w:div>
                                                                    <w:div w:id="806437924">
                                                                      <w:marLeft w:val="0"/>
                                                                      <w:marRight w:val="0"/>
                                                                      <w:marTop w:val="0"/>
                                                                      <w:marBottom w:val="0"/>
                                                                      <w:divBdr>
                                                                        <w:top w:val="none" w:sz="0" w:space="0" w:color="auto"/>
                                                                        <w:left w:val="none" w:sz="0" w:space="0" w:color="auto"/>
                                                                        <w:bottom w:val="none" w:sz="0" w:space="0" w:color="auto"/>
                                                                        <w:right w:val="none" w:sz="0" w:space="0" w:color="auto"/>
                                                                      </w:divBdr>
                                                                    </w:div>
                                                                    <w:div w:id="833028478">
                                                                      <w:marLeft w:val="0"/>
                                                                      <w:marRight w:val="0"/>
                                                                      <w:marTop w:val="0"/>
                                                                      <w:marBottom w:val="0"/>
                                                                      <w:divBdr>
                                                                        <w:top w:val="none" w:sz="0" w:space="0" w:color="auto"/>
                                                                        <w:left w:val="none" w:sz="0" w:space="0" w:color="auto"/>
                                                                        <w:bottom w:val="none" w:sz="0" w:space="0" w:color="auto"/>
                                                                        <w:right w:val="none" w:sz="0" w:space="0" w:color="auto"/>
                                                                      </w:divBdr>
                                                                    </w:div>
                                                                    <w:div w:id="836506384">
                                                                      <w:marLeft w:val="0"/>
                                                                      <w:marRight w:val="0"/>
                                                                      <w:marTop w:val="0"/>
                                                                      <w:marBottom w:val="0"/>
                                                                      <w:divBdr>
                                                                        <w:top w:val="none" w:sz="0" w:space="0" w:color="auto"/>
                                                                        <w:left w:val="none" w:sz="0" w:space="0" w:color="auto"/>
                                                                        <w:bottom w:val="none" w:sz="0" w:space="0" w:color="auto"/>
                                                                        <w:right w:val="none" w:sz="0" w:space="0" w:color="auto"/>
                                                                      </w:divBdr>
                                                                    </w:div>
                                                                    <w:div w:id="872809206">
                                                                      <w:marLeft w:val="0"/>
                                                                      <w:marRight w:val="0"/>
                                                                      <w:marTop w:val="0"/>
                                                                      <w:marBottom w:val="0"/>
                                                                      <w:divBdr>
                                                                        <w:top w:val="none" w:sz="0" w:space="0" w:color="auto"/>
                                                                        <w:left w:val="none" w:sz="0" w:space="0" w:color="auto"/>
                                                                        <w:bottom w:val="none" w:sz="0" w:space="0" w:color="auto"/>
                                                                        <w:right w:val="none" w:sz="0" w:space="0" w:color="auto"/>
                                                                      </w:divBdr>
                                                                    </w:div>
                                                                    <w:div w:id="888687418">
                                                                      <w:marLeft w:val="0"/>
                                                                      <w:marRight w:val="0"/>
                                                                      <w:marTop w:val="0"/>
                                                                      <w:marBottom w:val="0"/>
                                                                      <w:divBdr>
                                                                        <w:top w:val="none" w:sz="0" w:space="0" w:color="auto"/>
                                                                        <w:left w:val="none" w:sz="0" w:space="0" w:color="auto"/>
                                                                        <w:bottom w:val="none" w:sz="0" w:space="0" w:color="auto"/>
                                                                        <w:right w:val="none" w:sz="0" w:space="0" w:color="auto"/>
                                                                      </w:divBdr>
                                                                    </w:div>
                                                                    <w:div w:id="894663128">
                                                                      <w:marLeft w:val="0"/>
                                                                      <w:marRight w:val="0"/>
                                                                      <w:marTop w:val="0"/>
                                                                      <w:marBottom w:val="0"/>
                                                                      <w:divBdr>
                                                                        <w:top w:val="none" w:sz="0" w:space="0" w:color="auto"/>
                                                                        <w:left w:val="none" w:sz="0" w:space="0" w:color="auto"/>
                                                                        <w:bottom w:val="none" w:sz="0" w:space="0" w:color="auto"/>
                                                                        <w:right w:val="none" w:sz="0" w:space="0" w:color="auto"/>
                                                                      </w:divBdr>
                                                                    </w:div>
                                                                    <w:div w:id="920413551">
                                                                      <w:marLeft w:val="0"/>
                                                                      <w:marRight w:val="0"/>
                                                                      <w:marTop w:val="0"/>
                                                                      <w:marBottom w:val="0"/>
                                                                      <w:divBdr>
                                                                        <w:top w:val="none" w:sz="0" w:space="0" w:color="auto"/>
                                                                        <w:left w:val="none" w:sz="0" w:space="0" w:color="auto"/>
                                                                        <w:bottom w:val="none" w:sz="0" w:space="0" w:color="auto"/>
                                                                        <w:right w:val="none" w:sz="0" w:space="0" w:color="auto"/>
                                                                      </w:divBdr>
                                                                    </w:div>
                                                                    <w:div w:id="953750332">
                                                                      <w:marLeft w:val="0"/>
                                                                      <w:marRight w:val="0"/>
                                                                      <w:marTop w:val="0"/>
                                                                      <w:marBottom w:val="0"/>
                                                                      <w:divBdr>
                                                                        <w:top w:val="none" w:sz="0" w:space="0" w:color="auto"/>
                                                                        <w:left w:val="none" w:sz="0" w:space="0" w:color="auto"/>
                                                                        <w:bottom w:val="none" w:sz="0" w:space="0" w:color="auto"/>
                                                                        <w:right w:val="none" w:sz="0" w:space="0" w:color="auto"/>
                                                                      </w:divBdr>
                                                                    </w:div>
                                                                    <w:div w:id="1033505611">
                                                                      <w:marLeft w:val="0"/>
                                                                      <w:marRight w:val="0"/>
                                                                      <w:marTop w:val="0"/>
                                                                      <w:marBottom w:val="0"/>
                                                                      <w:divBdr>
                                                                        <w:top w:val="none" w:sz="0" w:space="0" w:color="auto"/>
                                                                        <w:left w:val="none" w:sz="0" w:space="0" w:color="auto"/>
                                                                        <w:bottom w:val="none" w:sz="0" w:space="0" w:color="auto"/>
                                                                        <w:right w:val="none" w:sz="0" w:space="0" w:color="auto"/>
                                                                      </w:divBdr>
                                                                    </w:div>
                                                                    <w:div w:id="1034620623">
                                                                      <w:marLeft w:val="0"/>
                                                                      <w:marRight w:val="0"/>
                                                                      <w:marTop w:val="0"/>
                                                                      <w:marBottom w:val="0"/>
                                                                      <w:divBdr>
                                                                        <w:top w:val="none" w:sz="0" w:space="0" w:color="auto"/>
                                                                        <w:left w:val="none" w:sz="0" w:space="0" w:color="auto"/>
                                                                        <w:bottom w:val="none" w:sz="0" w:space="0" w:color="auto"/>
                                                                        <w:right w:val="none" w:sz="0" w:space="0" w:color="auto"/>
                                                                      </w:divBdr>
                                                                    </w:div>
                                                                    <w:div w:id="1091899880">
                                                                      <w:marLeft w:val="0"/>
                                                                      <w:marRight w:val="0"/>
                                                                      <w:marTop w:val="0"/>
                                                                      <w:marBottom w:val="0"/>
                                                                      <w:divBdr>
                                                                        <w:top w:val="none" w:sz="0" w:space="0" w:color="auto"/>
                                                                        <w:left w:val="none" w:sz="0" w:space="0" w:color="auto"/>
                                                                        <w:bottom w:val="none" w:sz="0" w:space="0" w:color="auto"/>
                                                                        <w:right w:val="none" w:sz="0" w:space="0" w:color="auto"/>
                                                                      </w:divBdr>
                                                                    </w:div>
                                                                    <w:div w:id="1107311599">
                                                                      <w:marLeft w:val="0"/>
                                                                      <w:marRight w:val="0"/>
                                                                      <w:marTop w:val="0"/>
                                                                      <w:marBottom w:val="0"/>
                                                                      <w:divBdr>
                                                                        <w:top w:val="none" w:sz="0" w:space="0" w:color="auto"/>
                                                                        <w:left w:val="none" w:sz="0" w:space="0" w:color="auto"/>
                                                                        <w:bottom w:val="none" w:sz="0" w:space="0" w:color="auto"/>
                                                                        <w:right w:val="none" w:sz="0" w:space="0" w:color="auto"/>
                                                                      </w:divBdr>
                                                                    </w:div>
                                                                    <w:div w:id="1118792375">
                                                                      <w:marLeft w:val="0"/>
                                                                      <w:marRight w:val="0"/>
                                                                      <w:marTop w:val="0"/>
                                                                      <w:marBottom w:val="0"/>
                                                                      <w:divBdr>
                                                                        <w:top w:val="none" w:sz="0" w:space="0" w:color="auto"/>
                                                                        <w:left w:val="none" w:sz="0" w:space="0" w:color="auto"/>
                                                                        <w:bottom w:val="none" w:sz="0" w:space="0" w:color="auto"/>
                                                                        <w:right w:val="none" w:sz="0" w:space="0" w:color="auto"/>
                                                                      </w:divBdr>
                                                                    </w:div>
                                                                    <w:div w:id="1139036137">
                                                                      <w:marLeft w:val="0"/>
                                                                      <w:marRight w:val="0"/>
                                                                      <w:marTop w:val="0"/>
                                                                      <w:marBottom w:val="0"/>
                                                                      <w:divBdr>
                                                                        <w:top w:val="none" w:sz="0" w:space="0" w:color="auto"/>
                                                                        <w:left w:val="none" w:sz="0" w:space="0" w:color="auto"/>
                                                                        <w:bottom w:val="none" w:sz="0" w:space="0" w:color="auto"/>
                                                                        <w:right w:val="none" w:sz="0" w:space="0" w:color="auto"/>
                                                                      </w:divBdr>
                                                                    </w:div>
                                                                    <w:div w:id="1140078387">
                                                                      <w:marLeft w:val="0"/>
                                                                      <w:marRight w:val="0"/>
                                                                      <w:marTop w:val="0"/>
                                                                      <w:marBottom w:val="0"/>
                                                                      <w:divBdr>
                                                                        <w:top w:val="none" w:sz="0" w:space="0" w:color="auto"/>
                                                                        <w:left w:val="none" w:sz="0" w:space="0" w:color="auto"/>
                                                                        <w:bottom w:val="none" w:sz="0" w:space="0" w:color="auto"/>
                                                                        <w:right w:val="none" w:sz="0" w:space="0" w:color="auto"/>
                                                                      </w:divBdr>
                                                                    </w:div>
                                                                    <w:div w:id="1154031791">
                                                                      <w:marLeft w:val="0"/>
                                                                      <w:marRight w:val="0"/>
                                                                      <w:marTop w:val="0"/>
                                                                      <w:marBottom w:val="0"/>
                                                                      <w:divBdr>
                                                                        <w:top w:val="none" w:sz="0" w:space="0" w:color="auto"/>
                                                                        <w:left w:val="none" w:sz="0" w:space="0" w:color="auto"/>
                                                                        <w:bottom w:val="none" w:sz="0" w:space="0" w:color="auto"/>
                                                                        <w:right w:val="none" w:sz="0" w:space="0" w:color="auto"/>
                                                                      </w:divBdr>
                                                                    </w:div>
                                                                    <w:div w:id="1170019880">
                                                                      <w:marLeft w:val="0"/>
                                                                      <w:marRight w:val="0"/>
                                                                      <w:marTop w:val="0"/>
                                                                      <w:marBottom w:val="0"/>
                                                                      <w:divBdr>
                                                                        <w:top w:val="none" w:sz="0" w:space="0" w:color="auto"/>
                                                                        <w:left w:val="none" w:sz="0" w:space="0" w:color="auto"/>
                                                                        <w:bottom w:val="none" w:sz="0" w:space="0" w:color="auto"/>
                                                                        <w:right w:val="none" w:sz="0" w:space="0" w:color="auto"/>
                                                                      </w:divBdr>
                                                                    </w:div>
                                                                    <w:div w:id="1178619180">
                                                                      <w:marLeft w:val="0"/>
                                                                      <w:marRight w:val="0"/>
                                                                      <w:marTop w:val="0"/>
                                                                      <w:marBottom w:val="0"/>
                                                                      <w:divBdr>
                                                                        <w:top w:val="none" w:sz="0" w:space="0" w:color="auto"/>
                                                                        <w:left w:val="none" w:sz="0" w:space="0" w:color="auto"/>
                                                                        <w:bottom w:val="none" w:sz="0" w:space="0" w:color="auto"/>
                                                                        <w:right w:val="none" w:sz="0" w:space="0" w:color="auto"/>
                                                                      </w:divBdr>
                                                                    </w:div>
                                                                    <w:div w:id="1239751485">
                                                                      <w:marLeft w:val="0"/>
                                                                      <w:marRight w:val="0"/>
                                                                      <w:marTop w:val="0"/>
                                                                      <w:marBottom w:val="0"/>
                                                                      <w:divBdr>
                                                                        <w:top w:val="none" w:sz="0" w:space="0" w:color="auto"/>
                                                                        <w:left w:val="none" w:sz="0" w:space="0" w:color="auto"/>
                                                                        <w:bottom w:val="none" w:sz="0" w:space="0" w:color="auto"/>
                                                                        <w:right w:val="none" w:sz="0" w:space="0" w:color="auto"/>
                                                                      </w:divBdr>
                                                                    </w:div>
                                                                    <w:div w:id="1279222927">
                                                                      <w:marLeft w:val="0"/>
                                                                      <w:marRight w:val="0"/>
                                                                      <w:marTop w:val="0"/>
                                                                      <w:marBottom w:val="0"/>
                                                                      <w:divBdr>
                                                                        <w:top w:val="none" w:sz="0" w:space="0" w:color="auto"/>
                                                                        <w:left w:val="none" w:sz="0" w:space="0" w:color="auto"/>
                                                                        <w:bottom w:val="none" w:sz="0" w:space="0" w:color="auto"/>
                                                                        <w:right w:val="none" w:sz="0" w:space="0" w:color="auto"/>
                                                                      </w:divBdr>
                                                                    </w:div>
                                                                    <w:div w:id="1314487373">
                                                                      <w:marLeft w:val="0"/>
                                                                      <w:marRight w:val="0"/>
                                                                      <w:marTop w:val="0"/>
                                                                      <w:marBottom w:val="0"/>
                                                                      <w:divBdr>
                                                                        <w:top w:val="none" w:sz="0" w:space="0" w:color="auto"/>
                                                                        <w:left w:val="none" w:sz="0" w:space="0" w:color="auto"/>
                                                                        <w:bottom w:val="none" w:sz="0" w:space="0" w:color="auto"/>
                                                                        <w:right w:val="none" w:sz="0" w:space="0" w:color="auto"/>
                                                                      </w:divBdr>
                                                                    </w:div>
                                                                    <w:div w:id="1335066494">
                                                                      <w:marLeft w:val="0"/>
                                                                      <w:marRight w:val="0"/>
                                                                      <w:marTop w:val="0"/>
                                                                      <w:marBottom w:val="0"/>
                                                                      <w:divBdr>
                                                                        <w:top w:val="none" w:sz="0" w:space="0" w:color="auto"/>
                                                                        <w:left w:val="none" w:sz="0" w:space="0" w:color="auto"/>
                                                                        <w:bottom w:val="none" w:sz="0" w:space="0" w:color="auto"/>
                                                                        <w:right w:val="none" w:sz="0" w:space="0" w:color="auto"/>
                                                                      </w:divBdr>
                                                                    </w:div>
                                                                    <w:div w:id="1341198480">
                                                                      <w:marLeft w:val="0"/>
                                                                      <w:marRight w:val="0"/>
                                                                      <w:marTop w:val="0"/>
                                                                      <w:marBottom w:val="0"/>
                                                                      <w:divBdr>
                                                                        <w:top w:val="none" w:sz="0" w:space="0" w:color="auto"/>
                                                                        <w:left w:val="none" w:sz="0" w:space="0" w:color="auto"/>
                                                                        <w:bottom w:val="none" w:sz="0" w:space="0" w:color="auto"/>
                                                                        <w:right w:val="none" w:sz="0" w:space="0" w:color="auto"/>
                                                                      </w:divBdr>
                                                                    </w:div>
                                                                    <w:div w:id="1376277364">
                                                                      <w:marLeft w:val="0"/>
                                                                      <w:marRight w:val="0"/>
                                                                      <w:marTop w:val="0"/>
                                                                      <w:marBottom w:val="0"/>
                                                                      <w:divBdr>
                                                                        <w:top w:val="none" w:sz="0" w:space="0" w:color="auto"/>
                                                                        <w:left w:val="none" w:sz="0" w:space="0" w:color="auto"/>
                                                                        <w:bottom w:val="none" w:sz="0" w:space="0" w:color="auto"/>
                                                                        <w:right w:val="none" w:sz="0" w:space="0" w:color="auto"/>
                                                                      </w:divBdr>
                                                                    </w:div>
                                                                    <w:div w:id="1390494906">
                                                                      <w:marLeft w:val="0"/>
                                                                      <w:marRight w:val="0"/>
                                                                      <w:marTop w:val="0"/>
                                                                      <w:marBottom w:val="0"/>
                                                                      <w:divBdr>
                                                                        <w:top w:val="none" w:sz="0" w:space="0" w:color="auto"/>
                                                                        <w:left w:val="none" w:sz="0" w:space="0" w:color="auto"/>
                                                                        <w:bottom w:val="none" w:sz="0" w:space="0" w:color="auto"/>
                                                                        <w:right w:val="none" w:sz="0" w:space="0" w:color="auto"/>
                                                                      </w:divBdr>
                                                                    </w:div>
                                                                    <w:div w:id="1433089965">
                                                                      <w:marLeft w:val="0"/>
                                                                      <w:marRight w:val="0"/>
                                                                      <w:marTop w:val="0"/>
                                                                      <w:marBottom w:val="0"/>
                                                                      <w:divBdr>
                                                                        <w:top w:val="none" w:sz="0" w:space="0" w:color="auto"/>
                                                                        <w:left w:val="none" w:sz="0" w:space="0" w:color="auto"/>
                                                                        <w:bottom w:val="none" w:sz="0" w:space="0" w:color="auto"/>
                                                                        <w:right w:val="none" w:sz="0" w:space="0" w:color="auto"/>
                                                                      </w:divBdr>
                                                                    </w:div>
                                                                    <w:div w:id="1475027861">
                                                                      <w:marLeft w:val="0"/>
                                                                      <w:marRight w:val="0"/>
                                                                      <w:marTop w:val="0"/>
                                                                      <w:marBottom w:val="0"/>
                                                                      <w:divBdr>
                                                                        <w:top w:val="none" w:sz="0" w:space="0" w:color="auto"/>
                                                                        <w:left w:val="none" w:sz="0" w:space="0" w:color="auto"/>
                                                                        <w:bottom w:val="none" w:sz="0" w:space="0" w:color="auto"/>
                                                                        <w:right w:val="none" w:sz="0" w:space="0" w:color="auto"/>
                                                                      </w:divBdr>
                                                                    </w:div>
                                                                    <w:div w:id="1477993752">
                                                                      <w:marLeft w:val="0"/>
                                                                      <w:marRight w:val="0"/>
                                                                      <w:marTop w:val="0"/>
                                                                      <w:marBottom w:val="0"/>
                                                                      <w:divBdr>
                                                                        <w:top w:val="none" w:sz="0" w:space="0" w:color="auto"/>
                                                                        <w:left w:val="none" w:sz="0" w:space="0" w:color="auto"/>
                                                                        <w:bottom w:val="none" w:sz="0" w:space="0" w:color="auto"/>
                                                                        <w:right w:val="none" w:sz="0" w:space="0" w:color="auto"/>
                                                                      </w:divBdr>
                                                                    </w:div>
                                                                    <w:div w:id="1487555505">
                                                                      <w:marLeft w:val="0"/>
                                                                      <w:marRight w:val="0"/>
                                                                      <w:marTop w:val="0"/>
                                                                      <w:marBottom w:val="0"/>
                                                                      <w:divBdr>
                                                                        <w:top w:val="none" w:sz="0" w:space="0" w:color="auto"/>
                                                                        <w:left w:val="none" w:sz="0" w:space="0" w:color="auto"/>
                                                                        <w:bottom w:val="none" w:sz="0" w:space="0" w:color="auto"/>
                                                                        <w:right w:val="none" w:sz="0" w:space="0" w:color="auto"/>
                                                                      </w:divBdr>
                                                                    </w:div>
                                                                    <w:div w:id="1528180356">
                                                                      <w:marLeft w:val="0"/>
                                                                      <w:marRight w:val="0"/>
                                                                      <w:marTop w:val="0"/>
                                                                      <w:marBottom w:val="0"/>
                                                                      <w:divBdr>
                                                                        <w:top w:val="none" w:sz="0" w:space="0" w:color="auto"/>
                                                                        <w:left w:val="none" w:sz="0" w:space="0" w:color="auto"/>
                                                                        <w:bottom w:val="none" w:sz="0" w:space="0" w:color="auto"/>
                                                                        <w:right w:val="none" w:sz="0" w:space="0" w:color="auto"/>
                                                                      </w:divBdr>
                                                                    </w:div>
                                                                    <w:div w:id="1541745498">
                                                                      <w:marLeft w:val="0"/>
                                                                      <w:marRight w:val="0"/>
                                                                      <w:marTop w:val="0"/>
                                                                      <w:marBottom w:val="0"/>
                                                                      <w:divBdr>
                                                                        <w:top w:val="none" w:sz="0" w:space="0" w:color="auto"/>
                                                                        <w:left w:val="none" w:sz="0" w:space="0" w:color="auto"/>
                                                                        <w:bottom w:val="none" w:sz="0" w:space="0" w:color="auto"/>
                                                                        <w:right w:val="none" w:sz="0" w:space="0" w:color="auto"/>
                                                                      </w:divBdr>
                                                                    </w:div>
                                                                    <w:div w:id="1581789164">
                                                                      <w:marLeft w:val="0"/>
                                                                      <w:marRight w:val="0"/>
                                                                      <w:marTop w:val="0"/>
                                                                      <w:marBottom w:val="0"/>
                                                                      <w:divBdr>
                                                                        <w:top w:val="none" w:sz="0" w:space="0" w:color="auto"/>
                                                                        <w:left w:val="none" w:sz="0" w:space="0" w:color="auto"/>
                                                                        <w:bottom w:val="none" w:sz="0" w:space="0" w:color="auto"/>
                                                                        <w:right w:val="none" w:sz="0" w:space="0" w:color="auto"/>
                                                                      </w:divBdr>
                                                                    </w:div>
                                                                    <w:div w:id="1586495764">
                                                                      <w:marLeft w:val="0"/>
                                                                      <w:marRight w:val="0"/>
                                                                      <w:marTop w:val="0"/>
                                                                      <w:marBottom w:val="0"/>
                                                                      <w:divBdr>
                                                                        <w:top w:val="none" w:sz="0" w:space="0" w:color="auto"/>
                                                                        <w:left w:val="none" w:sz="0" w:space="0" w:color="auto"/>
                                                                        <w:bottom w:val="none" w:sz="0" w:space="0" w:color="auto"/>
                                                                        <w:right w:val="none" w:sz="0" w:space="0" w:color="auto"/>
                                                                      </w:divBdr>
                                                                    </w:div>
                                                                    <w:div w:id="1600141727">
                                                                      <w:marLeft w:val="0"/>
                                                                      <w:marRight w:val="0"/>
                                                                      <w:marTop w:val="0"/>
                                                                      <w:marBottom w:val="0"/>
                                                                      <w:divBdr>
                                                                        <w:top w:val="none" w:sz="0" w:space="0" w:color="auto"/>
                                                                        <w:left w:val="none" w:sz="0" w:space="0" w:color="auto"/>
                                                                        <w:bottom w:val="none" w:sz="0" w:space="0" w:color="auto"/>
                                                                        <w:right w:val="none" w:sz="0" w:space="0" w:color="auto"/>
                                                                      </w:divBdr>
                                                                    </w:div>
                                                                    <w:div w:id="1606688042">
                                                                      <w:marLeft w:val="0"/>
                                                                      <w:marRight w:val="0"/>
                                                                      <w:marTop w:val="0"/>
                                                                      <w:marBottom w:val="0"/>
                                                                      <w:divBdr>
                                                                        <w:top w:val="none" w:sz="0" w:space="0" w:color="auto"/>
                                                                        <w:left w:val="none" w:sz="0" w:space="0" w:color="auto"/>
                                                                        <w:bottom w:val="none" w:sz="0" w:space="0" w:color="auto"/>
                                                                        <w:right w:val="none" w:sz="0" w:space="0" w:color="auto"/>
                                                                      </w:divBdr>
                                                                    </w:div>
                                                                    <w:div w:id="1615090567">
                                                                      <w:marLeft w:val="0"/>
                                                                      <w:marRight w:val="0"/>
                                                                      <w:marTop w:val="0"/>
                                                                      <w:marBottom w:val="0"/>
                                                                      <w:divBdr>
                                                                        <w:top w:val="none" w:sz="0" w:space="0" w:color="auto"/>
                                                                        <w:left w:val="none" w:sz="0" w:space="0" w:color="auto"/>
                                                                        <w:bottom w:val="none" w:sz="0" w:space="0" w:color="auto"/>
                                                                        <w:right w:val="none" w:sz="0" w:space="0" w:color="auto"/>
                                                                      </w:divBdr>
                                                                    </w:div>
                                                                    <w:div w:id="1633440142">
                                                                      <w:marLeft w:val="0"/>
                                                                      <w:marRight w:val="0"/>
                                                                      <w:marTop w:val="0"/>
                                                                      <w:marBottom w:val="0"/>
                                                                      <w:divBdr>
                                                                        <w:top w:val="none" w:sz="0" w:space="0" w:color="auto"/>
                                                                        <w:left w:val="none" w:sz="0" w:space="0" w:color="auto"/>
                                                                        <w:bottom w:val="none" w:sz="0" w:space="0" w:color="auto"/>
                                                                        <w:right w:val="none" w:sz="0" w:space="0" w:color="auto"/>
                                                                      </w:divBdr>
                                                                    </w:div>
                                                                    <w:div w:id="1640721720">
                                                                      <w:marLeft w:val="0"/>
                                                                      <w:marRight w:val="0"/>
                                                                      <w:marTop w:val="0"/>
                                                                      <w:marBottom w:val="0"/>
                                                                      <w:divBdr>
                                                                        <w:top w:val="none" w:sz="0" w:space="0" w:color="auto"/>
                                                                        <w:left w:val="none" w:sz="0" w:space="0" w:color="auto"/>
                                                                        <w:bottom w:val="none" w:sz="0" w:space="0" w:color="auto"/>
                                                                        <w:right w:val="none" w:sz="0" w:space="0" w:color="auto"/>
                                                                      </w:divBdr>
                                                                    </w:div>
                                                                    <w:div w:id="1658993712">
                                                                      <w:marLeft w:val="0"/>
                                                                      <w:marRight w:val="0"/>
                                                                      <w:marTop w:val="0"/>
                                                                      <w:marBottom w:val="0"/>
                                                                      <w:divBdr>
                                                                        <w:top w:val="none" w:sz="0" w:space="0" w:color="auto"/>
                                                                        <w:left w:val="none" w:sz="0" w:space="0" w:color="auto"/>
                                                                        <w:bottom w:val="none" w:sz="0" w:space="0" w:color="auto"/>
                                                                        <w:right w:val="none" w:sz="0" w:space="0" w:color="auto"/>
                                                                      </w:divBdr>
                                                                    </w:div>
                                                                    <w:div w:id="1659267835">
                                                                      <w:marLeft w:val="0"/>
                                                                      <w:marRight w:val="0"/>
                                                                      <w:marTop w:val="0"/>
                                                                      <w:marBottom w:val="0"/>
                                                                      <w:divBdr>
                                                                        <w:top w:val="none" w:sz="0" w:space="0" w:color="auto"/>
                                                                        <w:left w:val="none" w:sz="0" w:space="0" w:color="auto"/>
                                                                        <w:bottom w:val="none" w:sz="0" w:space="0" w:color="auto"/>
                                                                        <w:right w:val="none" w:sz="0" w:space="0" w:color="auto"/>
                                                                      </w:divBdr>
                                                                    </w:div>
                                                                    <w:div w:id="1681160471">
                                                                      <w:marLeft w:val="0"/>
                                                                      <w:marRight w:val="0"/>
                                                                      <w:marTop w:val="0"/>
                                                                      <w:marBottom w:val="0"/>
                                                                      <w:divBdr>
                                                                        <w:top w:val="none" w:sz="0" w:space="0" w:color="auto"/>
                                                                        <w:left w:val="none" w:sz="0" w:space="0" w:color="auto"/>
                                                                        <w:bottom w:val="none" w:sz="0" w:space="0" w:color="auto"/>
                                                                        <w:right w:val="none" w:sz="0" w:space="0" w:color="auto"/>
                                                                      </w:divBdr>
                                                                    </w:div>
                                                                    <w:div w:id="1701780846">
                                                                      <w:marLeft w:val="0"/>
                                                                      <w:marRight w:val="0"/>
                                                                      <w:marTop w:val="0"/>
                                                                      <w:marBottom w:val="0"/>
                                                                      <w:divBdr>
                                                                        <w:top w:val="none" w:sz="0" w:space="0" w:color="auto"/>
                                                                        <w:left w:val="none" w:sz="0" w:space="0" w:color="auto"/>
                                                                        <w:bottom w:val="none" w:sz="0" w:space="0" w:color="auto"/>
                                                                        <w:right w:val="none" w:sz="0" w:space="0" w:color="auto"/>
                                                                      </w:divBdr>
                                                                    </w:div>
                                                                    <w:div w:id="1729649825">
                                                                      <w:marLeft w:val="0"/>
                                                                      <w:marRight w:val="0"/>
                                                                      <w:marTop w:val="0"/>
                                                                      <w:marBottom w:val="0"/>
                                                                      <w:divBdr>
                                                                        <w:top w:val="none" w:sz="0" w:space="0" w:color="auto"/>
                                                                        <w:left w:val="none" w:sz="0" w:space="0" w:color="auto"/>
                                                                        <w:bottom w:val="none" w:sz="0" w:space="0" w:color="auto"/>
                                                                        <w:right w:val="none" w:sz="0" w:space="0" w:color="auto"/>
                                                                      </w:divBdr>
                                                                    </w:div>
                                                                    <w:div w:id="1732804071">
                                                                      <w:marLeft w:val="0"/>
                                                                      <w:marRight w:val="0"/>
                                                                      <w:marTop w:val="0"/>
                                                                      <w:marBottom w:val="0"/>
                                                                      <w:divBdr>
                                                                        <w:top w:val="none" w:sz="0" w:space="0" w:color="auto"/>
                                                                        <w:left w:val="none" w:sz="0" w:space="0" w:color="auto"/>
                                                                        <w:bottom w:val="none" w:sz="0" w:space="0" w:color="auto"/>
                                                                        <w:right w:val="none" w:sz="0" w:space="0" w:color="auto"/>
                                                                      </w:divBdr>
                                                                    </w:div>
                                                                    <w:div w:id="1748573657">
                                                                      <w:marLeft w:val="0"/>
                                                                      <w:marRight w:val="0"/>
                                                                      <w:marTop w:val="0"/>
                                                                      <w:marBottom w:val="0"/>
                                                                      <w:divBdr>
                                                                        <w:top w:val="none" w:sz="0" w:space="0" w:color="auto"/>
                                                                        <w:left w:val="none" w:sz="0" w:space="0" w:color="auto"/>
                                                                        <w:bottom w:val="none" w:sz="0" w:space="0" w:color="auto"/>
                                                                        <w:right w:val="none" w:sz="0" w:space="0" w:color="auto"/>
                                                                      </w:divBdr>
                                                                    </w:div>
                                                                    <w:div w:id="1749113432">
                                                                      <w:marLeft w:val="0"/>
                                                                      <w:marRight w:val="0"/>
                                                                      <w:marTop w:val="0"/>
                                                                      <w:marBottom w:val="0"/>
                                                                      <w:divBdr>
                                                                        <w:top w:val="none" w:sz="0" w:space="0" w:color="auto"/>
                                                                        <w:left w:val="none" w:sz="0" w:space="0" w:color="auto"/>
                                                                        <w:bottom w:val="none" w:sz="0" w:space="0" w:color="auto"/>
                                                                        <w:right w:val="none" w:sz="0" w:space="0" w:color="auto"/>
                                                                      </w:divBdr>
                                                                    </w:div>
                                                                    <w:div w:id="1775587860">
                                                                      <w:marLeft w:val="0"/>
                                                                      <w:marRight w:val="0"/>
                                                                      <w:marTop w:val="0"/>
                                                                      <w:marBottom w:val="0"/>
                                                                      <w:divBdr>
                                                                        <w:top w:val="none" w:sz="0" w:space="0" w:color="auto"/>
                                                                        <w:left w:val="none" w:sz="0" w:space="0" w:color="auto"/>
                                                                        <w:bottom w:val="none" w:sz="0" w:space="0" w:color="auto"/>
                                                                        <w:right w:val="none" w:sz="0" w:space="0" w:color="auto"/>
                                                                      </w:divBdr>
                                                                    </w:div>
                                                                    <w:div w:id="1783914687">
                                                                      <w:marLeft w:val="0"/>
                                                                      <w:marRight w:val="0"/>
                                                                      <w:marTop w:val="0"/>
                                                                      <w:marBottom w:val="0"/>
                                                                      <w:divBdr>
                                                                        <w:top w:val="none" w:sz="0" w:space="0" w:color="auto"/>
                                                                        <w:left w:val="none" w:sz="0" w:space="0" w:color="auto"/>
                                                                        <w:bottom w:val="none" w:sz="0" w:space="0" w:color="auto"/>
                                                                        <w:right w:val="none" w:sz="0" w:space="0" w:color="auto"/>
                                                                      </w:divBdr>
                                                                    </w:div>
                                                                    <w:div w:id="1784423843">
                                                                      <w:marLeft w:val="0"/>
                                                                      <w:marRight w:val="0"/>
                                                                      <w:marTop w:val="0"/>
                                                                      <w:marBottom w:val="0"/>
                                                                      <w:divBdr>
                                                                        <w:top w:val="none" w:sz="0" w:space="0" w:color="auto"/>
                                                                        <w:left w:val="none" w:sz="0" w:space="0" w:color="auto"/>
                                                                        <w:bottom w:val="none" w:sz="0" w:space="0" w:color="auto"/>
                                                                        <w:right w:val="none" w:sz="0" w:space="0" w:color="auto"/>
                                                                      </w:divBdr>
                                                                    </w:div>
                                                                    <w:div w:id="1803234778">
                                                                      <w:marLeft w:val="0"/>
                                                                      <w:marRight w:val="0"/>
                                                                      <w:marTop w:val="0"/>
                                                                      <w:marBottom w:val="0"/>
                                                                      <w:divBdr>
                                                                        <w:top w:val="none" w:sz="0" w:space="0" w:color="auto"/>
                                                                        <w:left w:val="none" w:sz="0" w:space="0" w:color="auto"/>
                                                                        <w:bottom w:val="none" w:sz="0" w:space="0" w:color="auto"/>
                                                                        <w:right w:val="none" w:sz="0" w:space="0" w:color="auto"/>
                                                                      </w:divBdr>
                                                                    </w:div>
                                                                    <w:div w:id="1816724970">
                                                                      <w:marLeft w:val="0"/>
                                                                      <w:marRight w:val="0"/>
                                                                      <w:marTop w:val="0"/>
                                                                      <w:marBottom w:val="0"/>
                                                                      <w:divBdr>
                                                                        <w:top w:val="none" w:sz="0" w:space="0" w:color="auto"/>
                                                                        <w:left w:val="none" w:sz="0" w:space="0" w:color="auto"/>
                                                                        <w:bottom w:val="none" w:sz="0" w:space="0" w:color="auto"/>
                                                                        <w:right w:val="none" w:sz="0" w:space="0" w:color="auto"/>
                                                                      </w:divBdr>
                                                                    </w:div>
                                                                    <w:div w:id="1823932757">
                                                                      <w:marLeft w:val="0"/>
                                                                      <w:marRight w:val="0"/>
                                                                      <w:marTop w:val="0"/>
                                                                      <w:marBottom w:val="0"/>
                                                                      <w:divBdr>
                                                                        <w:top w:val="none" w:sz="0" w:space="0" w:color="auto"/>
                                                                        <w:left w:val="none" w:sz="0" w:space="0" w:color="auto"/>
                                                                        <w:bottom w:val="none" w:sz="0" w:space="0" w:color="auto"/>
                                                                        <w:right w:val="none" w:sz="0" w:space="0" w:color="auto"/>
                                                                      </w:divBdr>
                                                                    </w:div>
                                                                    <w:div w:id="1862668395">
                                                                      <w:marLeft w:val="0"/>
                                                                      <w:marRight w:val="0"/>
                                                                      <w:marTop w:val="0"/>
                                                                      <w:marBottom w:val="0"/>
                                                                      <w:divBdr>
                                                                        <w:top w:val="none" w:sz="0" w:space="0" w:color="auto"/>
                                                                        <w:left w:val="none" w:sz="0" w:space="0" w:color="auto"/>
                                                                        <w:bottom w:val="none" w:sz="0" w:space="0" w:color="auto"/>
                                                                        <w:right w:val="none" w:sz="0" w:space="0" w:color="auto"/>
                                                                      </w:divBdr>
                                                                    </w:div>
                                                                    <w:div w:id="1873805839">
                                                                      <w:marLeft w:val="0"/>
                                                                      <w:marRight w:val="0"/>
                                                                      <w:marTop w:val="0"/>
                                                                      <w:marBottom w:val="0"/>
                                                                      <w:divBdr>
                                                                        <w:top w:val="none" w:sz="0" w:space="0" w:color="auto"/>
                                                                        <w:left w:val="none" w:sz="0" w:space="0" w:color="auto"/>
                                                                        <w:bottom w:val="none" w:sz="0" w:space="0" w:color="auto"/>
                                                                        <w:right w:val="none" w:sz="0" w:space="0" w:color="auto"/>
                                                                      </w:divBdr>
                                                                    </w:div>
                                                                    <w:div w:id="1877959400">
                                                                      <w:marLeft w:val="0"/>
                                                                      <w:marRight w:val="0"/>
                                                                      <w:marTop w:val="0"/>
                                                                      <w:marBottom w:val="0"/>
                                                                      <w:divBdr>
                                                                        <w:top w:val="none" w:sz="0" w:space="0" w:color="auto"/>
                                                                        <w:left w:val="none" w:sz="0" w:space="0" w:color="auto"/>
                                                                        <w:bottom w:val="none" w:sz="0" w:space="0" w:color="auto"/>
                                                                        <w:right w:val="none" w:sz="0" w:space="0" w:color="auto"/>
                                                                      </w:divBdr>
                                                                    </w:div>
                                                                    <w:div w:id="1893733015">
                                                                      <w:marLeft w:val="0"/>
                                                                      <w:marRight w:val="0"/>
                                                                      <w:marTop w:val="0"/>
                                                                      <w:marBottom w:val="0"/>
                                                                      <w:divBdr>
                                                                        <w:top w:val="none" w:sz="0" w:space="0" w:color="auto"/>
                                                                        <w:left w:val="none" w:sz="0" w:space="0" w:color="auto"/>
                                                                        <w:bottom w:val="none" w:sz="0" w:space="0" w:color="auto"/>
                                                                        <w:right w:val="none" w:sz="0" w:space="0" w:color="auto"/>
                                                                      </w:divBdr>
                                                                    </w:div>
                                                                    <w:div w:id="1898978549">
                                                                      <w:marLeft w:val="0"/>
                                                                      <w:marRight w:val="0"/>
                                                                      <w:marTop w:val="0"/>
                                                                      <w:marBottom w:val="0"/>
                                                                      <w:divBdr>
                                                                        <w:top w:val="none" w:sz="0" w:space="0" w:color="auto"/>
                                                                        <w:left w:val="none" w:sz="0" w:space="0" w:color="auto"/>
                                                                        <w:bottom w:val="none" w:sz="0" w:space="0" w:color="auto"/>
                                                                        <w:right w:val="none" w:sz="0" w:space="0" w:color="auto"/>
                                                                      </w:divBdr>
                                                                    </w:div>
                                                                    <w:div w:id="1930384107">
                                                                      <w:marLeft w:val="0"/>
                                                                      <w:marRight w:val="0"/>
                                                                      <w:marTop w:val="0"/>
                                                                      <w:marBottom w:val="0"/>
                                                                      <w:divBdr>
                                                                        <w:top w:val="none" w:sz="0" w:space="0" w:color="auto"/>
                                                                        <w:left w:val="none" w:sz="0" w:space="0" w:color="auto"/>
                                                                        <w:bottom w:val="none" w:sz="0" w:space="0" w:color="auto"/>
                                                                        <w:right w:val="none" w:sz="0" w:space="0" w:color="auto"/>
                                                                      </w:divBdr>
                                                                    </w:div>
                                                                    <w:div w:id="1960069295">
                                                                      <w:marLeft w:val="17"/>
                                                                      <w:marRight w:val="17"/>
                                                                      <w:marTop w:val="17"/>
                                                                      <w:marBottom w:val="17"/>
                                                                      <w:divBdr>
                                                                        <w:top w:val="none" w:sz="0" w:space="0" w:color="auto"/>
                                                                        <w:left w:val="none" w:sz="0" w:space="0" w:color="auto"/>
                                                                        <w:bottom w:val="none" w:sz="0" w:space="0" w:color="auto"/>
                                                                        <w:right w:val="none" w:sz="0" w:space="0" w:color="auto"/>
                                                                      </w:divBdr>
                                                                    </w:div>
                                                                    <w:div w:id="1972133212">
                                                                      <w:marLeft w:val="0"/>
                                                                      <w:marRight w:val="0"/>
                                                                      <w:marTop w:val="0"/>
                                                                      <w:marBottom w:val="0"/>
                                                                      <w:divBdr>
                                                                        <w:top w:val="none" w:sz="0" w:space="0" w:color="auto"/>
                                                                        <w:left w:val="none" w:sz="0" w:space="0" w:color="auto"/>
                                                                        <w:bottom w:val="none" w:sz="0" w:space="0" w:color="auto"/>
                                                                        <w:right w:val="none" w:sz="0" w:space="0" w:color="auto"/>
                                                                      </w:divBdr>
                                                                    </w:div>
                                                                    <w:div w:id="2021004163">
                                                                      <w:marLeft w:val="0"/>
                                                                      <w:marRight w:val="0"/>
                                                                      <w:marTop w:val="0"/>
                                                                      <w:marBottom w:val="0"/>
                                                                      <w:divBdr>
                                                                        <w:top w:val="none" w:sz="0" w:space="0" w:color="auto"/>
                                                                        <w:left w:val="none" w:sz="0" w:space="0" w:color="auto"/>
                                                                        <w:bottom w:val="none" w:sz="0" w:space="0" w:color="auto"/>
                                                                        <w:right w:val="none" w:sz="0" w:space="0" w:color="auto"/>
                                                                      </w:divBdr>
                                                                    </w:div>
                                                                    <w:div w:id="2060981160">
                                                                      <w:marLeft w:val="17"/>
                                                                      <w:marRight w:val="17"/>
                                                                      <w:marTop w:val="17"/>
                                                                      <w:marBottom w:val="17"/>
                                                                      <w:divBdr>
                                                                        <w:top w:val="none" w:sz="0" w:space="0" w:color="auto"/>
                                                                        <w:left w:val="none" w:sz="0" w:space="0" w:color="auto"/>
                                                                        <w:bottom w:val="none" w:sz="0" w:space="0" w:color="auto"/>
                                                                        <w:right w:val="none" w:sz="0" w:space="0" w:color="auto"/>
                                                                      </w:divBdr>
                                                                    </w:div>
                                                                    <w:div w:id="2077776262">
                                                                      <w:marLeft w:val="0"/>
                                                                      <w:marRight w:val="0"/>
                                                                      <w:marTop w:val="0"/>
                                                                      <w:marBottom w:val="0"/>
                                                                      <w:divBdr>
                                                                        <w:top w:val="none" w:sz="0" w:space="0" w:color="auto"/>
                                                                        <w:left w:val="none" w:sz="0" w:space="0" w:color="auto"/>
                                                                        <w:bottom w:val="none" w:sz="0" w:space="0" w:color="auto"/>
                                                                        <w:right w:val="none" w:sz="0" w:space="0" w:color="auto"/>
                                                                      </w:divBdr>
                                                                    </w:div>
                                                                    <w:div w:id="2085031137">
                                                                      <w:marLeft w:val="0"/>
                                                                      <w:marRight w:val="0"/>
                                                                      <w:marTop w:val="0"/>
                                                                      <w:marBottom w:val="0"/>
                                                                      <w:divBdr>
                                                                        <w:top w:val="none" w:sz="0" w:space="0" w:color="auto"/>
                                                                        <w:left w:val="none" w:sz="0" w:space="0" w:color="auto"/>
                                                                        <w:bottom w:val="none" w:sz="0" w:space="0" w:color="auto"/>
                                                                        <w:right w:val="none" w:sz="0" w:space="0" w:color="auto"/>
                                                                      </w:divBdr>
                                                                    </w:div>
                                                                    <w:div w:id="213439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981811106">
      <w:bodyDiv w:val="1"/>
      <w:marLeft w:val="0"/>
      <w:marRight w:val="0"/>
      <w:marTop w:val="0"/>
      <w:marBottom w:val="0"/>
      <w:divBdr>
        <w:top w:val="none" w:sz="0" w:space="0" w:color="auto"/>
        <w:left w:val="none" w:sz="0" w:space="0" w:color="auto"/>
        <w:bottom w:val="none" w:sz="0" w:space="0" w:color="auto"/>
        <w:right w:val="none" w:sz="0" w:space="0" w:color="auto"/>
      </w:divBdr>
    </w:div>
    <w:div w:id="2004114762">
      <w:bodyDiv w:val="1"/>
      <w:marLeft w:val="0"/>
      <w:marRight w:val="0"/>
      <w:marTop w:val="0"/>
      <w:marBottom w:val="0"/>
      <w:divBdr>
        <w:top w:val="none" w:sz="0" w:space="0" w:color="auto"/>
        <w:left w:val="none" w:sz="0" w:space="0" w:color="auto"/>
        <w:bottom w:val="none" w:sz="0" w:space="0" w:color="auto"/>
        <w:right w:val="none" w:sz="0" w:space="0" w:color="auto"/>
      </w:divBdr>
    </w:div>
    <w:div w:id="2032101722">
      <w:bodyDiv w:val="1"/>
      <w:marLeft w:val="0"/>
      <w:marRight w:val="0"/>
      <w:marTop w:val="0"/>
      <w:marBottom w:val="0"/>
      <w:divBdr>
        <w:top w:val="none" w:sz="0" w:space="0" w:color="auto"/>
        <w:left w:val="none" w:sz="0" w:space="0" w:color="auto"/>
        <w:bottom w:val="none" w:sz="0" w:space="0" w:color="auto"/>
        <w:right w:val="none" w:sz="0" w:space="0" w:color="auto"/>
      </w:divBdr>
    </w:div>
    <w:div w:id="2080982472">
      <w:bodyDiv w:val="1"/>
      <w:marLeft w:val="0"/>
      <w:marRight w:val="0"/>
      <w:marTop w:val="0"/>
      <w:marBottom w:val="0"/>
      <w:divBdr>
        <w:top w:val="none" w:sz="0" w:space="0" w:color="auto"/>
        <w:left w:val="none" w:sz="0" w:space="0" w:color="auto"/>
        <w:bottom w:val="none" w:sz="0" w:space="0" w:color="auto"/>
        <w:right w:val="none" w:sz="0" w:space="0" w:color="auto"/>
      </w:divBdr>
    </w:div>
    <w:div w:id="2081056078">
      <w:bodyDiv w:val="1"/>
      <w:marLeft w:val="33"/>
      <w:marRight w:val="33"/>
      <w:marTop w:val="0"/>
      <w:marBottom w:val="0"/>
      <w:divBdr>
        <w:top w:val="none" w:sz="0" w:space="0" w:color="auto"/>
        <w:left w:val="none" w:sz="0" w:space="0" w:color="auto"/>
        <w:bottom w:val="none" w:sz="0" w:space="0" w:color="auto"/>
        <w:right w:val="none" w:sz="0" w:space="0" w:color="auto"/>
      </w:divBdr>
      <w:divsChild>
        <w:div w:id="117458488">
          <w:marLeft w:val="0"/>
          <w:marRight w:val="0"/>
          <w:marTop w:val="0"/>
          <w:marBottom w:val="0"/>
          <w:divBdr>
            <w:top w:val="none" w:sz="0" w:space="0" w:color="auto"/>
            <w:left w:val="none" w:sz="0" w:space="0" w:color="auto"/>
            <w:bottom w:val="none" w:sz="0" w:space="0" w:color="auto"/>
            <w:right w:val="none" w:sz="0" w:space="0" w:color="auto"/>
          </w:divBdr>
          <w:divsChild>
            <w:div w:id="3023594">
              <w:marLeft w:val="0"/>
              <w:marRight w:val="0"/>
              <w:marTop w:val="0"/>
              <w:marBottom w:val="0"/>
              <w:divBdr>
                <w:top w:val="none" w:sz="0" w:space="0" w:color="auto"/>
                <w:left w:val="none" w:sz="0" w:space="0" w:color="auto"/>
                <w:bottom w:val="none" w:sz="0" w:space="0" w:color="auto"/>
                <w:right w:val="none" w:sz="0" w:space="0" w:color="auto"/>
              </w:divBdr>
              <w:divsChild>
                <w:div w:id="2010282406">
                  <w:marLeft w:val="201"/>
                  <w:marRight w:val="0"/>
                  <w:marTop w:val="0"/>
                  <w:marBottom w:val="0"/>
                  <w:divBdr>
                    <w:top w:val="none" w:sz="0" w:space="0" w:color="auto"/>
                    <w:left w:val="none" w:sz="0" w:space="0" w:color="auto"/>
                    <w:bottom w:val="none" w:sz="0" w:space="0" w:color="auto"/>
                    <w:right w:val="none" w:sz="0" w:space="0" w:color="auto"/>
                  </w:divBdr>
                  <w:divsChild>
                    <w:div w:id="187985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746233">
          <w:marLeft w:val="0"/>
          <w:marRight w:val="0"/>
          <w:marTop w:val="0"/>
          <w:marBottom w:val="0"/>
          <w:divBdr>
            <w:top w:val="none" w:sz="0" w:space="0" w:color="auto"/>
            <w:left w:val="none" w:sz="0" w:space="0" w:color="auto"/>
            <w:bottom w:val="none" w:sz="0" w:space="0" w:color="auto"/>
            <w:right w:val="none" w:sz="0" w:space="0" w:color="auto"/>
          </w:divBdr>
          <w:divsChild>
            <w:div w:id="1441753156">
              <w:marLeft w:val="0"/>
              <w:marRight w:val="0"/>
              <w:marTop w:val="0"/>
              <w:marBottom w:val="0"/>
              <w:divBdr>
                <w:top w:val="none" w:sz="0" w:space="0" w:color="auto"/>
                <w:left w:val="none" w:sz="0" w:space="0" w:color="auto"/>
                <w:bottom w:val="none" w:sz="0" w:space="0" w:color="auto"/>
                <w:right w:val="none" w:sz="0" w:space="0" w:color="auto"/>
              </w:divBdr>
              <w:divsChild>
                <w:div w:id="1736967874">
                  <w:marLeft w:val="201"/>
                  <w:marRight w:val="0"/>
                  <w:marTop w:val="0"/>
                  <w:marBottom w:val="0"/>
                  <w:divBdr>
                    <w:top w:val="none" w:sz="0" w:space="0" w:color="auto"/>
                    <w:left w:val="none" w:sz="0" w:space="0" w:color="auto"/>
                    <w:bottom w:val="none" w:sz="0" w:space="0" w:color="auto"/>
                    <w:right w:val="none" w:sz="0" w:space="0" w:color="auto"/>
                  </w:divBdr>
                  <w:divsChild>
                    <w:div w:id="161717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021084">
          <w:marLeft w:val="0"/>
          <w:marRight w:val="0"/>
          <w:marTop w:val="0"/>
          <w:marBottom w:val="0"/>
          <w:divBdr>
            <w:top w:val="none" w:sz="0" w:space="0" w:color="auto"/>
            <w:left w:val="none" w:sz="0" w:space="0" w:color="auto"/>
            <w:bottom w:val="none" w:sz="0" w:space="0" w:color="auto"/>
            <w:right w:val="none" w:sz="0" w:space="0" w:color="auto"/>
          </w:divBdr>
          <w:divsChild>
            <w:div w:id="208805703">
              <w:marLeft w:val="0"/>
              <w:marRight w:val="0"/>
              <w:marTop w:val="0"/>
              <w:marBottom w:val="0"/>
              <w:divBdr>
                <w:top w:val="none" w:sz="0" w:space="0" w:color="auto"/>
                <w:left w:val="none" w:sz="0" w:space="0" w:color="auto"/>
                <w:bottom w:val="none" w:sz="0" w:space="0" w:color="auto"/>
                <w:right w:val="none" w:sz="0" w:space="0" w:color="auto"/>
              </w:divBdr>
            </w:div>
            <w:div w:id="1415124321">
              <w:marLeft w:val="0"/>
              <w:marRight w:val="0"/>
              <w:marTop w:val="0"/>
              <w:marBottom w:val="0"/>
              <w:divBdr>
                <w:top w:val="none" w:sz="0" w:space="0" w:color="auto"/>
                <w:left w:val="none" w:sz="0" w:space="0" w:color="auto"/>
                <w:bottom w:val="none" w:sz="0" w:space="0" w:color="auto"/>
                <w:right w:val="none" w:sz="0" w:space="0" w:color="auto"/>
              </w:divBdr>
              <w:divsChild>
                <w:div w:id="1358579782">
                  <w:marLeft w:val="201"/>
                  <w:marRight w:val="0"/>
                  <w:marTop w:val="0"/>
                  <w:marBottom w:val="0"/>
                  <w:divBdr>
                    <w:top w:val="none" w:sz="0" w:space="0" w:color="auto"/>
                    <w:left w:val="none" w:sz="0" w:space="0" w:color="auto"/>
                    <w:bottom w:val="none" w:sz="0" w:space="0" w:color="auto"/>
                    <w:right w:val="none" w:sz="0" w:space="0" w:color="auto"/>
                  </w:divBdr>
                  <w:divsChild>
                    <w:div w:id="185041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843066">
          <w:marLeft w:val="0"/>
          <w:marRight w:val="0"/>
          <w:marTop w:val="0"/>
          <w:marBottom w:val="0"/>
          <w:divBdr>
            <w:top w:val="none" w:sz="0" w:space="0" w:color="auto"/>
            <w:left w:val="none" w:sz="0" w:space="0" w:color="auto"/>
            <w:bottom w:val="none" w:sz="0" w:space="0" w:color="auto"/>
            <w:right w:val="none" w:sz="0" w:space="0" w:color="auto"/>
          </w:divBdr>
          <w:divsChild>
            <w:div w:id="1421487168">
              <w:marLeft w:val="0"/>
              <w:marRight w:val="0"/>
              <w:marTop w:val="0"/>
              <w:marBottom w:val="0"/>
              <w:divBdr>
                <w:top w:val="none" w:sz="0" w:space="0" w:color="auto"/>
                <w:left w:val="none" w:sz="0" w:space="0" w:color="auto"/>
                <w:bottom w:val="none" w:sz="0" w:space="0" w:color="auto"/>
                <w:right w:val="none" w:sz="0" w:space="0" w:color="auto"/>
              </w:divBdr>
              <w:divsChild>
                <w:div w:id="252517517">
                  <w:marLeft w:val="201"/>
                  <w:marRight w:val="0"/>
                  <w:marTop w:val="0"/>
                  <w:marBottom w:val="0"/>
                  <w:divBdr>
                    <w:top w:val="none" w:sz="0" w:space="0" w:color="auto"/>
                    <w:left w:val="none" w:sz="0" w:space="0" w:color="auto"/>
                    <w:bottom w:val="none" w:sz="0" w:space="0" w:color="auto"/>
                    <w:right w:val="none" w:sz="0" w:space="0" w:color="auto"/>
                  </w:divBdr>
                  <w:divsChild>
                    <w:div w:id="66034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369307">
          <w:marLeft w:val="0"/>
          <w:marRight w:val="0"/>
          <w:marTop w:val="0"/>
          <w:marBottom w:val="0"/>
          <w:divBdr>
            <w:top w:val="none" w:sz="0" w:space="0" w:color="auto"/>
            <w:left w:val="none" w:sz="0" w:space="0" w:color="auto"/>
            <w:bottom w:val="none" w:sz="0" w:space="0" w:color="auto"/>
            <w:right w:val="none" w:sz="0" w:space="0" w:color="auto"/>
          </w:divBdr>
          <w:divsChild>
            <w:div w:id="639503957">
              <w:marLeft w:val="0"/>
              <w:marRight w:val="0"/>
              <w:marTop w:val="0"/>
              <w:marBottom w:val="0"/>
              <w:divBdr>
                <w:top w:val="none" w:sz="0" w:space="0" w:color="auto"/>
                <w:left w:val="none" w:sz="0" w:space="0" w:color="auto"/>
                <w:bottom w:val="none" w:sz="0" w:space="0" w:color="auto"/>
                <w:right w:val="none" w:sz="0" w:space="0" w:color="auto"/>
              </w:divBdr>
              <w:divsChild>
                <w:div w:id="316806410">
                  <w:marLeft w:val="201"/>
                  <w:marRight w:val="0"/>
                  <w:marTop w:val="0"/>
                  <w:marBottom w:val="0"/>
                  <w:divBdr>
                    <w:top w:val="none" w:sz="0" w:space="0" w:color="auto"/>
                    <w:left w:val="none" w:sz="0" w:space="0" w:color="auto"/>
                    <w:bottom w:val="none" w:sz="0" w:space="0" w:color="auto"/>
                    <w:right w:val="none" w:sz="0" w:space="0" w:color="auto"/>
                  </w:divBdr>
                  <w:divsChild>
                    <w:div w:id="48589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887974">
          <w:marLeft w:val="0"/>
          <w:marRight w:val="0"/>
          <w:marTop w:val="0"/>
          <w:marBottom w:val="0"/>
          <w:divBdr>
            <w:top w:val="none" w:sz="0" w:space="0" w:color="auto"/>
            <w:left w:val="none" w:sz="0" w:space="0" w:color="auto"/>
            <w:bottom w:val="none" w:sz="0" w:space="0" w:color="auto"/>
            <w:right w:val="none" w:sz="0" w:space="0" w:color="auto"/>
          </w:divBdr>
          <w:divsChild>
            <w:div w:id="1704869084">
              <w:marLeft w:val="0"/>
              <w:marRight w:val="0"/>
              <w:marTop w:val="0"/>
              <w:marBottom w:val="0"/>
              <w:divBdr>
                <w:top w:val="none" w:sz="0" w:space="0" w:color="auto"/>
                <w:left w:val="none" w:sz="0" w:space="0" w:color="auto"/>
                <w:bottom w:val="none" w:sz="0" w:space="0" w:color="auto"/>
                <w:right w:val="none" w:sz="0" w:space="0" w:color="auto"/>
              </w:divBdr>
              <w:divsChild>
                <w:div w:id="1100951001">
                  <w:marLeft w:val="201"/>
                  <w:marRight w:val="0"/>
                  <w:marTop w:val="0"/>
                  <w:marBottom w:val="0"/>
                  <w:divBdr>
                    <w:top w:val="none" w:sz="0" w:space="0" w:color="auto"/>
                    <w:left w:val="none" w:sz="0" w:space="0" w:color="auto"/>
                    <w:bottom w:val="none" w:sz="0" w:space="0" w:color="auto"/>
                    <w:right w:val="none" w:sz="0" w:space="0" w:color="auto"/>
                  </w:divBdr>
                  <w:divsChild>
                    <w:div w:id="194133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784208">
          <w:marLeft w:val="0"/>
          <w:marRight w:val="0"/>
          <w:marTop w:val="0"/>
          <w:marBottom w:val="0"/>
          <w:divBdr>
            <w:top w:val="none" w:sz="0" w:space="0" w:color="auto"/>
            <w:left w:val="none" w:sz="0" w:space="0" w:color="auto"/>
            <w:bottom w:val="none" w:sz="0" w:space="0" w:color="auto"/>
            <w:right w:val="none" w:sz="0" w:space="0" w:color="auto"/>
          </w:divBdr>
          <w:divsChild>
            <w:div w:id="713508805">
              <w:marLeft w:val="0"/>
              <w:marRight w:val="0"/>
              <w:marTop w:val="0"/>
              <w:marBottom w:val="0"/>
              <w:divBdr>
                <w:top w:val="none" w:sz="0" w:space="0" w:color="auto"/>
                <w:left w:val="none" w:sz="0" w:space="0" w:color="auto"/>
                <w:bottom w:val="none" w:sz="0" w:space="0" w:color="auto"/>
                <w:right w:val="none" w:sz="0" w:space="0" w:color="auto"/>
              </w:divBdr>
              <w:divsChild>
                <w:div w:id="1017273932">
                  <w:marLeft w:val="201"/>
                  <w:marRight w:val="0"/>
                  <w:marTop w:val="0"/>
                  <w:marBottom w:val="0"/>
                  <w:divBdr>
                    <w:top w:val="none" w:sz="0" w:space="0" w:color="auto"/>
                    <w:left w:val="none" w:sz="0" w:space="0" w:color="auto"/>
                    <w:bottom w:val="none" w:sz="0" w:space="0" w:color="auto"/>
                    <w:right w:val="none" w:sz="0" w:space="0" w:color="auto"/>
                  </w:divBdr>
                  <w:divsChild>
                    <w:div w:id="13024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308840">
          <w:marLeft w:val="0"/>
          <w:marRight w:val="0"/>
          <w:marTop w:val="0"/>
          <w:marBottom w:val="0"/>
          <w:divBdr>
            <w:top w:val="none" w:sz="0" w:space="0" w:color="auto"/>
            <w:left w:val="none" w:sz="0" w:space="0" w:color="auto"/>
            <w:bottom w:val="none" w:sz="0" w:space="0" w:color="auto"/>
            <w:right w:val="none" w:sz="0" w:space="0" w:color="auto"/>
          </w:divBdr>
          <w:divsChild>
            <w:div w:id="191958693">
              <w:marLeft w:val="0"/>
              <w:marRight w:val="0"/>
              <w:marTop w:val="0"/>
              <w:marBottom w:val="0"/>
              <w:divBdr>
                <w:top w:val="none" w:sz="0" w:space="0" w:color="auto"/>
                <w:left w:val="none" w:sz="0" w:space="0" w:color="auto"/>
                <w:bottom w:val="none" w:sz="0" w:space="0" w:color="auto"/>
                <w:right w:val="none" w:sz="0" w:space="0" w:color="auto"/>
              </w:divBdr>
              <w:divsChild>
                <w:div w:id="271516018">
                  <w:marLeft w:val="201"/>
                  <w:marRight w:val="0"/>
                  <w:marTop w:val="0"/>
                  <w:marBottom w:val="0"/>
                  <w:divBdr>
                    <w:top w:val="none" w:sz="0" w:space="0" w:color="auto"/>
                    <w:left w:val="none" w:sz="0" w:space="0" w:color="auto"/>
                    <w:bottom w:val="none" w:sz="0" w:space="0" w:color="auto"/>
                    <w:right w:val="none" w:sz="0" w:space="0" w:color="auto"/>
                  </w:divBdr>
                  <w:divsChild>
                    <w:div w:id="157929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745299">
          <w:marLeft w:val="0"/>
          <w:marRight w:val="0"/>
          <w:marTop w:val="0"/>
          <w:marBottom w:val="0"/>
          <w:divBdr>
            <w:top w:val="none" w:sz="0" w:space="0" w:color="auto"/>
            <w:left w:val="none" w:sz="0" w:space="0" w:color="auto"/>
            <w:bottom w:val="none" w:sz="0" w:space="0" w:color="auto"/>
            <w:right w:val="none" w:sz="0" w:space="0" w:color="auto"/>
          </w:divBdr>
          <w:divsChild>
            <w:div w:id="685206068">
              <w:marLeft w:val="0"/>
              <w:marRight w:val="0"/>
              <w:marTop w:val="0"/>
              <w:marBottom w:val="0"/>
              <w:divBdr>
                <w:top w:val="none" w:sz="0" w:space="0" w:color="auto"/>
                <w:left w:val="none" w:sz="0" w:space="0" w:color="auto"/>
                <w:bottom w:val="none" w:sz="0" w:space="0" w:color="auto"/>
                <w:right w:val="none" w:sz="0" w:space="0" w:color="auto"/>
              </w:divBdr>
              <w:divsChild>
                <w:div w:id="1619946394">
                  <w:marLeft w:val="201"/>
                  <w:marRight w:val="0"/>
                  <w:marTop w:val="0"/>
                  <w:marBottom w:val="0"/>
                  <w:divBdr>
                    <w:top w:val="none" w:sz="0" w:space="0" w:color="auto"/>
                    <w:left w:val="none" w:sz="0" w:space="0" w:color="auto"/>
                    <w:bottom w:val="none" w:sz="0" w:space="0" w:color="auto"/>
                    <w:right w:val="none" w:sz="0" w:space="0" w:color="auto"/>
                  </w:divBdr>
                  <w:divsChild>
                    <w:div w:id="44762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524323">
          <w:marLeft w:val="0"/>
          <w:marRight w:val="0"/>
          <w:marTop w:val="0"/>
          <w:marBottom w:val="0"/>
          <w:divBdr>
            <w:top w:val="none" w:sz="0" w:space="0" w:color="auto"/>
            <w:left w:val="none" w:sz="0" w:space="0" w:color="auto"/>
            <w:bottom w:val="none" w:sz="0" w:space="0" w:color="auto"/>
            <w:right w:val="none" w:sz="0" w:space="0" w:color="auto"/>
          </w:divBdr>
          <w:divsChild>
            <w:div w:id="396974446">
              <w:marLeft w:val="0"/>
              <w:marRight w:val="0"/>
              <w:marTop w:val="0"/>
              <w:marBottom w:val="0"/>
              <w:divBdr>
                <w:top w:val="none" w:sz="0" w:space="0" w:color="auto"/>
                <w:left w:val="none" w:sz="0" w:space="0" w:color="auto"/>
                <w:bottom w:val="none" w:sz="0" w:space="0" w:color="auto"/>
                <w:right w:val="none" w:sz="0" w:space="0" w:color="auto"/>
              </w:divBdr>
              <w:divsChild>
                <w:div w:id="566190524">
                  <w:marLeft w:val="201"/>
                  <w:marRight w:val="0"/>
                  <w:marTop w:val="0"/>
                  <w:marBottom w:val="0"/>
                  <w:divBdr>
                    <w:top w:val="none" w:sz="0" w:space="0" w:color="auto"/>
                    <w:left w:val="none" w:sz="0" w:space="0" w:color="auto"/>
                    <w:bottom w:val="none" w:sz="0" w:space="0" w:color="auto"/>
                    <w:right w:val="none" w:sz="0" w:space="0" w:color="auto"/>
                  </w:divBdr>
                  <w:divsChild>
                    <w:div w:id="139712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001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teamworks.gdit.com/uploadedFiles/Policies_Forms/Finance-Administration/Policies/FINPOL01.pdf"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file:///\\vrivscors01\BCC%20Scorecards\Coaching\ETS\" TargetMode="External"/><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image" Target="media/image22.png"/><Relationship Id="rId47" Type="http://schemas.openxmlformats.org/officeDocument/2006/relationships/header" Target="header1.xml"/><Relationship Id="rId50" Type="http://schemas.microsoft.com/office/2011/relationships/people" Target="peop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hyperlink" Target="https://cco.gdit.com/Resources/SOP/Contact%20Center%20Operations/Forms/AllItems.aspx" TargetMode="External"/><Relationship Id="rId46" Type="http://schemas.openxmlformats.org/officeDocument/2006/relationships/hyperlink" Target="https://cco.gdit.com/Resources/SOP/Contact%20Center%20Operations/CC_46.0_OMR%20Outlier%20Research%20Process.pdf"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cco.gdit.com/Resources/SOP/Contact%20Center%20Operations/Forms/AllItems.aspx" TargetMode="External"/><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hyperlink" Target="mailto:First.Last@GDIT.com" TargetMode="External"/><Relationship Id="rId37" Type="http://schemas.openxmlformats.org/officeDocument/2006/relationships/hyperlink" Target="file:///\\vrivscors01\BCC%20Scorecards\Coaching\ETS\" TargetMode="External"/><Relationship Id="rId40" Type="http://schemas.openxmlformats.org/officeDocument/2006/relationships/hyperlink" Target="https://cco.gdit.com/Resources/SOP/Contact%20Center%20Operations/Forms/AllItems.aspx" TargetMode="External"/><Relationship Id="rId45" Type="http://schemas.openxmlformats.org/officeDocument/2006/relationships/hyperlink" Target="https://cco.gdit.com/Resources/SOP/Contact%20Center%20Operations/Forms/AllItems.aspx" TargetMode="Externa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11.png"/><Relationship Id="rId28" Type="http://schemas.openxmlformats.org/officeDocument/2006/relationships/image" Target="media/image16.emf"/><Relationship Id="rId36" Type="http://schemas.openxmlformats.org/officeDocument/2006/relationships/hyperlink" Target="https://cco.gdit.com/Resources/SOP/Contact%20Center%20Operations/Forms/AllItems.aspx" TargetMode="External"/><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image" Target="media/image24.BCEC1770"/><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cco.gdit.com/Resources/SOP/Contact%20Center%20Operations/Forms/AllItems.aspx" TargetMode="External"/><Relationship Id="rId35" Type="http://schemas.openxmlformats.org/officeDocument/2006/relationships/image" Target="media/image20.png"/><Relationship Id="rId43" Type="http://schemas.openxmlformats.org/officeDocument/2006/relationships/image" Target="media/image23.png"/><Relationship Id="rId48"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FEC865D7254EB4A8B6C8590FD20E39F" ma:contentTypeVersion="0" ma:contentTypeDescription="Create a new document." ma:contentTypeScope="" ma:versionID="dc620579c55658ff994e4edfb59cdcf1">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65FCEB-BEEF-4342-9725-1D91512E23A8}">
  <ds:schemaRefs>
    <ds:schemaRef ds:uri="http://schemas.microsoft.com/office/2006/metadata/properties"/>
  </ds:schemaRefs>
</ds:datastoreItem>
</file>

<file path=customXml/itemProps2.xml><?xml version="1.0" encoding="utf-8"?>
<ds:datastoreItem xmlns:ds="http://schemas.openxmlformats.org/officeDocument/2006/customXml" ds:itemID="{C68B8867-BFDE-41A4-B14F-2667C056F4B3}">
  <ds:schemaRefs>
    <ds:schemaRef ds:uri="http://schemas.microsoft.com/sharepoint/v3/contenttype/forms"/>
  </ds:schemaRefs>
</ds:datastoreItem>
</file>

<file path=customXml/itemProps3.xml><?xml version="1.0" encoding="utf-8"?>
<ds:datastoreItem xmlns:ds="http://schemas.openxmlformats.org/officeDocument/2006/customXml" ds:itemID="{E475DF6E-2295-4584-A8D9-18CF8DE70F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9B6D43BB-15FC-4CC6-93C5-0A757F5B05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3209</TotalTime>
  <Pages>1</Pages>
  <Words>35828</Words>
  <Characters>204226</Characters>
  <Application>Microsoft Office Word</Application>
  <DocSecurity>0</DocSecurity>
  <Lines>1701</Lines>
  <Paragraphs>479</Paragraphs>
  <ScaleCrop>false</ScaleCrop>
  <HeadingPairs>
    <vt:vector size="2" baseType="variant">
      <vt:variant>
        <vt:lpstr>Title</vt:lpstr>
      </vt:variant>
      <vt:variant>
        <vt:i4>1</vt:i4>
      </vt:variant>
    </vt:vector>
  </HeadingPairs>
  <TitlesOfParts>
    <vt:vector size="1" baseType="lpstr">
      <vt:lpstr/>
    </vt:vector>
  </TitlesOfParts>
  <Company>Vangent</Company>
  <LinksUpToDate>false</LinksUpToDate>
  <CharactersWithSpaces>239575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Brian Coughlin</dc:creator>
  <cp:lastModifiedBy>Stein, Lisa D</cp:lastModifiedBy>
  <cp:revision>204</cp:revision>
  <cp:lastPrinted>2015-07-27T14:22:00Z</cp:lastPrinted>
  <dcterms:created xsi:type="dcterms:W3CDTF">2015-03-03T18:58:00Z</dcterms:created>
  <dcterms:modified xsi:type="dcterms:W3CDTF">2015-12-15T13:02:00Z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0x010100DFEC865D7254EB4A8B6C8590FD20E39F</vt:lpwstr>
  </property>
</Properties>
</file>