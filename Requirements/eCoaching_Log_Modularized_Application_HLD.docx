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29" w:rsidRPr="00167987" w:rsidRDefault="00C26229" w:rsidP="004063A0">
      <w:pPr>
        <w:pStyle w:val="Title1"/>
        <w:jc w:val="center"/>
        <w:rPr>
          <w:rFonts w:ascii="Arial" w:hAnsi="Arial"/>
        </w:rPr>
      </w:pPr>
      <w:r w:rsidRPr="00167987">
        <w:rPr>
          <w:rFonts w:ascii="Arial" w:hAnsi="Arial"/>
        </w:rPr>
        <w:t>_</w:t>
      </w:r>
      <w:r>
        <w:rPr>
          <w:rFonts w:ascii="Arial" w:hAnsi="Arial"/>
        </w:rPr>
        <w:t>____________</w:t>
      </w:r>
      <w:r w:rsidRPr="00167987">
        <w:rPr>
          <w:rFonts w:ascii="Arial" w:hAnsi="Arial"/>
        </w:rPr>
        <w:t>__________</w:t>
      </w:r>
    </w:p>
    <w:p w:rsidR="006917C3" w:rsidRDefault="006917C3" w:rsidP="004063A0">
      <w:pPr>
        <w:ind w:right="-270"/>
        <w:jc w:val="center"/>
        <w:rPr>
          <w:rFonts w:ascii="Arial" w:hAnsi="Arial"/>
        </w:rPr>
      </w:pPr>
    </w:p>
    <w:p w:rsidR="00C26229" w:rsidRPr="00167987" w:rsidRDefault="006917C3" w:rsidP="004063A0">
      <w:pPr>
        <w:ind w:right="-270"/>
        <w:jc w:val="center"/>
        <w:rPr>
          <w:rFonts w:ascii="Arial" w:hAnsi="Arial"/>
        </w:rPr>
      </w:pPr>
      <w:r>
        <w:rPr>
          <w:rFonts w:asciiTheme="majorHAnsi" w:hAnsiTheme="majorHAnsi"/>
          <w:noProof/>
          <w:sz w:val="22"/>
          <w:szCs w:val="22"/>
        </w:rPr>
        <w:drawing>
          <wp:inline distT="0" distB="0" distL="0" distR="0" wp14:anchorId="04FEF4FF" wp14:editId="44099994">
            <wp:extent cx="5075912" cy="600075"/>
            <wp:effectExtent l="0" t="0" r="0" b="0"/>
            <wp:docPr id="14" name="Picture 14" descr="C:\Documents and Settings\stephanie.oneal\Local Settings\Temp\wz23c8\GDIT 2-color logo\gd_i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tephanie.oneal\Local Settings\Temp\wz23c8\GDIT 2-color logo\gd_it_logo.gif"/>
                    <pic:cNvPicPr>
                      <a:picLocks noChangeAspect="1" noChangeArrowheads="1"/>
                    </pic:cNvPicPr>
                  </pic:nvPicPr>
                  <pic:blipFill>
                    <a:blip r:embed="rId9" cstate="print"/>
                    <a:srcRect/>
                    <a:stretch>
                      <a:fillRect/>
                    </a:stretch>
                  </pic:blipFill>
                  <pic:spPr bwMode="auto">
                    <a:xfrm>
                      <a:off x="0" y="0"/>
                      <a:ext cx="5165817" cy="610704"/>
                    </a:xfrm>
                    <a:prstGeom prst="rect">
                      <a:avLst/>
                    </a:prstGeom>
                    <a:noFill/>
                    <a:ln w="9525">
                      <a:noFill/>
                      <a:miter lim="800000"/>
                      <a:headEnd/>
                      <a:tailEnd/>
                    </a:ln>
                  </pic:spPr>
                </pic:pic>
              </a:graphicData>
            </a:graphic>
          </wp:inline>
        </w:drawing>
      </w:r>
    </w:p>
    <w:p w:rsidR="00C26229" w:rsidRPr="00167987" w:rsidRDefault="00C26229" w:rsidP="004063A0">
      <w:pPr>
        <w:ind w:right="-270"/>
        <w:jc w:val="center"/>
        <w:rPr>
          <w:rFonts w:ascii="Arial" w:hAnsi="Arial"/>
        </w:rPr>
      </w:pPr>
    </w:p>
    <w:p w:rsidR="00C26229" w:rsidRDefault="00C26229" w:rsidP="004063A0">
      <w:pPr>
        <w:pStyle w:val="BodyText"/>
        <w:spacing w:before="240" w:after="60"/>
        <w:jc w:val="center"/>
        <w:rPr>
          <w:rFonts w:ascii="Arial" w:hAnsi="Arial"/>
          <w:sz w:val="32"/>
        </w:rPr>
      </w:pPr>
      <w:r>
        <w:rPr>
          <w:rFonts w:ascii="Arial" w:hAnsi="Arial"/>
          <w:sz w:val="32"/>
        </w:rPr>
        <w:t>eC</w:t>
      </w:r>
      <w:r w:rsidR="00A11535">
        <w:rPr>
          <w:rFonts w:ascii="Arial" w:hAnsi="Arial"/>
          <w:sz w:val="32"/>
        </w:rPr>
        <w:t>oaching Log</w:t>
      </w:r>
      <w:r>
        <w:rPr>
          <w:rFonts w:ascii="Arial" w:hAnsi="Arial"/>
          <w:sz w:val="32"/>
        </w:rPr>
        <w:t xml:space="preserve"> </w:t>
      </w:r>
      <w:r w:rsidR="00C802C5">
        <w:rPr>
          <w:rFonts w:ascii="Arial" w:hAnsi="Arial"/>
          <w:sz w:val="32"/>
        </w:rPr>
        <w:t>Application</w:t>
      </w:r>
    </w:p>
    <w:p w:rsidR="00C26229" w:rsidRPr="00167987" w:rsidRDefault="001C39FE" w:rsidP="004063A0">
      <w:pPr>
        <w:pStyle w:val="BodyText"/>
        <w:spacing w:before="240" w:after="60"/>
        <w:jc w:val="center"/>
        <w:rPr>
          <w:rFonts w:ascii="Arial" w:hAnsi="Arial"/>
          <w:sz w:val="32"/>
        </w:rPr>
      </w:pPr>
      <w:r>
        <w:rPr>
          <w:rFonts w:ascii="Arial" w:hAnsi="Arial"/>
          <w:sz w:val="32"/>
        </w:rPr>
        <w:t>High Level</w:t>
      </w:r>
      <w:r w:rsidR="00C26229">
        <w:rPr>
          <w:rFonts w:ascii="Arial" w:hAnsi="Arial"/>
          <w:sz w:val="32"/>
        </w:rPr>
        <w:t xml:space="preserve"> Design</w:t>
      </w:r>
    </w:p>
    <w:p w:rsidR="00C26229" w:rsidRPr="00167987" w:rsidRDefault="00C26229" w:rsidP="004063A0">
      <w:pPr>
        <w:pStyle w:val="Title1"/>
        <w:jc w:val="center"/>
        <w:rPr>
          <w:rFonts w:ascii="Arial" w:hAnsi="Arial"/>
        </w:rPr>
      </w:pPr>
      <w:r>
        <w:rPr>
          <w:rFonts w:ascii="Arial" w:hAnsi="Arial"/>
        </w:rPr>
        <w:t>_____________</w:t>
      </w:r>
      <w:r w:rsidRPr="00167987">
        <w:rPr>
          <w:rFonts w:ascii="Arial" w:hAnsi="Arial"/>
        </w:rPr>
        <w:t>__________</w:t>
      </w:r>
    </w:p>
    <w:p w:rsidR="00C26229" w:rsidRPr="00167987" w:rsidRDefault="00C26229" w:rsidP="004063A0">
      <w:pPr>
        <w:ind w:right="-270"/>
        <w:jc w:val="center"/>
        <w:rPr>
          <w:rFonts w:ascii="Arial" w:hAnsi="Arial"/>
        </w:rPr>
      </w:pPr>
    </w:p>
    <w:p w:rsidR="00C26229" w:rsidRPr="00167987" w:rsidRDefault="00C26229" w:rsidP="004063A0">
      <w:pPr>
        <w:ind w:right="-270"/>
        <w:jc w:val="center"/>
        <w:rPr>
          <w:rFonts w:ascii="Arial" w:hAnsi="Arial"/>
        </w:rPr>
      </w:pPr>
    </w:p>
    <w:tbl>
      <w:tblPr>
        <w:tblW w:w="0" w:type="auto"/>
        <w:tblInd w:w="79" w:type="dxa"/>
        <w:tblLayout w:type="fixed"/>
        <w:tblCellMar>
          <w:left w:w="79" w:type="dxa"/>
          <w:right w:w="79" w:type="dxa"/>
        </w:tblCellMar>
        <w:tblLook w:val="0000" w:firstRow="0" w:lastRow="0" w:firstColumn="0" w:lastColumn="0" w:noHBand="0" w:noVBand="0"/>
      </w:tblPr>
      <w:tblGrid>
        <w:gridCol w:w="2970"/>
        <w:gridCol w:w="1620"/>
        <w:gridCol w:w="7020"/>
      </w:tblGrid>
      <w:tr w:rsidR="00C26229" w:rsidRPr="00167987" w:rsidTr="004063A0">
        <w:trPr>
          <w:cantSplit/>
          <w:trHeight w:val="282"/>
        </w:trPr>
        <w:tc>
          <w:tcPr>
            <w:tcW w:w="2970" w:type="dxa"/>
            <w:tcBorders>
              <w:top w:val="single" w:sz="6" w:space="0" w:color="auto"/>
              <w:left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Last Revision</w:t>
            </w:r>
          </w:p>
        </w:tc>
        <w:tc>
          <w:tcPr>
            <w:tcW w:w="1620" w:type="dxa"/>
            <w:tcBorders>
              <w:top w:val="single" w:sz="6" w:space="0" w:color="auto"/>
              <w:left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Last Review</w:t>
            </w:r>
          </w:p>
        </w:tc>
        <w:tc>
          <w:tcPr>
            <w:tcW w:w="7020" w:type="dxa"/>
            <w:tcBorders>
              <w:top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Description</w:t>
            </w:r>
          </w:p>
        </w:tc>
      </w:tr>
      <w:tr w:rsidR="00C26229" w:rsidRPr="00167987" w:rsidTr="004063A0">
        <w:trPr>
          <w:cantSplit/>
          <w:trHeight w:val="348"/>
        </w:trPr>
        <w:tc>
          <w:tcPr>
            <w:tcW w:w="2970" w:type="dxa"/>
            <w:tcBorders>
              <w:top w:val="single" w:sz="12" w:space="0" w:color="auto"/>
              <w:left w:val="single" w:sz="6" w:space="0" w:color="auto"/>
              <w:bottom w:val="single" w:sz="6" w:space="0" w:color="auto"/>
              <w:right w:val="single" w:sz="6" w:space="0" w:color="auto"/>
            </w:tcBorders>
          </w:tcPr>
          <w:p w:rsidR="00C26229" w:rsidRPr="00167987" w:rsidRDefault="00C26229" w:rsidP="000C0FD7">
            <w:pPr>
              <w:ind w:left="-12" w:right="-270"/>
              <w:jc w:val="center"/>
              <w:rPr>
                <w:rFonts w:ascii="Arial" w:hAnsi="Arial"/>
              </w:rPr>
            </w:pPr>
          </w:p>
        </w:tc>
        <w:tc>
          <w:tcPr>
            <w:tcW w:w="1620" w:type="dxa"/>
            <w:tcBorders>
              <w:top w:val="single" w:sz="12" w:space="0" w:color="auto"/>
              <w:left w:val="single" w:sz="6" w:space="0" w:color="auto"/>
              <w:bottom w:val="single" w:sz="6" w:space="0" w:color="auto"/>
              <w:right w:val="single" w:sz="6" w:space="0" w:color="auto"/>
            </w:tcBorders>
          </w:tcPr>
          <w:p w:rsidR="00C26229" w:rsidRPr="00167987" w:rsidRDefault="0088188F" w:rsidP="000C0FD7">
            <w:pPr>
              <w:ind w:left="-12" w:right="-270"/>
              <w:jc w:val="center"/>
              <w:rPr>
                <w:rFonts w:ascii="Arial" w:hAnsi="Arial"/>
              </w:rPr>
            </w:pPr>
            <w:ins w:id="0" w:author="Huang, Lili" w:date="2016-06-27T07:19:00Z">
              <w:r>
                <w:rPr>
                  <w:rFonts w:ascii="Arial" w:hAnsi="Arial"/>
                </w:rPr>
                <w:t>Lili Huang</w:t>
              </w:r>
            </w:ins>
          </w:p>
        </w:tc>
        <w:tc>
          <w:tcPr>
            <w:tcW w:w="7020" w:type="dxa"/>
            <w:tcBorders>
              <w:top w:val="single" w:sz="12" w:space="0" w:color="auto"/>
              <w:bottom w:val="single" w:sz="6" w:space="0" w:color="auto"/>
              <w:right w:val="single" w:sz="6" w:space="0" w:color="auto"/>
            </w:tcBorders>
          </w:tcPr>
          <w:p w:rsidR="00C26229" w:rsidRPr="00167987" w:rsidRDefault="0088188F" w:rsidP="000C0FD7">
            <w:pPr>
              <w:ind w:right="-270"/>
              <w:rPr>
                <w:rFonts w:ascii="Arial" w:hAnsi="Arial"/>
              </w:rPr>
            </w:pPr>
            <w:ins w:id="1" w:author="Huang, Lili" w:date="2016-06-27T07:18:00Z">
              <w:r>
                <w:rPr>
                  <w:rFonts w:ascii="Arial" w:hAnsi="Arial"/>
                </w:rPr>
                <w:t>Updated for Option Year4.</w:t>
              </w:r>
            </w:ins>
          </w:p>
        </w:tc>
      </w:tr>
    </w:tbl>
    <w:p w:rsidR="00C26229" w:rsidRPr="00167987" w:rsidRDefault="00C26229" w:rsidP="00C26229">
      <w:pPr>
        <w:pStyle w:val="hd1"/>
        <w:tabs>
          <w:tab w:val="left" w:pos="1980"/>
          <w:tab w:val="left" w:pos="6750"/>
        </w:tabs>
        <w:ind w:right="-270"/>
        <w:rPr>
          <w:b/>
          <w:sz w:val="22"/>
          <w:szCs w:val="22"/>
        </w:rPr>
      </w:pPr>
    </w:p>
    <w:p w:rsidR="00C26229" w:rsidRPr="00167987" w:rsidRDefault="00C26229" w:rsidP="00C26229">
      <w:pPr>
        <w:rPr>
          <w:rFonts w:ascii="Arial" w:hAnsi="Arial"/>
          <w:sz w:val="22"/>
          <w:szCs w:val="22"/>
        </w:rPr>
      </w:pPr>
      <w:r>
        <w:rPr>
          <w:rFonts w:ascii="Arial" w:hAnsi="Arial"/>
          <w:sz w:val="22"/>
          <w:szCs w:val="22"/>
        </w:rPr>
        <w:t>Prepared by:</w:t>
      </w:r>
      <w:r>
        <w:rPr>
          <w:rFonts w:ascii="Arial" w:hAnsi="Arial"/>
          <w:sz w:val="22"/>
          <w:szCs w:val="22"/>
        </w:rPr>
        <w:tab/>
      </w:r>
      <w:r w:rsidR="00C802C5">
        <w:rPr>
          <w:rFonts w:ascii="Arial" w:hAnsi="Arial"/>
          <w:sz w:val="22"/>
          <w:u w:val="single"/>
        </w:rPr>
        <w:t>Jourdain Augustin</w:t>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sidR="0094228A">
        <w:rPr>
          <w:rFonts w:ascii="Arial" w:hAnsi="Arial"/>
          <w:sz w:val="22"/>
        </w:rPr>
        <w:tab/>
      </w:r>
      <w:r w:rsidR="004063A0">
        <w:rPr>
          <w:rFonts w:ascii="Arial" w:hAnsi="Arial"/>
          <w:sz w:val="22"/>
        </w:rPr>
        <w:tab/>
      </w:r>
      <w:r w:rsidRPr="00167987">
        <w:rPr>
          <w:rFonts w:ascii="Arial" w:hAnsi="Arial"/>
          <w:sz w:val="22"/>
        </w:rPr>
        <w:t xml:space="preserve">Date:   </w:t>
      </w:r>
      <w:r w:rsidR="00C802C5">
        <w:rPr>
          <w:rFonts w:ascii="Arial" w:hAnsi="Arial"/>
          <w:sz w:val="22"/>
          <w:u w:val="single"/>
        </w:rPr>
        <w:t>August</w:t>
      </w:r>
      <w:r w:rsidR="00F228A1">
        <w:rPr>
          <w:rFonts w:ascii="Arial" w:hAnsi="Arial"/>
          <w:sz w:val="22"/>
          <w:u w:val="single"/>
        </w:rPr>
        <w:t xml:space="preserve"> </w:t>
      </w:r>
      <w:r w:rsidR="00C802C5">
        <w:rPr>
          <w:rFonts w:ascii="Arial" w:hAnsi="Arial"/>
          <w:sz w:val="22"/>
          <w:u w:val="single"/>
        </w:rPr>
        <w:t>15</w:t>
      </w:r>
      <w:r>
        <w:rPr>
          <w:rFonts w:ascii="Arial" w:hAnsi="Arial"/>
          <w:sz w:val="22"/>
          <w:u w:val="single"/>
        </w:rPr>
        <w:t>, 201</w:t>
      </w:r>
      <w:r w:rsidR="00C802C5">
        <w:rPr>
          <w:rFonts w:ascii="Arial" w:hAnsi="Arial"/>
          <w:sz w:val="22"/>
          <w:u w:val="single"/>
        </w:rPr>
        <w:t>4</w:t>
      </w:r>
    </w:p>
    <w:p w:rsidR="00C26229" w:rsidRPr="00167987" w:rsidRDefault="00C26229" w:rsidP="00C26229">
      <w:pPr>
        <w:pStyle w:val="hd1"/>
        <w:tabs>
          <w:tab w:val="left" w:pos="1980"/>
          <w:tab w:val="left" w:pos="6750"/>
        </w:tabs>
        <w:ind w:right="-270"/>
      </w:pPr>
      <w:r w:rsidRPr="00167987">
        <w:tab/>
      </w:r>
    </w:p>
    <w:p w:rsidR="00C26229" w:rsidRPr="007B682D" w:rsidRDefault="00C26229" w:rsidP="00C26229">
      <w:pPr>
        <w:pStyle w:val="BodyText"/>
        <w:rPr>
          <w:rFonts w:ascii="Arial" w:hAnsi="Arial"/>
          <w:noProof w:val="0"/>
          <w:sz w:val="22"/>
        </w:rPr>
      </w:pPr>
      <w:r w:rsidRPr="007B682D">
        <w:rPr>
          <w:rFonts w:ascii="Arial" w:hAnsi="Arial"/>
          <w:noProof w:val="0"/>
          <w:sz w:val="22"/>
        </w:rPr>
        <w:t xml:space="preserve">Department, Location:     </w:t>
      </w:r>
      <w:r>
        <w:rPr>
          <w:rFonts w:ascii="Arial" w:hAnsi="Arial"/>
          <w:noProof w:val="0"/>
          <w:sz w:val="22"/>
        </w:rPr>
        <w:t>Engineering</w:t>
      </w:r>
      <w:r w:rsidRPr="007B682D">
        <w:rPr>
          <w:rFonts w:ascii="Arial" w:hAnsi="Arial"/>
          <w:noProof w:val="0"/>
          <w:sz w:val="22"/>
        </w:rPr>
        <w:t xml:space="preserve">, </w:t>
      </w:r>
      <w:r w:rsidR="00C802C5">
        <w:rPr>
          <w:rFonts w:ascii="Arial" w:hAnsi="Arial"/>
          <w:noProof w:val="0"/>
          <w:sz w:val="22"/>
        </w:rPr>
        <w:t>Arlington</w:t>
      </w:r>
    </w:p>
    <w:p w:rsidR="00C26229" w:rsidRPr="00167987" w:rsidRDefault="00C26229" w:rsidP="00C26229">
      <w:pPr>
        <w:tabs>
          <w:tab w:val="left" w:pos="1980"/>
          <w:tab w:val="left" w:pos="6750"/>
        </w:tabs>
        <w:ind w:right="-270"/>
        <w:rPr>
          <w:rFonts w:ascii="Arial" w:hAnsi="Arial"/>
        </w:rPr>
      </w:pPr>
      <w:r>
        <w:rPr>
          <w:rFonts w:ascii="Arial" w:hAnsi="Arial"/>
          <w:noProof/>
        </w:rPr>
        <mc:AlternateContent>
          <mc:Choice Requires="wps">
            <w:drawing>
              <wp:anchor distT="0" distB="0" distL="114300" distR="114300" simplePos="0" relativeHeight="251659264" behindDoc="0" locked="0" layoutInCell="0" allowOverlap="1" wp14:anchorId="591C59B6" wp14:editId="2FAA8EA8">
                <wp:simplePos x="0" y="0"/>
                <wp:positionH relativeFrom="column">
                  <wp:posOffset>1463040</wp:posOffset>
                </wp:positionH>
                <wp:positionV relativeFrom="paragraph">
                  <wp:posOffset>7620</wp:posOffset>
                </wp:positionV>
                <wp:extent cx="2468880" cy="0"/>
                <wp:effectExtent l="5715" t="7620" r="11430" b="11430"/>
                <wp:wrapNone/>
                <wp:docPr id="1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" o:allowincell="f">
                <v:stroke startarrowwidth="narrow" startarrowlength="short" endarrowwidth="narrow" endarrowlength="short"/>
              </v:line>
            </w:pict>
          </mc:Fallback>
        </mc:AlternateContent>
      </w:r>
    </w:p>
    <w:p w:rsidR="00C26229" w:rsidRPr="007B682D" w:rsidRDefault="00C26229" w:rsidP="00C26229">
      <w:pPr>
        <w:pStyle w:val="hdr1"/>
        <w:ind w:left="0" w:right="-270"/>
        <w:jc w:val="center"/>
        <w:rPr>
          <w:rFonts w:ascii="Arial" w:hAnsi="Arial"/>
          <w:sz w:val="22"/>
        </w:rPr>
      </w:pPr>
    </w:p>
    <w:p w:rsidR="00C26229" w:rsidRPr="00167987" w:rsidRDefault="00C26229" w:rsidP="00C26229">
      <w:pPr>
        <w:pStyle w:val="hd1"/>
        <w:tabs>
          <w:tab w:val="left" w:pos="1980"/>
          <w:tab w:val="left" w:pos="6750"/>
        </w:tabs>
        <w:rPr>
          <w:sz w:val="22"/>
        </w:rPr>
      </w:pPr>
      <w:r w:rsidRPr="00167987">
        <w:rPr>
          <w:b/>
          <w:sz w:val="22"/>
        </w:rPr>
        <w:t>Approved by:</w:t>
      </w:r>
      <w:r w:rsidRPr="00167987">
        <w:rPr>
          <w:b/>
          <w:sz w:val="20"/>
        </w:rPr>
        <w:tab/>
      </w:r>
      <w:r w:rsidRPr="00167987">
        <w:rPr>
          <w:b/>
          <w:sz w:val="20"/>
        </w:rPr>
        <w:tab/>
      </w:r>
      <w:r w:rsidR="004063A0">
        <w:rPr>
          <w:b/>
          <w:sz w:val="20"/>
        </w:rPr>
        <w:tab/>
      </w:r>
      <w:r w:rsidRPr="00167987">
        <w:rPr>
          <w:b/>
          <w:sz w:val="22"/>
        </w:rPr>
        <w:t xml:space="preserve">Date: </w:t>
      </w:r>
    </w:p>
    <w:p w:rsidR="00C26229" w:rsidRDefault="004063A0" w:rsidP="00C26229">
      <w:pPr>
        <w:pStyle w:val="hdr1"/>
        <w:ind w:left="0" w:right="-270"/>
        <w:jc w:val="center"/>
        <w:rPr>
          <w:rFonts w:ascii="Arial Black" w:hAnsi="Arial Black"/>
          <w:sz w:val="28"/>
        </w:rPr>
      </w:pPr>
      <w:r>
        <w:rPr>
          <w:b/>
          <w:noProof/>
          <w:sz w:val="22"/>
        </w:rPr>
        <mc:AlternateContent>
          <mc:Choice Requires="wps">
            <w:drawing>
              <wp:anchor distT="0" distB="0" distL="114300" distR="114300" simplePos="0" relativeHeight="251661312" behindDoc="0" locked="0" layoutInCell="0" allowOverlap="1" wp14:anchorId="3D2FA051" wp14:editId="672622BC">
                <wp:simplePos x="0" y="0"/>
                <wp:positionH relativeFrom="column">
                  <wp:posOffset>5114925</wp:posOffset>
                </wp:positionH>
                <wp:positionV relativeFrom="paragraph">
                  <wp:posOffset>2540</wp:posOffset>
                </wp:positionV>
                <wp:extent cx="1162050" cy="635"/>
                <wp:effectExtent l="0" t="0" r="19050" b="37465"/>
                <wp:wrapNone/>
                <wp:docPr id="1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75pt,.2pt" to="494.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" o:allowincell="f">
                <v:stroke startarrowwidth="narrow" startarrowlength="short" endarrowwidth="narrow" endarrowlength="short"/>
              </v:line>
            </w:pict>
          </mc:Fallback>
        </mc:AlternateContent>
      </w:r>
      <w:r>
        <w:rPr>
          <w:b/>
          <w:noProof/>
          <w:sz w:val="22"/>
        </w:rPr>
        <mc:AlternateContent>
          <mc:Choice Requires="wps">
            <w:drawing>
              <wp:anchor distT="0" distB="0" distL="114300" distR="114300" simplePos="0" relativeHeight="251660288" behindDoc="0" locked="0" layoutInCell="0" allowOverlap="1" wp14:anchorId="3D0F61EF" wp14:editId="122CED49">
                <wp:simplePos x="0" y="0"/>
                <wp:positionH relativeFrom="column">
                  <wp:posOffset>971550</wp:posOffset>
                </wp:positionH>
                <wp:positionV relativeFrom="paragraph">
                  <wp:posOffset>-1905</wp:posOffset>
                </wp:positionV>
                <wp:extent cx="2469515" cy="635"/>
                <wp:effectExtent l="0" t="0" r="26035" b="37465"/>
                <wp:wrapNone/>
                <wp:docPr id="1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5pt" to="270.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" o:allowincell="f">
                <v:stroke startarrowwidth="narrow" startarrowlength="short" endarrowwidth="narrow" endarrowlength="short"/>
              </v:line>
            </w:pict>
          </mc:Fallback>
        </mc:AlternateContent>
      </w:r>
      <w:r w:rsidR="00C26229">
        <w:rPr>
          <w:rFonts w:ascii="Arial Black" w:hAnsi="Arial Black"/>
          <w:sz w:val="28"/>
        </w:rPr>
        <w:br w:type="page"/>
      </w:r>
      <w:r w:rsidR="00C26229">
        <w:rPr>
          <w:rFonts w:ascii="Arial Black" w:hAnsi="Arial Black"/>
          <w:sz w:val="28"/>
        </w:rPr>
        <w:lastRenderedPageBreak/>
        <w:t>Change History Log</w:t>
      </w:r>
    </w:p>
    <w:p w:rsidR="00C26229" w:rsidRDefault="00C26229" w:rsidP="00C26229">
      <w:pPr>
        <w:pStyle w:val="hdr1"/>
        <w:jc w:val="center"/>
      </w:pPr>
    </w:p>
    <w:tbl>
      <w:tblPr>
        <w:tblW w:w="9468" w:type="dxa"/>
        <w:tblLayout w:type="fixed"/>
        <w:tblLook w:val="0000" w:firstRow="0" w:lastRow="0" w:firstColumn="0" w:lastColumn="0" w:noHBand="0" w:noVBand="0"/>
      </w:tblPr>
      <w:tblGrid>
        <w:gridCol w:w="1440"/>
        <w:gridCol w:w="4608"/>
        <w:gridCol w:w="3420"/>
      </w:tblGrid>
      <w:tr w:rsidR="00C26229" w:rsidTr="000C0FD7">
        <w:trPr>
          <w:tblHeader/>
        </w:trPr>
        <w:tc>
          <w:tcPr>
            <w:tcW w:w="1440"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Date</w:t>
            </w:r>
          </w:p>
        </w:tc>
        <w:tc>
          <w:tcPr>
            <w:tcW w:w="4608"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Change Description</w:t>
            </w:r>
          </w:p>
        </w:tc>
        <w:tc>
          <w:tcPr>
            <w:tcW w:w="3420"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Author</w:t>
            </w:r>
          </w:p>
        </w:tc>
      </w:tr>
      <w:tr w:rsidR="00C26229" w:rsidTr="000C0FD7">
        <w:tc>
          <w:tcPr>
            <w:tcW w:w="1440" w:type="dxa"/>
          </w:tcPr>
          <w:p w:rsidR="00C26229" w:rsidRDefault="00C802C5" w:rsidP="00C802C5">
            <w:pPr>
              <w:pStyle w:val="hdr1"/>
              <w:ind w:left="0"/>
              <w:jc w:val="left"/>
              <w:rPr>
                <w:ins w:id="2" w:author="Huang, Lili" w:date="2016-06-27T07:19:00Z"/>
              </w:rPr>
            </w:pPr>
            <w:r>
              <w:t>08</w:t>
            </w:r>
            <w:r w:rsidR="00F228A1">
              <w:t>/1</w:t>
            </w:r>
            <w:r>
              <w:t>5</w:t>
            </w:r>
            <w:r w:rsidR="00C26229">
              <w:t>/201</w:t>
            </w:r>
            <w:r>
              <w:t>4</w:t>
            </w:r>
          </w:p>
          <w:p w:rsidR="00CE533D" w:rsidRDefault="00CE533D" w:rsidP="00C802C5">
            <w:pPr>
              <w:pStyle w:val="hdr1"/>
              <w:ind w:left="0"/>
              <w:jc w:val="left"/>
            </w:pPr>
            <w:ins w:id="3" w:author="Huang, Lili" w:date="2016-06-27T07:19:00Z">
              <w:r>
                <w:t>06/27/2016</w:t>
              </w:r>
            </w:ins>
          </w:p>
        </w:tc>
        <w:tc>
          <w:tcPr>
            <w:tcW w:w="4608" w:type="dxa"/>
          </w:tcPr>
          <w:p w:rsidR="00C26229" w:rsidRDefault="00C26229" w:rsidP="000C0FD7">
            <w:pPr>
              <w:pStyle w:val="hdr1"/>
              <w:ind w:left="0"/>
              <w:jc w:val="left"/>
              <w:rPr>
                <w:ins w:id="4" w:author="Huang, Lili" w:date="2016-06-27T07:19:00Z"/>
              </w:rPr>
            </w:pPr>
            <w:r>
              <w:t>Initial Draft</w:t>
            </w:r>
          </w:p>
          <w:p w:rsidR="00CE533D" w:rsidRDefault="00CE533D" w:rsidP="000C0FD7">
            <w:pPr>
              <w:pStyle w:val="hdr1"/>
              <w:ind w:left="0"/>
              <w:jc w:val="left"/>
            </w:pPr>
            <w:ins w:id="5" w:author="Huang, Lili" w:date="2016-06-27T07:19:00Z">
              <w:r>
                <w:t>Updated for Y4</w:t>
              </w:r>
            </w:ins>
          </w:p>
        </w:tc>
        <w:tc>
          <w:tcPr>
            <w:tcW w:w="3420" w:type="dxa"/>
          </w:tcPr>
          <w:p w:rsidR="00C26229" w:rsidRDefault="00C802C5" w:rsidP="000C0FD7">
            <w:pPr>
              <w:pStyle w:val="hdr1"/>
              <w:ind w:left="0"/>
              <w:jc w:val="left"/>
              <w:rPr>
                <w:ins w:id="6" w:author="Huang, Lili" w:date="2016-06-27T07:19:00Z"/>
              </w:rPr>
            </w:pPr>
            <w:r>
              <w:t>Jourdain Augustin</w:t>
            </w:r>
          </w:p>
          <w:p w:rsidR="00CE533D" w:rsidRDefault="00CE533D" w:rsidP="000C0FD7">
            <w:pPr>
              <w:pStyle w:val="hdr1"/>
              <w:ind w:left="0"/>
              <w:jc w:val="left"/>
            </w:pPr>
            <w:ins w:id="7" w:author="Huang, Lili" w:date="2016-06-27T07:19:00Z">
              <w:r>
                <w:t>Lili Huang</w:t>
              </w:r>
            </w:ins>
          </w:p>
        </w:tc>
      </w:tr>
      <w:tr w:rsidR="00C26229" w:rsidTr="000C0FD7">
        <w:tc>
          <w:tcPr>
            <w:tcW w:w="1440" w:type="dxa"/>
          </w:tcPr>
          <w:p w:rsidR="00C26229" w:rsidRDefault="00C26229" w:rsidP="000C0FD7">
            <w:pPr>
              <w:pStyle w:val="hdr1"/>
              <w:ind w:left="0"/>
              <w:jc w:val="left"/>
            </w:pPr>
          </w:p>
        </w:tc>
        <w:tc>
          <w:tcPr>
            <w:tcW w:w="4608" w:type="dxa"/>
          </w:tcPr>
          <w:p w:rsidR="00B571B3" w:rsidRPr="00B571B3" w:rsidRDefault="00B571B3" w:rsidP="00C802C5">
            <w:pPr>
              <w:pStyle w:val="hdr1"/>
              <w:jc w:val="left"/>
            </w:pPr>
          </w:p>
        </w:tc>
        <w:tc>
          <w:tcPr>
            <w:tcW w:w="3420" w:type="dxa"/>
          </w:tcPr>
          <w:p w:rsidR="00C26229" w:rsidRDefault="00C26229" w:rsidP="000C0FD7">
            <w:pPr>
              <w:pStyle w:val="hdr1"/>
              <w:ind w:left="0"/>
              <w:jc w:val="left"/>
            </w:pPr>
          </w:p>
        </w:tc>
      </w:tr>
    </w:tbl>
    <w:p w:rsidR="00C26229" w:rsidRDefault="00C26229" w:rsidP="00C26229">
      <w:pPr>
        <w:pStyle w:val="CommentText"/>
        <w:rPr>
          <w:rFonts w:ascii="Arial" w:hAnsi="Arial"/>
        </w:rPr>
      </w:pPr>
      <w:r>
        <w:rPr>
          <w:rFonts w:ascii="Arial" w:hAnsi="Arial"/>
        </w:rPr>
        <w:t xml:space="preserve"> </w:t>
      </w:r>
    </w:p>
    <w:p w:rsidR="00C26229" w:rsidRDefault="00C26229" w:rsidP="00C26229">
      <w:pPr>
        <w:rPr>
          <w:rFonts w:ascii="Arial" w:hAnsi="Arial"/>
        </w:rPr>
      </w:pPr>
    </w:p>
    <w:p w:rsidR="006D7397" w:rsidRDefault="00C26229">
      <w:pPr>
        <w:pStyle w:val="TOC1"/>
        <w:tabs>
          <w:tab w:val="left" w:pos="660"/>
          <w:tab w:val="right" w:leader="dot" w:pos="13814"/>
        </w:tabs>
        <w:rPr>
          <w:noProof/>
        </w:rPr>
      </w:pPr>
      <w:r>
        <w:rPr>
          <w:rFonts w:ascii="Arial" w:hAnsi="Arial"/>
        </w:rPr>
        <w:br w:type="page"/>
      </w:r>
      <w:r>
        <w:rPr>
          <w:rFonts w:ascii="Arial" w:hAnsi="Arial"/>
        </w:rPr>
        <w:lastRenderedPageBreak/>
        <w:t xml:space="preserve"> </w:t>
      </w:r>
      <w:r>
        <w:rPr>
          <w:rFonts w:ascii="Arial" w:hAnsi="Arial"/>
        </w:rPr>
        <w:fldChar w:fldCharType="begin"/>
      </w:r>
      <w:r>
        <w:rPr>
          <w:rFonts w:ascii="Arial" w:hAnsi="Arial"/>
        </w:rPr>
        <w:instrText xml:space="preserve"> TOC \o "1-5"  \* MERGEFORMAT </w:instrText>
      </w:r>
      <w:r>
        <w:rPr>
          <w:rFonts w:ascii="Arial" w:hAnsi="Arial"/>
        </w:rPr>
        <w:fldChar w:fldCharType="separate"/>
      </w:r>
    </w:p>
    <w:p w:rsidR="006D7397" w:rsidRDefault="006D7397">
      <w:pPr>
        <w:pStyle w:val="TOC1"/>
        <w:tabs>
          <w:tab w:val="left" w:pos="600"/>
          <w:tab w:val="right" w:leader="dot" w:pos="13814"/>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eCoaching Log Application</w:t>
      </w:r>
      <w:r>
        <w:rPr>
          <w:noProof/>
        </w:rPr>
        <w:tab/>
      </w:r>
      <w:r>
        <w:rPr>
          <w:noProof/>
        </w:rPr>
        <w:fldChar w:fldCharType="begin"/>
      </w:r>
      <w:r>
        <w:rPr>
          <w:noProof/>
        </w:rPr>
        <w:instrText xml:space="preserve"> PAGEREF _Toc397962163 \h </w:instrText>
      </w:r>
      <w:r>
        <w:rPr>
          <w:noProof/>
        </w:rPr>
      </w:r>
      <w:r>
        <w:rPr>
          <w:noProof/>
        </w:rPr>
        <w:fldChar w:fldCharType="separate"/>
      </w:r>
      <w:r w:rsidR="0091223F">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2"/>
          <w:szCs w:val="22"/>
        </w:rPr>
        <w:tab/>
      </w:r>
      <w:r w:rsidRPr="0088412D">
        <w:rPr>
          <w:noProof/>
        </w:rPr>
        <w:t>Purpose</w:t>
      </w:r>
      <w:r>
        <w:rPr>
          <w:noProof/>
        </w:rPr>
        <w:tab/>
      </w:r>
      <w:r>
        <w:rPr>
          <w:noProof/>
        </w:rPr>
        <w:fldChar w:fldCharType="begin"/>
      </w:r>
      <w:r>
        <w:rPr>
          <w:noProof/>
        </w:rPr>
        <w:instrText xml:space="preserve"> PAGEREF _Toc397962164 \h </w:instrText>
      </w:r>
      <w:r>
        <w:rPr>
          <w:noProof/>
        </w:rPr>
      </w:r>
      <w:r>
        <w:rPr>
          <w:noProof/>
        </w:rPr>
        <w:fldChar w:fldCharType="separate"/>
      </w:r>
      <w:r w:rsidR="0091223F">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 w:val="22"/>
          <w:szCs w:val="22"/>
        </w:rPr>
        <w:tab/>
      </w:r>
      <w:r w:rsidRPr="0088412D">
        <w:rPr>
          <w:noProof/>
        </w:rPr>
        <w:t>Assumptions</w:t>
      </w:r>
      <w:r>
        <w:rPr>
          <w:noProof/>
        </w:rPr>
        <w:tab/>
      </w:r>
      <w:r>
        <w:rPr>
          <w:noProof/>
        </w:rPr>
        <w:fldChar w:fldCharType="begin"/>
      </w:r>
      <w:r>
        <w:rPr>
          <w:noProof/>
        </w:rPr>
        <w:instrText xml:space="preserve"> PAGEREF _Toc397962165 \h </w:instrText>
      </w:r>
      <w:r>
        <w:rPr>
          <w:noProof/>
        </w:rPr>
      </w:r>
      <w:r>
        <w:rPr>
          <w:noProof/>
        </w:rPr>
        <w:fldChar w:fldCharType="separate"/>
      </w:r>
      <w:r w:rsidR="0091223F">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 w:val="22"/>
          <w:szCs w:val="22"/>
        </w:rPr>
        <w:tab/>
      </w:r>
      <w:r w:rsidRPr="0088412D">
        <w:rPr>
          <w:noProof/>
        </w:rPr>
        <w:t>Users</w:t>
      </w:r>
      <w:r>
        <w:rPr>
          <w:noProof/>
        </w:rPr>
        <w:tab/>
      </w:r>
      <w:r>
        <w:rPr>
          <w:noProof/>
        </w:rPr>
        <w:fldChar w:fldCharType="begin"/>
      </w:r>
      <w:r>
        <w:rPr>
          <w:noProof/>
        </w:rPr>
        <w:instrText xml:space="preserve"> PAGEREF _Toc397962166 \h </w:instrText>
      </w:r>
      <w:r>
        <w:rPr>
          <w:noProof/>
        </w:rPr>
      </w:r>
      <w:r>
        <w:rPr>
          <w:noProof/>
        </w:rPr>
        <w:fldChar w:fldCharType="separate"/>
      </w:r>
      <w:r w:rsidR="0091223F">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 w:val="22"/>
          <w:szCs w:val="22"/>
        </w:rPr>
        <w:tab/>
      </w:r>
      <w:r w:rsidRPr="0088412D">
        <w:rPr>
          <w:noProof/>
        </w:rPr>
        <w:t>Application Technologies</w:t>
      </w:r>
      <w:r>
        <w:rPr>
          <w:noProof/>
        </w:rPr>
        <w:tab/>
      </w:r>
      <w:r>
        <w:rPr>
          <w:noProof/>
        </w:rPr>
        <w:fldChar w:fldCharType="begin"/>
      </w:r>
      <w:r>
        <w:rPr>
          <w:noProof/>
        </w:rPr>
        <w:instrText xml:space="preserve"> PAGEREF _Toc397962167 \h </w:instrText>
      </w:r>
      <w:r>
        <w:rPr>
          <w:noProof/>
        </w:rPr>
      </w:r>
      <w:r>
        <w:rPr>
          <w:noProof/>
        </w:rPr>
        <w:fldChar w:fldCharType="separate"/>
      </w:r>
      <w:r w:rsidR="0091223F">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1.5</w:t>
      </w:r>
      <w:r>
        <w:rPr>
          <w:rFonts w:asciiTheme="minorHAnsi" w:eastAsiaTheme="minorEastAsia" w:hAnsiTheme="minorHAnsi" w:cstheme="minorBidi"/>
          <w:smallCaps w:val="0"/>
          <w:noProof/>
          <w:sz w:val="22"/>
          <w:szCs w:val="22"/>
        </w:rPr>
        <w:tab/>
      </w:r>
      <w:r w:rsidRPr="0088412D">
        <w:rPr>
          <w:noProof/>
        </w:rPr>
        <w:t>Supported User Interface Presentation</w:t>
      </w:r>
      <w:r>
        <w:rPr>
          <w:noProof/>
        </w:rPr>
        <w:tab/>
      </w:r>
      <w:r>
        <w:rPr>
          <w:noProof/>
        </w:rPr>
        <w:fldChar w:fldCharType="begin"/>
      </w:r>
      <w:r>
        <w:rPr>
          <w:noProof/>
        </w:rPr>
        <w:instrText xml:space="preserve"> PAGEREF _Toc397962168 \h </w:instrText>
      </w:r>
      <w:r>
        <w:rPr>
          <w:noProof/>
        </w:rPr>
      </w:r>
      <w:r>
        <w:rPr>
          <w:noProof/>
        </w:rPr>
        <w:fldChar w:fldCharType="separate"/>
      </w:r>
      <w:r w:rsidR="0091223F">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1.6</w:t>
      </w:r>
      <w:r>
        <w:rPr>
          <w:rFonts w:asciiTheme="minorHAnsi" w:eastAsiaTheme="minorEastAsia" w:hAnsiTheme="minorHAnsi" w:cstheme="minorBidi"/>
          <w:smallCaps w:val="0"/>
          <w:noProof/>
          <w:sz w:val="22"/>
          <w:szCs w:val="22"/>
        </w:rPr>
        <w:tab/>
      </w:r>
      <w:r w:rsidRPr="0088412D">
        <w:rPr>
          <w:noProof/>
        </w:rPr>
        <w:t>Database</w:t>
      </w:r>
      <w:r>
        <w:rPr>
          <w:noProof/>
        </w:rPr>
        <w:tab/>
      </w:r>
      <w:r>
        <w:rPr>
          <w:noProof/>
        </w:rPr>
        <w:fldChar w:fldCharType="begin"/>
      </w:r>
      <w:r>
        <w:rPr>
          <w:noProof/>
        </w:rPr>
        <w:instrText xml:space="preserve"> PAGEREF _Toc397962169 \h </w:instrText>
      </w:r>
      <w:r>
        <w:rPr>
          <w:noProof/>
        </w:rPr>
      </w:r>
      <w:r>
        <w:rPr>
          <w:noProof/>
        </w:rPr>
        <w:fldChar w:fldCharType="separate"/>
      </w:r>
      <w:r w:rsidR="0091223F">
        <w:rPr>
          <w:noProof/>
        </w:rPr>
        <w:t>6</w:t>
      </w:r>
      <w:r>
        <w:rPr>
          <w:noProof/>
        </w:rPr>
        <w:fldChar w:fldCharType="end"/>
      </w:r>
    </w:p>
    <w:p w:rsidR="006D7397" w:rsidRDefault="006D7397">
      <w:pPr>
        <w:pStyle w:val="TOC1"/>
        <w:tabs>
          <w:tab w:val="left" w:pos="600"/>
          <w:tab w:val="right" w:leader="dot" w:pos="13814"/>
        </w:tabs>
        <w:rPr>
          <w:rFonts w:asciiTheme="minorHAnsi" w:eastAsiaTheme="minorEastAsia" w:hAnsiTheme="minorHAnsi" w:cstheme="minorBidi"/>
          <w:b w:val="0"/>
          <w:caps w:val="0"/>
          <w:noProof/>
          <w:sz w:val="22"/>
          <w:szCs w:val="22"/>
        </w:rPr>
      </w:pPr>
      <w:r w:rsidRPr="0088412D">
        <w:rPr>
          <w:rFonts w:cs="Arial"/>
          <w:noProof/>
        </w:rPr>
        <w:t>2</w:t>
      </w:r>
      <w:r>
        <w:rPr>
          <w:rFonts w:asciiTheme="minorHAnsi" w:eastAsiaTheme="minorEastAsia" w:hAnsiTheme="minorHAnsi" w:cstheme="minorBidi"/>
          <w:b w:val="0"/>
          <w:caps w:val="0"/>
          <w:noProof/>
          <w:sz w:val="22"/>
          <w:szCs w:val="22"/>
        </w:rPr>
        <w:tab/>
      </w:r>
      <w:r>
        <w:rPr>
          <w:noProof/>
        </w:rPr>
        <w:t>Design Criteria</w:t>
      </w:r>
      <w:r>
        <w:rPr>
          <w:noProof/>
        </w:rPr>
        <w:tab/>
      </w:r>
      <w:r>
        <w:rPr>
          <w:noProof/>
        </w:rPr>
        <w:fldChar w:fldCharType="begin"/>
      </w:r>
      <w:r>
        <w:rPr>
          <w:noProof/>
        </w:rPr>
        <w:instrText xml:space="preserve"> PAGEREF _Toc397962170 \h </w:instrText>
      </w:r>
      <w:r>
        <w:rPr>
          <w:noProof/>
        </w:rPr>
      </w:r>
      <w:r>
        <w:rPr>
          <w:noProof/>
        </w:rPr>
        <w:fldChar w:fldCharType="separate"/>
      </w:r>
      <w:r w:rsidR="0091223F">
        <w:rPr>
          <w:noProof/>
        </w:rPr>
        <w:t>6</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Pr>
          <w:noProof/>
        </w:rPr>
        <w:t>Page Layout</w:t>
      </w:r>
      <w:r>
        <w:rPr>
          <w:noProof/>
        </w:rPr>
        <w:tab/>
      </w:r>
      <w:r>
        <w:rPr>
          <w:noProof/>
        </w:rPr>
        <w:fldChar w:fldCharType="begin"/>
      </w:r>
      <w:r>
        <w:rPr>
          <w:noProof/>
        </w:rPr>
        <w:instrText xml:space="preserve"> PAGEREF _Toc397962171 \h </w:instrText>
      </w:r>
      <w:r>
        <w:rPr>
          <w:noProof/>
        </w:rPr>
      </w:r>
      <w:r>
        <w:rPr>
          <w:noProof/>
        </w:rPr>
        <w:fldChar w:fldCharType="separate"/>
      </w:r>
      <w:r w:rsidR="0091223F">
        <w:rPr>
          <w:noProof/>
        </w:rPr>
        <w:t>6</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2.1.1</w:t>
      </w:r>
      <w:r>
        <w:rPr>
          <w:rFonts w:asciiTheme="minorHAnsi" w:eastAsiaTheme="minorEastAsia" w:hAnsiTheme="minorHAnsi" w:cstheme="minorBidi"/>
          <w:i w:val="0"/>
          <w:noProof/>
          <w:sz w:val="22"/>
          <w:szCs w:val="22"/>
        </w:rPr>
        <w:tab/>
      </w:r>
      <w:r>
        <w:rPr>
          <w:noProof/>
        </w:rPr>
        <w:t>App Title</w:t>
      </w:r>
      <w:r>
        <w:rPr>
          <w:noProof/>
        </w:rPr>
        <w:tab/>
      </w:r>
      <w:r>
        <w:rPr>
          <w:noProof/>
        </w:rPr>
        <w:fldChar w:fldCharType="begin"/>
      </w:r>
      <w:r>
        <w:rPr>
          <w:noProof/>
        </w:rPr>
        <w:instrText xml:space="preserve"> PAGEREF _Toc397962172 \h </w:instrText>
      </w:r>
      <w:r>
        <w:rPr>
          <w:noProof/>
        </w:rPr>
      </w:r>
      <w:r>
        <w:rPr>
          <w:noProof/>
        </w:rPr>
        <w:fldChar w:fldCharType="separate"/>
      </w:r>
      <w:r w:rsidR="0091223F">
        <w:rPr>
          <w:noProof/>
        </w:rPr>
        <w:t>9</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2.1.2</w:t>
      </w:r>
      <w:r>
        <w:rPr>
          <w:rFonts w:asciiTheme="minorHAnsi" w:eastAsiaTheme="minorEastAsia" w:hAnsiTheme="minorHAnsi" w:cstheme="minorBidi"/>
          <w:i w:val="0"/>
          <w:noProof/>
          <w:sz w:val="22"/>
          <w:szCs w:val="22"/>
        </w:rPr>
        <w:tab/>
      </w:r>
      <w:r>
        <w:rPr>
          <w:noProof/>
        </w:rPr>
        <w:t>Application Tab Navigation</w:t>
      </w:r>
      <w:r>
        <w:rPr>
          <w:noProof/>
        </w:rPr>
        <w:tab/>
      </w:r>
      <w:r>
        <w:rPr>
          <w:noProof/>
        </w:rPr>
        <w:fldChar w:fldCharType="begin"/>
      </w:r>
      <w:r>
        <w:rPr>
          <w:noProof/>
        </w:rPr>
        <w:instrText xml:space="preserve"> PAGEREF _Toc397962173 \h </w:instrText>
      </w:r>
      <w:r>
        <w:rPr>
          <w:noProof/>
        </w:rPr>
      </w:r>
      <w:r>
        <w:rPr>
          <w:noProof/>
        </w:rPr>
        <w:fldChar w:fldCharType="separate"/>
      </w:r>
      <w:ins w:id="8" w:author="Huang, Lili" w:date="2016-06-28T07:16:00Z">
        <w:r w:rsidR="0091223F">
          <w:rPr>
            <w:noProof/>
          </w:rPr>
          <w:t>10</w:t>
        </w:r>
      </w:ins>
      <w:del w:id="9" w:author="Huang, Lili" w:date="2016-06-27T07:19:00Z">
        <w:r w:rsidDel="009E47D1">
          <w:rPr>
            <w:noProof/>
          </w:rPr>
          <w:delText>9</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2.1.3</w:t>
      </w:r>
      <w:r>
        <w:rPr>
          <w:rFonts w:asciiTheme="minorHAnsi" w:eastAsiaTheme="minorEastAsia" w:hAnsiTheme="minorHAnsi" w:cstheme="minorBidi"/>
          <w:i w:val="0"/>
          <w:noProof/>
          <w:sz w:val="22"/>
          <w:szCs w:val="22"/>
        </w:rPr>
        <w:tab/>
      </w:r>
      <w:r>
        <w:rPr>
          <w:noProof/>
        </w:rPr>
        <w:t>Information Gathering</w:t>
      </w:r>
      <w:r>
        <w:rPr>
          <w:noProof/>
        </w:rPr>
        <w:tab/>
      </w:r>
      <w:r>
        <w:rPr>
          <w:noProof/>
        </w:rPr>
        <w:fldChar w:fldCharType="begin"/>
      </w:r>
      <w:r>
        <w:rPr>
          <w:noProof/>
        </w:rPr>
        <w:instrText xml:space="preserve"> PAGEREF _Toc397962174 \h </w:instrText>
      </w:r>
      <w:r>
        <w:rPr>
          <w:noProof/>
        </w:rPr>
      </w:r>
      <w:r>
        <w:rPr>
          <w:noProof/>
        </w:rPr>
        <w:fldChar w:fldCharType="separate"/>
      </w:r>
      <w:ins w:id="10" w:author="Huang, Lili" w:date="2016-06-28T07:16:00Z">
        <w:r w:rsidR="0091223F">
          <w:rPr>
            <w:noProof/>
          </w:rPr>
          <w:t>10</w:t>
        </w:r>
      </w:ins>
      <w:del w:id="11" w:author="Huang, Lili" w:date="2016-06-27T07:19:00Z">
        <w:r w:rsidDel="009E47D1">
          <w:rPr>
            <w:noProof/>
          </w:rPr>
          <w:delText>9</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2.1.4</w:t>
      </w:r>
      <w:r>
        <w:rPr>
          <w:rFonts w:asciiTheme="minorHAnsi" w:eastAsiaTheme="minorEastAsia" w:hAnsiTheme="minorHAnsi" w:cstheme="minorBidi"/>
          <w:i w:val="0"/>
          <w:noProof/>
          <w:sz w:val="22"/>
          <w:szCs w:val="22"/>
        </w:rPr>
        <w:tab/>
      </w:r>
      <w:r>
        <w:rPr>
          <w:noProof/>
        </w:rPr>
        <w:t>Status Display</w:t>
      </w:r>
      <w:r>
        <w:rPr>
          <w:noProof/>
        </w:rPr>
        <w:tab/>
      </w:r>
      <w:r>
        <w:rPr>
          <w:noProof/>
        </w:rPr>
        <w:fldChar w:fldCharType="begin"/>
      </w:r>
      <w:r>
        <w:rPr>
          <w:noProof/>
        </w:rPr>
        <w:instrText xml:space="preserve"> PAGEREF _Toc397962175 \h </w:instrText>
      </w:r>
      <w:r>
        <w:rPr>
          <w:noProof/>
        </w:rPr>
      </w:r>
      <w:r>
        <w:rPr>
          <w:noProof/>
        </w:rPr>
        <w:fldChar w:fldCharType="separate"/>
      </w:r>
      <w:ins w:id="12" w:author="Huang, Lili" w:date="2016-06-28T07:16:00Z">
        <w:r w:rsidR="0091223F">
          <w:rPr>
            <w:noProof/>
          </w:rPr>
          <w:t>10</w:t>
        </w:r>
      </w:ins>
      <w:del w:id="13" w:author="Huang, Lili" w:date="2016-06-27T07:19:00Z">
        <w:r w:rsidDel="009E47D1">
          <w:rPr>
            <w:noProof/>
          </w:rPr>
          <w:delText>9</w:delText>
        </w:r>
      </w:del>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88412D">
        <w:rPr>
          <w:noProof/>
        </w:rPr>
        <w:t>Software Features</w:t>
      </w:r>
      <w:r>
        <w:rPr>
          <w:noProof/>
        </w:rPr>
        <w:tab/>
      </w:r>
      <w:r>
        <w:rPr>
          <w:noProof/>
        </w:rPr>
        <w:fldChar w:fldCharType="begin"/>
      </w:r>
      <w:r>
        <w:rPr>
          <w:noProof/>
        </w:rPr>
        <w:instrText xml:space="preserve"> PAGEREF _Toc397962176 \h </w:instrText>
      </w:r>
      <w:r>
        <w:rPr>
          <w:noProof/>
        </w:rPr>
      </w:r>
      <w:r>
        <w:rPr>
          <w:noProof/>
        </w:rPr>
        <w:fldChar w:fldCharType="separate"/>
      </w:r>
      <w:ins w:id="14" w:author="Huang, Lili" w:date="2016-06-28T07:16:00Z">
        <w:r w:rsidR="0091223F">
          <w:rPr>
            <w:noProof/>
          </w:rPr>
          <w:t>10</w:t>
        </w:r>
      </w:ins>
      <w:del w:id="15" w:author="Huang, Lili" w:date="2016-06-27T07:19:00Z">
        <w:r w:rsidDel="009E47D1">
          <w:rPr>
            <w:noProof/>
          </w:rPr>
          <w:delText>9</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2.2.1</w:t>
      </w:r>
      <w:r>
        <w:rPr>
          <w:rFonts w:asciiTheme="minorHAnsi" w:eastAsiaTheme="minorEastAsia" w:hAnsiTheme="minorHAnsi" w:cstheme="minorBidi"/>
          <w:i w:val="0"/>
          <w:noProof/>
          <w:sz w:val="22"/>
          <w:szCs w:val="22"/>
        </w:rPr>
        <w:tab/>
      </w:r>
      <w:r>
        <w:rPr>
          <w:noProof/>
        </w:rPr>
        <w:t>Interface Relationships</w:t>
      </w:r>
      <w:r>
        <w:rPr>
          <w:noProof/>
        </w:rPr>
        <w:tab/>
      </w:r>
      <w:r>
        <w:rPr>
          <w:noProof/>
        </w:rPr>
        <w:fldChar w:fldCharType="begin"/>
      </w:r>
      <w:r>
        <w:rPr>
          <w:noProof/>
        </w:rPr>
        <w:instrText xml:space="preserve"> PAGEREF _Toc397962177 \h </w:instrText>
      </w:r>
      <w:r>
        <w:rPr>
          <w:noProof/>
        </w:rPr>
      </w:r>
      <w:r>
        <w:rPr>
          <w:noProof/>
        </w:rPr>
        <w:fldChar w:fldCharType="separate"/>
      </w:r>
      <w:ins w:id="16" w:author="Huang, Lili" w:date="2016-06-28T07:16:00Z">
        <w:r w:rsidR="0091223F">
          <w:rPr>
            <w:noProof/>
          </w:rPr>
          <w:t>10</w:t>
        </w:r>
      </w:ins>
      <w:del w:id="17" w:author="Huang, Lili" w:date="2016-06-27T07:19:00Z">
        <w:r w:rsidDel="009E47D1">
          <w:rPr>
            <w:noProof/>
          </w:rPr>
          <w:delText>9</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2.2.2</w:t>
      </w:r>
      <w:r>
        <w:rPr>
          <w:rFonts w:asciiTheme="minorHAnsi" w:eastAsiaTheme="minorEastAsia" w:hAnsiTheme="minorHAnsi" w:cstheme="minorBidi"/>
          <w:i w:val="0"/>
          <w:noProof/>
          <w:sz w:val="22"/>
          <w:szCs w:val="22"/>
        </w:rPr>
        <w:tab/>
      </w:r>
      <w:r>
        <w:rPr>
          <w:noProof/>
        </w:rPr>
        <w:t>Aspect - eWFM</w:t>
      </w:r>
      <w:r>
        <w:rPr>
          <w:noProof/>
        </w:rPr>
        <w:tab/>
      </w:r>
      <w:r>
        <w:rPr>
          <w:noProof/>
        </w:rPr>
        <w:fldChar w:fldCharType="begin"/>
      </w:r>
      <w:r>
        <w:rPr>
          <w:noProof/>
        </w:rPr>
        <w:instrText xml:space="preserve"> PAGEREF _Toc397962178 \h </w:instrText>
      </w:r>
      <w:r>
        <w:rPr>
          <w:noProof/>
        </w:rPr>
      </w:r>
      <w:r>
        <w:rPr>
          <w:noProof/>
        </w:rPr>
        <w:fldChar w:fldCharType="separate"/>
      </w:r>
      <w:ins w:id="18" w:author="Huang, Lili" w:date="2016-06-28T07:16:00Z">
        <w:r w:rsidR="0091223F">
          <w:rPr>
            <w:noProof/>
          </w:rPr>
          <w:t>11</w:t>
        </w:r>
      </w:ins>
      <w:del w:id="19" w:author="Huang, Lili" w:date="2016-06-27T07:19:00Z">
        <w:r w:rsidDel="009E47D1">
          <w:rPr>
            <w:noProof/>
          </w:rPr>
          <w:delText>10</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2.2.3</w:t>
      </w:r>
      <w:r>
        <w:rPr>
          <w:rFonts w:asciiTheme="minorHAnsi" w:eastAsiaTheme="minorEastAsia" w:hAnsiTheme="minorHAnsi" w:cstheme="minorBidi"/>
          <w:i w:val="0"/>
          <w:noProof/>
          <w:sz w:val="22"/>
          <w:szCs w:val="22"/>
        </w:rPr>
        <w:tab/>
      </w:r>
      <w:r>
        <w:rPr>
          <w:noProof/>
        </w:rPr>
        <w:t>GDIT HR - PeopleSoft</w:t>
      </w:r>
      <w:r>
        <w:rPr>
          <w:noProof/>
        </w:rPr>
        <w:tab/>
      </w:r>
      <w:r>
        <w:rPr>
          <w:noProof/>
        </w:rPr>
        <w:fldChar w:fldCharType="begin"/>
      </w:r>
      <w:r>
        <w:rPr>
          <w:noProof/>
        </w:rPr>
        <w:instrText xml:space="preserve"> PAGEREF _Toc397962179 \h </w:instrText>
      </w:r>
      <w:r>
        <w:rPr>
          <w:noProof/>
        </w:rPr>
      </w:r>
      <w:r>
        <w:rPr>
          <w:noProof/>
        </w:rPr>
        <w:fldChar w:fldCharType="separate"/>
      </w:r>
      <w:ins w:id="20" w:author="Huang, Lili" w:date="2016-06-28T07:16:00Z">
        <w:r w:rsidR="0091223F">
          <w:rPr>
            <w:noProof/>
          </w:rPr>
          <w:t>12</w:t>
        </w:r>
      </w:ins>
      <w:del w:id="21" w:author="Huang, Lili" w:date="2016-06-27T07:19:00Z">
        <w:r w:rsidDel="009E47D1">
          <w:rPr>
            <w:noProof/>
          </w:rPr>
          <w:delText>11</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2.2.4</w:t>
      </w:r>
      <w:r>
        <w:rPr>
          <w:rFonts w:asciiTheme="minorHAnsi" w:eastAsiaTheme="minorEastAsia" w:hAnsiTheme="minorHAnsi" w:cstheme="minorBidi"/>
          <w:i w:val="0"/>
          <w:noProof/>
          <w:sz w:val="22"/>
          <w:szCs w:val="22"/>
        </w:rPr>
        <w:tab/>
      </w:r>
      <w:r>
        <w:rPr>
          <w:noProof/>
        </w:rPr>
        <w:t>External Feeds – Verint/Performance Management</w:t>
      </w:r>
      <w:bookmarkStart w:id="22" w:name="_GoBack"/>
      <w:bookmarkEnd w:id="22"/>
      <w:r>
        <w:rPr>
          <w:noProof/>
        </w:rPr>
        <w:tab/>
      </w:r>
      <w:r>
        <w:rPr>
          <w:noProof/>
        </w:rPr>
        <w:fldChar w:fldCharType="begin"/>
      </w:r>
      <w:r>
        <w:rPr>
          <w:noProof/>
        </w:rPr>
        <w:instrText xml:space="preserve"> PAGEREF _Toc397962180 \h </w:instrText>
      </w:r>
      <w:r>
        <w:rPr>
          <w:noProof/>
        </w:rPr>
      </w:r>
      <w:r>
        <w:rPr>
          <w:noProof/>
        </w:rPr>
        <w:fldChar w:fldCharType="separate"/>
      </w:r>
      <w:ins w:id="23" w:author="Huang, Lili" w:date="2016-06-28T07:16:00Z">
        <w:r w:rsidR="0091223F">
          <w:rPr>
            <w:noProof/>
          </w:rPr>
          <w:t>12</w:t>
        </w:r>
      </w:ins>
      <w:del w:id="24" w:author="Huang, Lili" w:date="2016-06-27T07:19:00Z">
        <w:r w:rsidDel="009E47D1">
          <w:rPr>
            <w:noProof/>
          </w:rPr>
          <w:delText>11</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2.2.5</w:t>
      </w:r>
      <w:r>
        <w:rPr>
          <w:rFonts w:asciiTheme="minorHAnsi" w:eastAsiaTheme="minorEastAsia" w:hAnsiTheme="minorHAnsi" w:cstheme="minorBidi"/>
          <w:i w:val="0"/>
          <w:noProof/>
          <w:sz w:val="22"/>
          <w:szCs w:val="22"/>
        </w:rPr>
        <w:tab/>
      </w:r>
      <w:r>
        <w:rPr>
          <w:noProof/>
        </w:rPr>
        <w:t>Email Notifications</w:t>
      </w:r>
      <w:r>
        <w:rPr>
          <w:noProof/>
        </w:rPr>
        <w:tab/>
      </w:r>
      <w:r>
        <w:rPr>
          <w:noProof/>
        </w:rPr>
        <w:fldChar w:fldCharType="begin"/>
      </w:r>
      <w:r>
        <w:rPr>
          <w:noProof/>
        </w:rPr>
        <w:instrText xml:space="preserve"> PAGEREF _Toc397962181 \h </w:instrText>
      </w:r>
      <w:r>
        <w:rPr>
          <w:noProof/>
        </w:rPr>
      </w:r>
      <w:r>
        <w:rPr>
          <w:noProof/>
        </w:rPr>
        <w:fldChar w:fldCharType="separate"/>
      </w:r>
      <w:ins w:id="25" w:author="Huang, Lili" w:date="2016-06-28T07:16:00Z">
        <w:r w:rsidR="0091223F">
          <w:rPr>
            <w:noProof/>
          </w:rPr>
          <w:t>12</w:t>
        </w:r>
      </w:ins>
      <w:del w:id="26" w:author="Huang, Lili" w:date="2016-06-27T07:19:00Z">
        <w:r w:rsidDel="009E47D1">
          <w:rPr>
            <w:noProof/>
          </w:rPr>
          <w:delText>11</w:delText>
        </w:r>
      </w:del>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88412D">
        <w:rPr>
          <w:noProof/>
        </w:rPr>
        <w:t>Application Modules</w:t>
      </w:r>
      <w:r>
        <w:rPr>
          <w:noProof/>
        </w:rPr>
        <w:tab/>
      </w:r>
      <w:r>
        <w:rPr>
          <w:noProof/>
        </w:rPr>
        <w:fldChar w:fldCharType="begin"/>
      </w:r>
      <w:r>
        <w:rPr>
          <w:noProof/>
        </w:rPr>
        <w:instrText xml:space="preserve"> PAGEREF _Toc397962182 \h </w:instrText>
      </w:r>
      <w:r>
        <w:rPr>
          <w:noProof/>
        </w:rPr>
      </w:r>
      <w:r>
        <w:rPr>
          <w:noProof/>
        </w:rPr>
        <w:fldChar w:fldCharType="separate"/>
      </w:r>
      <w:ins w:id="27" w:author="Huang, Lili" w:date="2016-06-28T07:16:00Z">
        <w:r w:rsidR="0091223F">
          <w:rPr>
            <w:noProof/>
          </w:rPr>
          <w:t>12</w:t>
        </w:r>
      </w:ins>
      <w:del w:id="28" w:author="Huang, Lili" w:date="2016-06-27T07:19:00Z">
        <w:r w:rsidDel="009E47D1">
          <w:rPr>
            <w:noProof/>
          </w:rPr>
          <w:delText>11</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2.3.1</w:t>
      </w:r>
      <w:r>
        <w:rPr>
          <w:rFonts w:asciiTheme="minorHAnsi" w:eastAsiaTheme="minorEastAsia" w:hAnsiTheme="minorHAnsi" w:cstheme="minorBidi"/>
          <w:i w:val="0"/>
          <w:noProof/>
          <w:sz w:val="22"/>
          <w:szCs w:val="22"/>
        </w:rPr>
        <w:tab/>
      </w:r>
      <w:r>
        <w:rPr>
          <w:noProof/>
        </w:rPr>
        <w:t>CSR</w:t>
      </w:r>
      <w:r>
        <w:rPr>
          <w:noProof/>
        </w:rPr>
        <w:tab/>
      </w:r>
      <w:r>
        <w:rPr>
          <w:noProof/>
        </w:rPr>
        <w:fldChar w:fldCharType="begin"/>
      </w:r>
      <w:r>
        <w:rPr>
          <w:noProof/>
        </w:rPr>
        <w:instrText xml:space="preserve"> PAGEREF _Toc397962183 \h </w:instrText>
      </w:r>
      <w:r>
        <w:rPr>
          <w:noProof/>
        </w:rPr>
      </w:r>
      <w:r>
        <w:rPr>
          <w:noProof/>
        </w:rPr>
        <w:fldChar w:fldCharType="separate"/>
      </w:r>
      <w:ins w:id="29" w:author="Huang, Lili" w:date="2016-06-28T07:16:00Z">
        <w:r w:rsidR="0091223F">
          <w:rPr>
            <w:noProof/>
          </w:rPr>
          <w:t>12</w:t>
        </w:r>
      </w:ins>
      <w:del w:id="30" w:author="Huang, Lili" w:date="2016-06-27T07:19:00Z">
        <w:r w:rsidDel="009E47D1">
          <w:rPr>
            <w:noProof/>
          </w:rPr>
          <w:delText>11</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2.3.2</w:t>
      </w:r>
      <w:r>
        <w:rPr>
          <w:rFonts w:asciiTheme="minorHAnsi" w:eastAsiaTheme="minorEastAsia" w:hAnsiTheme="minorHAnsi" w:cstheme="minorBidi"/>
          <w:i w:val="0"/>
          <w:noProof/>
          <w:sz w:val="22"/>
          <w:szCs w:val="22"/>
        </w:rPr>
        <w:tab/>
      </w:r>
      <w:r>
        <w:rPr>
          <w:noProof/>
        </w:rPr>
        <w:t>Supervisor</w:t>
      </w:r>
      <w:r>
        <w:rPr>
          <w:noProof/>
        </w:rPr>
        <w:tab/>
      </w:r>
      <w:r>
        <w:rPr>
          <w:noProof/>
        </w:rPr>
        <w:fldChar w:fldCharType="begin"/>
      </w:r>
      <w:r>
        <w:rPr>
          <w:noProof/>
        </w:rPr>
        <w:instrText xml:space="preserve"> PAGEREF _Toc397962184 \h </w:instrText>
      </w:r>
      <w:r>
        <w:rPr>
          <w:noProof/>
        </w:rPr>
      </w:r>
      <w:r>
        <w:rPr>
          <w:noProof/>
        </w:rPr>
        <w:fldChar w:fldCharType="separate"/>
      </w:r>
      <w:ins w:id="31" w:author="Huang, Lili" w:date="2016-06-28T07:16:00Z">
        <w:r w:rsidR="0091223F">
          <w:rPr>
            <w:noProof/>
          </w:rPr>
          <w:t>12</w:t>
        </w:r>
      </w:ins>
      <w:del w:id="32" w:author="Huang, Lili" w:date="2016-06-27T07:19:00Z">
        <w:r w:rsidDel="009E47D1">
          <w:rPr>
            <w:noProof/>
          </w:rPr>
          <w:delText>11</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2.3.3</w:t>
      </w:r>
      <w:r>
        <w:rPr>
          <w:rFonts w:asciiTheme="minorHAnsi" w:eastAsiaTheme="minorEastAsia" w:hAnsiTheme="minorHAnsi" w:cstheme="minorBidi"/>
          <w:i w:val="0"/>
          <w:noProof/>
          <w:sz w:val="22"/>
          <w:szCs w:val="22"/>
        </w:rPr>
        <w:tab/>
      </w:r>
      <w:r>
        <w:rPr>
          <w:noProof/>
        </w:rPr>
        <w:t>Quality</w:t>
      </w:r>
      <w:r>
        <w:rPr>
          <w:noProof/>
        </w:rPr>
        <w:tab/>
      </w:r>
      <w:r>
        <w:rPr>
          <w:noProof/>
        </w:rPr>
        <w:fldChar w:fldCharType="begin"/>
      </w:r>
      <w:r>
        <w:rPr>
          <w:noProof/>
        </w:rPr>
        <w:instrText xml:space="preserve"> PAGEREF _Toc397962185 \h </w:instrText>
      </w:r>
      <w:r>
        <w:rPr>
          <w:noProof/>
        </w:rPr>
      </w:r>
      <w:r>
        <w:rPr>
          <w:noProof/>
        </w:rPr>
        <w:fldChar w:fldCharType="separate"/>
      </w:r>
      <w:ins w:id="33" w:author="Huang, Lili" w:date="2016-06-28T07:16:00Z">
        <w:r w:rsidR="0091223F">
          <w:rPr>
            <w:noProof/>
          </w:rPr>
          <w:t>12</w:t>
        </w:r>
      </w:ins>
      <w:del w:id="34" w:author="Huang, Lili" w:date="2016-06-27T07:19:00Z">
        <w:r w:rsidDel="009E47D1">
          <w:rPr>
            <w:noProof/>
          </w:rPr>
          <w:delText>11</w:delText>
        </w:r>
      </w:del>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88412D">
        <w:rPr>
          <w:noProof/>
        </w:rPr>
        <w:t>Application Functionality</w:t>
      </w:r>
      <w:r>
        <w:rPr>
          <w:noProof/>
        </w:rPr>
        <w:tab/>
      </w:r>
      <w:r>
        <w:rPr>
          <w:noProof/>
        </w:rPr>
        <w:fldChar w:fldCharType="begin"/>
      </w:r>
      <w:r>
        <w:rPr>
          <w:noProof/>
        </w:rPr>
        <w:instrText xml:space="preserve"> PAGEREF _Toc397962186 \h </w:instrText>
      </w:r>
      <w:r>
        <w:rPr>
          <w:noProof/>
        </w:rPr>
      </w:r>
      <w:r>
        <w:rPr>
          <w:noProof/>
        </w:rPr>
        <w:fldChar w:fldCharType="separate"/>
      </w:r>
      <w:ins w:id="35" w:author="Huang, Lili" w:date="2016-06-28T07:16:00Z">
        <w:r w:rsidR="0091223F">
          <w:rPr>
            <w:noProof/>
          </w:rPr>
          <w:t>13</w:t>
        </w:r>
      </w:ins>
      <w:del w:id="36" w:author="Huang, Lili" w:date="2016-06-27T07:19:00Z">
        <w:r w:rsidDel="009E47D1">
          <w:rPr>
            <w:noProof/>
          </w:rPr>
          <w:delText>12</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2.4.1</w:t>
      </w:r>
      <w:r>
        <w:rPr>
          <w:rFonts w:asciiTheme="minorHAnsi" w:eastAsiaTheme="minorEastAsia" w:hAnsiTheme="minorHAnsi" w:cstheme="minorBidi"/>
          <w:i w:val="0"/>
          <w:noProof/>
          <w:sz w:val="22"/>
          <w:szCs w:val="22"/>
        </w:rPr>
        <w:tab/>
      </w:r>
      <w:r>
        <w:rPr>
          <w:noProof/>
        </w:rPr>
        <w:t>Master Files and Styles</w:t>
      </w:r>
      <w:r>
        <w:rPr>
          <w:noProof/>
        </w:rPr>
        <w:tab/>
      </w:r>
      <w:r>
        <w:rPr>
          <w:noProof/>
        </w:rPr>
        <w:fldChar w:fldCharType="begin"/>
      </w:r>
      <w:r>
        <w:rPr>
          <w:noProof/>
        </w:rPr>
        <w:instrText xml:space="preserve"> PAGEREF _Toc397962187 \h </w:instrText>
      </w:r>
      <w:r>
        <w:rPr>
          <w:noProof/>
        </w:rPr>
      </w:r>
      <w:r>
        <w:rPr>
          <w:noProof/>
        </w:rPr>
        <w:fldChar w:fldCharType="separate"/>
      </w:r>
      <w:ins w:id="37" w:author="Huang, Lili" w:date="2016-06-28T07:16:00Z">
        <w:r w:rsidR="0091223F">
          <w:rPr>
            <w:noProof/>
          </w:rPr>
          <w:t>13</w:t>
        </w:r>
      </w:ins>
      <w:del w:id="38" w:author="Huang, Lili" w:date="2016-06-27T07:19:00Z">
        <w:r w:rsidDel="009E47D1">
          <w:rPr>
            <w:noProof/>
          </w:rPr>
          <w:delText>12</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2.4.2</w:t>
      </w:r>
      <w:r>
        <w:rPr>
          <w:rFonts w:asciiTheme="minorHAnsi" w:eastAsiaTheme="minorEastAsia" w:hAnsiTheme="minorHAnsi" w:cstheme="minorBidi"/>
          <w:i w:val="0"/>
          <w:noProof/>
          <w:sz w:val="22"/>
          <w:szCs w:val="22"/>
        </w:rPr>
        <w:tab/>
      </w:r>
      <w:r>
        <w:rPr>
          <w:noProof/>
        </w:rPr>
        <w:t>Home Page</w:t>
      </w:r>
      <w:r>
        <w:rPr>
          <w:noProof/>
        </w:rPr>
        <w:tab/>
      </w:r>
      <w:r>
        <w:rPr>
          <w:noProof/>
        </w:rPr>
        <w:fldChar w:fldCharType="begin"/>
      </w:r>
      <w:r>
        <w:rPr>
          <w:noProof/>
        </w:rPr>
        <w:instrText xml:space="preserve"> PAGEREF _Toc397962188 \h </w:instrText>
      </w:r>
      <w:r>
        <w:rPr>
          <w:noProof/>
        </w:rPr>
      </w:r>
      <w:r>
        <w:rPr>
          <w:noProof/>
        </w:rPr>
        <w:fldChar w:fldCharType="separate"/>
      </w:r>
      <w:ins w:id="39" w:author="Huang, Lili" w:date="2016-06-28T07:16:00Z">
        <w:r w:rsidR="0091223F">
          <w:rPr>
            <w:noProof/>
          </w:rPr>
          <w:t>13</w:t>
        </w:r>
      </w:ins>
      <w:del w:id="40" w:author="Huang, Lili" w:date="2016-06-27T07:19:00Z">
        <w:r w:rsidDel="009E47D1">
          <w:rPr>
            <w:noProof/>
          </w:rPr>
          <w:delText>12</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2.4.3</w:t>
      </w:r>
      <w:r>
        <w:rPr>
          <w:rFonts w:asciiTheme="minorHAnsi" w:eastAsiaTheme="minorEastAsia" w:hAnsiTheme="minorHAnsi" w:cstheme="minorBidi"/>
          <w:i w:val="0"/>
          <w:noProof/>
          <w:sz w:val="22"/>
          <w:szCs w:val="22"/>
        </w:rPr>
        <w:tab/>
      </w:r>
      <w:r>
        <w:rPr>
          <w:noProof/>
        </w:rPr>
        <w:t>Submissions</w:t>
      </w:r>
      <w:r>
        <w:rPr>
          <w:noProof/>
        </w:rPr>
        <w:tab/>
      </w:r>
      <w:r>
        <w:rPr>
          <w:noProof/>
        </w:rPr>
        <w:fldChar w:fldCharType="begin"/>
      </w:r>
      <w:r>
        <w:rPr>
          <w:noProof/>
        </w:rPr>
        <w:instrText xml:space="preserve"> PAGEREF _Toc397962189 \h </w:instrText>
      </w:r>
      <w:r>
        <w:rPr>
          <w:noProof/>
        </w:rPr>
      </w:r>
      <w:r>
        <w:rPr>
          <w:noProof/>
        </w:rPr>
        <w:fldChar w:fldCharType="separate"/>
      </w:r>
      <w:ins w:id="41" w:author="Huang, Lili" w:date="2016-06-28T07:16:00Z">
        <w:r w:rsidR="0091223F">
          <w:rPr>
            <w:noProof/>
          </w:rPr>
          <w:t>14</w:t>
        </w:r>
      </w:ins>
      <w:del w:id="42" w:author="Huang, Lili" w:date="2016-06-27T07:19:00Z">
        <w:r w:rsidDel="009E47D1">
          <w:rPr>
            <w:noProof/>
          </w:rPr>
          <w:delText>13</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2.4.4</w:t>
      </w:r>
      <w:r>
        <w:rPr>
          <w:rFonts w:asciiTheme="minorHAnsi" w:eastAsiaTheme="minorEastAsia" w:hAnsiTheme="minorHAnsi" w:cstheme="minorBidi"/>
          <w:i w:val="0"/>
          <w:noProof/>
          <w:sz w:val="22"/>
          <w:szCs w:val="22"/>
        </w:rPr>
        <w:tab/>
      </w:r>
      <w:r>
        <w:rPr>
          <w:noProof/>
        </w:rPr>
        <w:t>Dashboards</w:t>
      </w:r>
      <w:r>
        <w:rPr>
          <w:noProof/>
        </w:rPr>
        <w:tab/>
      </w:r>
      <w:r>
        <w:rPr>
          <w:noProof/>
        </w:rPr>
        <w:fldChar w:fldCharType="begin"/>
      </w:r>
      <w:r>
        <w:rPr>
          <w:noProof/>
        </w:rPr>
        <w:instrText xml:space="preserve"> PAGEREF _Toc397962190 \h </w:instrText>
      </w:r>
      <w:r>
        <w:rPr>
          <w:noProof/>
        </w:rPr>
      </w:r>
      <w:r>
        <w:rPr>
          <w:noProof/>
        </w:rPr>
        <w:fldChar w:fldCharType="separate"/>
      </w:r>
      <w:ins w:id="43" w:author="Huang, Lili" w:date="2016-06-28T07:16:00Z">
        <w:r w:rsidR="0091223F">
          <w:rPr>
            <w:noProof/>
          </w:rPr>
          <w:t>15</w:t>
        </w:r>
      </w:ins>
      <w:del w:id="44" w:author="Huang, Lili" w:date="2016-06-27T07:19:00Z">
        <w:r w:rsidDel="009E47D1">
          <w:rPr>
            <w:noProof/>
          </w:rPr>
          <w:delText>14</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2.4.4.1</w:t>
      </w:r>
      <w:r>
        <w:rPr>
          <w:rFonts w:asciiTheme="minorHAnsi" w:eastAsiaTheme="minorEastAsia" w:hAnsiTheme="minorHAnsi" w:cstheme="minorBidi"/>
          <w:noProof/>
          <w:sz w:val="22"/>
          <w:szCs w:val="22"/>
        </w:rPr>
        <w:tab/>
      </w:r>
      <w:r>
        <w:rPr>
          <w:noProof/>
        </w:rPr>
        <w:t>My Dashboard</w:t>
      </w:r>
      <w:r>
        <w:rPr>
          <w:noProof/>
        </w:rPr>
        <w:tab/>
      </w:r>
      <w:r>
        <w:rPr>
          <w:noProof/>
        </w:rPr>
        <w:fldChar w:fldCharType="begin"/>
      </w:r>
      <w:r>
        <w:rPr>
          <w:noProof/>
        </w:rPr>
        <w:instrText xml:space="preserve"> PAGEREF _Toc397962191 \h </w:instrText>
      </w:r>
      <w:r>
        <w:rPr>
          <w:noProof/>
        </w:rPr>
      </w:r>
      <w:r>
        <w:rPr>
          <w:noProof/>
        </w:rPr>
        <w:fldChar w:fldCharType="separate"/>
      </w:r>
      <w:ins w:id="45" w:author="Huang, Lili" w:date="2016-06-28T07:16:00Z">
        <w:r w:rsidR="0091223F">
          <w:rPr>
            <w:noProof/>
          </w:rPr>
          <w:t>15</w:t>
        </w:r>
      </w:ins>
      <w:del w:id="46" w:author="Huang, Lili" w:date="2016-06-27T07:19:00Z">
        <w:r w:rsidDel="009E47D1">
          <w:rPr>
            <w:noProof/>
          </w:rPr>
          <w:delText>14</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2.4.4.2</w:t>
      </w:r>
      <w:r>
        <w:rPr>
          <w:rFonts w:asciiTheme="minorHAnsi" w:eastAsiaTheme="minorEastAsia" w:hAnsiTheme="minorHAnsi" w:cstheme="minorBidi"/>
          <w:noProof/>
          <w:sz w:val="22"/>
          <w:szCs w:val="22"/>
        </w:rPr>
        <w:tab/>
      </w:r>
      <w:r>
        <w:rPr>
          <w:noProof/>
        </w:rPr>
        <w:t>My Submissions</w:t>
      </w:r>
      <w:r>
        <w:rPr>
          <w:noProof/>
        </w:rPr>
        <w:tab/>
      </w:r>
      <w:r>
        <w:rPr>
          <w:noProof/>
        </w:rPr>
        <w:fldChar w:fldCharType="begin"/>
      </w:r>
      <w:r>
        <w:rPr>
          <w:noProof/>
        </w:rPr>
        <w:instrText xml:space="preserve"> PAGEREF _Toc397962192 \h </w:instrText>
      </w:r>
      <w:r>
        <w:rPr>
          <w:noProof/>
        </w:rPr>
      </w:r>
      <w:r>
        <w:rPr>
          <w:noProof/>
        </w:rPr>
        <w:fldChar w:fldCharType="separate"/>
      </w:r>
      <w:ins w:id="47" w:author="Huang, Lili" w:date="2016-06-28T07:16:00Z">
        <w:r w:rsidR="0091223F">
          <w:rPr>
            <w:noProof/>
          </w:rPr>
          <w:t>17</w:t>
        </w:r>
      </w:ins>
      <w:del w:id="48" w:author="Huang, Lili" w:date="2016-06-27T07:19:00Z">
        <w:r w:rsidDel="009E47D1">
          <w:rPr>
            <w:noProof/>
          </w:rPr>
          <w:delText>16</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2.4.4.3</w:t>
      </w:r>
      <w:r>
        <w:rPr>
          <w:rFonts w:asciiTheme="minorHAnsi" w:eastAsiaTheme="minorEastAsia" w:hAnsiTheme="minorHAnsi" w:cstheme="minorBidi"/>
          <w:noProof/>
          <w:sz w:val="22"/>
          <w:szCs w:val="22"/>
        </w:rPr>
        <w:tab/>
      </w:r>
      <w:r>
        <w:rPr>
          <w:noProof/>
        </w:rPr>
        <w:t>Historical</w:t>
      </w:r>
      <w:r>
        <w:rPr>
          <w:noProof/>
        </w:rPr>
        <w:tab/>
      </w:r>
      <w:r>
        <w:rPr>
          <w:noProof/>
        </w:rPr>
        <w:fldChar w:fldCharType="begin"/>
      </w:r>
      <w:r>
        <w:rPr>
          <w:noProof/>
        </w:rPr>
        <w:instrText xml:space="preserve"> PAGEREF _Toc397962193 \h </w:instrText>
      </w:r>
      <w:r>
        <w:rPr>
          <w:noProof/>
        </w:rPr>
      </w:r>
      <w:r>
        <w:rPr>
          <w:noProof/>
        </w:rPr>
        <w:fldChar w:fldCharType="separate"/>
      </w:r>
      <w:ins w:id="49" w:author="Huang, Lili" w:date="2016-06-28T07:16:00Z">
        <w:r w:rsidR="0091223F">
          <w:rPr>
            <w:noProof/>
          </w:rPr>
          <w:t>18</w:t>
        </w:r>
      </w:ins>
      <w:del w:id="50" w:author="Huang, Lili" w:date="2016-06-27T07:19:00Z">
        <w:r w:rsidDel="009E47D1">
          <w:rPr>
            <w:noProof/>
          </w:rPr>
          <w:delText>17</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2.4.5</w:t>
      </w:r>
      <w:r>
        <w:rPr>
          <w:rFonts w:asciiTheme="minorHAnsi" w:eastAsiaTheme="minorEastAsia" w:hAnsiTheme="minorHAnsi" w:cstheme="minorBidi"/>
          <w:i w:val="0"/>
          <w:noProof/>
          <w:sz w:val="22"/>
          <w:szCs w:val="22"/>
        </w:rPr>
        <w:tab/>
      </w:r>
      <w:r>
        <w:rPr>
          <w:noProof/>
        </w:rPr>
        <w:t>Reviews</w:t>
      </w:r>
      <w:r>
        <w:rPr>
          <w:noProof/>
        </w:rPr>
        <w:tab/>
      </w:r>
      <w:r>
        <w:rPr>
          <w:noProof/>
        </w:rPr>
        <w:fldChar w:fldCharType="begin"/>
      </w:r>
      <w:r>
        <w:rPr>
          <w:noProof/>
        </w:rPr>
        <w:instrText xml:space="preserve"> PAGEREF _Toc397962194 \h </w:instrText>
      </w:r>
      <w:r>
        <w:rPr>
          <w:noProof/>
        </w:rPr>
      </w:r>
      <w:r>
        <w:rPr>
          <w:noProof/>
        </w:rPr>
        <w:fldChar w:fldCharType="separate"/>
      </w:r>
      <w:ins w:id="51" w:author="Huang, Lili" w:date="2016-06-28T07:16:00Z">
        <w:r w:rsidR="0091223F">
          <w:rPr>
            <w:noProof/>
          </w:rPr>
          <w:t>19</w:t>
        </w:r>
      </w:ins>
      <w:del w:id="52" w:author="Huang, Lili" w:date="2016-06-27T07:19:00Z">
        <w:r w:rsidDel="009E47D1">
          <w:rPr>
            <w:noProof/>
          </w:rPr>
          <w:delText>18</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2.4.5.1</w:t>
      </w:r>
      <w:r>
        <w:rPr>
          <w:rFonts w:asciiTheme="minorHAnsi" w:eastAsiaTheme="minorEastAsia" w:hAnsiTheme="minorHAnsi" w:cstheme="minorBidi"/>
          <w:noProof/>
          <w:sz w:val="22"/>
          <w:szCs w:val="22"/>
        </w:rPr>
        <w:tab/>
      </w:r>
      <w:r>
        <w:rPr>
          <w:noProof/>
        </w:rPr>
        <w:t>Main Review</w:t>
      </w:r>
      <w:r>
        <w:rPr>
          <w:noProof/>
        </w:rPr>
        <w:tab/>
      </w:r>
      <w:r>
        <w:rPr>
          <w:noProof/>
        </w:rPr>
        <w:fldChar w:fldCharType="begin"/>
      </w:r>
      <w:r>
        <w:rPr>
          <w:noProof/>
        </w:rPr>
        <w:instrText xml:space="preserve"> PAGEREF _Toc397962195 \h </w:instrText>
      </w:r>
      <w:r>
        <w:rPr>
          <w:noProof/>
        </w:rPr>
      </w:r>
      <w:r>
        <w:rPr>
          <w:noProof/>
        </w:rPr>
        <w:fldChar w:fldCharType="separate"/>
      </w:r>
      <w:ins w:id="53" w:author="Huang, Lili" w:date="2016-06-28T07:16:00Z">
        <w:r w:rsidR="0091223F">
          <w:rPr>
            <w:noProof/>
          </w:rPr>
          <w:t>19</w:t>
        </w:r>
      </w:ins>
      <w:del w:id="54" w:author="Huang, Lili" w:date="2016-06-27T07:19:00Z">
        <w:r w:rsidDel="009E47D1">
          <w:rPr>
            <w:noProof/>
          </w:rPr>
          <w:delText>18</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2.4.5.2</w:t>
      </w:r>
      <w:r>
        <w:rPr>
          <w:rFonts w:asciiTheme="minorHAnsi" w:eastAsiaTheme="minorEastAsia" w:hAnsiTheme="minorHAnsi" w:cstheme="minorBidi"/>
          <w:noProof/>
          <w:sz w:val="22"/>
          <w:szCs w:val="22"/>
        </w:rPr>
        <w:tab/>
      </w:r>
      <w:r>
        <w:rPr>
          <w:noProof/>
        </w:rPr>
        <w:t>Historical Review</w:t>
      </w:r>
      <w:r>
        <w:rPr>
          <w:noProof/>
        </w:rPr>
        <w:tab/>
      </w:r>
      <w:r>
        <w:rPr>
          <w:noProof/>
        </w:rPr>
        <w:fldChar w:fldCharType="begin"/>
      </w:r>
      <w:r>
        <w:rPr>
          <w:noProof/>
        </w:rPr>
        <w:instrText xml:space="preserve"> PAGEREF _Toc397962196 \h </w:instrText>
      </w:r>
      <w:r>
        <w:rPr>
          <w:noProof/>
        </w:rPr>
      </w:r>
      <w:r>
        <w:rPr>
          <w:noProof/>
        </w:rPr>
        <w:fldChar w:fldCharType="separate"/>
      </w:r>
      <w:ins w:id="55" w:author="Huang, Lili" w:date="2016-06-28T07:16:00Z">
        <w:r w:rsidR="0091223F">
          <w:rPr>
            <w:noProof/>
          </w:rPr>
          <w:t>20</w:t>
        </w:r>
      </w:ins>
      <w:del w:id="56" w:author="Huang, Lili" w:date="2016-06-27T07:19:00Z">
        <w:r w:rsidDel="009E47D1">
          <w:rPr>
            <w:noProof/>
          </w:rPr>
          <w:delText>19</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lastRenderedPageBreak/>
        <w:t>2.4.6</w:t>
      </w:r>
      <w:r>
        <w:rPr>
          <w:rFonts w:asciiTheme="minorHAnsi" w:eastAsiaTheme="minorEastAsia" w:hAnsiTheme="minorHAnsi" w:cstheme="minorBidi"/>
          <w:i w:val="0"/>
          <w:noProof/>
          <w:sz w:val="22"/>
          <w:szCs w:val="22"/>
        </w:rPr>
        <w:tab/>
      </w:r>
      <w:r>
        <w:rPr>
          <w:noProof/>
        </w:rPr>
        <w:t>Errors</w:t>
      </w:r>
      <w:r>
        <w:rPr>
          <w:noProof/>
        </w:rPr>
        <w:tab/>
      </w:r>
      <w:r>
        <w:rPr>
          <w:noProof/>
        </w:rPr>
        <w:fldChar w:fldCharType="begin"/>
      </w:r>
      <w:r>
        <w:rPr>
          <w:noProof/>
        </w:rPr>
        <w:instrText xml:space="preserve"> PAGEREF _Toc397962197 \h </w:instrText>
      </w:r>
      <w:r>
        <w:rPr>
          <w:noProof/>
        </w:rPr>
      </w:r>
      <w:r>
        <w:rPr>
          <w:noProof/>
        </w:rPr>
        <w:fldChar w:fldCharType="separate"/>
      </w:r>
      <w:ins w:id="57" w:author="Huang, Lili" w:date="2016-06-28T07:16:00Z">
        <w:r w:rsidR="0091223F">
          <w:rPr>
            <w:noProof/>
          </w:rPr>
          <w:t>21</w:t>
        </w:r>
      </w:ins>
      <w:del w:id="58" w:author="Huang, Lili" w:date="2016-06-27T07:19:00Z">
        <w:r w:rsidDel="009E47D1">
          <w:rPr>
            <w:noProof/>
          </w:rPr>
          <w:delText>20</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2.4.6.1</w:t>
      </w:r>
      <w:r>
        <w:rPr>
          <w:rFonts w:asciiTheme="minorHAnsi" w:eastAsiaTheme="minorEastAsia" w:hAnsiTheme="minorHAnsi" w:cstheme="minorBidi"/>
          <w:noProof/>
          <w:sz w:val="22"/>
          <w:szCs w:val="22"/>
        </w:rPr>
        <w:tab/>
      </w:r>
      <w:r>
        <w:rPr>
          <w:noProof/>
        </w:rPr>
        <w:t>Unauthorized Application Access</w:t>
      </w:r>
      <w:r>
        <w:rPr>
          <w:noProof/>
        </w:rPr>
        <w:tab/>
      </w:r>
      <w:r>
        <w:rPr>
          <w:noProof/>
        </w:rPr>
        <w:fldChar w:fldCharType="begin"/>
      </w:r>
      <w:r>
        <w:rPr>
          <w:noProof/>
        </w:rPr>
        <w:instrText xml:space="preserve"> PAGEREF _Toc397962198 \h </w:instrText>
      </w:r>
      <w:r>
        <w:rPr>
          <w:noProof/>
        </w:rPr>
      </w:r>
      <w:r>
        <w:rPr>
          <w:noProof/>
        </w:rPr>
        <w:fldChar w:fldCharType="separate"/>
      </w:r>
      <w:ins w:id="59" w:author="Huang, Lili" w:date="2016-06-28T07:16:00Z">
        <w:r w:rsidR="0091223F">
          <w:rPr>
            <w:noProof/>
          </w:rPr>
          <w:t>21</w:t>
        </w:r>
      </w:ins>
      <w:del w:id="60" w:author="Huang, Lili" w:date="2016-06-27T07:19:00Z">
        <w:r w:rsidDel="009E47D1">
          <w:rPr>
            <w:noProof/>
          </w:rPr>
          <w:delText>20</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2.4.6.2</w:t>
      </w:r>
      <w:r>
        <w:rPr>
          <w:rFonts w:asciiTheme="minorHAnsi" w:eastAsiaTheme="minorEastAsia" w:hAnsiTheme="minorHAnsi" w:cstheme="minorBidi"/>
          <w:noProof/>
          <w:sz w:val="22"/>
          <w:szCs w:val="22"/>
        </w:rPr>
        <w:tab/>
      </w:r>
      <w:r>
        <w:rPr>
          <w:noProof/>
        </w:rPr>
        <w:t>Unauthorized Record Access</w:t>
      </w:r>
      <w:r>
        <w:rPr>
          <w:noProof/>
        </w:rPr>
        <w:tab/>
      </w:r>
      <w:r>
        <w:rPr>
          <w:noProof/>
        </w:rPr>
        <w:fldChar w:fldCharType="begin"/>
      </w:r>
      <w:r>
        <w:rPr>
          <w:noProof/>
        </w:rPr>
        <w:instrText xml:space="preserve"> PAGEREF _Toc397962199 \h </w:instrText>
      </w:r>
      <w:r>
        <w:rPr>
          <w:noProof/>
        </w:rPr>
      </w:r>
      <w:r>
        <w:rPr>
          <w:noProof/>
        </w:rPr>
        <w:fldChar w:fldCharType="separate"/>
      </w:r>
      <w:ins w:id="61" w:author="Huang, Lili" w:date="2016-06-28T07:16:00Z">
        <w:r w:rsidR="0091223F">
          <w:rPr>
            <w:noProof/>
          </w:rPr>
          <w:t>22</w:t>
        </w:r>
      </w:ins>
      <w:del w:id="62" w:author="Huang, Lili" w:date="2016-06-27T07:19:00Z">
        <w:r w:rsidDel="009E47D1">
          <w:rPr>
            <w:noProof/>
          </w:rPr>
          <w:delText>21</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2.4.6.3</w:t>
      </w:r>
      <w:r>
        <w:rPr>
          <w:rFonts w:asciiTheme="minorHAnsi" w:eastAsiaTheme="minorEastAsia" w:hAnsiTheme="minorHAnsi" w:cstheme="minorBidi"/>
          <w:noProof/>
          <w:sz w:val="22"/>
          <w:szCs w:val="22"/>
        </w:rPr>
        <w:tab/>
      </w:r>
      <w:r>
        <w:rPr>
          <w:noProof/>
        </w:rPr>
        <w:t>Unauthorized Submission Access</w:t>
      </w:r>
      <w:r>
        <w:rPr>
          <w:noProof/>
        </w:rPr>
        <w:tab/>
      </w:r>
      <w:r>
        <w:rPr>
          <w:noProof/>
        </w:rPr>
        <w:fldChar w:fldCharType="begin"/>
      </w:r>
      <w:r>
        <w:rPr>
          <w:noProof/>
        </w:rPr>
        <w:instrText xml:space="preserve"> PAGEREF _Toc397962200 \h </w:instrText>
      </w:r>
      <w:r>
        <w:rPr>
          <w:noProof/>
        </w:rPr>
      </w:r>
      <w:r>
        <w:rPr>
          <w:noProof/>
        </w:rPr>
        <w:fldChar w:fldCharType="separate"/>
      </w:r>
      <w:ins w:id="63" w:author="Huang, Lili" w:date="2016-06-28T07:16:00Z">
        <w:r w:rsidR="0091223F">
          <w:rPr>
            <w:noProof/>
          </w:rPr>
          <w:t>23</w:t>
        </w:r>
      </w:ins>
      <w:del w:id="64" w:author="Huang, Lili" w:date="2016-06-27T07:19:00Z">
        <w:r w:rsidDel="009E47D1">
          <w:rPr>
            <w:noProof/>
          </w:rPr>
          <w:delText>22</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2.4.6.4</w:t>
      </w:r>
      <w:r>
        <w:rPr>
          <w:rFonts w:asciiTheme="minorHAnsi" w:eastAsiaTheme="minorEastAsia" w:hAnsiTheme="minorHAnsi" w:cstheme="minorBidi"/>
          <w:noProof/>
          <w:sz w:val="22"/>
          <w:szCs w:val="22"/>
        </w:rPr>
        <w:tab/>
      </w:r>
      <w:r>
        <w:rPr>
          <w:noProof/>
        </w:rPr>
        <w:t>System Error</w:t>
      </w:r>
      <w:r>
        <w:rPr>
          <w:noProof/>
        </w:rPr>
        <w:tab/>
      </w:r>
      <w:r>
        <w:rPr>
          <w:noProof/>
        </w:rPr>
        <w:fldChar w:fldCharType="begin"/>
      </w:r>
      <w:r>
        <w:rPr>
          <w:noProof/>
        </w:rPr>
        <w:instrText xml:space="preserve"> PAGEREF _Toc397962201 \h </w:instrText>
      </w:r>
      <w:r>
        <w:rPr>
          <w:noProof/>
        </w:rPr>
      </w:r>
      <w:r>
        <w:rPr>
          <w:noProof/>
        </w:rPr>
        <w:fldChar w:fldCharType="separate"/>
      </w:r>
      <w:ins w:id="65" w:author="Huang, Lili" w:date="2016-06-28T07:16:00Z">
        <w:r w:rsidR="0091223F">
          <w:rPr>
            <w:noProof/>
          </w:rPr>
          <w:t>23</w:t>
        </w:r>
      </w:ins>
      <w:del w:id="66" w:author="Huang, Lili" w:date="2016-06-27T07:19:00Z">
        <w:r w:rsidDel="009E47D1">
          <w:rPr>
            <w:noProof/>
          </w:rPr>
          <w:delText>22</w:delText>
        </w:r>
      </w:del>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2.4.7</w:t>
      </w:r>
      <w:r>
        <w:rPr>
          <w:rFonts w:asciiTheme="minorHAnsi" w:eastAsiaTheme="minorEastAsia" w:hAnsiTheme="minorHAnsi" w:cstheme="minorBidi"/>
          <w:i w:val="0"/>
          <w:noProof/>
          <w:sz w:val="22"/>
          <w:szCs w:val="22"/>
        </w:rPr>
        <w:tab/>
      </w:r>
      <w:r>
        <w:rPr>
          <w:noProof/>
        </w:rPr>
        <w:t>Data Flow Diagram</w:t>
      </w:r>
      <w:r>
        <w:rPr>
          <w:noProof/>
        </w:rPr>
        <w:tab/>
      </w:r>
      <w:r>
        <w:rPr>
          <w:noProof/>
        </w:rPr>
        <w:fldChar w:fldCharType="begin"/>
      </w:r>
      <w:r>
        <w:rPr>
          <w:noProof/>
        </w:rPr>
        <w:instrText xml:space="preserve"> PAGEREF _Toc397962202 \h </w:instrText>
      </w:r>
      <w:r>
        <w:rPr>
          <w:noProof/>
        </w:rPr>
      </w:r>
      <w:r>
        <w:rPr>
          <w:noProof/>
        </w:rPr>
        <w:fldChar w:fldCharType="separate"/>
      </w:r>
      <w:ins w:id="67" w:author="Huang, Lili" w:date="2016-06-28T07:16:00Z">
        <w:r w:rsidR="0091223F">
          <w:rPr>
            <w:noProof/>
          </w:rPr>
          <w:t>24</w:t>
        </w:r>
      </w:ins>
      <w:del w:id="68" w:author="Huang, Lili" w:date="2016-06-27T07:19:00Z">
        <w:r w:rsidDel="009E47D1">
          <w:rPr>
            <w:noProof/>
          </w:rPr>
          <w:delText>23</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2.4.7.1</w:t>
      </w:r>
      <w:r>
        <w:rPr>
          <w:rFonts w:asciiTheme="minorHAnsi" w:eastAsiaTheme="minorEastAsia" w:hAnsiTheme="minorHAnsi" w:cstheme="minorBidi"/>
          <w:noProof/>
          <w:sz w:val="22"/>
          <w:szCs w:val="22"/>
        </w:rPr>
        <w:tab/>
      </w:r>
      <w:r>
        <w:rPr>
          <w:noProof/>
        </w:rPr>
        <w:t>Submission</w:t>
      </w:r>
      <w:r>
        <w:rPr>
          <w:noProof/>
        </w:rPr>
        <w:tab/>
      </w:r>
      <w:r>
        <w:rPr>
          <w:noProof/>
        </w:rPr>
        <w:fldChar w:fldCharType="begin"/>
      </w:r>
      <w:r>
        <w:rPr>
          <w:noProof/>
        </w:rPr>
        <w:instrText xml:space="preserve"> PAGEREF _Toc397962203 \h </w:instrText>
      </w:r>
      <w:r>
        <w:rPr>
          <w:noProof/>
        </w:rPr>
      </w:r>
      <w:r>
        <w:rPr>
          <w:noProof/>
        </w:rPr>
        <w:fldChar w:fldCharType="separate"/>
      </w:r>
      <w:ins w:id="69" w:author="Huang, Lili" w:date="2016-06-28T07:16:00Z">
        <w:r w:rsidR="0091223F">
          <w:rPr>
            <w:noProof/>
          </w:rPr>
          <w:t>24</w:t>
        </w:r>
      </w:ins>
      <w:del w:id="70" w:author="Huang, Lili" w:date="2016-06-27T07:19:00Z">
        <w:r w:rsidDel="009E47D1">
          <w:rPr>
            <w:noProof/>
          </w:rPr>
          <w:delText>23</w:delText>
        </w:r>
      </w:del>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2.4.7.2</w:t>
      </w:r>
      <w:r>
        <w:rPr>
          <w:rFonts w:asciiTheme="minorHAnsi" w:eastAsiaTheme="minorEastAsia" w:hAnsiTheme="minorHAnsi" w:cstheme="minorBidi"/>
          <w:noProof/>
          <w:sz w:val="22"/>
          <w:szCs w:val="22"/>
        </w:rPr>
        <w:tab/>
      </w:r>
      <w:r>
        <w:rPr>
          <w:noProof/>
        </w:rPr>
        <w:t>Review</w:t>
      </w:r>
      <w:r>
        <w:rPr>
          <w:noProof/>
        </w:rPr>
        <w:tab/>
      </w:r>
      <w:r>
        <w:rPr>
          <w:noProof/>
        </w:rPr>
        <w:fldChar w:fldCharType="begin"/>
      </w:r>
      <w:r>
        <w:rPr>
          <w:noProof/>
        </w:rPr>
        <w:instrText xml:space="preserve"> PAGEREF _Toc397962204 \h </w:instrText>
      </w:r>
      <w:r>
        <w:rPr>
          <w:noProof/>
        </w:rPr>
      </w:r>
      <w:r>
        <w:rPr>
          <w:noProof/>
        </w:rPr>
        <w:fldChar w:fldCharType="separate"/>
      </w:r>
      <w:ins w:id="71" w:author="Huang, Lili" w:date="2016-06-28T07:16:00Z">
        <w:r w:rsidR="0091223F">
          <w:rPr>
            <w:noProof/>
          </w:rPr>
          <w:t>25</w:t>
        </w:r>
      </w:ins>
      <w:del w:id="72" w:author="Huang, Lili" w:date="2016-06-27T07:19:00Z">
        <w:r w:rsidDel="009E47D1">
          <w:rPr>
            <w:noProof/>
          </w:rPr>
          <w:delText>24</w:delText>
        </w:r>
      </w:del>
      <w:r>
        <w:rPr>
          <w:noProof/>
        </w:rPr>
        <w:fldChar w:fldCharType="end"/>
      </w:r>
    </w:p>
    <w:p w:rsidR="00C26229" w:rsidRDefault="00C26229" w:rsidP="004063A0">
      <w:pPr>
        <w:tabs>
          <w:tab w:val="right" w:leader="dot" w:pos="13410"/>
        </w:tabs>
        <w:ind w:left="360"/>
        <w:rPr>
          <w:rFonts w:ascii="Arial" w:hAnsi="Arial"/>
        </w:rPr>
      </w:pPr>
      <w:r>
        <w:rPr>
          <w:rFonts w:ascii="Arial" w:hAnsi="Arial"/>
        </w:rPr>
        <w:fldChar w:fldCharType="end"/>
      </w:r>
    </w:p>
    <w:p w:rsidR="00CE52F0" w:rsidRPr="00CE52F0" w:rsidRDefault="00C26229" w:rsidP="00C26229">
      <w:pPr>
        <w:pStyle w:val="Heading1"/>
        <w:rPr>
          <w:rFonts w:cs="Arial"/>
        </w:rPr>
      </w:pPr>
      <w:r>
        <w:br w:type="page"/>
      </w:r>
      <w:bookmarkStart w:id="73" w:name="_Toc184635826"/>
      <w:bookmarkStart w:id="74" w:name="_Toc81713402"/>
    </w:p>
    <w:p w:rsidR="00CE52F0" w:rsidRDefault="00CE52F0" w:rsidP="00CE52F0">
      <w:pPr>
        <w:pStyle w:val="BodyText"/>
      </w:pPr>
    </w:p>
    <w:p w:rsidR="00CE52F0" w:rsidRDefault="00CE52F0" w:rsidP="00CE52F0">
      <w:pPr>
        <w:pStyle w:val="BodyText"/>
      </w:pPr>
    </w:p>
    <w:p w:rsidR="00CE52F0" w:rsidRDefault="00CE52F0" w:rsidP="002F7D8D">
      <w:pPr>
        <w:pStyle w:val="Heading1"/>
        <w:numPr>
          <w:ilvl w:val="0"/>
          <w:numId w:val="7"/>
        </w:numPr>
      </w:pPr>
      <w:bookmarkStart w:id="75" w:name="_Toc397962163"/>
      <w:r w:rsidRPr="00720E81">
        <w:t>eC</w:t>
      </w:r>
      <w:r>
        <w:t xml:space="preserve">oaching </w:t>
      </w:r>
      <w:r w:rsidRPr="00720E81">
        <w:t>L</w:t>
      </w:r>
      <w:r>
        <w:t>og</w:t>
      </w:r>
      <w:r w:rsidRPr="00720E81">
        <w:t xml:space="preserve"> </w:t>
      </w:r>
      <w:r>
        <w:t>Application</w:t>
      </w:r>
      <w:bookmarkEnd w:id="75"/>
    </w:p>
    <w:p w:rsidR="00CE52F0" w:rsidRDefault="00CE52F0" w:rsidP="00CE52F0">
      <w:pPr>
        <w:pStyle w:val="Heading2"/>
        <w:rPr>
          <w:b w:val="0"/>
          <w:i w:val="0"/>
        </w:rPr>
      </w:pPr>
      <w:bookmarkStart w:id="76" w:name="_Toc397962164"/>
      <w:r w:rsidRPr="006F7E34">
        <w:rPr>
          <w:b w:val="0"/>
          <w:i w:val="0"/>
        </w:rPr>
        <w:t>Purpose</w:t>
      </w:r>
      <w:bookmarkEnd w:id="76"/>
    </w:p>
    <w:p w:rsidR="00CE52F0" w:rsidRPr="006F7E34" w:rsidRDefault="00CE52F0" w:rsidP="00CE52F0">
      <w:pPr>
        <w:rPr>
          <w:rFonts w:ascii="Arial" w:hAnsi="Arial" w:cs="Arial"/>
        </w:rPr>
      </w:pPr>
      <w:r w:rsidRPr="006F7E34">
        <w:rPr>
          <w:rFonts w:ascii="Arial" w:hAnsi="Arial" w:cs="Arial"/>
        </w:rPr>
        <w:t xml:space="preserve">The </w:t>
      </w:r>
      <w:proofErr w:type="spellStart"/>
      <w:r w:rsidRPr="00720E81">
        <w:rPr>
          <w:rFonts w:ascii="Arial" w:hAnsi="Arial" w:cs="Arial"/>
        </w:rPr>
        <w:t>eC</w:t>
      </w:r>
      <w:r>
        <w:rPr>
          <w:rFonts w:ascii="Arial" w:hAnsi="Arial" w:cs="Arial"/>
        </w:rPr>
        <w:t>oaching</w:t>
      </w:r>
      <w:proofErr w:type="spellEnd"/>
      <w:r>
        <w:rPr>
          <w:rFonts w:ascii="Arial" w:hAnsi="Arial" w:cs="Arial"/>
        </w:rPr>
        <w:t xml:space="preserve"> </w:t>
      </w:r>
      <w:r w:rsidRPr="00720E81">
        <w:rPr>
          <w:rFonts w:ascii="Arial" w:hAnsi="Arial" w:cs="Arial"/>
        </w:rPr>
        <w:t>L</w:t>
      </w:r>
      <w:r>
        <w:rPr>
          <w:rFonts w:ascii="Arial" w:hAnsi="Arial" w:cs="Arial"/>
        </w:rPr>
        <w:t>og</w:t>
      </w:r>
      <w:r w:rsidRPr="00720E81">
        <w:rPr>
          <w:rFonts w:ascii="Arial" w:hAnsi="Arial" w:cs="Arial"/>
        </w:rPr>
        <w:t xml:space="preserve"> </w:t>
      </w:r>
      <w:r>
        <w:rPr>
          <w:rFonts w:ascii="Arial" w:hAnsi="Arial" w:cs="Arial"/>
        </w:rPr>
        <w:t>application will</w:t>
      </w:r>
      <w:r w:rsidRPr="006F7E34">
        <w:rPr>
          <w:rFonts w:ascii="Arial" w:hAnsi="Arial" w:cs="Arial"/>
        </w:rPr>
        <w:t xml:space="preserve"> be </w:t>
      </w:r>
      <w:r>
        <w:rPr>
          <w:rFonts w:ascii="Arial" w:hAnsi="Arial" w:cs="Arial"/>
        </w:rPr>
        <w:t xml:space="preserve">a modular </w:t>
      </w:r>
      <w:del w:id="77" w:author="Huang, Lili" w:date="2016-06-27T07:06:00Z">
        <w:r w:rsidDel="00366890">
          <w:rPr>
            <w:rFonts w:ascii="Arial" w:hAnsi="Arial" w:cs="Arial"/>
          </w:rPr>
          <w:delText xml:space="preserve">web </w:delText>
        </w:r>
      </w:del>
      <w:ins w:id="78" w:author="Huang, Lili" w:date="2016-06-27T07:06:00Z">
        <w:r w:rsidR="00366890">
          <w:rPr>
            <w:rFonts w:ascii="Arial" w:hAnsi="Arial" w:cs="Arial"/>
          </w:rPr>
          <w:t>intranet</w:t>
        </w:r>
      </w:ins>
      <w:ins w:id="79" w:author="Huang, Lili" w:date="2016-06-27T07:07:00Z">
        <w:r w:rsidR="00817E9B">
          <w:rPr>
            <w:rFonts w:ascii="Arial" w:hAnsi="Arial" w:cs="Arial"/>
          </w:rPr>
          <w:t xml:space="preserve"> web</w:t>
        </w:r>
      </w:ins>
      <w:ins w:id="80" w:author="Huang, Lili" w:date="2016-06-27T07:06:00Z">
        <w:r w:rsidR="00366890">
          <w:rPr>
            <w:rFonts w:ascii="Arial" w:hAnsi="Arial" w:cs="Arial"/>
          </w:rPr>
          <w:t xml:space="preserve"> </w:t>
        </w:r>
      </w:ins>
      <w:r>
        <w:rPr>
          <w:rFonts w:ascii="Arial" w:hAnsi="Arial" w:cs="Arial"/>
        </w:rPr>
        <w:t>application used</w:t>
      </w:r>
      <w:r w:rsidRPr="006F7E34">
        <w:rPr>
          <w:rFonts w:ascii="Arial" w:hAnsi="Arial" w:cs="Arial"/>
        </w:rPr>
        <w:t xml:space="preserve"> to </w:t>
      </w:r>
      <w:r>
        <w:rPr>
          <w:rFonts w:ascii="Arial" w:hAnsi="Arial" w:cs="Arial"/>
        </w:rPr>
        <w:t>document and track coaching information.</w:t>
      </w:r>
    </w:p>
    <w:p w:rsidR="00CE52F0" w:rsidRPr="006F7E34" w:rsidRDefault="00CE52F0" w:rsidP="00CE52F0">
      <w:pPr>
        <w:pStyle w:val="Heading2"/>
        <w:rPr>
          <w:b w:val="0"/>
          <w:i w:val="0"/>
        </w:rPr>
      </w:pPr>
      <w:bookmarkStart w:id="81" w:name="_Toc184635844"/>
      <w:r>
        <w:t xml:space="preserve"> </w:t>
      </w:r>
      <w:bookmarkStart w:id="82" w:name="_Toc397962165"/>
      <w:bookmarkEnd w:id="81"/>
      <w:r w:rsidRPr="006F7E34">
        <w:rPr>
          <w:b w:val="0"/>
          <w:i w:val="0"/>
        </w:rPr>
        <w:t>Assumptions</w:t>
      </w:r>
      <w:bookmarkEnd w:id="82"/>
    </w:p>
    <w:p w:rsidR="00CE52F0" w:rsidRDefault="00CE52F0" w:rsidP="002F7D8D">
      <w:pPr>
        <w:pStyle w:val="ListParagraph"/>
        <w:numPr>
          <w:ilvl w:val="0"/>
          <w:numId w:val="2"/>
        </w:numPr>
        <w:rPr>
          <w:rFonts w:ascii="Arial" w:hAnsi="Arial" w:cs="Arial"/>
        </w:rPr>
      </w:pPr>
      <w:r>
        <w:rPr>
          <w:rFonts w:ascii="Arial" w:hAnsi="Arial" w:cs="Arial"/>
        </w:rPr>
        <w:t xml:space="preserve">The </w:t>
      </w:r>
      <w:proofErr w:type="spellStart"/>
      <w:r w:rsidRPr="00720E81">
        <w:rPr>
          <w:rFonts w:ascii="Arial" w:hAnsi="Arial" w:cs="Arial"/>
        </w:rPr>
        <w:t>eC</w:t>
      </w:r>
      <w:r>
        <w:rPr>
          <w:rFonts w:ascii="Arial" w:hAnsi="Arial" w:cs="Arial"/>
        </w:rPr>
        <w:t>oaching</w:t>
      </w:r>
      <w:proofErr w:type="spellEnd"/>
      <w:r>
        <w:rPr>
          <w:rFonts w:ascii="Arial" w:hAnsi="Arial" w:cs="Arial"/>
        </w:rPr>
        <w:t xml:space="preserve"> </w:t>
      </w:r>
      <w:r w:rsidRPr="00720E81">
        <w:rPr>
          <w:rFonts w:ascii="Arial" w:hAnsi="Arial" w:cs="Arial"/>
        </w:rPr>
        <w:t>L</w:t>
      </w:r>
      <w:r>
        <w:rPr>
          <w:rFonts w:ascii="Arial" w:hAnsi="Arial" w:cs="Arial"/>
        </w:rPr>
        <w:t>og</w:t>
      </w:r>
      <w:r w:rsidRPr="00720E81">
        <w:rPr>
          <w:rFonts w:ascii="Arial" w:hAnsi="Arial" w:cs="Arial"/>
        </w:rPr>
        <w:t xml:space="preserve"> </w:t>
      </w:r>
      <w:r>
        <w:rPr>
          <w:rFonts w:ascii="Arial" w:hAnsi="Arial" w:cs="Arial"/>
        </w:rPr>
        <w:t>application will not be 508 compliant</w:t>
      </w:r>
    </w:p>
    <w:p w:rsidR="00CE52F0" w:rsidRDefault="00CE52F0" w:rsidP="002F7D8D">
      <w:pPr>
        <w:pStyle w:val="ListParagraph"/>
        <w:numPr>
          <w:ilvl w:val="0"/>
          <w:numId w:val="2"/>
        </w:numPr>
        <w:rPr>
          <w:rFonts w:ascii="Arial" w:hAnsi="Arial" w:cs="Arial"/>
        </w:rPr>
      </w:pPr>
      <w:del w:id="83" w:author="Huang, Lili" w:date="2016-06-24T14:49:00Z">
        <w:r w:rsidDel="00090D86">
          <w:rPr>
            <w:rFonts w:ascii="Arial" w:hAnsi="Arial" w:cs="Arial"/>
          </w:rPr>
          <w:delText xml:space="preserve">GDIT </w:delText>
        </w:r>
      </w:del>
      <w:ins w:id="84" w:author="Huang, Lili" w:date="2016-06-27T06:30:00Z">
        <w:r w:rsidR="00DB2BE3">
          <w:rPr>
            <w:rFonts w:ascii="Arial" w:hAnsi="Arial" w:cs="Arial"/>
          </w:rPr>
          <w:t xml:space="preserve">All </w:t>
        </w:r>
      </w:ins>
      <w:ins w:id="85" w:author="Huang, Lili" w:date="2016-06-24T14:49:00Z">
        <w:r w:rsidR="00090D86">
          <w:rPr>
            <w:rFonts w:ascii="Arial" w:hAnsi="Arial" w:cs="Arial"/>
          </w:rPr>
          <w:t xml:space="preserve">CCO </w:t>
        </w:r>
      </w:ins>
      <w:del w:id="86" w:author="Huang, Lili" w:date="2016-06-24T14:49:00Z">
        <w:r w:rsidDel="00090D86">
          <w:rPr>
            <w:rFonts w:ascii="Arial" w:hAnsi="Arial" w:cs="Arial"/>
          </w:rPr>
          <w:delText>domain users</w:delText>
        </w:r>
      </w:del>
      <w:ins w:id="87" w:author="Huang, Lili" w:date="2016-06-27T06:30:00Z">
        <w:r w:rsidR="00DB2BE3">
          <w:rPr>
            <w:rFonts w:ascii="Arial" w:hAnsi="Arial" w:cs="Arial"/>
          </w:rPr>
          <w:t>employees</w:t>
        </w:r>
      </w:ins>
      <w:ins w:id="88" w:author="Huang, Lili" w:date="2016-06-24T14:49:00Z">
        <w:r w:rsidR="00090D86">
          <w:rPr>
            <w:rFonts w:ascii="Arial" w:hAnsi="Arial" w:cs="Arial"/>
          </w:rPr>
          <w:t xml:space="preserve"> and </w:t>
        </w:r>
      </w:ins>
      <w:ins w:id="89" w:author="Huang, Lili" w:date="2016-06-27T06:29:00Z">
        <w:r w:rsidR="00BF0BF0">
          <w:rPr>
            <w:rFonts w:ascii="Arial" w:hAnsi="Arial" w:cs="Arial"/>
          </w:rPr>
          <w:t>authorized</w:t>
        </w:r>
      </w:ins>
      <w:ins w:id="90" w:author="Huang, Lili" w:date="2016-06-24T14:49:00Z">
        <w:r w:rsidR="00BF0BF0">
          <w:rPr>
            <w:rFonts w:ascii="Arial" w:hAnsi="Arial" w:cs="Arial"/>
          </w:rPr>
          <w:t xml:space="preserve"> HR </w:t>
        </w:r>
      </w:ins>
      <w:del w:id="91" w:author="Huang, Lili" w:date="2016-06-24T14:52:00Z">
        <w:r w:rsidDel="00090D86">
          <w:rPr>
            <w:rFonts w:ascii="Arial" w:hAnsi="Arial" w:cs="Arial"/>
          </w:rPr>
          <w:delText xml:space="preserve"> </w:delText>
        </w:r>
      </w:del>
      <w:r>
        <w:rPr>
          <w:rFonts w:ascii="Arial" w:hAnsi="Arial" w:cs="Arial"/>
        </w:rPr>
        <w:t xml:space="preserve">will </w:t>
      </w:r>
      <w:r w:rsidRPr="00BF306E">
        <w:rPr>
          <w:rFonts w:ascii="Arial" w:hAnsi="Arial" w:cs="Arial"/>
        </w:rPr>
        <w:t xml:space="preserve">have access to the </w:t>
      </w:r>
      <w:proofErr w:type="spellStart"/>
      <w:r w:rsidRPr="00720E81">
        <w:rPr>
          <w:rFonts w:ascii="Arial" w:hAnsi="Arial" w:cs="Arial"/>
        </w:rPr>
        <w:t>eC</w:t>
      </w:r>
      <w:r>
        <w:rPr>
          <w:rFonts w:ascii="Arial" w:hAnsi="Arial" w:cs="Arial"/>
        </w:rPr>
        <w:t>oaching</w:t>
      </w:r>
      <w:proofErr w:type="spellEnd"/>
      <w:r>
        <w:rPr>
          <w:rFonts w:ascii="Arial" w:hAnsi="Arial" w:cs="Arial"/>
        </w:rPr>
        <w:t xml:space="preserve"> </w:t>
      </w:r>
      <w:r w:rsidRPr="00720E81">
        <w:rPr>
          <w:rFonts w:ascii="Arial" w:hAnsi="Arial" w:cs="Arial"/>
        </w:rPr>
        <w:t>L</w:t>
      </w:r>
      <w:r>
        <w:rPr>
          <w:rFonts w:ascii="Arial" w:hAnsi="Arial" w:cs="Arial"/>
        </w:rPr>
        <w:t>og</w:t>
      </w:r>
      <w:r w:rsidRPr="00BF306E">
        <w:rPr>
          <w:rFonts w:ascii="Arial" w:hAnsi="Arial" w:cs="Arial"/>
        </w:rPr>
        <w:t xml:space="preserve"> application.</w:t>
      </w:r>
    </w:p>
    <w:p w:rsidR="00CE52F0" w:rsidRPr="00BF306E" w:rsidRDefault="00CE52F0" w:rsidP="002F7D8D">
      <w:pPr>
        <w:pStyle w:val="ListParagraph"/>
        <w:numPr>
          <w:ilvl w:val="0"/>
          <w:numId w:val="2"/>
        </w:numPr>
        <w:rPr>
          <w:rFonts w:ascii="Arial" w:hAnsi="Arial" w:cs="Arial"/>
        </w:rPr>
      </w:pPr>
      <w:r>
        <w:rPr>
          <w:rFonts w:ascii="Arial" w:hAnsi="Arial" w:cs="Arial"/>
        </w:rPr>
        <w:t xml:space="preserve">All CSRS (except for ARC CSRs) will not be allowed to submit </w:t>
      </w:r>
      <w:proofErr w:type="spellStart"/>
      <w:r>
        <w:rPr>
          <w:rFonts w:ascii="Arial" w:hAnsi="Arial" w:cs="Arial"/>
        </w:rPr>
        <w:t>eCoaching</w:t>
      </w:r>
      <w:proofErr w:type="spellEnd"/>
      <w:r>
        <w:rPr>
          <w:rFonts w:ascii="Arial" w:hAnsi="Arial" w:cs="Arial"/>
        </w:rPr>
        <w:t xml:space="preserve"> records.</w:t>
      </w:r>
    </w:p>
    <w:p w:rsidR="00CE52F0" w:rsidRPr="00BF306E" w:rsidRDefault="00CE52F0" w:rsidP="002F7D8D">
      <w:pPr>
        <w:pStyle w:val="ListParagraph"/>
        <w:numPr>
          <w:ilvl w:val="0"/>
          <w:numId w:val="2"/>
        </w:numPr>
        <w:rPr>
          <w:rFonts w:ascii="Arial" w:hAnsi="Arial" w:cs="Arial"/>
        </w:rPr>
      </w:pPr>
      <w:r w:rsidRPr="00BF306E">
        <w:rPr>
          <w:rFonts w:ascii="Arial" w:hAnsi="Arial" w:cs="Arial"/>
        </w:rPr>
        <w:t xml:space="preserve">Access to the </w:t>
      </w:r>
      <w:proofErr w:type="spellStart"/>
      <w:r w:rsidRPr="00720E81">
        <w:rPr>
          <w:rFonts w:ascii="Arial" w:hAnsi="Arial" w:cs="Arial"/>
        </w:rPr>
        <w:t>eC</w:t>
      </w:r>
      <w:r>
        <w:rPr>
          <w:rFonts w:ascii="Arial" w:hAnsi="Arial" w:cs="Arial"/>
        </w:rPr>
        <w:t>oaching</w:t>
      </w:r>
      <w:proofErr w:type="spellEnd"/>
      <w:r>
        <w:rPr>
          <w:rFonts w:ascii="Arial" w:hAnsi="Arial" w:cs="Arial"/>
        </w:rPr>
        <w:t xml:space="preserve"> </w:t>
      </w:r>
      <w:r w:rsidRPr="00720E81">
        <w:rPr>
          <w:rFonts w:ascii="Arial" w:hAnsi="Arial" w:cs="Arial"/>
        </w:rPr>
        <w:t>L</w:t>
      </w:r>
      <w:r>
        <w:rPr>
          <w:rFonts w:ascii="Arial" w:hAnsi="Arial" w:cs="Arial"/>
        </w:rPr>
        <w:t>og</w:t>
      </w:r>
      <w:r w:rsidRPr="00BF306E">
        <w:rPr>
          <w:rFonts w:ascii="Arial" w:hAnsi="Arial" w:cs="Arial"/>
        </w:rPr>
        <w:t xml:space="preserve"> Control web page will be authenticated via the </w:t>
      </w:r>
      <w:del w:id="92" w:author="Huang, Lili" w:date="2016-06-24T14:48:00Z">
        <w:r w:rsidRPr="00BF306E" w:rsidDel="00681ED6">
          <w:rPr>
            <w:rFonts w:ascii="Arial" w:hAnsi="Arial" w:cs="Arial"/>
          </w:rPr>
          <w:delText xml:space="preserve">Vangent </w:delText>
        </w:r>
      </w:del>
      <w:ins w:id="93" w:author="Huang, Lili" w:date="2016-06-24T14:48:00Z">
        <w:r w:rsidR="00681ED6">
          <w:rPr>
            <w:rFonts w:ascii="Arial" w:hAnsi="Arial" w:cs="Arial"/>
          </w:rPr>
          <w:t xml:space="preserve">GDIT </w:t>
        </w:r>
      </w:ins>
      <w:r w:rsidRPr="00BF306E">
        <w:rPr>
          <w:rFonts w:ascii="Arial" w:hAnsi="Arial" w:cs="Arial"/>
        </w:rPr>
        <w:t>LAN Identification.</w:t>
      </w:r>
    </w:p>
    <w:p w:rsidR="00CE52F0" w:rsidRPr="006F7E34" w:rsidRDefault="00CE52F0" w:rsidP="00CE52F0">
      <w:pPr>
        <w:rPr>
          <w:rFonts w:ascii="Arial" w:hAnsi="Arial" w:cs="Arial"/>
        </w:rPr>
      </w:pPr>
    </w:p>
    <w:p w:rsidR="00CE52F0" w:rsidRPr="006F7E34" w:rsidRDefault="00CE52F0" w:rsidP="00CE52F0">
      <w:pPr>
        <w:pStyle w:val="Heading2"/>
        <w:rPr>
          <w:b w:val="0"/>
          <w:i w:val="0"/>
        </w:rPr>
      </w:pPr>
      <w:bookmarkStart w:id="94" w:name="_Toc397962166"/>
      <w:r w:rsidRPr="006F7E34">
        <w:rPr>
          <w:b w:val="0"/>
          <w:i w:val="0"/>
        </w:rPr>
        <w:t>User</w:t>
      </w:r>
      <w:r w:rsidR="00955F5C">
        <w:rPr>
          <w:b w:val="0"/>
          <w:i w:val="0"/>
        </w:rPr>
        <w:t>s</w:t>
      </w:r>
      <w:bookmarkEnd w:id="94"/>
    </w:p>
    <w:p w:rsidR="00CE52F0" w:rsidRDefault="00CE52F0" w:rsidP="00CE52F0">
      <w:pPr>
        <w:rPr>
          <w:rFonts w:ascii="Arial" w:hAnsi="Arial" w:cs="Arial"/>
        </w:rPr>
      </w:pPr>
      <w:r>
        <w:rPr>
          <w:rFonts w:ascii="Arial" w:hAnsi="Arial" w:cs="Arial"/>
        </w:rPr>
        <w:t xml:space="preserve">Users of the </w:t>
      </w:r>
      <w:proofErr w:type="spellStart"/>
      <w:r w:rsidRPr="00720E81">
        <w:rPr>
          <w:rFonts w:ascii="Arial" w:hAnsi="Arial" w:cs="Arial"/>
        </w:rPr>
        <w:t>eC</w:t>
      </w:r>
      <w:r>
        <w:rPr>
          <w:rFonts w:ascii="Arial" w:hAnsi="Arial" w:cs="Arial"/>
        </w:rPr>
        <w:t>oaching</w:t>
      </w:r>
      <w:proofErr w:type="spellEnd"/>
      <w:r>
        <w:rPr>
          <w:rFonts w:ascii="Arial" w:hAnsi="Arial" w:cs="Arial"/>
        </w:rPr>
        <w:t xml:space="preserve"> </w:t>
      </w:r>
      <w:r w:rsidRPr="00720E81">
        <w:rPr>
          <w:rFonts w:ascii="Arial" w:hAnsi="Arial" w:cs="Arial"/>
        </w:rPr>
        <w:t>L</w:t>
      </w:r>
      <w:r>
        <w:rPr>
          <w:rFonts w:ascii="Arial" w:hAnsi="Arial" w:cs="Arial"/>
        </w:rPr>
        <w:t>og application will include the following:</w:t>
      </w:r>
    </w:p>
    <w:p w:rsidR="00CE52F0" w:rsidDel="00BE29DD" w:rsidRDefault="00CE52F0" w:rsidP="002F7D8D">
      <w:pPr>
        <w:pStyle w:val="ListParagraph"/>
        <w:numPr>
          <w:ilvl w:val="0"/>
          <w:numId w:val="3"/>
        </w:numPr>
        <w:rPr>
          <w:del w:id="95" w:author="Huang, Lili" w:date="2016-06-27T06:31:00Z"/>
          <w:rFonts w:ascii="Arial" w:hAnsi="Arial" w:cs="Arial"/>
        </w:rPr>
      </w:pPr>
      <w:del w:id="96" w:author="Huang, Lili" w:date="2016-06-27T06:31:00Z">
        <w:r w:rsidDel="00BE29DD">
          <w:rPr>
            <w:rFonts w:ascii="Arial" w:hAnsi="Arial" w:cs="Arial"/>
          </w:rPr>
          <w:delText>CSRs</w:delText>
        </w:r>
      </w:del>
    </w:p>
    <w:p w:rsidR="00CE52F0" w:rsidDel="00BE29DD" w:rsidRDefault="00CE52F0" w:rsidP="002F7D8D">
      <w:pPr>
        <w:pStyle w:val="ListParagraph"/>
        <w:numPr>
          <w:ilvl w:val="0"/>
          <w:numId w:val="3"/>
        </w:numPr>
        <w:rPr>
          <w:del w:id="97" w:author="Huang, Lili" w:date="2016-06-27T06:31:00Z"/>
          <w:rFonts w:ascii="Arial" w:hAnsi="Arial" w:cs="Arial"/>
        </w:rPr>
      </w:pPr>
      <w:del w:id="98" w:author="Huang, Lili" w:date="2016-06-27T06:31:00Z">
        <w:r w:rsidDel="00BE29DD">
          <w:rPr>
            <w:rFonts w:ascii="Arial" w:hAnsi="Arial" w:cs="Arial"/>
          </w:rPr>
          <w:delText>CSR Supervisors</w:delText>
        </w:r>
      </w:del>
    </w:p>
    <w:p w:rsidR="00CE52F0" w:rsidDel="00BE29DD" w:rsidRDefault="00CE52F0" w:rsidP="002F7D8D">
      <w:pPr>
        <w:pStyle w:val="ListParagraph"/>
        <w:numPr>
          <w:ilvl w:val="0"/>
          <w:numId w:val="3"/>
        </w:numPr>
        <w:rPr>
          <w:del w:id="99" w:author="Huang, Lili" w:date="2016-06-27T06:31:00Z"/>
          <w:rFonts w:ascii="Arial" w:hAnsi="Arial" w:cs="Arial"/>
        </w:rPr>
      </w:pPr>
      <w:del w:id="100" w:author="Huang, Lili" w:date="2016-06-27T06:31:00Z">
        <w:r w:rsidDel="00BE29DD">
          <w:rPr>
            <w:rFonts w:ascii="Arial" w:hAnsi="Arial" w:cs="Arial"/>
          </w:rPr>
          <w:delText>Managers</w:delText>
        </w:r>
      </w:del>
    </w:p>
    <w:p w:rsidR="00CE52F0" w:rsidDel="00BE29DD" w:rsidRDefault="00CE52F0" w:rsidP="002F7D8D">
      <w:pPr>
        <w:pStyle w:val="ListParagraph"/>
        <w:numPr>
          <w:ilvl w:val="0"/>
          <w:numId w:val="3"/>
        </w:numPr>
        <w:rPr>
          <w:del w:id="101" w:author="Huang, Lili" w:date="2016-06-27T06:31:00Z"/>
          <w:rFonts w:ascii="Arial" w:hAnsi="Arial" w:cs="Arial"/>
        </w:rPr>
      </w:pPr>
      <w:del w:id="102" w:author="Huang, Lili" w:date="2016-06-27T06:31:00Z">
        <w:r w:rsidDel="00BE29DD">
          <w:rPr>
            <w:rFonts w:ascii="Arial" w:hAnsi="Arial" w:cs="Arial"/>
          </w:rPr>
          <w:delText>Quality Specialist Coaching</w:delText>
        </w:r>
      </w:del>
    </w:p>
    <w:p w:rsidR="00CE52F0" w:rsidDel="00BE29DD" w:rsidRDefault="00CE52F0" w:rsidP="002F7D8D">
      <w:pPr>
        <w:pStyle w:val="ListParagraph"/>
        <w:numPr>
          <w:ilvl w:val="0"/>
          <w:numId w:val="3"/>
        </w:numPr>
        <w:rPr>
          <w:del w:id="103" w:author="Huang, Lili" w:date="2016-06-27T06:31:00Z"/>
          <w:rFonts w:ascii="Arial" w:hAnsi="Arial" w:cs="Arial"/>
        </w:rPr>
      </w:pPr>
      <w:del w:id="104" w:author="Huang, Lili" w:date="2016-06-27T06:31:00Z">
        <w:r w:rsidDel="00BE29DD">
          <w:rPr>
            <w:rFonts w:ascii="Arial" w:hAnsi="Arial" w:cs="Arial"/>
          </w:rPr>
          <w:delText>BCC Support Staff</w:delText>
        </w:r>
      </w:del>
    </w:p>
    <w:p w:rsidR="00BE29DD" w:rsidRDefault="00BE29DD" w:rsidP="002F7D8D">
      <w:pPr>
        <w:pStyle w:val="ListParagraph"/>
        <w:numPr>
          <w:ilvl w:val="0"/>
          <w:numId w:val="3"/>
        </w:numPr>
        <w:rPr>
          <w:ins w:id="105" w:author="Huang, Lili" w:date="2016-06-27T06:31:00Z"/>
          <w:rFonts w:ascii="Arial" w:hAnsi="Arial" w:cs="Arial"/>
        </w:rPr>
      </w:pPr>
      <w:ins w:id="106" w:author="Huang, Lili" w:date="2016-06-27T06:31:00Z">
        <w:r>
          <w:rPr>
            <w:rFonts w:ascii="Arial" w:hAnsi="Arial" w:cs="Arial"/>
          </w:rPr>
          <w:t>All CCO employees</w:t>
        </w:r>
      </w:ins>
    </w:p>
    <w:p w:rsidR="00BE29DD" w:rsidRDefault="00BE29DD" w:rsidP="002F7D8D">
      <w:pPr>
        <w:pStyle w:val="ListParagraph"/>
        <w:numPr>
          <w:ilvl w:val="0"/>
          <w:numId w:val="3"/>
        </w:numPr>
        <w:rPr>
          <w:ins w:id="107" w:author="Huang, Lili" w:date="2016-06-27T06:31:00Z"/>
          <w:rFonts w:ascii="Arial" w:hAnsi="Arial" w:cs="Arial"/>
        </w:rPr>
      </w:pPr>
      <w:ins w:id="108" w:author="Huang, Lili" w:date="2016-06-27T06:31:00Z">
        <w:r>
          <w:rPr>
            <w:rFonts w:ascii="Arial" w:hAnsi="Arial" w:cs="Arial"/>
          </w:rPr>
          <w:t>Authorized HR</w:t>
        </w:r>
      </w:ins>
    </w:p>
    <w:p w:rsidR="00633F4C" w:rsidRDefault="00633F4C" w:rsidP="00633F4C">
      <w:pPr>
        <w:rPr>
          <w:rFonts w:ascii="Arial" w:hAnsi="Arial" w:cs="Arial"/>
        </w:rPr>
      </w:pPr>
    </w:p>
    <w:p w:rsidR="00AA1EE8" w:rsidRDefault="00AA1EE8" w:rsidP="00633F4C">
      <w:pPr>
        <w:rPr>
          <w:rFonts w:ascii="Arial" w:hAnsi="Arial" w:cs="Arial"/>
        </w:rPr>
      </w:pPr>
    </w:p>
    <w:p w:rsidR="00AA1EE8" w:rsidRDefault="00AA1EE8" w:rsidP="00AA1EE8">
      <w:pPr>
        <w:pStyle w:val="Heading2"/>
        <w:rPr>
          <w:b w:val="0"/>
          <w:i w:val="0"/>
        </w:rPr>
      </w:pPr>
      <w:bookmarkStart w:id="109" w:name="_Toc397962167"/>
      <w:r>
        <w:rPr>
          <w:b w:val="0"/>
          <w:i w:val="0"/>
        </w:rPr>
        <w:t>Application Technologies</w:t>
      </w:r>
      <w:bookmarkEnd w:id="109"/>
    </w:p>
    <w:p w:rsidR="00AA1EE8" w:rsidRDefault="00AA1EE8" w:rsidP="00AA1EE8">
      <w:pPr>
        <w:rPr>
          <w:rFonts w:ascii="Arial" w:hAnsi="Arial" w:cs="Arial"/>
        </w:rPr>
      </w:pPr>
      <w:r>
        <w:rPr>
          <w:rFonts w:ascii="Arial" w:hAnsi="Arial" w:cs="Arial"/>
        </w:rPr>
        <w:t xml:space="preserve">The </w:t>
      </w:r>
      <w:proofErr w:type="spellStart"/>
      <w:r>
        <w:rPr>
          <w:rFonts w:ascii="Arial" w:hAnsi="Arial" w:cs="Arial"/>
        </w:rPr>
        <w:t>eCoaching</w:t>
      </w:r>
      <w:proofErr w:type="spellEnd"/>
      <w:r>
        <w:rPr>
          <w:rFonts w:ascii="Arial" w:hAnsi="Arial" w:cs="Arial"/>
        </w:rPr>
        <w:t xml:space="preserve"> Log application will be designed using the below technologies:</w:t>
      </w:r>
    </w:p>
    <w:p w:rsidR="00AA1EE8" w:rsidDel="00CA390C" w:rsidRDefault="00AA1EE8" w:rsidP="002F7D8D">
      <w:pPr>
        <w:pStyle w:val="ListParagraph"/>
        <w:numPr>
          <w:ilvl w:val="0"/>
          <w:numId w:val="8"/>
        </w:numPr>
        <w:rPr>
          <w:del w:id="110" w:author="Huang, Lili" w:date="2016-06-27T06:32:00Z"/>
          <w:rFonts w:ascii="Arial" w:hAnsi="Arial" w:cs="Arial"/>
        </w:rPr>
      </w:pPr>
      <w:del w:id="111" w:author="Huang, Lili" w:date="2016-06-27T06:32:00Z">
        <w:r w:rsidDel="00CA390C">
          <w:rPr>
            <w:rFonts w:ascii="Arial" w:hAnsi="Arial" w:cs="Arial"/>
          </w:rPr>
          <w:delText>Compiled .NET 4.0 VBSCRIPT Code</w:delText>
        </w:r>
      </w:del>
    </w:p>
    <w:p w:rsidR="00CA390C" w:rsidRDefault="005C41BB" w:rsidP="002F7D8D">
      <w:pPr>
        <w:pStyle w:val="ListParagraph"/>
        <w:numPr>
          <w:ilvl w:val="0"/>
          <w:numId w:val="8"/>
        </w:numPr>
        <w:rPr>
          <w:ins w:id="112" w:author="Huang, Lili" w:date="2016-06-27T06:32:00Z"/>
          <w:rFonts w:ascii="Arial" w:hAnsi="Arial" w:cs="Arial"/>
        </w:rPr>
      </w:pPr>
      <w:ins w:id="113" w:author="Huang, Lili" w:date="2016-06-27T06:42:00Z">
        <w:r>
          <w:rPr>
            <w:rFonts w:ascii="Arial" w:hAnsi="Arial" w:cs="Arial"/>
          </w:rPr>
          <w:t>.NET framework 4, VB.NET</w:t>
        </w:r>
      </w:ins>
    </w:p>
    <w:p w:rsidR="00AA1EE8" w:rsidRDefault="00AA1EE8" w:rsidP="002F7D8D">
      <w:pPr>
        <w:pStyle w:val="ListParagraph"/>
        <w:numPr>
          <w:ilvl w:val="0"/>
          <w:numId w:val="8"/>
        </w:numPr>
        <w:rPr>
          <w:rFonts w:ascii="Arial" w:hAnsi="Arial" w:cs="Arial"/>
        </w:rPr>
      </w:pPr>
      <w:r>
        <w:rPr>
          <w:rFonts w:ascii="Arial" w:hAnsi="Arial" w:cs="Arial"/>
        </w:rPr>
        <w:t>SQL Server Database Server</w:t>
      </w:r>
    </w:p>
    <w:p w:rsidR="00AA1EE8" w:rsidRDefault="00AA1EE8" w:rsidP="00AA1EE8">
      <w:pPr>
        <w:rPr>
          <w:rFonts w:ascii="Arial" w:hAnsi="Arial" w:cs="Arial"/>
        </w:rPr>
      </w:pPr>
    </w:p>
    <w:p w:rsidR="00AA1EE8" w:rsidRDefault="00AA1EE8" w:rsidP="00633F4C">
      <w:pPr>
        <w:rPr>
          <w:rFonts w:ascii="Arial" w:hAnsi="Arial" w:cs="Arial"/>
        </w:rPr>
      </w:pPr>
    </w:p>
    <w:p w:rsidR="00D410BF" w:rsidRDefault="00D410BF" w:rsidP="00D410BF">
      <w:pPr>
        <w:pStyle w:val="Heading2"/>
        <w:rPr>
          <w:b w:val="0"/>
          <w:i w:val="0"/>
        </w:rPr>
      </w:pPr>
      <w:bookmarkStart w:id="114" w:name="_Toc397962168"/>
      <w:r>
        <w:rPr>
          <w:b w:val="0"/>
          <w:i w:val="0"/>
        </w:rPr>
        <w:t>Supported User Interface Presentation</w:t>
      </w:r>
      <w:bookmarkEnd w:id="114"/>
    </w:p>
    <w:p w:rsidR="00D410BF" w:rsidRDefault="00D410BF" w:rsidP="00D410BF">
      <w:pPr>
        <w:rPr>
          <w:rFonts w:ascii="Arial" w:hAnsi="Arial" w:cs="Arial"/>
        </w:rPr>
      </w:pPr>
      <w:r>
        <w:rPr>
          <w:rFonts w:ascii="Arial" w:hAnsi="Arial" w:cs="Arial"/>
        </w:rPr>
        <w:t xml:space="preserve">The </w:t>
      </w:r>
      <w:proofErr w:type="spellStart"/>
      <w:r>
        <w:rPr>
          <w:rFonts w:ascii="Arial" w:hAnsi="Arial" w:cs="Arial"/>
        </w:rPr>
        <w:t>eCoaching</w:t>
      </w:r>
      <w:proofErr w:type="spellEnd"/>
      <w:r>
        <w:rPr>
          <w:rFonts w:ascii="Arial" w:hAnsi="Arial" w:cs="Arial"/>
        </w:rPr>
        <w:t xml:space="preserve"> Log application will be designed to be viewed and used </w:t>
      </w:r>
      <w:r w:rsidR="00B22817">
        <w:rPr>
          <w:rFonts w:ascii="Arial" w:hAnsi="Arial" w:cs="Arial"/>
        </w:rPr>
        <w:t>with the following browser applications</w:t>
      </w:r>
      <w:r>
        <w:rPr>
          <w:rFonts w:ascii="Arial" w:hAnsi="Arial" w:cs="Arial"/>
        </w:rPr>
        <w:t>:</w:t>
      </w:r>
    </w:p>
    <w:p w:rsidR="00B22817" w:rsidRDefault="00B22817" w:rsidP="002F7D8D">
      <w:pPr>
        <w:pStyle w:val="ListParagraph"/>
        <w:numPr>
          <w:ilvl w:val="0"/>
          <w:numId w:val="8"/>
        </w:numPr>
        <w:rPr>
          <w:rFonts w:ascii="Arial" w:hAnsi="Arial" w:cs="Arial"/>
        </w:rPr>
      </w:pPr>
      <w:r>
        <w:rPr>
          <w:rFonts w:ascii="Arial" w:hAnsi="Arial" w:cs="Arial"/>
        </w:rPr>
        <w:lastRenderedPageBreak/>
        <w:t>Microsoft Internet Explorer 8.0</w:t>
      </w:r>
      <w:ins w:id="115" w:author="Huang, Lili" w:date="2016-06-27T06:42:00Z">
        <w:r w:rsidR="005C41BB">
          <w:rPr>
            <w:rFonts w:ascii="Arial" w:hAnsi="Arial" w:cs="Arial"/>
          </w:rPr>
          <w:t xml:space="preserve"> and </w:t>
        </w:r>
      </w:ins>
      <w:ins w:id="116" w:author="Huang, Lili" w:date="2016-06-27T07:05:00Z">
        <w:r w:rsidR="00B32FF9">
          <w:rPr>
            <w:rFonts w:ascii="Arial" w:hAnsi="Arial" w:cs="Arial"/>
          </w:rPr>
          <w:t>higher</w:t>
        </w:r>
      </w:ins>
    </w:p>
    <w:p w:rsidR="00B22817" w:rsidRDefault="00BA178D" w:rsidP="002F7D8D">
      <w:pPr>
        <w:pStyle w:val="ListParagraph"/>
        <w:numPr>
          <w:ilvl w:val="0"/>
          <w:numId w:val="8"/>
        </w:numPr>
        <w:rPr>
          <w:rFonts w:ascii="Arial" w:hAnsi="Arial" w:cs="Arial"/>
        </w:rPr>
      </w:pPr>
      <w:r>
        <w:rPr>
          <w:rFonts w:ascii="Arial" w:hAnsi="Arial" w:cs="Arial"/>
        </w:rPr>
        <w:t>Firefox 31.0</w:t>
      </w:r>
    </w:p>
    <w:p w:rsidR="00B22817" w:rsidRDefault="00B22817" w:rsidP="00D410BF">
      <w:pPr>
        <w:rPr>
          <w:rFonts w:ascii="Arial" w:hAnsi="Arial" w:cs="Arial"/>
        </w:rPr>
      </w:pPr>
    </w:p>
    <w:p w:rsidR="00D410BF" w:rsidRPr="006F7E34" w:rsidRDefault="00D410BF" w:rsidP="00D410BF">
      <w:pPr>
        <w:pStyle w:val="Heading2"/>
        <w:rPr>
          <w:b w:val="0"/>
          <w:i w:val="0"/>
        </w:rPr>
      </w:pPr>
      <w:bookmarkStart w:id="117" w:name="_Toc397962169"/>
      <w:r>
        <w:rPr>
          <w:b w:val="0"/>
          <w:i w:val="0"/>
        </w:rPr>
        <w:t>Database</w:t>
      </w:r>
      <w:bookmarkEnd w:id="117"/>
    </w:p>
    <w:p w:rsidR="00D410BF" w:rsidRDefault="00D410BF" w:rsidP="00D410BF">
      <w:pPr>
        <w:rPr>
          <w:rFonts w:ascii="Arial" w:hAnsi="Arial" w:cs="Arial"/>
        </w:rPr>
      </w:pPr>
      <w:r>
        <w:rPr>
          <w:rFonts w:ascii="Arial" w:hAnsi="Arial" w:cs="Arial"/>
        </w:rPr>
        <w:t xml:space="preserve">The </w:t>
      </w:r>
      <w:proofErr w:type="spellStart"/>
      <w:r>
        <w:rPr>
          <w:rFonts w:ascii="Arial" w:hAnsi="Arial" w:cs="Arial"/>
        </w:rPr>
        <w:t>eCoaching</w:t>
      </w:r>
      <w:proofErr w:type="spellEnd"/>
      <w:r>
        <w:rPr>
          <w:rFonts w:ascii="Arial" w:hAnsi="Arial" w:cs="Arial"/>
        </w:rPr>
        <w:t xml:space="preserve"> Log application will consist of a SQL Server database containing tables for storing:</w:t>
      </w:r>
    </w:p>
    <w:p w:rsidR="00D410BF" w:rsidRDefault="00D410BF" w:rsidP="002F7D8D">
      <w:pPr>
        <w:pStyle w:val="ListParagraph"/>
        <w:numPr>
          <w:ilvl w:val="0"/>
          <w:numId w:val="8"/>
        </w:numPr>
        <w:rPr>
          <w:rFonts w:ascii="Arial" w:hAnsi="Arial" w:cs="Arial"/>
        </w:rPr>
      </w:pPr>
      <w:r>
        <w:rPr>
          <w:rFonts w:ascii="Arial" w:hAnsi="Arial" w:cs="Arial"/>
        </w:rPr>
        <w:t>Dimensional tables supporting functionality settings and values</w:t>
      </w:r>
    </w:p>
    <w:p w:rsidR="00D410BF" w:rsidRDefault="00D410BF" w:rsidP="002F7D8D">
      <w:pPr>
        <w:pStyle w:val="ListParagraph"/>
        <w:numPr>
          <w:ilvl w:val="0"/>
          <w:numId w:val="8"/>
        </w:numPr>
        <w:rPr>
          <w:rFonts w:ascii="Arial" w:hAnsi="Arial" w:cs="Arial"/>
        </w:rPr>
      </w:pPr>
      <w:del w:id="118" w:author="Huang, Lili" w:date="2016-06-27T06:44:00Z">
        <w:r w:rsidDel="003448D9">
          <w:rPr>
            <w:rFonts w:ascii="Arial" w:hAnsi="Arial" w:cs="Arial"/>
          </w:rPr>
          <w:delText xml:space="preserve">Coaching </w:delText>
        </w:r>
      </w:del>
      <w:ins w:id="119" w:author="Huang, Lili" w:date="2016-06-27T06:44:00Z">
        <w:r w:rsidR="003448D9">
          <w:rPr>
            <w:rFonts w:ascii="Arial" w:hAnsi="Arial" w:cs="Arial"/>
          </w:rPr>
          <w:t xml:space="preserve">Coaching and warning </w:t>
        </w:r>
      </w:ins>
      <w:r>
        <w:rPr>
          <w:rFonts w:ascii="Arial" w:hAnsi="Arial" w:cs="Arial"/>
        </w:rPr>
        <w:t>records submitted via the user interface or via external feeds</w:t>
      </w:r>
    </w:p>
    <w:p w:rsidR="00D410BF" w:rsidRPr="00D410BF" w:rsidRDefault="00D410BF" w:rsidP="002F7D8D">
      <w:pPr>
        <w:pStyle w:val="ListParagraph"/>
        <w:numPr>
          <w:ilvl w:val="0"/>
          <w:numId w:val="8"/>
        </w:numPr>
        <w:rPr>
          <w:rFonts w:ascii="Arial" w:hAnsi="Arial" w:cs="Arial"/>
        </w:rPr>
      </w:pPr>
      <w:r w:rsidRPr="00D410BF">
        <w:rPr>
          <w:rFonts w:ascii="Arial" w:hAnsi="Arial" w:cs="Arial"/>
        </w:rPr>
        <w:t xml:space="preserve">Hierarchal tables supporting user </w:t>
      </w:r>
      <w:del w:id="120" w:author="Huang, Lili" w:date="2016-06-27T06:44:00Z">
        <w:r w:rsidRPr="00D410BF" w:rsidDel="004039F8">
          <w:rPr>
            <w:rFonts w:ascii="Arial" w:hAnsi="Arial" w:cs="Arial"/>
          </w:rPr>
          <w:delText xml:space="preserve">properties </w:delText>
        </w:r>
      </w:del>
      <w:ins w:id="121" w:author="Huang, Lili" w:date="2016-06-27T06:45:00Z">
        <w:r w:rsidR="004039F8">
          <w:rPr>
            <w:rFonts w:ascii="Arial" w:hAnsi="Arial" w:cs="Arial"/>
          </w:rPr>
          <w:t xml:space="preserve">profiles </w:t>
        </w:r>
      </w:ins>
      <w:r w:rsidRPr="00D410BF">
        <w:rPr>
          <w:rFonts w:ascii="Arial" w:hAnsi="Arial" w:cs="Arial"/>
        </w:rPr>
        <w:t>and organizational relationships updated daily via external feed from GDIT Human Resource People Soft system and CCO Aspect system.</w:t>
      </w:r>
    </w:p>
    <w:p w:rsidR="00633F4C" w:rsidRDefault="00633F4C" w:rsidP="00633F4C">
      <w:pPr>
        <w:rPr>
          <w:rFonts w:ascii="Arial" w:hAnsi="Arial" w:cs="Arial"/>
        </w:rPr>
      </w:pPr>
    </w:p>
    <w:p w:rsidR="00633F4C" w:rsidRDefault="00633F4C" w:rsidP="00633F4C">
      <w:pPr>
        <w:rPr>
          <w:rFonts w:ascii="Arial" w:hAnsi="Arial" w:cs="Arial"/>
        </w:rPr>
      </w:pPr>
    </w:p>
    <w:p w:rsidR="00CE52F0" w:rsidRPr="00CE52F0" w:rsidRDefault="00CE52F0" w:rsidP="00633F4C">
      <w:pPr>
        <w:pStyle w:val="Heading1"/>
        <w:numPr>
          <w:ilvl w:val="0"/>
          <w:numId w:val="0"/>
        </w:numPr>
        <w:ind w:left="432"/>
        <w:rPr>
          <w:rFonts w:cs="Arial"/>
        </w:rPr>
      </w:pPr>
    </w:p>
    <w:p w:rsidR="00C26229" w:rsidRPr="00A201C8" w:rsidRDefault="00C26229" w:rsidP="00CE52F0">
      <w:pPr>
        <w:pStyle w:val="Heading1"/>
        <w:rPr>
          <w:rFonts w:cs="Arial"/>
        </w:rPr>
      </w:pPr>
      <w:bookmarkStart w:id="122" w:name="_Toc397962170"/>
      <w:r>
        <w:t>Design Criteria</w:t>
      </w:r>
      <w:bookmarkEnd w:id="73"/>
      <w:bookmarkEnd w:id="122"/>
      <w:r>
        <w:t xml:space="preserve"> </w:t>
      </w:r>
      <w:bookmarkEnd w:id="74"/>
      <w:r>
        <w:t xml:space="preserve">       </w:t>
      </w:r>
    </w:p>
    <w:p w:rsidR="00C26229" w:rsidRPr="005D7E6E" w:rsidRDefault="00C26229" w:rsidP="009258A7">
      <w:pPr>
        <w:pStyle w:val="Heading2"/>
      </w:pPr>
      <w:r w:rsidRPr="005D7E6E">
        <w:t xml:space="preserve"> </w:t>
      </w:r>
      <w:bookmarkStart w:id="123" w:name="_Toc169083331"/>
      <w:bookmarkStart w:id="124" w:name="_Toc184635827"/>
      <w:bookmarkStart w:id="125" w:name="_Toc397962171"/>
      <w:r w:rsidRPr="005D7E6E">
        <w:t>Page Layout</w:t>
      </w:r>
      <w:bookmarkEnd w:id="123"/>
      <w:bookmarkEnd w:id="124"/>
      <w:bookmarkEnd w:id="125"/>
    </w:p>
    <w:p w:rsidR="00C26229" w:rsidRDefault="00C26229" w:rsidP="00C26229">
      <w:pPr>
        <w:pStyle w:val="BodyText"/>
      </w:pPr>
      <w:r>
        <w:t xml:space="preserve">Page layouts are shown in the following figures.  Information on each region is given in the following sections. </w:t>
      </w:r>
    </w:p>
    <w:p w:rsidR="00223A25" w:rsidRDefault="00223A25" w:rsidP="00C26229">
      <w:pPr>
        <w:pStyle w:val="BodyText"/>
      </w:pPr>
    </w:p>
    <w:p w:rsidR="00CE52F0" w:rsidRDefault="00CE52F0" w:rsidP="00C26229">
      <w:pPr>
        <w:pStyle w:val="BodyText"/>
      </w:pPr>
    </w:p>
    <w:p w:rsidR="00223A25" w:rsidRDefault="00223A25" w:rsidP="00C26229">
      <w:pPr>
        <w:pStyle w:val="BodyText"/>
      </w:pPr>
      <w:del w:id="126" w:author="Huang, Lili" w:date="2016-06-27T06:45:00Z">
        <w:r w:rsidDel="002815A2">
          <w:delText xml:space="preserve">Host </w:delText>
        </w:r>
      </w:del>
      <w:ins w:id="127" w:author="Huang, Lili" w:date="2016-06-27T06:45:00Z">
        <w:r w:rsidR="002815A2">
          <w:t xml:space="preserve">Master </w:t>
        </w:r>
      </w:ins>
      <w:r>
        <w:t>Page</w:t>
      </w:r>
      <w:r w:rsidR="00096DF7">
        <w:t xml:space="preserve"> Layout</w:t>
      </w:r>
      <w:r>
        <w:t xml:space="preserve"> -</w:t>
      </w:r>
    </w:p>
    <w:p w:rsidR="00223A25" w:rsidRDefault="00C4012E" w:rsidP="00C26229">
      <w:pPr>
        <w:pStyle w:val="BodyText"/>
      </w:pPr>
      <w:r>
        <w:object w:dxaOrig="4770" w:dyaOrig="4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11.5pt" o:ole="">
            <v:imagedata r:id="rId10" o:title=""/>
          </v:shape>
          <o:OLEObject Type="Embed" ProgID="Visio.Drawing.15" ShapeID="_x0000_i1025" DrawAspect="Content" ObjectID="_1528603361" r:id="rId11"/>
        </w:object>
      </w:r>
    </w:p>
    <w:p w:rsidR="00223A25" w:rsidRPr="00DD27A1" w:rsidRDefault="00223A25" w:rsidP="00C26229">
      <w:pPr>
        <w:pStyle w:val="BodyText"/>
      </w:pPr>
    </w:p>
    <w:p w:rsidR="00C26229" w:rsidRDefault="00C26229" w:rsidP="00C26229">
      <w:pPr>
        <w:pStyle w:val="BodyText"/>
      </w:pPr>
    </w:p>
    <w:p w:rsidR="00223A25" w:rsidRDefault="00223A25"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4012E">
      <w:pPr>
        <w:pStyle w:val="BodyText"/>
      </w:pPr>
      <w:r>
        <w:t>My Dashboard, My Submissions, Historical Dashboard Layouts –</w:t>
      </w:r>
    </w:p>
    <w:p w:rsidR="00036FDB" w:rsidRDefault="00036FDB" w:rsidP="00C26229">
      <w:pPr>
        <w:pStyle w:val="BodyText"/>
      </w:pPr>
    </w:p>
    <w:p w:rsidR="00270B6E" w:rsidRDefault="00C4012E" w:rsidP="00C26229">
      <w:pPr>
        <w:pStyle w:val="BodyText"/>
      </w:pPr>
      <w:r>
        <w:object w:dxaOrig="4770" w:dyaOrig="3180">
          <v:shape id="_x0000_i1026" type="#_x0000_t75" style="width:238.5pt;height:159pt" o:ole="">
            <v:imagedata r:id="rId12" o:title=""/>
          </v:shape>
          <o:OLEObject Type="Embed" ProgID="Visio.Drawing.15" ShapeID="_x0000_i1026" DrawAspect="Content" ObjectID="_1528603362" r:id="rId13"/>
        </w:object>
      </w:r>
    </w:p>
    <w:p w:rsidR="00C4012E" w:rsidRDefault="00C4012E" w:rsidP="00C4012E">
      <w:pPr>
        <w:pStyle w:val="BodyText"/>
      </w:pPr>
    </w:p>
    <w:p w:rsidR="00C4012E" w:rsidRDefault="00C4012E" w:rsidP="00C4012E">
      <w:pPr>
        <w:pStyle w:val="BodyText"/>
      </w:pPr>
    </w:p>
    <w:p w:rsidR="00C4012E" w:rsidRDefault="00C4012E" w:rsidP="00C4012E">
      <w:pPr>
        <w:pStyle w:val="BodyText"/>
      </w:pPr>
    </w:p>
    <w:p w:rsidR="00C4012E" w:rsidRDefault="00C4012E" w:rsidP="00C4012E">
      <w:pPr>
        <w:pStyle w:val="BodyText"/>
      </w:pPr>
    </w:p>
    <w:p w:rsidR="00C4012E" w:rsidRDefault="00C4012E" w:rsidP="00C4012E">
      <w:pPr>
        <w:pStyle w:val="BodyText"/>
      </w:pPr>
      <w:r>
        <w:t>New Submission Layout –</w:t>
      </w:r>
    </w:p>
    <w:p w:rsidR="00096DF7" w:rsidRDefault="00C4012E" w:rsidP="00096DF7">
      <w:pPr>
        <w:pStyle w:val="BodyText"/>
      </w:pPr>
      <w:r>
        <w:object w:dxaOrig="4770" w:dyaOrig="3180">
          <v:shape id="_x0000_i1027" type="#_x0000_t75" style="width:238.5pt;height:159pt" o:ole="">
            <v:imagedata r:id="rId14" o:title=""/>
          </v:shape>
          <o:OLEObject Type="Embed" ProgID="Visio.Drawing.15" ShapeID="_x0000_i1027" DrawAspect="Content" ObjectID="_1528603363" r:id="rId15"/>
        </w:object>
      </w:r>
    </w:p>
    <w:p w:rsidR="00096DF7" w:rsidRDefault="00096DF7" w:rsidP="00096DF7">
      <w:pPr>
        <w:pStyle w:val="BodyText"/>
      </w:pPr>
    </w:p>
    <w:p w:rsidR="00096DF7" w:rsidRDefault="00096DF7" w:rsidP="00096DF7">
      <w:pPr>
        <w:pStyle w:val="BodyText"/>
      </w:pPr>
    </w:p>
    <w:p w:rsidR="00D919C3" w:rsidRDefault="00D919C3" w:rsidP="00C26229">
      <w:pPr>
        <w:pStyle w:val="BodyText"/>
      </w:pPr>
    </w:p>
    <w:p w:rsidR="00D919C3" w:rsidRDefault="00D919C3" w:rsidP="00C26229">
      <w:pPr>
        <w:pStyle w:val="BodyText"/>
      </w:pPr>
    </w:p>
    <w:p w:rsidR="00096DF7" w:rsidRDefault="00D919C3" w:rsidP="00096DF7">
      <w:pPr>
        <w:pStyle w:val="BodyText"/>
      </w:pPr>
      <w:r>
        <w:t>Main Review Page</w:t>
      </w:r>
      <w:r w:rsidR="00096DF7">
        <w:t xml:space="preserve">, </w:t>
      </w:r>
      <w:r>
        <w:t xml:space="preserve">Historical Review Page </w:t>
      </w:r>
      <w:r w:rsidR="00096DF7">
        <w:t>Layouts –</w:t>
      </w:r>
    </w:p>
    <w:p w:rsidR="00096DF7" w:rsidRDefault="00096DF7" w:rsidP="00096DF7">
      <w:pPr>
        <w:pStyle w:val="BodyText"/>
      </w:pPr>
    </w:p>
    <w:p w:rsidR="00096DF7" w:rsidRDefault="00C4012E" w:rsidP="00096DF7">
      <w:pPr>
        <w:pStyle w:val="BodyText"/>
        <w:rPr>
          <w:ins w:id="128" w:author="Huang, Lili" w:date="2016-06-27T06:46:00Z"/>
        </w:rPr>
      </w:pPr>
      <w:del w:id="129" w:author="Huang, Lili" w:date="2016-06-27T06:46:00Z">
        <w:r w:rsidDel="00A85C64">
          <w:object w:dxaOrig="4711" w:dyaOrig="3180">
            <v:shape id="_x0000_i1028" type="#_x0000_t75" style="width:235.5pt;height:159pt" o:ole="">
              <v:imagedata r:id="rId16" o:title=""/>
            </v:shape>
            <o:OLEObject Type="Embed" ProgID="Visio.Drawing.15" ShapeID="_x0000_i1028" DrawAspect="Content" ObjectID="_1528603364" r:id="rId17"/>
          </w:object>
        </w:r>
      </w:del>
    </w:p>
    <w:p w:rsidR="00A85C64" w:rsidRDefault="00A85C64" w:rsidP="00096DF7">
      <w:pPr>
        <w:pStyle w:val="BodyText"/>
      </w:pPr>
      <w:ins w:id="130" w:author="Huang, Lili" w:date="2016-06-27T06:46:00Z">
        <w:r>
          <w:object w:dxaOrig="4770" w:dyaOrig="3180">
            <v:shape id="_x0000_i1029" type="#_x0000_t75" style="width:238.5pt;height:159pt" o:ole="">
              <v:imagedata r:id="rId14" o:title=""/>
            </v:shape>
            <o:OLEObject Type="Embed" ProgID="Visio.Drawing.15" ShapeID="_x0000_i1029" DrawAspect="Content" ObjectID="_1528603365" r:id="rId18"/>
          </w:object>
        </w:r>
      </w:ins>
    </w:p>
    <w:p w:rsidR="00096DF7" w:rsidRDefault="00096DF7" w:rsidP="00096DF7">
      <w:pPr>
        <w:pStyle w:val="BodyText"/>
      </w:pPr>
    </w:p>
    <w:p w:rsidR="00096DF7" w:rsidRDefault="00096DF7" w:rsidP="00096DF7">
      <w:pPr>
        <w:pStyle w:val="BodyText"/>
      </w:pPr>
    </w:p>
    <w:p w:rsidR="00096DF7" w:rsidRDefault="00096DF7" w:rsidP="00096DF7">
      <w:pPr>
        <w:pStyle w:val="BodyText"/>
      </w:pPr>
    </w:p>
    <w:p w:rsidR="00096DF7" w:rsidRDefault="00096DF7" w:rsidP="00096DF7">
      <w:pPr>
        <w:pStyle w:val="BodyText"/>
      </w:pPr>
    </w:p>
    <w:p w:rsidR="00C26229" w:rsidRDefault="00C26229" w:rsidP="009258A7">
      <w:pPr>
        <w:pStyle w:val="Heading3"/>
      </w:pPr>
      <w:bookmarkStart w:id="131" w:name="_Toc397962172"/>
      <w:r>
        <w:t>App Title</w:t>
      </w:r>
      <w:bookmarkEnd w:id="131"/>
    </w:p>
    <w:p w:rsidR="00C26229" w:rsidRDefault="000C0FD7" w:rsidP="00C26229">
      <w:pPr>
        <w:pStyle w:val="BodyText"/>
      </w:pPr>
      <w:r>
        <w:t>The eC</w:t>
      </w:r>
      <w:r w:rsidR="0067039D">
        <w:t xml:space="preserve">oaching </w:t>
      </w:r>
      <w:r w:rsidR="00270B6E">
        <w:t>Application</w:t>
      </w:r>
      <w:r>
        <w:t xml:space="preserve"> will include the </w:t>
      </w:r>
      <w:del w:id="132" w:author="Huang, Lili" w:date="2016-06-27T06:46:00Z">
        <w:r w:rsidDel="0091377D">
          <w:delText xml:space="preserve">title </w:delText>
        </w:r>
      </w:del>
      <w:ins w:id="133" w:author="Huang, Lili" w:date="2016-06-27T06:46:00Z">
        <w:r w:rsidR="0091377D">
          <w:t xml:space="preserve">CCO </w:t>
        </w:r>
      </w:ins>
      <w:r w:rsidR="0067039D">
        <w:t>logo image</w:t>
      </w:r>
      <w:r w:rsidR="00EF617C">
        <w:t xml:space="preserve"> at the top of the page.</w:t>
      </w:r>
      <w:r w:rsidR="007D4C07">
        <w:t xml:space="preserve">  The title shall not have a hyperlink.</w:t>
      </w:r>
    </w:p>
    <w:p w:rsidR="00C26229" w:rsidRPr="005B3F62" w:rsidRDefault="00C26229" w:rsidP="00C26229">
      <w:pPr>
        <w:pStyle w:val="BodyText"/>
      </w:pPr>
    </w:p>
    <w:p w:rsidR="00C26229" w:rsidRDefault="009258A7" w:rsidP="009258A7">
      <w:pPr>
        <w:pStyle w:val="Heading3"/>
      </w:pPr>
      <w:bookmarkStart w:id="134" w:name="_Toc397962173"/>
      <w:r>
        <w:lastRenderedPageBreak/>
        <w:t>Application Tab Navigation</w:t>
      </w:r>
      <w:bookmarkEnd w:id="134"/>
    </w:p>
    <w:p w:rsidR="00C26229" w:rsidRDefault="00EF617C" w:rsidP="00C26229">
      <w:pPr>
        <w:pStyle w:val="BodyText"/>
      </w:pPr>
      <w:r>
        <w:t>Th</w:t>
      </w:r>
      <w:r w:rsidR="009258A7">
        <w:t xml:space="preserve">e application will include tabbed ifram structure containing application pages </w:t>
      </w:r>
      <w:r w:rsidR="0067039D">
        <w:t xml:space="preserve">for completion of </w:t>
      </w:r>
      <w:r w:rsidR="009258A7">
        <w:t>application functionality</w:t>
      </w:r>
      <w:r w:rsidR="0067039D">
        <w:t>.</w:t>
      </w:r>
      <w:r>
        <w:t xml:space="preserve"> </w:t>
      </w:r>
      <w:r w:rsidR="009258A7">
        <w:t>The functionality potentially available for application use requiring tabs include “New Submissions”, “My Dashboard”, “My Submissions” and “Historical Dashboard”</w:t>
      </w:r>
      <w:r w:rsidR="00C26229" w:rsidRPr="005B3F62">
        <w:t>.</w:t>
      </w:r>
      <w:r w:rsidR="00992E0A">
        <w:t xml:space="preserve"> The tabs will display according to user job code as determined by module.</w:t>
      </w:r>
    </w:p>
    <w:p w:rsidR="00C26229" w:rsidRDefault="00C26229" w:rsidP="00C26229">
      <w:pPr>
        <w:pStyle w:val="BodyText"/>
      </w:pPr>
    </w:p>
    <w:p w:rsidR="00C26229" w:rsidRPr="001E268C" w:rsidRDefault="00E239FB" w:rsidP="00154096">
      <w:pPr>
        <w:pStyle w:val="Heading3"/>
      </w:pPr>
      <w:bookmarkStart w:id="135" w:name="_Toc397962174"/>
      <w:r>
        <w:t>Information Gathering</w:t>
      </w:r>
      <w:bookmarkEnd w:id="135"/>
    </w:p>
    <w:p w:rsidR="00C26229" w:rsidRDefault="007D4C07" w:rsidP="00C26229">
      <w:pPr>
        <w:pStyle w:val="BodyText"/>
      </w:pPr>
      <w:r>
        <w:t>The</w:t>
      </w:r>
      <w:r w:rsidR="00E239FB">
        <w:t xml:space="preserve"> Infromation Gathering </w:t>
      </w:r>
      <w:r w:rsidR="00992E0A">
        <w:t xml:space="preserve">section of the page </w:t>
      </w:r>
      <w:r w:rsidR="00E239FB">
        <w:t xml:space="preserve">will </w:t>
      </w:r>
      <w:r w:rsidR="00992E0A">
        <w:t xml:space="preserve">be the iframe </w:t>
      </w:r>
      <w:r w:rsidR="00154096">
        <w:t xml:space="preserve">part of the page containing the selected tab’s functionality. </w:t>
      </w:r>
    </w:p>
    <w:p w:rsidR="00D919C3" w:rsidRDefault="00D919C3" w:rsidP="00C26229">
      <w:pPr>
        <w:pStyle w:val="BodyText"/>
      </w:pPr>
    </w:p>
    <w:p w:rsidR="00D919C3" w:rsidRPr="001E268C" w:rsidRDefault="00D919C3" w:rsidP="00D919C3">
      <w:pPr>
        <w:pStyle w:val="Heading3"/>
      </w:pPr>
      <w:bookmarkStart w:id="136" w:name="_Toc397962175"/>
      <w:r>
        <w:t>Status Display</w:t>
      </w:r>
      <w:bookmarkEnd w:id="136"/>
    </w:p>
    <w:p w:rsidR="00D919C3" w:rsidRDefault="00D919C3" w:rsidP="00D919C3">
      <w:pPr>
        <w:pStyle w:val="BodyText"/>
      </w:pPr>
      <w:r>
        <w:t xml:space="preserve">The Status Display section of the page will be a section displayed on the side of the page </w:t>
      </w:r>
      <w:del w:id="137" w:author="Huang, Lili" w:date="2016-06-27T06:47:00Z">
        <w:r w:rsidDel="00AE0744">
          <w:delText xml:space="preserve">(left for submission and right for review) </w:delText>
        </w:r>
      </w:del>
      <w:r>
        <w:t xml:space="preserve">showing a summary of the current record’s </w:t>
      </w:r>
      <w:del w:id="138" w:author="Huang, Lili" w:date="2016-06-27T06:48:00Z">
        <w:r w:rsidDel="00404ECF">
          <w:delText xml:space="preserve">main </w:delText>
        </w:r>
      </w:del>
      <w:r>
        <w:t xml:space="preserve">information. </w:t>
      </w:r>
    </w:p>
    <w:p w:rsidR="00D919C3" w:rsidRDefault="00D919C3" w:rsidP="00C26229">
      <w:pPr>
        <w:pStyle w:val="BodyText"/>
      </w:pPr>
    </w:p>
    <w:p w:rsidR="003273AA" w:rsidRDefault="003273AA" w:rsidP="003273AA">
      <w:pPr>
        <w:pStyle w:val="Heading2"/>
        <w:rPr>
          <w:i w:val="0"/>
        </w:rPr>
      </w:pPr>
      <w:bookmarkStart w:id="139" w:name="_Toc397962176"/>
      <w:r>
        <w:rPr>
          <w:i w:val="0"/>
        </w:rPr>
        <w:t xml:space="preserve">Software </w:t>
      </w:r>
      <w:r w:rsidR="00AA1EE8">
        <w:rPr>
          <w:i w:val="0"/>
        </w:rPr>
        <w:t>Features</w:t>
      </w:r>
      <w:bookmarkEnd w:id="139"/>
    </w:p>
    <w:p w:rsidR="003273AA" w:rsidRPr="005A7872" w:rsidRDefault="003273AA" w:rsidP="003273AA">
      <w:pPr>
        <w:pStyle w:val="BodyText"/>
      </w:pPr>
      <w:r>
        <w:t xml:space="preserve">The below flow reflects the expected software </w:t>
      </w:r>
      <w:r w:rsidR="00AA1EE8">
        <w:t>features</w:t>
      </w:r>
      <w:r>
        <w:t xml:space="preserve">. </w:t>
      </w:r>
    </w:p>
    <w:p w:rsidR="003273AA" w:rsidRDefault="003273AA" w:rsidP="003273AA">
      <w:pPr>
        <w:pStyle w:val="Heading3"/>
      </w:pPr>
      <w:bookmarkStart w:id="140" w:name="_Toc397962177"/>
      <w:r>
        <w:t>Interface Relationships</w:t>
      </w:r>
      <w:bookmarkEnd w:id="140"/>
    </w:p>
    <w:p w:rsidR="003273AA" w:rsidRDefault="003273AA" w:rsidP="003273AA">
      <w:pPr>
        <w:pStyle w:val="BodyText"/>
      </w:pPr>
    </w:p>
    <w:p w:rsidR="003273AA" w:rsidRDefault="008165D6" w:rsidP="003273AA">
      <w:pPr>
        <w:pStyle w:val="BodyText"/>
      </w:pPr>
      <w:r>
        <w:object w:dxaOrig="13516" w:dyaOrig="10170">
          <v:shape id="_x0000_i1030" type="#_x0000_t75" style="width:512.25pt;height:385.5pt" o:ole="">
            <v:imagedata r:id="rId19" o:title=""/>
          </v:shape>
          <o:OLEObject Type="Embed" ProgID="Visio.Drawing.15" ShapeID="_x0000_i1030" DrawAspect="Content" ObjectID="_1528603366" r:id="rId20"/>
        </w:object>
      </w:r>
    </w:p>
    <w:p w:rsidR="008165D6" w:rsidRPr="00B16A2F" w:rsidRDefault="008165D6" w:rsidP="008165D6">
      <w:pPr>
        <w:pStyle w:val="Heading3"/>
        <w:rPr>
          <w:i/>
        </w:rPr>
      </w:pPr>
      <w:bookmarkStart w:id="141" w:name="_Toc397962178"/>
      <w:r>
        <w:t>Aspect - eWFM</w:t>
      </w:r>
      <w:bookmarkEnd w:id="141"/>
    </w:p>
    <w:p w:rsidR="008165D6" w:rsidRDefault="008165D6" w:rsidP="008165D6">
      <w:pPr>
        <w:pStyle w:val="BodyText"/>
      </w:pPr>
      <w:r>
        <w:t xml:space="preserve">The Aspect eWFM </w:t>
      </w:r>
      <w:r w:rsidR="00074D10">
        <w:t>system</w:t>
      </w:r>
      <w:r>
        <w:t xml:space="preserve"> will support application functionality by providing an external feed of data containing CSR employee to supervisor relationship hierarchy.</w:t>
      </w:r>
    </w:p>
    <w:p w:rsidR="003273AA" w:rsidRDefault="003273AA" w:rsidP="003273AA">
      <w:pPr>
        <w:pStyle w:val="BodyText"/>
      </w:pPr>
    </w:p>
    <w:p w:rsidR="003273AA" w:rsidRDefault="003273AA" w:rsidP="003273AA">
      <w:pPr>
        <w:pStyle w:val="BodyText"/>
      </w:pPr>
    </w:p>
    <w:p w:rsidR="008165D6" w:rsidRPr="00B16A2F" w:rsidRDefault="008165D6" w:rsidP="008165D6">
      <w:pPr>
        <w:pStyle w:val="Heading3"/>
        <w:rPr>
          <w:i/>
        </w:rPr>
      </w:pPr>
      <w:bookmarkStart w:id="142" w:name="_Toc397962179"/>
      <w:r>
        <w:lastRenderedPageBreak/>
        <w:t>GDIT HR - PeopleSoft</w:t>
      </w:r>
      <w:bookmarkEnd w:id="142"/>
    </w:p>
    <w:p w:rsidR="008165D6" w:rsidRDefault="008165D6" w:rsidP="008165D6">
      <w:pPr>
        <w:pStyle w:val="BodyText"/>
      </w:pPr>
      <w:r>
        <w:t xml:space="preserve">The GDIT Human Resource PeopleSoft </w:t>
      </w:r>
      <w:r w:rsidR="00074D10">
        <w:t>system</w:t>
      </w:r>
      <w:r>
        <w:t xml:space="preserve"> will </w:t>
      </w:r>
      <w:del w:id="143" w:author="Huang, Lili" w:date="2016-06-27T06:48:00Z">
        <w:r w:rsidDel="00133616">
          <w:delText xml:space="preserve">supporet </w:delText>
        </w:r>
      </w:del>
      <w:ins w:id="144" w:author="Huang, Lili" w:date="2016-06-27T06:48:00Z">
        <w:r w:rsidR="00133616">
          <w:t xml:space="preserve">support </w:t>
        </w:r>
      </w:ins>
      <w:r>
        <w:t>application functionality by providing an external feed of data containing Non-CSR employee to supervisor relationship hierarchy.</w:t>
      </w:r>
    </w:p>
    <w:p w:rsidR="008165D6" w:rsidRDefault="008165D6" w:rsidP="008165D6">
      <w:pPr>
        <w:pStyle w:val="BodyText"/>
      </w:pPr>
    </w:p>
    <w:p w:rsidR="008165D6" w:rsidRPr="00B16A2F" w:rsidRDefault="00074D10" w:rsidP="008165D6">
      <w:pPr>
        <w:pStyle w:val="Heading3"/>
        <w:rPr>
          <w:i/>
        </w:rPr>
      </w:pPr>
      <w:bookmarkStart w:id="145" w:name="_Toc397962180"/>
      <w:r>
        <w:t>External Feeds – Verint/Performance Management</w:t>
      </w:r>
      <w:bookmarkEnd w:id="145"/>
    </w:p>
    <w:p w:rsidR="008165D6" w:rsidRDefault="008165D6" w:rsidP="008165D6">
      <w:pPr>
        <w:pStyle w:val="BodyText"/>
        <w:rPr>
          <w:ins w:id="146" w:author="Huang, Lili" w:date="2016-06-27T14:42:00Z"/>
        </w:rPr>
      </w:pPr>
      <w:r>
        <w:t xml:space="preserve">The Verint IQS </w:t>
      </w:r>
      <w:r w:rsidR="00074D10">
        <w:t>system</w:t>
      </w:r>
      <w:r>
        <w:t xml:space="preserve"> </w:t>
      </w:r>
      <w:r w:rsidR="00074D10">
        <w:t xml:space="preserve">and Performance Management Outliers </w:t>
      </w:r>
      <w:r>
        <w:t xml:space="preserve">will </w:t>
      </w:r>
      <w:r w:rsidR="00074D10">
        <w:t>support</w:t>
      </w:r>
      <w:r>
        <w:t xml:space="preserve"> application functionality by providing an external feed of </w:t>
      </w:r>
      <w:r w:rsidR="00074D10">
        <w:t xml:space="preserve">quality </w:t>
      </w:r>
      <w:r>
        <w:t xml:space="preserve">data containing </w:t>
      </w:r>
      <w:r w:rsidR="00074D10">
        <w:t>externally created coaching record information</w:t>
      </w:r>
      <w:r>
        <w:t>.</w:t>
      </w:r>
    </w:p>
    <w:p w:rsidR="00E0755B" w:rsidRDefault="00E0755B" w:rsidP="008165D6">
      <w:pPr>
        <w:pStyle w:val="BodyText"/>
        <w:rPr>
          <w:ins w:id="147" w:author="Huang, Lili" w:date="2016-06-27T14:42:00Z"/>
        </w:rPr>
      </w:pPr>
    </w:p>
    <w:p w:rsidR="00E0755B" w:rsidRPr="00B16A2F" w:rsidRDefault="00E0755B" w:rsidP="00E0755B">
      <w:pPr>
        <w:pStyle w:val="Heading3"/>
        <w:rPr>
          <w:ins w:id="148" w:author="Huang, Lili" w:date="2016-06-27T14:42:00Z"/>
          <w:i/>
        </w:rPr>
      </w:pPr>
      <w:ins w:id="149" w:author="Huang, Lili" w:date="2016-06-27T14:43:00Z">
        <w:r>
          <w:t>ETS – Electronic Keeping System</w:t>
        </w:r>
      </w:ins>
    </w:p>
    <w:p w:rsidR="00E0755B" w:rsidRDefault="00E0755B" w:rsidP="00E0755B">
      <w:pPr>
        <w:pStyle w:val="BodyText"/>
        <w:rPr>
          <w:ins w:id="150" w:author="Huang, Lili" w:date="2016-06-27T14:42:00Z"/>
        </w:rPr>
      </w:pPr>
      <w:ins w:id="151" w:author="Huang, Lili" w:date="2016-06-27T14:44:00Z">
        <w:r>
          <w:t xml:space="preserve">ETS </w:t>
        </w:r>
      </w:ins>
      <w:ins w:id="152" w:author="Huang, Lili" w:date="2016-06-27T14:42:00Z">
        <w:r>
          <w:t xml:space="preserve">will support application functionality by providing </w:t>
        </w:r>
      </w:ins>
      <w:ins w:id="153" w:author="Huang, Lili" w:date="2016-06-27T14:44:00Z">
        <w:r>
          <w:t>a data feed containing non-compliance time keeping activities.</w:t>
        </w:r>
      </w:ins>
    </w:p>
    <w:p w:rsidR="00E0755B" w:rsidDel="00E0755B" w:rsidRDefault="00E0755B" w:rsidP="008165D6">
      <w:pPr>
        <w:pStyle w:val="BodyText"/>
        <w:rPr>
          <w:del w:id="154" w:author="Huang, Lili" w:date="2016-06-27T14:42:00Z"/>
        </w:rPr>
      </w:pPr>
    </w:p>
    <w:p w:rsidR="0020473E" w:rsidRDefault="0020473E" w:rsidP="00C26229">
      <w:pPr>
        <w:pStyle w:val="BodyText"/>
      </w:pPr>
    </w:p>
    <w:p w:rsidR="00AA1EE8" w:rsidRPr="00B16A2F" w:rsidRDefault="00AA1EE8" w:rsidP="00AA1EE8">
      <w:pPr>
        <w:pStyle w:val="Heading3"/>
        <w:rPr>
          <w:i/>
        </w:rPr>
      </w:pPr>
      <w:bookmarkStart w:id="155" w:name="_Toc397962181"/>
      <w:r>
        <w:t>Email Notifications</w:t>
      </w:r>
      <w:bookmarkEnd w:id="155"/>
    </w:p>
    <w:p w:rsidR="00AA1EE8" w:rsidRDefault="00AA1EE8" w:rsidP="00AA1EE8">
      <w:pPr>
        <w:pStyle w:val="BodyText"/>
      </w:pPr>
      <w:r>
        <w:t xml:space="preserve">The eCoaching application will trigger notifications by e-mailing employees when they are intially the subject of a coaching record or initially the person responsible for </w:t>
      </w:r>
      <w:r w:rsidR="001105F1">
        <w:t>coaching updates.</w:t>
      </w:r>
    </w:p>
    <w:p w:rsidR="00C26229" w:rsidRDefault="00C26229" w:rsidP="00C26229">
      <w:pPr>
        <w:pStyle w:val="BodyText"/>
      </w:pPr>
    </w:p>
    <w:p w:rsidR="001105F1" w:rsidRDefault="001105F1" w:rsidP="00C26229">
      <w:pPr>
        <w:pStyle w:val="BodyText"/>
      </w:pPr>
    </w:p>
    <w:p w:rsidR="001105F1" w:rsidRDefault="001105F1" w:rsidP="00C26229">
      <w:pPr>
        <w:pStyle w:val="BodyText"/>
      </w:pPr>
    </w:p>
    <w:p w:rsidR="001105F1" w:rsidRDefault="001105F1" w:rsidP="001105F1">
      <w:pPr>
        <w:pStyle w:val="Heading2"/>
        <w:rPr>
          <w:i w:val="0"/>
        </w:rPr>
      </w:pPr>
      <w:bookmarkStart w:id="156" w:name="_Toc397962182"/>
      <w:r>
        <w:rPr>
          <w:i w:val="0"/>
        </w:rPr>
        <w:t>Application Modules</w:t>
      </w:r>
      <w:bookmarkEnd w:id="156"/>
    </w:p>
    <w:p w:rsidR="001105F1" w:rsidRPr="005A7872" w:rsidRDefault="001105F1" w:rsidP="001105F1">
      <w:pPr>
        <w:pStyle w:val="BodyText"/>
      </w:pPr>
      <w:r>
        <w:t xml:space="preserve">The eCoaching application will contain </w:t>
      </w:r>
      <w:del w:id="157" w:author="Huang, Lili" w:date="2016-06-27T06:52:00Z">
        <w:r w:rsidDel="00ED5535">
          <w:delText xml:space="preserve">3 </w:delText>
        </w:r>
      </w:del>
      <w:ins w:id="158" w:author="Huang, Lili" w:date="2016-06-27T06:52:00Z">
        <w:r w:rsidR="00ED5535">
          <w:t xml:space="preserve">5 </w:t>
        </w:r>
      </w:ins>
      <w:r>
        <w:t xml:space="preserve">modules to be accessible by user groups. </w:t>
      </w:r>
    </w:p>
    <w:p w:rsidR="001105F1" w:rsidRPr="00B16A2F" w:rsidRDefault="001105F1" w:rsidP="001105F1">
      <w:pPr>
        <w:pStyle w:val="Heading3"/>
        <w:rPr>
          <w:i/>
        </w:rPr>
      </w:pPr>
      <w:bookmarkStart w:id="159" w:name="_Toc397962183"/>
      <w:r>
        <w:t>CSR</w:t>
      </w:r>
      <w:bookmarkEnd w:id="159"/>
    </w:p>
    <w:p w:rsidR="001105F1" w:rsidRDefault="001105F1" w:rsidP="001105F1">
      <w:pPr>
        <w:pStyle w:val="BodyText"/>
      </w:pPr>
      <w:r>
        <w:t>The CSR module will allow users to capture, report and update information pertaining to Call Center Operations regarding CSR activities.</w:t>
      </w:r>
    </w:p>
    <w:p w:rsidR="001105F1" w:rsidRDefault="001105F1" w:rsidP="001105F1">
      <w:pPr>
        <w:pStyle w:val="BodyText"/>
      </w:pPr>
    </w:p>
    <w:p w:rsidR="001105F1" w:rsidRDefault="001105F1" w:rsidP="001105F1">
      <w:pPr>
        <w:pStyle w:val="BodyText"/>
      </w:pPr>
    </w:p>
    <w:p w:rsidR="001105F1" w:rsidRPr="00B16A2F" w:rsidRDefault="001105F1" w:rsidP="001105F1">
      <w:pPr>
        <w:pStyle w:val="Heading3"/>
        <w:rPr>
          <w:i/>
        </w:rPr>
      </w:pPr>
      <w:bookmarkStart w:id="160" w:name="_Toc397962184"/>
      <w:r>
        <w:t>Supervisor</w:t>
      </w:r>
      <w:bookmarkEnd w:id="160"/>
    </w:p>
    <w:p w:rsidR="001105F1" w:rsidRDefault="001105F1" w:rsidP="001105F1">
      <w:pPr>
        <w:pStyle w:val="BodyText"/>
      </w:pPr>
      <w:r>
        <w:t>The Supervisor module will allow users to capture, report and update information pertaining to Call Center Operations regarding Supervisor activities.</w:t>
      </w:r>
    </w:p>
    <w:p w:rsidR="001105F1" w:rsidRDefault="001105F1" w:rsidP="001105F1">
      <w:pPr>
        <w:pStyle w:val="BodyText"/>
      </w:pPr>
    </w:p>
    <w:p w:rsidR="001105F1" w:rsidRDefault="001105F1" w:rsidP="00C26229">
      <w:pPr>
        <w:pStyle w:val="BodyText"/>
      </w:pPr>
    </w:p>
    <w:p w:rsidR="001105F1" w:rsidRPr="00B16A2F" w:rsidRDefault="001105F1" w:rsidP="001105F1">
      <w:pPr>
        <w:pStyle w:val="Heading3"/>
        <w:rPr>
          <w:i/>
        </w:rPr>
      </w:pPr>
      <w:bookmarkStart w:id="161" w:name="_Toc397962185"/>
      <w:r>
        <w:t>Quality</w:t>
      </w:r>
      <w:bookmarkEnd w:id="161"/>
    </w:p>
    <w:p w:rsidR="001105F1" w:rsidRDefault="001105F1" w:rsidP="001105F1">
      <w:pPr>
        <w:pStyle w:val="BodyText"/>
        <w:rPr>
          <w:ins w:id="162" w:author="Huang, Lili" w:date="2016-06-27T06:53:00Z"/>
        </w:rPr>
      </w:pPr>
      <w:r>
        <w:t>The Quality module will allow users to capture, report and update information pertaining to Call Center Operations regarding Quality Assurance activities.</w:t>
      </w:r>
    </w:p>
    <w:p w:rsidR="000D21C4" w:rsidRDefault="000D21C4" w:rsidP="001105F1">
      <w:pPr>
        <w:pStyle w:val="BodyText"/>
      </w:pPr>
    </w:p>
    <w:p w:rsidR="001105F1" w:rsidRDefault="001105F1" w:rsidP="001105F1">
      <w:pPr>
        <w:pStyle w:val="BodyText"/>
      </w:pPr>
    </w:p>
    <w:p w:rsidR="001105F1" w:rsidRDefault="001105F1" w:rsidP="001105F1">
      <w:pPr>
        <w:pStyle w:val="BodyText"/>
      </w:pPr>
    </w:p>
    <w:p w:rsidR="000D21C4" w:rsidRPr="00B16A2F" w:rsidRDefault="000D21C4" w:rsidP="000D21C4">
      <w:pPr>
        <w:pStyle w:val="Heading3"/>
        <w:rPr>
          <w:ins w:id="163" w:author="Huang, Lili" w:date="2016-06-27T06:55:00Z"/>
          <w:i/>
        </w:rPr>
      </w:pPr>
      <w:ins w:id="164" w:author="Huang, Lili" w:date="2016-06-27T06:56:00Z">
        <w:r>
          <w:t>LocalSysetm Administrator (LSA)</w:t>
        </w:r>
      </w:ins>
    </w:p>
    <w:p w:rsidR="000D21C4" w:rsidRDefault="000D21C4" w:rsidP="000D21C4">
      <w:pPr>
        <w:pStyle w:val="BodyText"/>
        <w:rPr>
          <w:ins w:id="165" w:author="Huang, Lili" w:date="2016-06-27T06:55:00Z"/>
        </w:rPr>
      </w:pPr>
      <w:ins w:id="166" w:author="Huang, Lili" w:date="2016-06-27T06:55:00Z">
        <w:r>
          <w:t xml:space="preserve">The </w:t>
        </w:r>
      </w:ins>
      <w:ins w:id="167" w:author="Huang, Lili" w:date="2016-06-27T06:58:00Z">
        <w:r>
          <w:t>LSA</w:t>
        </w:r>
      </w:ins>
      <w:ins w:id="168" w:author="Huang, Lili" w:date="2016-06-27T06:55:00Z">
        <w:r>
          <w:t xml:space="preserve"> module will allow users to capture, report and update information pertaining to Call Center Operations regarding </w:t>
        </w:r>
      </w:ins>
      <w:ins w:id="169" w:author="Huang, Lili" w:date="2016-06-27T06:59:00Z">
        <w:r>
          <w:t>Local System Adminstrator</w:t>
        </w:r>
      </w:ins>
      <w:ins w:id="170" w:author="Huang, Lili" w:date="2016-06-27T06:55:00Z">
        <w:r>
          <w:t xml:space="preserve"> activities.</w:t>
        </w:r>
      </w:ins>
    </w:p>
    <w:p w:rsidR="001105F1" w:rsidRDefault="001105F1" w:rsidP="001105F1">
      <w:pPr>
        <w:pStyle w:val="BodyText"/>
      </w:pPr>
    </w:p>
    <w:p w:rsidR="001105F1" w:rsidRDefault="001105F1" w:rsidP="001105F1">
      <w:pPr>
        <w:pStyle w:val="BodyText"/>
      </w:pPr>
    </w:p>
    <w:p w:rsidR="001105F1" w:rsidRDefault="001105F1" w:rsidP="00C26229">
      <w:pPr>
        <w:pStyle w:val="BodyText"/>
      </w:pPr>
    </w:p>
    <w:p w:rsidR="000D21C4" w:rsidRPr="00B16A2F" w:rsidRDefault="000D21C4" w:rsidP="000D21C4">
      <w:pPr>
        <w:pStyle w:val="Heading3"/>
        <w:rPr>
          <w:ins w:id="171" w:author="Huang, Lili" w:date="2016-06-27T06:57:00Z"/>
          <w:i/>
        </w:rPr>
      </w:pPr>
      <w:ins w:id="172" w:author="Huang, Lili" w:date="2016-06-27T06:57:00Z">
        <w:r>
          <w:t>Training</w:t>
        </w:r>
      </w:ins>
    </w:p>
    <w:p w:rsidR="000D21C4" w:rsidRDefault="000D21C4" w:rsidP="000D21C4">
      <w:pPr>
        <w:pStyle w:val="BodyText"/>
        <w:rPr>
          <w:ins w:id="173" w:author="Huang, Lili" w:date="2016-06-27T06:57:00Z"/>
        </w:rPr>
      </w:pPr>
      <w:ins w:id="174" w:author="Huang, Lili" w:date="2016-06-27T06:57:00Z">
        <w:r>
          <w:t xml:space="preserve">The </w:t>
        </w:r>
      </w:ins>
      <w:ins w:id="175" w:author="Huang, Lili" w:date="2016-06-27T06:59:00Z">
        <w:r w:rsidR="00A42E99">
          <w:t>Training</w:t>
        </w:r>
      </w:ins>
      <w:ins w:id="176" w:author="Huang, Lili" w:date="2016-06-27T06:57:00Z">
        <w:r>
          <w:t xml:space="preserve"> module will allow users to capture, report and update information pertaining to Call Center Operations regarding </w:t>
        </w:r>
      </w:ins>
      <w:ins w:id="177" w:author="Huang, Lili" w:date="2016-06-27T06:59:00Z">
        <w:r w:rsidR="00A42E99">
          <w:t>Trainer</w:t>
        </w:r>
      </w:ins>
      <w:ins w:id="178" w:author="Huang, Lili" w:date="2016-06-27T07:00:00Z">
        <w:r w:rsidR="00761C7F">
          <w:t xml:space="preserve"> and Instructor</w:t>
        </w:r>
      </w:ins>
      <w:ins w:id="179" w:author="Huang, Lili" w:date="2016-06-27T06:57:00Z">
        <w:r>
          <w:t xml:space="preserve"> activities.</w:t>
        </w:r>
      </w:ins>
    </w:p>
    <w:p w:rsidR="001105F1" w:rsidRDefault="001105F1" w:rsidP="00C26229">
      <w:pPr>
        <w:pStyle w:val="BodyText"/>
      </w:pPr>
    </w:p>
    <w:p w:rsidR="001105F1" w:rsidRDefault="001105F1" w:rsidP="00C26229">
      <w:pPr>
        <w:pStyle w:val="BodyText"/>
      </w:pPr>
    </w:p>
    <w:p w:rsidR="001105F1" w:rsidRDefault="001105F1" w:rsidP="001105F1">
      <w:pPr>
        <w:pStyle w:val="Heading2"/>
        <w:rPr>
          <w:i w:val="0"/>
        </w:rPr>
      </w:pPr>
      <w:bookmarkStart w:id="180" w:name="_Toc397962186"/>
      <w:r>
        <w:rPr>
          <w:i w:val="0"/>
        </w:rPr>
        <w:t>Application Functionality</w:t>
      </w:r>
      <w:bookmarkEnd w:id="180"/>
    </w:p>
    <w:p w:rsidR="001105F1" w:rsidRDefault="001105F1" w:rsidP="001105F1">
      <w:pPr>
        <w:pStyle w:val="BodyText"/>
      </w:pPr>
      <w:r>
        <w:t xml:space="preserve">The eCoaching application will contain the below functionality. </w:t>
      </w:r>
    </w:p>
    <w:p w:rsidR="00575500" w:rsidRDefault="00575500" w:rsidP="001105F1">
      <w:pPr>
        <w:pStyle w:val="BodyText"/>
      </w:pPr>
    </w:p>
    <w:p w:rsidR="00575500" w:rsidRPr="00B16A2F" w:rsidRDefault="00575500" w:rsidP="00575500">
      <w:pPr>
        <w:pStyle w:val="Heading3"/>
        <w:rPr>
          <w:i/>
        </w:rPr>
      </w:pPr>
      <w:bookmarkStart w:id="181" w:name="_Toc397962187"/>
      <w:r>
        <w:t>Master Files and Styles</w:t>
      </w:r>
      <w:bookmarkEnd w:id="181"/>
    </w:p>
    <w:p w:rsidR="00575500" w:rsidRDefault="00575500" w:rsidP="00575500">
      <w:pPr>
        <w:pStyle w:val="BodyText"/>
      </w:pPr>
      <w:r>
        <w:t xml:space="preserve">The eCoaching application will use a single style sheet. The style sheet will </w:t>
      </w:r>
      <w:r w:rsidRPr="00575500">
        <w:t>be used to access common formatting definitions</w:t>
      </w:r>
      <w:r>
        <w:t xml:space="preserve"> across all web pages.  The eCoaching application will use </w:t>
      </w:r>
      <w:del w:id="182" w:author="Huang, Lili" w:date="2016-06-27T07:01:00Z">
        <w:r w:rsidDel="00436AB8">
          <w:delText xml:space="preserve">3 </w:delText>
        </w:r>
      </w:del>
      <w:ins w:id="183" w:author="Huang, Lili" w:date="2016-06-27T07:01:00Z">
        <w:r w:rsidR="00436AB8">
          <w:t xml:space="preserve">4 </w:t>
        </w:r>
      </w:ins>
      <w:r w:rsidR="00FC4079">
        <w:t>master files controlling page layout structure</w:t>
      </w:r>
      <w:r>
        <w:t xml:space="preserve">. </w:t>
      </w:r>
    </w:p>
    <w:p w:rsidR="00575500" w:rsidRDefault="00575500" w:rsidP="00575500">
      <w:pPr>
        <w:pStyle w:val="BodyText"/>
      </w:pPr>
    </w:p>
    <w:p w:rsidR="00575500" w:rsidRPr="00B16A2F" w:rsidRDefault="00575500" w:rsidP="00575500">
      <w:pPr>
        <w:pStyle w:val="Heading3"/>
        <w:rPr>
          <w:i/>
        </w:rPr>
      </w:pPr>
      <w:bookmarkStart w:id="184" w:name="_Toc397962188"/>
      <w:r>
        <w:t>Home Page</w:t>
      </w:r>
      <w:bookmarkEnd w:id="184"/>
    </w:p>
    <w:p w:rsidR="00575500" w:rsidRDefault="00FC4079" w:rsidP="00575500">
      <w:pPr>
        <w:pStyle w:val="BodyText"/>
      </w:pPr>
      <w:r>
        <w:t xml:space="preserve">The eCoaching application will use </w:t>
      </w:r>
      <w:del w:id="185" w:author="Huang, Lili" w:date="2016-06-27T07:01:00Z">
        <w:r w:rsidDel="00E05FC5">
          <w:delText xml:space="preserve">web browser </w:delText>
        </w:r>
      </w:del>
      <w:ins w:id="186" w:author="Huang, Lili" w:date="2016-06-27T07:03:00Z">
        <w:r w:rsidR="003F0B12">
          <w:t>W</w:t>
        </w:r>
      </w:ins>
      <w:ins w:id="187" w:author="Huang, Lili" w:date="2016-06-27T07:01:00Z">
        <w:r w:rsidR="00E05FC5">
          <w:t xml:space="preserve">indows </w:t>
        </w:r>
      </w:ins>
      <w:del w:id="188" w:author="Huang, Lili" w:date="2016-06-27T07:03:00Z">
        <w:r w:rsidDel="003F0B12">
          <w:delText>a</w:delText>
        </w:r>
      </w:del>
      <w:ins w:id="189" w:author="Huang, Lili" w:date="2016-06-27T07:03:00Z">
        <w:r w:rsidR="003F0B12">
          <w:t>A</w:t>
        </w:r>
      </w:ins>
      <w:r>
        <w:t xml:space="preserve">uthentication to </w:t>
      </w:r>
      <w:del w:id="190" w:author="Huang, Lili" w:date="2016-06-27T07:02:00Z">
        <w:r w:rsidDel="003F0B12">
          <w:delText xml:space="preserve">determine </w:delText>
        </w:r>
      </w:del>
      <w:ins w:id="191" w:author="Huang, Lili" w:date="2016-06-27T07:02:00Z">
        <w:r w:rsidR="003F0B12">
          <w:t>authenticate users.</w:t>
        </w:r>
      </w:ins>
      <w:del w:id="192" w:author="Huang, Lili" w:date="2016-06-27T07:02:00Z">
        <w:r w:rsidDel="003F0B12">
          <w:delText>the user access the system. The web browser authentication will be established</w:delText>
        </w:r>
      </w:del>
      <w:r>
        <w:t xml:space="preserve"> </w:t>
      </w:r>
      <w:del w:id="193" w:author="Huang, Lili" w:date="2016-06-27T07:03:00Z">
        <w:r w:rsidDel="009A38C9">
          <w:delText xml:space="preserve">when a user on the GDIT or VNGT network attempts to access the system. </w:delText>
        </w:r>
      </w:del>
      <w:r>
        <w:t xml:space="preserve">The system will accept accounts from </w:t>
      </w:r>
      <w:del w:id="194" w:author="Huang, Lili" w:date="2016-06-27T07:07:00Z">
        <w:r w:rsidDel="00380D45">
          <w:delText>VNGT and</w:delText>
        </w:r>
      </w:del>
      <w:r>
        <w:t xml:space="preserve"> AD.Local active directory networks. Access rights (user authorization) within the </w:t>
      </w:r>
      <w:del w:id="195" w:author="Huang, Lili" w:date="2016-06-27T07:08:00Z">
        <w:r w:rsidDel="009E3C06">
          <w:delText xml:space="preserve">tool </w:delText>
        </w:r>
      </w:del>
      <w:ins w:id="196" w:author="Huang, Lili" w:date="2016-06-27T07:08:00Z">
        <w:r w:rsidR="009E3C06">
          <w:t xml:space="preserve">application </w:t>
        </w:r>
      </w:ins>
      <w:r>
        <w:t>will be based on the authenticated user’s profile in the application database</w:t>
      </w:r>
      <w:r w:rsidR="001070FB">
        <w:t xml:space="preserve"> incorporating a user’s employee job code, application module and additional job approvals (e.g. ARC CSRs)</w:t>
      </w:r>
      <w:r>
        <w:t xml:space="preserve">. Users who do not sucessfully authenticate will be redirected to </w:t>
      </w:r>
      <w:del w:id="197" w:author="Huang, Lili" w:date="2016-06-27T07:08:00Z">
        <w:r w:rsidDel="009E3C06">
          <w:delText>an application</w:delText>
        </w:r>
      </w:del>
      <w:ins w:id="198" w:author="Huang, Lili" w:date="2016-06-27T07:08:00Z">
        <w:r w:rsidR="009E3C06">
          <w:t xml:space="preserve"> the</w:t>
        </w:r>
      </w:ins>
      <w:r>
        <w:t xml:space="preserve"> authentication error page. </w:t>
      </w:r>
    </w:p>
    <w:p w:rsidR="001070FB" w:rsidRDefault="001070FB" w:rsidP="00575500">
      <w:pPr>
        <w:pStyle w:val="BodyText"/>
      </w:pPr>
    </w:p>
    <w:p w:rsidR="001070FB" w:rsidRDefault="001070FB" w:rsidP="00575500">
      <w:pPr>
        <w:pStyle w:val="BodyText"/>
      </w:pPr>
      <w:r>
        <w:t>The eCoaching home page will host application functionality configured by displaying tabs on a navigation menu with the tab body containing an iframe of functionality page.</w:t>
      </w:r>
      <w:r w:rsidR="000C6518">
        <w:t xml:space="preserve"> The tab(s) that will display for a user will be determined by the user’s profile and that profile’s corresponding access levels by module. Below outlines tab visibility for module users :</w:t>
      </w:r>
    </w:p>
    <w:p w:rsidR="000C6518" w:rsidRDefault="000C6518" w:rsidP="00575500">
      <w:pPr>
        <w:pStyle w:val="BodyText"/>
      </w:pPr>
    </w:p>
    <w:p w:rsidR="000C6518" w:rsidRDefault="000C6518" w:rsidP="004718EA">
      <w:pPr>
        <w:pStyle w:val="BodyText"/>
      </w:pPr>
      <w:r>
        <w:t>Module tab acccess:</w:t>
      </w:r>
    </w:p>
    <w:p w:rsidR="000C6518" w:rsidRDefault="000C6518" w:rsidP="002F7D8D">
      <w:pPr>
        <w:pStyle w:val="BodyText"/>
        <w:numPr>
          <w:ilvl w:val="0"/>
          <w:numId w:val="9"/>
        </w:numPr>
      </w:pPr>
      <w:r>
        <w:t>New Submissions</w:t>
      </w:r>
    </w:p>
    <w:p w:rsidR="000C6518" w:rsidRDefault="000C6518" w:rsidP="002F7D8D">
      <w:pPr>
        <w:pStyle w:val="BodyText"/>
        <w:numPr>
          <w:ilvl w:val="1"/>
          <w:numId w:val="9"/>
        </w:numPr>
      </w:pPr>
      <w:r>
        <w:t>ARC CSRs</w:t>
      </w:r>
    </w:p>
    <w:p w:rsidR="000C6518" w:rsidRDefault="000C6518" w:rsidP="002F7D8D">
      <w:pPr>
        <w:pStyle w:val="BodyText"/>
        <w:numPr>
          <w:ilvl w:val="1"/>
          <w:numId w:val="9"/>
        </w:numPr>
      </w:pPr>
      <w:r>
        <w:t>All other users (excluding non ARC CSRs</w:t>
      </w:r>
      <w:ins w:id="199" w:author="Huang, Lili" w:date="2016-06-27T07:10:00Z">
        <w:r w:rsidR="0018176D">
          <w:t xml:space="preserve"> and</w:t>
        </w:r>
      </w:ins>
      <w:ins w:id="200" w:author="Huang, Lili" w:date="2016-06-27T07:09:00Z">
        <w:r w:rsidR="00FB1CC3">
          <w:t xml:space="preserve"> HR</w:t>
        </w:r>
      </w:ins>
      <w:r>
        <w:t>)</w:t>
      </w:r>
    </w:p>
    <w:p w:rsidR="000C6518" w:rsidRDefault="000C6518" w:rsidP="002F7D8D">
      <w:pPr>
        <w:pStyle w:val="BodyText"/>
        <w:numPr>
          <w:ilvl w:val="0"/>
          <w:numId w:val="9"/>
        </w:numPr>
      </w:pPr>
      <w:r>
        <w:lastRenderedPageBreak/>
        <w:t>My Dashboard</w:t>
      </w:r>
    </w:p>
    <w:p w:rsidR="000C6518" w:rsidRDefault="000C6518" w:rsidP="002F7D8D">
      <w:pPr>
        <w:pStyle w:val="BodyText"/>
        <w:numPr>
          <w:ilvl w:val="1"/>
          <w:numId w:val="9"/>
        </w:numPr>
      </w:pPr>
      <w:r>
        <w:t>All users</w:t>
      </w:r>
      <w:ins w:id="201" w:author="Huang, Lili" w:date="2016-06-27T07:09:00Z">
        <w:r w:rsidR="000D0EF1">
          <w:t xml:space="preserve"> (excluding HR)</w:t>
        </w:r>
      </w:ins>
    </w:p>
    <w:p w:rsidR="000C6518" w:rsidRDefault="000C6518" w:rsidP="002F7D8D">
      <w:pPr>
        <w:pStyle w:val="BodyText"/>
        <w:numPr>
          <w:ilvl w:val="0"/>
          <w:numId w:val="9"/>
        </w:numPr>
      </w:pPr>
      <w:r>
        <w:t>My Submissions</w:t>
      </w:r>
    </w:p>
    <w:p w:rsidR="000C6518" w:rsidRDefault="000C6518" w:rsidP="002F7D8D">
      <w:pPr>
        <w:pStyle w:val="BodyText"/>
        <w:numPr>
          <w:ilvl w:val="1"/>
          <w:numId w:val="9"/>
        </w:numPr>
      </w:pPr>
      <w:r>
        <w:t>ARC CSRs</w:t>
      </w:r>
    </w:p>
    <w:p w:rsidR="004718EA" w:rsidRDefault="004718EA" w:rsidP="002F7D8D">
      <w:pPr>
        <w:pStyle w:val="BodyText"/>
        <w:numPr>
          <w:ilvl w:val="1"/>
          <w:numId w:val="9"/>
        </w:numPr>
      </w:pPr>
      <w:r>
        <w:t>All other users (excluding non-ARC CSRs</w:t>
      </w:r>
      <w:ins w:id="202" w:author="Huang, Lili" w:date="2016-06-27T07:10:00Z">
        <w:r w:rsidR="00AE6C01">
          <w:t xml:space="preserve"> and HR</w:t>
        </w:r>
      </w:ins>
      <w:r>
        <w:t>)</w:t>
      </w:r>
    </w:p>
    <w:p w:rsidR="000C6518" w:rsidRDefault="000C6518" w:rsidP="002F7D8D">
      <w:pPr>
        <w:pStyle w:val="BodyText"/>
        <w:numPr>
          <w:ilvl w:val="0"/>
          <w:numId w:val="9"/>
        </w:numPr>
      </w:pPr>
      <w:r>
        <w:t>Historical Dashboard</w:t>
      </w:r>
    </w:p>
    <w:p w:rsidR="000C6518" w:rsidRDefault="004718EA" w:rsidP="002F7D8D">
      <w:pPr>
        <w:pStyle w:val="BodyText"/>
        <w:numPr>
          <w:ilvl w:val="1"/>
          <w:numId w:val="9"/>
        </w:numPr>
      </w:pPr>
      <w:r>
        <w:t>All non-CSRs</w:t>
      </w:r>
      <w:r>
        <w:tab/>
      </w:r>
      <w:r w:rsidR="000C6518">
        <w:tab/>
      </w:r>
    </w:p>
    <w:p w:rsidR="000C6518" w:rsidRDefault="000C6518" w:rsidP="00575500">
      <w:pPr>
        <w:pStyle w:val="BodyText"/>
      </w:pPr>
    </w:p>
    <w:p w:rsidR="001070FB" w:rsidRDefault="004718EA" w:rsidP="00FC4079">
      <w:pPr>
        <w:pStyle w:val="BodyText"/>
        <w:tabs>
          <w:tab w:val="left" w:pos="1905"/>
        </w:tabs>
      </w:pPr>
      <w:r>
        <w:drawing>
          <wp:inline distT="0" distB="0" distL="0" distR="0" wp14:anchorId="77D0DE41" wp14:editId="390B3593">
            <wp:extent cx="2914650" cy="224484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15783" cy="2245714"/>
                    </a:xfrm>
                    <a:prstGeom prst="rect">
                      <a:avLst/>
                    </a:prstGeom>
                  </pic:spPr>
                </pic:pic>
              </a:graphicData>
            </a:graphic>
          </wp:inline>
        </w:drawing>
      </w:r>
    </w:p>
    <w:p w:rsidR="00575500" w:rsidRDefault="00FC4079" w:rsidP="00FC4079">
      <w:pPr>
        <w:pStyle w:val="BodyText"/>
        <w:tabs>
          <w:tab w:val="left" w:pos="1905"/>
        </w:tabs>
      </w:pPr>
      <w:r>
        <w:tab/>
      </w:r>
    </w:p>
    <w:p w:rsidR="001105F1" w:rsidRPr="00B16A2F" w:rsidRDefault="001105F1" w:rsidP="001105F1">
      <w:pPr>
        <w:pStyle w:val="Heading3"/>
        <w:rPr>
          <w:i/>
        </w:rPr>
      </w:pPr>
      <w:bookmarkStart w:id="203" w:name="_Toc397962189"/>
      <w:r>
        <w:t>Submissions</w:t>
      </w:r>
      <w:bookmarkEnd w:id="203"/>
    </w:p>
    <w:p w:rsidR="001105F1" w:rsidRDefault="001105F1" w:rsidP="001105F1">
      <w:pPr>
        <w:pStyle w:val="BodyText"/>
      </w:pPr>
      <w:r>
        <w:t xml:space="preserve">The </w:t>
      </w:r>
      <w:r w:rsidR="004718EA">
        <w:t xml:space="preserve">New Submissions section </w:t>
      </w:r>
      <w:r>
        <w:t xml:space="preserve">will allow users to </w:t>
      </w:r>
      <w:r w:rsidR="004718EA">
        <w:t xml:space="preserve">submit coaching information </w:t>
      </w:r>
      <w:r>
        <w:t xml:space="preserve">pertaining to </w:t>
      </w:r>
      <w:r w:rsidR="004718EA">
        <w:t>the module that the user has access to use</w:t>
      </w:r>
      <w:r>
        <w:t>.</w:t>
      </w:r>
      <w:r w:rsidR="009E3AFC">
        <w:t xml:space="preserve"> The usable modules will display in a selectable menu on the submission page.</w:t>
      </w:r>
    </w:p>
    <w:p w:rsidR="001105F1" w:rsidRDefault="001105F1" w:rsidP="001105F1">
      <w:pPr>
        <w:pStyle w:val="BodyText"/>
      </w:pPr>
    </w:p>
    <w:p w:rsidR="004718EA" w:rsidRDefault="004718EA" w:rsidP="001105F1">
      <w:pPr>
        <w:pStyle w:val="BodyText"/>
      </w:pPr>
      <w:r>
        <w:lastRenderedPageBreak/>
        <w:drawing>
          <wp:inline distT="0" distB="0" distL="0" distR="0" wp14:anchorId="10DBEB0A" wp14:editId="7AF896B1">
            <wp:extent cx="2857500" cy="2200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57500" cy="2200825"/>
                    </a:xfrm>
                    <a:prstGeom prst="rect">
                      <a:avLst/>
                    </a:prstGeom>
                  </pic:spPr>
                </pic:pic>
              </a:graphicData>
            </a:graphic>
          </wp:inline>
        </w:drawing>
      </w: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1105F1" w:rsidRPr="00B16A2F" w:rsidRDefault="001105F1" w:rsidP="001105F1">
      <w:pPr>
        <w:pStyle w:val="Heading3"/>
        <w:rPr>
          <w:i/>
        </w:rPr>
      </w:pPr>
      <w:bookmarkStart w:id="204" w:name="_Toc397962190"/>
      <w:r>
        <w:t>Dashboards</w:t>
      </w:r>
      <w:bookmarkEnd w:id="204"/>
    </w:p>
    <w:p w:rsidR="001105F1" w:rsidRPr="00B16A2F" w:rsidRDefault="009E3AFC" w:rsidP="001105F1">
      <w:pPr>
        <w:pStyle w:val="Heading4"/>
        <w:rPr>
          <w:i/>
        </w:rPr>
      </w:pPr>
      <w:bookmarkStart w:id="205" w:name="_Toc397962191"/>
      <w:r>
        <w:t>My Dashboard</w:t>
      </w:r>
      <w:bookmarkEnd w:id="205"/>
    </w:p>
    <w:p w:rsidR="001105F1" w:rsidRDefault="009E3AFC" w:rsidP="001105F1">
      <w:pPr>
        <w:pStyle w:val="BodyText"/>
      </w:pPr>
      <w:r>
        <w:t>The eCoaching application will allow all users</w:t>
      </w:r>
      <w:ins w:id="206" w:author="Huang, Lili" w:date="2016-06-27T07:11:00Z">
        <w:r w:rsidR="00A747D6">
          <w:t xml:space="preserve"> (except HR users)</w:t>
        </w:r>
      </w:ins>
      <w:r>
        <w:t xml:space="preserve"> to view and update information pertaining to a coaching record that they are responsible for or have access to view.</w:t>
      </w:r>
    </w:p>
    <w:p w:rsidR="00E804DA" w:rsidRDefault="00E804DA" w:rsidP="001105F1">
      <w:pPr>
        <w:pStyle w:val="BodyText"/>
      </w:pPr>
    </w:p>
    <w:p w:rsidR="00E804DA" w:rsidRDefault="00E804DA" w:rsidP="001105F1">
      <w:pPr>
        <w:pStyle w:val="BodyText"/>
      </w:pPr>
      <w:r>
        <w:lastRenderedPageBreak/>
        <w:drawing>
          <wp:inline distT="0" distB="0" distL="0" distR="0" wp14:anchorId="61215E13" wp14:editId="4E266892">
            <wp:extent cx="4167975" cy="23431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7975" cy="2343150"/>
                    </a:xfrm>
                    <a:prstGeom prst="rect">
                      <a:avLst/>
                    </a:prstGeom>
                  </pic:spPr>
                </pic:pic>
              </a:graphicData>
            </a:graphic>
          </wp:inline>
        </w:drawing>
      </w:r>
    </w:p>
    <w:p w:rsidR="00A53C9E" w:rsidRDefault="00A53C9E" w:rsidP="001105F1">
      <w:pPr>
        <w:pStyle w:val="BodyText"/>
      </w:pPr>
      <w:r>
        <w:br/>
      </w:r>
      <w:r>
        <w:drawing>
          <wp:inline distT="0" distB="0" distL="0" distR="0" wp14:anchorId="506508EA" wp14:editId="4561ADF4">
            <wp:extent cx="4184919" cy="23526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7305" cy="2354016"/>
                    </a:xfrm>
                    <a:prstGeom prst="rect">
                      <a:avLst/>
                    </a:prstGeom>
                  </pic:spPr>
                </pic:pic>
              </a:graphicData>
            </a:graphic>
          </wp:inline>
        </w:drawing>
      </w:r>
    </w:p>
    <w:p w:rsidR="00631209" w:rsidRDefault="00631209" w:rsidP="001105F1">
      <w:pPr>
        <w:pStyle w:val="BodyText"/>
      </w:pPr>
    </w:p>
    <w:p w:rsidR="00631209" w:rsidRDefault="00631209" w:rsidP="001105F1">
      <w:pPr>
        <w:pStyle w:val="BodyText"/>
      </w:pPr>
    </w:p>
    <w:p w:rsidR="00631209" w:rsidRDefault="00631209" w:rsidP="001105F1">
      <w:pPr>
        <w:pStyle w:val="BodyText"/>
      </w:pPr>
      <w:r>
        <w:lastRenderedPageBreak/>
        <w:drawing>
          <wp:inline distT="0" distB="0" distL="0" distR="0" wp14:anchorId="684AC014" wp14:editId="216479D7">
            <wp:extent cx="4320461" cy="24288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0394" cy="2428837"/>
                    </a:xfrm>
                    <a:prstGeom prst="rect">
                      <a:avLst/>
                    </a:prstGeom>
                  </pic:spPr>
                </pic:pic>
              </a:graphicData>
            </a:graphic>
          </wp:inline>
        </w:drawing>
      </w:r>
    </w:p>
    <w:p w:rsidR="00631209" w:rsidRDefault="00631209" w:rsidP="001105F1">
      <w:pPr>
        <w:pStyle w:val="BodyText"/>
      </w:pPr>
    </w:p>
    <w:p w:rsidR="00631209" w:rsidRDefault="00E20414" w:rsidP="001105F1">
      <w:pPr>
        <w:pStyle w:val="BodyText"/>
      </w:pPr>
      <w:r>
        <w:drawing>
          <wp:inline distT="0" distB="0" distL="0" distR="0" wp14:anchorId="39885687" wp14:editId="3E6C4EB0">
            <wp:extent cx="4229100" cy="23775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35164" cy="2380922"/>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1105F1" w:rsidRPr="00B16A2F" w:rsidRDefault="009E3AFC" w:rsidP="001105F1">
      <w:pPr>
        <w:pStyle w:val="Heading4"/>
        <w:rPr>
          <w:i/>
        </w:rPr>
      </w:pPr>
      <w:bookmarkStart w:id="207" w:name="_Toc397962192"/>
      <w:r>
        <w:t xml:space="preserve">My </w:t>
      </w:r>
      <w:r w:rsidR="001105F1">
        <w:t>Submissions</w:t>
      </w:r>
      <w:bookmarkEnd w:id="207"/>
    </w:p>
    <w:p w:rsidR="001105F1" w:rsidRDefault="009E3AFC" w:rsidP="001105F1">
      <w:pPr>
        <w:pStyle w:val="BodyText"/>
      </w:pPr>
      <w:r>
        <w:t>The eCoaching application will allow authorized users who have access to submit coaching to view and update information pertaining to a coaching record that they have submitted.</w:t>
      </w:r>
    </w:p>
    <w:p w:rsidR="000F437C" w:rsidRDefault="000F437C" w:rsidP="001105F1">
      <w:pPr>
        <w:pStyle w:val="BodyText"/>
      </w:pPr>
    </w:p>
    <w:p w:rsidR="000F437C" w:rsidRDefault="000F437C" w:rsidP="001105F1">
      <w:pPr>
        <w:pStyle w:val="BodyText"/>
      </w:pPr>
      <w:r>
        <w:drawing>
          <wp:inline distT="0" distB="0" distL="0" distR="0" wp14:anchorId="36A03BBC" wp14:editId="456E238C">
            <wp:extent cx="4930409" cy="27717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30409" cy="2771775"/>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1105F1" w:rsidRPr="00B16A2F" w:rsidRDefault="001105F1" w:rsidP="001105F1">
      <w:pPr>
        <w:pStyle w:val="Heading4"/>
        <w:rPr>
          <w:i/>
        </w:rPr>
      </w:pPr>
      <w:bookmarkStart w:id="208" w:name="_Toc397962193"/>
      <w:r>
        <w:t>Historical</w:t>
      </w:r>
      <w:bookmarkEnd w:id="208"/>
    </w:p>
    <w:p w:rsidR="001105F1" w:rsidRDefault="009E3AFC" w:rsidP="001105F1">
      <w:pPr>
        <w:pStyle w:val="BodyText"/>
      </w:pPr>
      <w:r>
        <w:t xml:space="preserve">The eCoaching application will allow authorized users to generate reports on and view information pertaining to a any record in the database. Authorized users </w:t>
      </w:r>
      <w:del w:id="209" w:author="Huang, Lili" w:date="2016-06-27T07:12:00Z">
        <w:r w:rsidDel="00A747D6">
          <w:delText>(users who have been assigned a role of ECL_Admin in an authorization table)</w:delText>
        </w:r>
      </w:del>
      <w:r>
        <w:t xml:space="preserve"> will be able to open the reco</w:t>
      </w:r>
      <w:r w:rsidR="000F437C">
        <w:t xml:space="preserve">rd to view detail information. </w:t>
      </w:r>
    </w:p>
    <w:p w:rsidR="000F437C" w:rsidRDefault="000F437C" w:rsidP="001105F1">
      <w:pPr>
        <w:pStyle w:val="BodyText"/>
      </w:pPr>
    </w:p>
    <w:p w:rsidR="001105F1" w:rsidRDefault="000F437C" w:rsidP="001105F1">
      <w:pPr>
        <w:pStyle w:val="BodyText"/>
      </w:pPr>
      <w:r>
        <w:lastRenderedPageBreak/>
        <w:drawing>
          <wp:inline distT="0" distB="0" distL="0" distR="0" wp14:anchorId="7CC88615" wp14:editId="5479FD9B">
            <wp:extent cx="4286576"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6576" cy="2409825"/>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9445B0" w:rsidRDefault="009445B0" w:rsidP="009445B0">
      <w:pPr>
        <w:pStyle w:val="BodyText"/>
      </w:pPr>
    </w:p>
    <w:p w:rsidR="009445B0" w:rsidRPr="00B16A2F" w:rsidRDefault="009445B0" w:rsidP="009445B0">
      <w:pPr>
        <w:pStyle w:val="Heading3"/>
        <w:rPr>
          <w:i/>
        </w:rPr>
      </w:pPr>
      <w:bookmarkStart w:id="210" w:name="_Toc397962194"/>
      <w:r>
        <w:t>Reviews</w:t>
      </w:r>
      <w:bookmarkEnd w:id="210"/>
    </w:p>
    <w:p w:rsidR="009445B0" w:rsidRPr="00B16A2F" w:rsidRDefault="009445B0" w:rsidP="009445B0">
      <w:pPr>
        <w:pStyle w:val="Heading4"/>
        <w:rPr>
          <w:i/>
        </w:rPr>
      </w:pPr>
      <w:bookmarkStart w:id="211" w:name="_Toc397962195"/>
      <w:r>
        <w:t>Main Review</w:t>
      </w:r>
      <w:bookmarkEnd w:id="211"/>
    </w:p>
    <w:p w:rsidR="009445B0" w:rsidRDefault="009445B0" w:rsidP="009445B0">
      <w:pPr>
        <w:pStyle w:val="BodyText"/>
      </w:pPr>
      <w:r>
        <w:t>The eCoaching application will allow authorized users to open records that they are associated with (as a recipient, supervisor, manager or submitter) for review and update (where applicable) according to the record’s status.</w:t>
      </w:r>
    </w:p>
    <w:p w:rsidR="009445B0" w:rsidRDefault="009445B0" w:rsidP="009445B0">
      <w:pPr>
        <w:pStyle w:val="BodyText"/>
      </w:pPr>
    </w:p>
    <w:p w:rsidR="009445B0" w:rsidRDefault="005D3744" w:rsidP="009445B0">
      <w:pPr>
        <w:pStyle w:val="BodyText"/>
      </w:pPr>
      <w:r>
        <w:lastRenderedPageBreak/>
        <w:drawing>
          <wp:inline distT="0" distB="0" distL="0" distR="0" wp14:anchorId="02E2B676" wp14:editId="0CA4075E">
            <wp:extent cx="4954517"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59832" cy="3461284"/>
                    </a:xfrm>
                    <a:prstGeom prst="rect">
                      <a:avLst/>
                    </a:prstGeom>
                  </pic:spPr>
                </pic:pic>
              </a:graphicData>
            </a:graphic>
          </wp:inline>
        </w:drawing>
      </w:r>
    </w:p>
    <w:p w:rsidR="005D3744" w:rsidRDefault="005D3744" w:rsidP="009445B0">
      <w:pPr>
        <w:pStyle w:val="BodyText"/>
      </w:pPr>
    </w:p>
    <w:p w:rsidR="005D3744" w:rsidRDefault="005D3744" w:rsidP="009445B0">
      <w:pPr>
        <w:pStyle w:val="BodyText"/>
      </w:pPr>
    </w:p>
    <w:p w:rsidR="009445B0" w:rsidRPr="00B16A2F" w:rsidRDefault="009445B0" w:rsidP="009445B0">
      <w:pPr>
        <w:pStyle w:val="Heading4"/>
        <w:rPr>
          <w:i/>
        </w:rPr>
      </w:pPr>
      <w:bookmarkStart w:id="212" w:name="_Toc397962196"/>
      <w:r>
        <w:t>Historical Review</w:t>
      </w:r>
      <w:bookmarkEnd w:id="212"/>
    </w:p>
    <w:p w:rsidR="009445B0" w:rsidRDefault="009445B0" w:rsidP="009445B0">
      <w:pPr>
        <w:pStyle w:val="BodyText"/>
      </w:pPr>
      <w:r>
        <w:t xml:space="preserve">The eCoaching application will allow authorized users </w:t>
      </w:r>
      <w:del w:id="213" w:author="Huang, Lili" w:date="2016-06-27T07:12:00Z">
        <w:r w:rsidDel="005F09B8">
          <w:delText>(who are listed as ECL Admins in the database)</w:delText>
        </w:r>
      </w:del>
      <w:r>
        <w:t xml:space="preserve"> to open records for viewing only.</w:t>
      </w: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A92348" w:rsidP="009445B0">
      <w:pPr>
        <w:pStyle w:val="BodyText"/>
      </w:pPr>
      <w:r>
        <w:lastRenderedPageBreak/>
        <w:drawing>
          <wp:inline distT="0" distB="0" distL="0" distR="0" wp14:anchorId="7571D586">
            <wp:extent cx="4572635"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635" cy="3188335"/>
                    </a:xfrm>
                    <a:prstGeom prst="rect">
                      <a:avLst/>
                    </a:prstGeom>
                    <a:noFill/>
                  </pic:spPr>
                </pic:pic>
              </a:graphicData>
            </a:graphic>
          </wp:inline>
        </w:drawing>
      </w:r>
    </w:p>
    <w:p w:rsidR="009445B0" w:rsidRDefault="009445B0" w:rsidP="009445B0">
      <w:pPr>
        <w:pStyle w:val="BodyText"/>
      </w:pPr>
    </w:p>
    <w:p w:rsidR="009445B0" w:rsidRDefault="009445B0" w:rsidP="009445B0">
      <w:pPr>
        <w:pStyle w:val="BodyText"/>
      </w:pPr>
    </w:p>
    <w:p w:rsidR="009445B0" w:rsidRDefault="009445B0" w:rsidP="001105F1">
      <w:pPr>
        <w:pStyle w:val="BodyText"/>
      </w:pPr>
    </w:p>
    <w:p w:rsidR="00575500" w:rsidRPr="00B16A2F" w:rsidRDefault="00575500" w:rsidP="00575500">
      <w:pPr>
        <w:pStyle w:val="Heading3"/>
        <w:rPr>
          <w:i/>
        </w:rPr>
      </w:pPr>
      <w:bookmarkStart w:id="214" w:name="_Toc397962197"/>
      <w:r>
        <w:t>Errors</w:t>
      </w:r>
      <w:bookmarkEnd w:id="214"/>
    </w:p>
    <w:p w:rsidR="00575500" w:rsidRDefault="00575500" w:rsidP="00575500">
      <w:pPr>
        <w:pStyle w:val="BodyText"/>
      </w:pPr>
      <w:r>
        <w:t xml:space="preserve">The eCoaching application will redirect users to </w:t>
      </w:r>
      <w:del w:id="215" w:author="Huang, Lili" w:date="2016-06-27T07:13:00Z">
        <w:r w:rsidDel="001860E0">
          <w:delText xml:space="preserve">an </w:delText>
        </w:r>
      </w:del>
      <w:ins w:id="216" w:author="Huang, Lili" w:date="2016-06-27T07:13:00Z">
        <w:r w:rsidR="001860E0">
          <w:t xml:space="preserve">the </w:t>
        </w:r>
      </w:ins>
      <w:r>
        <w:t>error page</w:t>
      </w:r>
      <w:del w:id="217" w:author="Huang, Lili" w:date="2016-06-27T07:13:00Z">
        <w:r w:rsidDel="00096640">
          <w:delText xml:space="preserve"> based on the error encountered</w:delText>
        </w:r>
      </w:del>
      <w:ins w:id="218" w:author="Huang, Lili" w:date="2016-06-27T07:13:00Z">
        <w:r w:rsidR="00096640">
          <w:t>when error occurs</w:t>
        </w:r>
      </w:ins>
      <w:r>
        <w:t>.</w:t>
      </w:r>
    </w:p>
    <w:p w:rsidR="00575500" w:rsidRPr="00B16A2F" w:rsidRDefault="00575500" w:rsidP="00575500">
      <w:pPr>
        <w:pStyle w:val="Heading4"/>
        <w:rPr>
          <w:i/>
        </w:rPr>
      </w:pPr>
      <w:bookmarkStart w:id="219" w:name="_Toc397962198"/>
      <w:r>
        <w:t>Unauthorized Application Access</w:t>
      </w:r>
      <w:bookmarkEnd w:id="219"/>
    </w:p>
    <w:p w:rsidR="00575500" w:rsidRDefault="00575500" w:rsidP="00575500">
      <w:pPr>
        <w:pStyle w:val="BodyText"/>
      </w:pPr>
      <w:r>
        <w:t xml:space="preserve">The </w:t>
      </w:r>
      <w:r w:rsidR="000F437C">
        <w:t>eCoaching application will redirect users to an unauthorized application access page if the user’s profile is not found in the hirearchy tables of the application database</w:t>
      </w:r>
      <w:r>
        <w:t>.</w:t>
      </w:r>
    </w:p>
    <w:p w:rsidR="00E20414" w:rsidRDefault="00E20414" w:rsidP="00575500">
      <w:pPr>
        <w:pStyle w:val="BodyText"/>
      </w:pPr>
    </w:p>
    <w:p w:rsidR="00E20414" w:rsidRDefault="00E20414" w:rsidP="00575500">
      <w:pPr>
        <w:pStyle w:val="BodyText"/>
      </w:pPr>
      <w:r>
        <w:lastRenderedPageBreak/>
        <w:drawing>
          <wp:inline distT="0" distB="0" distL="0" distR="0" wp14:anchorId="3E2CB10A" wp14:editId="6F242391">
            <wp:extent cx="4151031" cy="2333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54412" cy="2335526"/>
                    </a:xfrm>
                    <a:prstGeom prst="rect">
                      <a:avLst/>
                    </a:prstGeom>
                  </pic:spPr>
                </pic:pic>
              </a:graphicData>
            </a:graphic>
          </wp:inline>
        </w:drawing>
      </w:r>
    </w:p>
    <w:p w:rsidR="00575500" w:rsidRPr="00B16A2F" w:rsidRDefault="00575500" w:rsidP="00575500">
      <w:pPr>
        <w:pStyle w:val="Heading4"/>
        <w:rPr>
          <w:i/>
        </w:rPr>
      </w:pPr>
      <w:bookmarkStart w:id="220" w:name="_Toc397962199"/>
      <w:r>
        <w:t>Unauthorized Record Access</w:t>
      </w:r>
      <w:bookmarkEnd w:id="220"/>
    </w:p>
    <w:p w:rsidR="00575500" w:rsidDel="005143A0" w:rsidRDefault="000F437C" w:rsidP="00575500">
      <w:pPr>
        <w:pStyle w:val="BodyText"/>
        <w:rPr>
          <w:del w:id="221" w:author="Huang, Lili" w:date="2016-06-27T07:14:00Z"/>
        </w:rPr>
      </w:pPr>
      <w:r>
        <w:t>The eCoaching application will redirect users to an unauthorized record access page if the user attempts to open for viewing a record that they are not associated with</w:t>
      </w:r>
      <w:ins w:id="222" w:author="Huang, Lili" w:date="2016-06-27T07:14:00Z">
        <w:r w:rsidR="005143A0">
          <w:t>.</w:t>
        </w:r>
        <w:r w:rsidR="005143A0" w:rsidDel="005143A0">
          <w:t xml:space="preserve"> </w:t>
        </w:r>
      </w:ins>
      <w:del w:id="223" w:author="Huang, Lili" w:date="2016-06-27T07:14:00Z">
        <w:r w:rsidDel="005143A0">
          <w:delText xml:space="preserve"> if they are not listed in the application database as an ECL Admin (which would allow all records to be viewable via the historical dashboard)</w:delText>
        </w:r>
        <w:r w:rsidR="00575500" w:rsidDel="005143A0">
          <w:delText>.</w:delText>
        </w:r>
      </w:del>
    </w:p>
    <w:p w:rsidR="00E20414" w:rsidRDefault="00E20414" w:rsidP="00575500">
      <w:pPr>
        <w:pStyle w:val="BodyText"/>
      </w:pPr>
    </w:p>
    <w:p w:rsidR="00E20414" w:rsidRDefault="00E20414" w:rsidP="00575500">
      <w:pPr>
        <w:pStyle w:val="BodyText"/>
      </w:pPr>
      <w:r>
        <w:drawing>
          <wp:inline distT="0" distB="0" distL="0" distR="0" wp14:anchorId="6E353FFD" wp14:editId="63D720B2">
            <wp:extent cx="4152900" cy="233467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52900" cy="2334676"/>
                    </a:xfrm>
                    <a:prstGeom prst="rect">
                      <a:avLst/>
                    </a:prstGeom>
                  </pic:spPr>
                </pic:pic>
              </a:graphicData>
            </a:graphic>
          </wp:inline>
        </w:drawing>
      </w:r>
    </w:p>
    <w:p w:rsidR="00575500" w:rsidRPr="00B16A2F" w:rsidRDefault="00575500" w:rsidP="00575500">
      <w:pPr>
        <w:pStyle w:val="Heading4"/>
        <w:rPr>
          <w:i/>
        </w:rPr>
      </w:pPr>
      <w:bookmarkStart w:id="224" w:name="_Toc397962200"/>
      <w:r>
        <w:lastRenderedPageBreak/>
        <w:t>Unauthorized Submission Access</w:t>
      </w:r>
      <w:bookmarkEnd w:id="224"/>
    </w:p>
    <w:p w:rsidR="00575500" w:rsidRDefault="000F437C" w:rsidP="00575500">
      <w:pPr>
        <w:pStyle w:val="BodyText"/>
      </w:pPr>
      <w:r>
        <w:t>The eCoaching application will redirect users to an unauthorized submission access page if the user’s profile in the database is associated with one that is not approved for submitting coaching for any modules (e.g. CSRs who are not ARC CSRs)</w:t>
      </w:r>
    </w:p>
    <w:p w:rsidR="00E20414" w:rsidRDefault="00E20414" w:rsidP="00575500">
      <w:pPr>
        <w:pStyle w:val="BodyText"/>
      </w:pPr>
    </w:p>
    <w:p w:rsidR="00E20414" w:rsidRDefault="00E20414" w:rsidP="00575500">
      <w:pPr>
        <w:pStyle w:val="BodyText"/>
      </w:pPr>
      <w:r>
        <w:drawing>
          <wp:inline distT="0" distB="0" distL="0" distR="0" wp14:anchorId="1573F827" wp14:editId="32E59D5E">
            <wp:extent cx="4057650" cy="22811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57650" cy="2281128"/>
                    </a:xfrm>
                    <a:prstGeom prst="rect">
                      <a:avLst/>
                    </a:prstGeom>
                  </pic:spPr>
                </pic:pic>
              </a:graphicData>
            </a:graphic>
          </wp:inline>
        </w:drawing>
      </w:r>
    </w:p>
    <w:p w:rsidR="00575500" w:rsidRPr="00B16A2F" w:rsidRDefault="00575500" w:rsidP="00575500">
      <w:pPr>
        <w:pStyle w:val="Heading4"/>
        <w:rPr>
          <w:i/>
        </w:rPr>
      </w:pPr>
      <w:bookmarkStart w:id="225" w:name="_Toc397962201"/>
      <w:r>
        <w:t>System Error</w:t>
      </w:r>
      <w:bookmarkEnd w:id="225"/>
    </w:p>
    <w:p w:rsidR="00575500" w:rsidRDefault="000F437C" w:rsidP="00575500">
      <w:pPr>
        <w:pStyle w:val="BodyText"/>
      </w:pPr>
      <w:r>
        <w:t>The eCoaching application will redirect users to a system error page if a code or database error occurs while attempting to use the application.</w:t>
      </w:r>
      <w:r w:rsidR="00E20414">
        <w:drawing>
          <wp:inline distT="0" distB="0" distL="0" distR="0" wp14:anchorId="5C233659" wp14:editId="7ACF3666">
            <wp:extent cx="4267200" cy="239893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7200" cy="2398932"/>
                    </a:xfrm>
                    <a:prstGeom prst="rect">
                      <a:avLst/>
                    </a:prstGeom>
                  </pic:spPr>
                </pic:pic>
              </a:graphicData>
            </a:graphic>
          </wp:inline>
        </w:drawing>
      </w:r>
    </w:p>
    <w:p w:rsidR="001105F1" w:rsidRDefault="001105F1" w:rsidP="00620DB7">
      <w:pPr>
        <w:pStyle w:val="Heading3"/>
        <w:rPr>
          <w:i/>
        </w:rPr>
      </w:pPr>
      <w:bookmarkStart w:id="226" w:name="_Toc397962202"/>
      <w:r>
        <w:lastRenderedPageBreak/>
        <w:t>Data Flow Diagram</w:t>
      </w:r>
      <w:bookmarkEnd w:id="226"/>
    </w:p>
    <w:p w:rsidR="001105F1" w:rsidRDefault="001105F1" w:rsidP="001105F1">
      <w:pPr>
        <w:pStyle w:val="BodyText"/>
      </w:pPr>
    </w:p>
    <w:p w:rsidR="00620DB7" w:rsidRPr="00B16A2F" w:rsidRDefault="00620DB7" w:rsidP="00620DB7">
      <w:pPr>
        <w:pStyle w:val="Heading4"/>
        <w:rPr>
          <w:i/>
        </w:rPr>
      </w:pPr>
      <w:bookmarkStart w:id="227" w:name="_Toc397962203"/>
      <w:r>
        <w:t>Submission</w:t>
      </w:r>
      <w:bookmarkEnd w:id="227"/>
    </w:p>
    <w:p w:rsidR="00620DB7" w:rsidRDefault="00620DB7" w:rsidP="00620DB7">
      <w:pPr>
        <w:pStyle w:val="BodyText"/>
      </w:pPr>
    </w:p>
    <w:p w:rsidR="00620DB7" w:rsidRDefault="00620DB7" w:rsidP="00620DB7">
      <w:pPr>
        <w:pStyle w:val="BodyText"/>
      </w:pPr>
    </w:p>
    <w:p w:rsidR="00620DB7" w:rsidRDefault="00620DB7" w:rsidP="00620DB7">
      <w:pPr>
        <w:pStyle w:val="BodyText"/>
        <w:rPr>
          <w:ins w:id="228" w:author="Huang, Lili" w:date="2016-06-27T14:59:00Z"/>
        </w:rPr>
      </w:pPr>
      <w:del w:id="229" w:author="Huang, Lili" w:date="2016-06-27T14:59:00Z">
        <w:r w:rsidDel="008C6AF6">
          <w:object w:dxaOrig="9165" w:dyaOrig="3991">
            <v:shape id="_x0000_i1031" type="#_x0000_t75" style="width:458.25pt;height:199.5pt" o:ole="">
              <v:imagedata r:id="rId35" o:title=""/>
            </v:shape>
            <o:OLEObject Type="Embed" ProgID="Visio.Drawing.15" ShapeID="_x0000_i1031" DrawAspect="Content" ObjectID="_1528603367" r:id="rId36"/>
          </w:object>
        </w:r>
      </w:del>
    </w:p>
    <w:p w:rsidR="008C6AF6" w:rsidDel="003049A6" w:rsidRDefault="008C6AF6" w:rsidP="00620DB7">
      <w:pPr>
        <w:pStyle w:val="BodyText"/>
        <w:rPr>
          <w:del w:id="230" w:author="Huang, Lili" w:date="2016-06-28T07:13:00Z"/>
        </w:rPr>
      </w:pPr>
    </w:p>
    <w:p w:rsidR="00620DB7" w:rsidRDefault="003049A6" w:rsidP="001105F1">
      <w:pPr>
        <w:pStyle w:val="BodyText"/>
        <w:rPr>
          <w:ins w:id="231" w:author="Huang, Lili" w:date="2016-06-28T07:14:00Z"/>
        </w:rPr>
      </w:pPr>
      <w:ins w:id="232" w:author="Huang, Lili" w:date="2016-06-28T07:14:00Z">
        <w:r>
          <w:t>For submission work flow, r</w:t>
        </w:r>
      </w:ins>
      <w:ins w:id="233" w:author="Huang, Lili" w:date="2016-06-28T07:13:00Z">
        <w:r>
          <w:t>efer to the following documents for details</w:t>
        </w:r>
      </w:ins>
    </w:p>
    <w:p w:rsidR="003049A6" w:rsidRDefault="003049A6" w:rsidP="001105F1">
      <w:pPr>
        <w:pStyle w:val="BodyText"/>
        <w:rPr>
          <w:ins w:id="234" w:author="Huang, Lili" w:date="2016-06-28T07:14:00Z"/>
        </w:rPr>
      </w:pPr>
      <w:ins w:id="235" w:author="Huang, Lili" w:date="2016-06-28T07:14:00Z">
        <w:r>
          <w:t>eCoaching\Requirements\Diagrams\CSR_Submission.vsd</w:t>
        </w:r>
      </w:ins>
    </w:p>
    <w:p w:rsidR="003049A6" w:rsidRDefault="003049A6" w:rsidP="003049A6">
      <w:pPr>
        <w:pStyle w:val="BodyText"/>
        <w:rPr>
          <w:ins w:id="236" w:author="Huang, Lili" w:date="2016-06-28T07:14:00Z"/>
        </w:rPr>
      </w:pPr>
      <w:ins w:id="237" w:author="Huang, Lili" w:date="2016-06-28T07:14:00Z">
        <w:r>
          <w:t>eCoaching\Requirements\Diagrams\</w:t>
        </w:r>
      </w:ins>
      <w:ins w:id="238" w:author="Huang, Lili" w:date="2016-06-28T07:15:00Z">
        <w:r>
          <w:t>LSA</w:t>
        </w:r>
      </w:ins>
      <w:ins w:id="239" w:author="Huang, Lili" w:date="2016-06-28T07:14:00Z">
        <w:r>
          <w:t>_Submission.vsd</w:t>
        </w:r>
      </w:ins>
    </w:p>
    <w:p w:rsidR="003049A6" w:rsidRDefault="003049A6" w:rsidP="003049A6">
      <w:pPr>
        <w:pStyle w:val="BodyText"/>
        <w:rPr>
          <w:ins w:id="240" w:author="Huang, Lili" w:date="2016-06-28T07:14:00Z"/>
        </w:rPr>
      </w:pPr>
      <w:ins w:id="241" w:author="Huang, Lili" w:date="2016-06-28T07:14:00Z">
        <w:r>
          <w:t>eCo</w:t>
        </w:r>
        <w:r>
          <w:t>aching\Requirements\Diagrams</w:t>
        </w:r>
      </w:ins>
      <w:ins w:id="242" w:author="Huang, Lili" w:date="2016-06-28T07:15:00Z">
        <w:r>
          <w:t>\Quality</w:t>
        </w:r>
      </w:ins>
      <w:ins w:id="243" w:author="Huang, Lili" w:date="2016-06-28T07:14:00Z">
        <w:r>
          <w:t>_Submission.vsd</w:t>
        </w:r>
      </w:ins>
    </w:p>
    <w:p w:rsidR="003049A6" w:rsidRDefault="003049A6" w:rsidP="003049A6">
      <w:pPr>
        <w:pStyle w:val="BodyText"/>
        <w:rPr>
          <w:ins w:id="244" w:author="Huang, Lili" w:date="2016-06-28T07:14:00Z"/>
        </w:rPr>
      </w:pPr>
      <w:ins w:id="245" w:author="Huang, Lili" w:date="2016-06-28T07:14:00Z">
        <w:r>
          <w:t>eCo</w:t>
        </w:r>
        <w:r>
          <w:t>aching\Requirements\Diagrams\</w:t>
        </w:r>
      </w:ins>
      <w:ins w:id="246" w:author="Huang, Lili" w:date="2016-06-28T07:15:00Z">
        <w:r>
          <w:t>Supervisor</w:t>
        </w:r>
      </w:ins>
      <w:ins w:id="247" w:author="Huang, Lili" w:date="2016-06-28T07:14:00Z">
        <w:r>
          <w:t>_Submission.vsd</w:t>
        </w:r>
      </w:ins>
    </w:p>
    <w:p w:rsidR="003049A6" w:rsidRDefault="003049A6" w:rsidP="003049A6">
      <w:pPr>
        <w:pStyle w:val="BodyText"/>
        <w:rPr>
          <w:ins w:id="248" w:author="Huang, Lili" w:date="2016-06-28T07:14:00Z"/>
        </w:rPr>
      </w:pPr>
      <w:ins w:id="249" w:author="Huang, Lili" w:date="2016-06-28T07:14:00Z">
        <w:r>
          <w:t>eCo</w:t>
        </w:r>
        <w:r>
          <w:t>aching\Requirements\Diagrams\</w:t>
        </w:r>
      </w:ins>
      <w:ins w:id="250" w:author="Huang, Lili" w:date="2016-06-28T07:15:00Z">
        <w:r>
          <w:t>Training</w:t>
        </w:r>
      </w:ins>
      <w:ins w:id="251" w:author="Huang, Lili" w:date="2016-06-28T07:14:00Z">
        <w:r>
          <w:t>_Submission.vsd</w:t>
        </w:r>
      </w:ins>
    </w:p>
    <w:p w:rsidR="003049A6" w:rsidRDefault="003049A6" w:rsidP="001105F1">
      <w:pPr>
        <w:pStyle w:val="BodyText"/>
      </w:pPr>
    </w:p>
    <w:p w:rsidR="001105F1" w:rsidDel="00837034" w:rsidRDefault="001105F1" w:rsidP="001105F1">
      <w:pPr>
        <w:pStyle w:val="BodyText"/>
        <w:rPr>
          <w:del w:id="252" w:author="Huang, Lili" w:date="2016-06-28T07:15:00Z"/>
        </w:rPr>
      </w:pPr>
    </w:p>
    <w:p w:rsidR="00E20414" w:rsidDel="00837034" w:rsidRDefault="00E20414" w:rsidP="001105F1">
      <w:pPr>
        <w:pStyle w:val="BodyText"/>
        <w:rPr>
          <w:del w:id="253" w:author="Huang, Lili" w:date="2016-06-28T07:15:00Z"/>
        </w:rPr>
      </w:pPr>
    </w:p>
    <w:p w:rsidR="00E20414" w:rsidDel="00837034" w:rsidRDefault="00E20414" w:rsidP="001105F1">
      <w:pPr>
        <w:pStyle w:val="BodyText"/>
        <w:rPr>
          <w:del w:id="254" w:author="Huang, Lili" w:date="2016-06-28T07:15:00Z"/>
        </w:rPr>
      </w:pPr>
    </w:p>
    <w:p w:rsidR="00E20414" w:rsidDel="00837034" w:rsidRDefault="00E20414" w:rsidP="001105F1">
      <w:pPr>
        <w:pStyle w:val="BodyText"/>
        <w:rPr>
          <w:del w:id="255" w:author="Huang, Lili" w:date="2016-06-28T07:15:00Z"/>
        </w:rPr>
      </w:pPr>
    </w:p>
    <w:p w:rsidR="00E20414" w:rsidDel="00837034" w:rsidRDefault="00E20414" w:rsidP="001105F1">
      <w:pPr>
        <w:pStyle w:val="BodyText"/>
        <w:rPr>
          <w:del w:id="256" w:author="Huang, Lili" w:date="2016-06-28T07:15:00Z"/>
        </w:rPr>
      </w:pPr>
    </w:p>
    <w:p w:rsidR="00E20414" w:rsidDel="00837034" w:rsidRDefault="00E20414" w:rsidP="001105F1">
      <w:pPr>
        <w:pStyle w:val="BodyText"/>
        <w:rPr>
          <w:del w:id="257" w:author="Huang, Lili" w:date="2016-06-28T07:15:00Z"/>
        </w:rPr>
      </w:pPr>
    </w:p>
    <w:p w:rsidR="00E20414" w:rsidDel="00837034" w:rsidRDefault="00E20414" w:rsidP="001105F1">
      <w:pPr>
        <w:pStyle w:val="BodyText"/>
        <w:rPr>
          <w:del w:id="258" w:author="Huang, Lili" w:date="2016-06-28T07:15:00Z"/>
        </w:rPr>
      </w:pPr>
    </w:p>
    <w:p w:rsidR="00E20414" w:rsidDel="00837034" w:rsidRDefault="00E20414" w:rsidP="001105F1">
      <w:pPr>
        <w:pStyle w:val="BodyText"/>
        <w:rPr>
          <w:del w:id="259" w:author="Huang, Lili" w:date="2016-06-28T07:15:00Z"/>
        </w:rPr>
      </w:pPr>
    </w:p>
    <w:p w:rsidR="00E20414" w:rsidDel="00837034" w:rsidRDefault="00E20414" w:rsidP="001105F1">
      <w:pPr>
        <w:pStyle w:val="BodyText"/>
        <w:rPr>
          <w:del w:id="260" w:author="Huang, Lili" w:date="2016-06-28T07:15:00Z"/>
        </w:rPr>
      </w:pPr>
    </w:p>
    <w:p w:rsidR="00E20414" w:rsidDel="00837034" w:rsidRDefault="00E20414" w:rsidP="001105F1">
      <w:pPr>
        <w:pStyle w:val="BodyText"/>
        <w:rPr>
          <w:del w:id="261" w:author="Huang, Lili" w:date="2016-06-28T07:15:00Z"/>
        </w:rPr>
      </w:pPr>
    </w:p>
    <w:p w:rsidR="00E20414" w:rsidDel="00837034" w:rsidRDefault="00E20414" w:rsidP="001105F1">
      <w:pPr>
        <w:pStyle w:val="BodyText"/>
        <w:rPr>
          <w:del w:id="262" w:author="Huang, Lili" w:date="2016-06-28T07:15:00Z"/>
        </w:rPr>
      </w:pPr>
    </w:p>
    <w:p w:rsidR="00E20414" w:rsidDel="00837034" w:rsidRDefault="00E20414" w:rsidP="001105F1">
      <w:pPr>
        <w:pStyle w:val="BodyText"/>
        <w:rPr>
          <w:del w:id="263" w:author="Huang, Lili" w:date="2016-06-28T07:15:00Z"/>
        </w:rPr>
      </w:pPr>
    </w:p>
    <w:p w:rsidR="00E20414" w:rsidDel="00837034" w:rsidRDefault="00E20414" w:rsidP="001105F1">
      <w:pPr>
        <w:pStyle w:val="BodyText"/>
        <w:rPr>
          <w:del w:id="264" w:author="Huang, Lili" w:date="2016-06-28T07:15:00Z"/>
        </w:rPr>
      </w:pPr>
    </w:p>
    <w:p w:rsidR="00E20414" w:rsidDel="00837034" w:rsidRDefault="00E20414" w:rsidP="001105F1">
      <w:pPr>
        <w:pStyle w:val="BodyText"/>
        <w:rPr>
          <w:del w:id="265" w:author="Huang, Lili" w:date="2016-06-28T07:15:00Z"/>
        </w:rPr>
      </w:pPr>
    </w:p>
    <w:p w:rsidR="00E20414" w:rsidDel="00837034" w:rsidRDefault="00E20414" w:rsidP="001105F1">
      <w:pPr>
        <w:pStyle w:val="BodyText"/>
        <w:rPr>
          <w:del w:id="266" w:author="Huang, Lili" w:date="2016-06-28T07:15:00Z"/>
        </w:rPr>
      </w:pPr>
    </w:p>
    <w:p w:rsidR="00E20414" w:rsidDel="00837034" w:rsidRDefault="00E20414" w:rsidP="001105F1">
      <w:pPr>
        <w:pStyle w:val="BodyText"/>
        <w:rPr>
          <w:del w:id="267" w:author="Huang, Lili" w:date="2016-06-28T07:15:00Z"/>
        </w:rPr>
      </w:pPr>
    </w:p>
    <w:p w:rsidR="00E20414" w:rsidDel="00837034" w:rsidRDefault="00E20414" w:rsidP="001105F1">
      <w:pPr>
        <w:pStyle w:val="BodyText"/>
        <w:rPr>
          <w:del w:id="268" w:author="Huang, Lili" w:date="2016-06-28T07:15:00Z"/>
        </w:rPr>
      </w:pPr>
    </w:p>
    <w:p w:rsidR="00E20414" w:rsidDel="00837034" w:rsidRDefault="00E20414" w:rsidP="001105F1">
      <w:pPr>
        <w:pStyle w:val="BodyText"/>
        <w:rPr>
          <w:del w:id="269" w:author="Huang, Lili" w:date="2016-06-28T07:15:00Z"/>
        </w:rPr>
      </w:pPr>
    </w:p>
    <w:p w:rsidR="00E20414" w:rsidDel="00837034" w:rsidRDefault="00E20414" w:rsidP="001105F1">
      <w:pPr>
        <w:pStyle w:val="BodyText"/>
        <w:rPr>
          <w:del w:id="270" w:author="Huang, Lili" w:date="2016-06-28T07:15:00Z"/>
        </w:rPr>
      </w:pPr>
    </w:p>
    <w:p w:rsidR="00620DB7" w:rsidRPr="00B16A2F" w:rsidRDefault="00620DB7" w:rsidP="00620DB7">
      <w:pPr>
        <w:pStyle w:val="Heading4"/>
        <w:rPr>
          <w:i/>
        </w:rPr>
      </w:pPr>
      <w:bookmarkStart w:id="271" w:name="_Toc397962204"/>
      <w:r>
        <w:t>Review</w:t>
      </w:r>
      <w:bookmarkEnd w:id="271"/>
    </w:p>
    <w:p w:rsidR="00620DB7" w:rsidRDefault="00620DB7" w:rsidP="00620DB7">
      <w:pPr>
        <w:pStyle w:val="BodyText"/>
      </w:pPr>
    </w:p>
    <w:p w:rsidR="00620DB7" w:rsidRDefault="00620DB7" w:rsidP="00620DB7">
      <w:pPr>
        <w:pStyle w:val="BodyText"/>
      </w:pPr>
    </w:p>
    <w:p w:rsidR="00620DB7" w:rsidRDefault="00620DB7" w:rsidP="00620DB7">
      <w:pPr>
        <w:pStyle w:val="BodyText"/>
      </w:pPr>
    </w:p>
    <w:p w:rsidR="00620DB7" w:rsidRDefault="005A43A7" w:rsidP="00620DB7">
      <w:pPr>
        <w:pStyle w:val="BodyText"/>
      </w:pPr>
      <w:r>
        <w:object w:dxaOrig="6555" w:dyaOrig="6345">
          <v:shape id="_x0000_i1032" type="#_x0000_t75" style="width:327.75pt;height:317.25pt" o:ole="">
            <v:imagedata r:id="rId37" o:title=""/>
          </v:shape>
          <o:OLEObject Type="Embed" ProgID="Visio.Drawing.15" ShapeID="_x0000_i1032" DrawAspect="Content" ObjectID="_1528603368" r:id="rId38"/>
        </w:object>
      </w:r>
    </w:p>
    <w:p w:rsidR="00620DB7" w:rsidRDefault="00620DB7" w:rsidP="00620DB7">
      <w:pPr>
        <w:pStyle w:val="BodyText"/>
      </w:pPr>
    </w:p>
    <w:p w:rsidR="00620DB7" w:rsidDel="007A62CB" w:rsidRDefault="00620DB7" w:rsidP="00C26229">
      <w:pPr>
        <w:pStyle w:val="BodyText"/>
        <w:rPr>
          <w:del w:id="272" w:author="Huang, Lili" w:date="2016-06-27T07:17:00Z"/>
        </w:rPr>
      </w:pPr>
    </w:p>
    <w:p w:rsidR="001105F1" w:rsidRDefault="001105F1" w:rsidP="00C26229">
      <w:pPr>
        <w:pStyle w:val="BodyText"/>
      </w:pPr>
    </w:p>
    <w:sectPr w:rsidR="001105F1" w:rsidSect="000C0FD7">
      <w:footerReference w:type="even" r:id="rId39"/>
      <w:footerReference w:type="default" r:id="rId40"/>
      <w:pgSz w:w="15840" w:h="12240" w:orient="landscape"/>
      <w:pgMar w:top="1440" w:right="57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A54" w:rsidRDefault="00A10A54">
      <w:r>
        <w:separator/>
      </w:r>
    </w:p>
  </w:endnote>
  <w:endnote w:type="continuationSeparator" w:id="0">
    <w:p w:rsidR="00A10A54" w:rsidRDefault="00A10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DB7" w:rsidRDefault="00620D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620DB7" w:rsidRDefault="00620D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DB7" w:rsidRDefault="00620DB7" w:rsidP="000C0FD7">
    <w:pPr>
      <w:rPr>
        <w:b/>
        <w:sz w:val="18"/>
      </w:rPr>
    </w:pPr>
    <w:r>
      <w:rPr>
        <w:b/>
        <w:noProof/>
        <w:sz w:val="18"/>
      </w:rPr>
      <mc:AlternateContent>
        <mc:Choice Requires="wps">
          <w:drawing>
            <wp:anchor distT="0" distB="0" distL="114300" distR="114300" simplePos="0" relativeHeight="251659264" behindDoc="0" locked="0" layoutInCell="0" allowOverlap="1" wp14:anchorId="37E40055" wp14:editId="40ED8D0D">
              <wp:simplePos x="0" y="0"/>
              <wp:positionH relativeFrom="column">
                <wp:posOffset>-45720</wp:posOffset>
              </wp:positionH>
              <wp:positionV relativeFrom="paragraph">
                <wp:posOffset>31750</wp:posOffset>
              </wp:positionV>
              <wp:extent cx="5394960" cy="0"/>
              <wp:effectExtent l="11430" t="12700" r="13335" b="63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5pt" to="421.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n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dMiX8zA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" o:allowincell="f"/>
          </w:pict>
        </mc:Fallback>
      </mc:AlternateContent>
    </w:r>
  </w:p>
  <w:p w:rsidR="00620DB7" w:rsidRDefault="00620DB7" w:rsidP="000C0FD7">
    <w:pPr>
      <w:rPr>
        <w:sz w:val="18"/>
      </w:rPr>
    </w:pPr>
    <w:r w:rsidRPr="00167987">
      <w:rPr>
        <w:rFonts w:ascii="Arial" w:hAnsi="Arial"/>
        <w:b/>
        <w:sz w:val="18"/>
      </w:rPr>
      <w:t>CONFIDENTIAL</w:t>
    </w:r>
    <w:r>
      <w:rPr>
        <w:b/>
        <w:sz w:val="18"/>
      </w:rPr>
      <w:tab/>
    </w:r>
    <w:r>
      <w:rPr>
        <w:b/>
        <w:sz w:val="18"/>
      </w:rPr>
      <w:tab/>
    </w:r>
    <w:r>
      <w:rPr>
        <w:b/>
        <w:sz w:val="18"/>
      </w:rPr>
      <w:tab/>
    </w:r>
    <w:r>
      <w:rPr>
        <w:b/>
        <w:sz w:val="18"/>
      </w:rPr>
      <w:tab/>
    </w:r>
    <w:r>
      <w:rPr>
        <w:b/>
        <w:sz w:val="18"/>
      </w:rPr>
      <w:tab/>
    </w:r>
    <w:r>
      <w:rPr>
        <w:b/>
        <w:sz w:val="18"/>
      </w:rPr>
      <w:tab/>
    </w:r>
    <w:r>
      <w:rPr>
        <w:b/>
        <w:sz w:val="18"/>
      </w:rPr>
      <w:tab/>
      <w:t xml:space="preserve">                  </w:t>
    </w:r>
  </w:p>
  <w:p w:rsidR="00620DB7" w:rsidRDefault="00620DB7" w:rsidP="000C0FD7">
    <w:pPr>
      <w:rPr>
        <w:sz w:val="18"/>
      </w:rPr>
    </w:pPr>
    <w:r w:rsidRPr="00167987">
      <w:rPr>
        <w:rFonts w:ascii="Arial" w:hAnsi="Arial"/>
        <w:sz w:val="18"/>
      </w:rPr>
      <w:t xml:space="preserve">Copyrighted Material of </w:t>
    </w:r>
    <w:r>
      <w:rPr>
        <w:rFonts w:ascii="Arial" w:hAnsi="Arial"/>
        <w:sz w:val="18"/>
      </w:rPr>
      <w:t>GDIT</w:t>
    </w:r>
    <w:r>
      <w:rPr>
        <w:sz w:val="18"/>
      </w:rPr>
      <w:tab/>
    </w:r>
    <w:r>
      <w:rPr>
        <w:sz w:val="18"/>
      </w:rPr>
      <w:tab/>
    </w:r>
    <w:r w:rsidRPr="008A1626">
      <w:rPr>
        <w:rFonts w:ascii="Arial" w:hAnsi="Arial"/>
        <w:sz w:val="18"/>
      </w:rPr>
      <w:t xml:space="preserve">                              </w:t>
    </w:r>
    <w:r>
      <w:rPr>
        <w:rFonts w:ascii="Arial" w:hAnsi="Arial"/>
        <w:sz w:val="18"/>
      </w:rPr>
      <w:tab/>
    </w:r>
    <w:r>
      <w:rPr>
        <w:rFonts w:ascii="Arial" w:hAnsi="Arial"/>
        <w:sz w:val="18"/>
      </w:rPr>
      <w:tab/>
    </w:r>
    <w:r>
      <w:rPr>
        <w:rFonts w:ascii="Arial" w:hAnsi="Arial"/>
        <w:sz w:val="18"/>
      </w:rPr>
      <w:tab/>
    </w:r>
    <w:r w:rsidRPr="008A1626">
      <w:rPr>
        <w:rFonts w:ascii="Arial" w:hAnsi="Arial"/>
        <w:b/>
        <w:sz w:val="18"/>
      </w:rPr>
      <w:t>Revised</w:t>
    </w:r>
    <w:r w:rsidRPr="008A1626">
      <w:rPr>
        <w:rFonts w:ascii="Arial" w:hAnsi="Arial"/>
        <w:sz w:val="18"/>
      </w:rPr>
      <w:t xml:space="preserve"> </w:t>
    </w:r>
    <w:r w:rsidRPr="008A1626">
      <w:rPr>
        <w:rFonts w:ascii="Arial" w:hAnsi="Arial"/>
        <w:sz w:val="18"/>
      </w:rPr>
      <w:fldChar w:fldCharType="begin"/>
    </w:r>
    <w:r w:rsidRPr="008A1626">
      <w:rPr>
        <w:rFonts w:ascii="Arial" w:hAnsi="Arial"/>
        <w:sz w:val="18"/>
      </w:rPr>
      <w:instrText xml:space="preserve"> DATE \@ "MM/dd/yy" </w:instrText>
    </w:r>
    <w:r w:rsidRPr="008A1626">
      <w:rPr>
        <w:rFonts w:ascii="Arial" w:hAnsi="Arial"/>
        <w:sz w:val="18"/>
      </w:rPr>
      <w:fldChar w:fldCharType="separate"/>
    </w:r>
    <w:ins w:id="273" w:author="Huang, Lili" w:date="2016-06-28T07:12:00Z">
      <w:r w:rsidR="003049A6">
        <w:rPr>
          <w:rFonts w:ascii="Arial" w:hAnsi="Arial"/>
          <w:noProof/>
          <w:sz w:val="18"/>
        </w:rPr>
        <w:t>06/28/16</w:t>
      </w:r>
    </w:ins>
    <w:del w:id="274" w:author="Huang, Lili" w:date="2016-06-27T06:27:00Z">
      <w:r w:rsidR="00681ED6" w:rsidDel="00BF0BF0">
        <w:rPr>
          <w:rFonts w:ascii="Arial" w:hAnsi="Arial"/>
          <w:noProof/>
          <w:sz w:val="18"/>
        </w:rPr>
        <w:delText>06/24/16</w:delText>
      </w:r>
    </w:del>
    <w:r w:rsidRPr="008A1626">
      <w:rPr>
        <w:rFonts w:ascii="Arial" w:hAnsi="Arial"/>
        <w:sz w:val="18"/>
      </w:rPr>
      <w:fldChar w:fldCharType="end"/>
    </w:r>
    <w:r w:rsidRPr="008A1626">
      <w:rPr>
        <w:rFonts w:ascii="Arial" w:hAnsi="Arial"/>
        <w:sz w:val="18"/>
      </w:rPr>
      <w:tab/>
    </w:r>
  </w:p>
  <w:p w:rsidR="00620DB7" w:rsidRDefault="00620DB7" w:rsidP="000C0FD7">
    <w:pPr>
      <w:pStyle w:val="Footer"/>
    </w:pPr>
    <w:r>
      <w:rPr>
        <w:rFonts w:ascii="Arial" w:hAnsi="Arial"/>
        <w:sz w:val="18"/>
      </w:rPr>
      <w:t>Created 2012</w:t>
    </w:r>
    <w:r w:rsidRPr="00167987">
      <w:rPr>
        <w:rFonts w:ascii="Arial" w:hAnsi="Arial"/>
        <w:sz w:val="18"/>
      </w:rPr>
      <w:t>.  All rights reserved</w:t>
    </w:r>
    <w:r>
      <w:rPr>
        <w:sz w:val="18"/>
      </w:rPr>
      <w:tab/>
    </w:r>
    <w:r w:rsidRPr="008A1626">
      <w:rPr>
        <w:rFonts w:ascii="Arial" w:hAnsi="Arial"/>
        <w:sz w:val="18"/>
      </w:rPr>
      <w:t xml:space="preserve">                                               </w:t>
    </w:r>
    <w:r>
      <w:rPr>
        <w:rFonts w:ascii="Arial" w:hAnsi="Arial"/>
        <w:sz w:val="18"/>
      </w:rPr>
      <w:t xml:space="preserve">                </w:t>
    </w:r>
    <w:r w:rsidRPr="008A1626">
      <w:rPr>
        <w:rFonts w:ascii="Arial" w:hAnsi="Arial"/>
        <w:sz w:val="18"/>
      </w:rPr>
      <w:t xml:space="preserve">Page </w:t>
    </w:r>
    <w:r w:rsidRPr="008A1626">
      <w:rPr>
        <w:rFonts w:ascii="Arial" w:hAnsi="Arial"/>
        <w:sz w:val="18"/>
      </w:rPr>
      <w:fldChar w:fldCharType="begin"/>
    </w:r>
    <w:r w:rsidRPr="008A1626">
      <w:rPr>
        <w:rFonts w:ascii="Arial" w:hAnsi="Arial"/>
        <w:sz w:val="18"/>
      </w:rPr>
      <w:instrText xml:space="preserve"> PAGE </w:instrText>
    </w:r>
    <w:r w:rsidRPr="008A1626">
      <w:rPr>
        <w:rFonts w:ascii="Arial" w:hAnsi="Arial"/>
        <w:sz w:val="18"/>
      </w:rPr>
      <w:fldChar w:fldCharType="separate"/>
    </w:r>
    <w:r w:rsidR="0091223F">
      <w:rPr>
        <w:rFonts w:ascii="Arial" w:hAnsi="Arial"/>
        <w:noProof/>
        <w:sz w:val="18"/>
      </w:rPr>
      <w:t>3</w:t>
    </w:r>
    <w:r w:rsidRPr="008A1626">
      <w:rPr>
        <w:rFonts w:ascii="Arial" w:hAnsi="Arial"/>
        <w:sz w:val="18"/>
      </w:rPr>
      <w:fldChar w:fldCharType="end"/>
    </w:r>
    <w:r w:rsidRPr="008A1626">
      <w:rPr>
        <w:rFonts w:ascii="Arial" w:hAnsi="Arial"/>
        <w:sz w:val="18"/>
      </w:rPr>
      <w:t xml:space="preserve"> of </w:t>
    </w:r>
    <w:r w:rsidRPr="008A1626">
      <w:rPr>
        <w:rFonts w:ascii="Arial" w:hAnsi="Arial"/>
        <w:sz w:val="18"/>
      </w:rPr>
      <w:fldChar w:fldCharType="begin"/>
    </w:r>
    <w:r w:rsidRPr="008A1626">
      <w:rPr>
        <w:rFonts w:ascii="Arial" w:hAnsi="Arial"/>
        <w:sz w:val="18"/>
      </w:rPr>
      <w:instrText xml:space="preserve"> NUMPAGES </w:instrText>
    </w:r>
    <w:r w:rsidRPr="008A1626">
      <w:rPr>
        <w:rFonts w:ascii="Arial" w:hAnsi="Arial"/>
        <w:sz w:val="18"/>
      </w:rPr>
      <w:fldChar w:fldCharType="separate"/>
    </w:r>
    <w:r w:rsidR="0091223F">
      <w:rPr>
        <w:rFonts w:ascii="Arial" w:hAnsi="Arial"/>
        <w:noProof/>
        <w:sz w:val="18"/>
      </w:rPr>
      <w:t>26</w:t>
    </w:r>
    <w:r w:rsidRPr="008A1626">
      <w:rPr>
        <w:rFonts w:ascii="Arial" w:hAnsi="Arial"/>
        <w:sz w:val="18"/>
      </w:rP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A54" w:rsidRDefault="00A10A54">
      <w:r>
        <w:separator/>
      </w:r>
    </w:p>
  </w:footnote>
  <w:footnote w:type="continuationSeparator" w:id="0">
    <w:p w:rsidR="00A10A54" w:rsidRDefault="00A10A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B5324"/>
    <w:multiLevelType w:val="hybridMultilevel"/>
    <w:tmpl w:val="A7CE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675D29"/>
    <w:multiLevelType w:val="hybridMultilevel"/>
    <w:tmpl w:val="63E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829C5"/>
    <w:multiLevelType w:val="multilevel"/>
    <w:tmpl w:val="351826B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b w:val="0"/>
      </w:rPr>
    </w:lvl>
    <w:lvl w:ilvl="3">
      <w:start w:val="1"/>
      <w:numFmt w:val="decimal"/>
      <w:pStyle w:val="Heading4"/>
      <w:lvlText w:val="%1.%2.%3.%4"/>
      <w:lvlJc w:val="left"/>
      <w:pPr>
        <w:tabs>
          <w:tab w:val="num" w:pos="1044"/>
        </w:tabs>
        <w:ind w:left="104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550B41B2"/>
    <w:multiLevelType w:val="hybridMultilevel"/>
    <w:tmpl w:val="1DD6E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122441"/>
    <w:multiLevelType w:val="hybridMultilevel"/>
    <w:tmpl w:val="156C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AF3612"/>
    <w:multiLevelType w:val="hybridMultilevel"/>
    <w:tmpl w:val="FAC85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86C2A61"/>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3"/>
  </w:num>
  <w:num w:numId="3">
    <w:abstractNumId w:val="7"/>
  </w:num>
  <w:num w:numId="4">
    <w:abstractNumId w:val="0"/>
  </w:num>
  <w:num w:numId="5">
    <w:abstractNumId w:val="5"/>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229"/>
    <w:rsid w:val="00000991"/>
    <w:rsid w:val="00010F11"/>
    <w:rsid w:val="00013168"/>
    <w:rsid w:val="00025E79"/>
    <w:rsid w:val="00036FDB"/>
    <w:rsid w:val="00051BFD"/>
    <w:rsid w:val="0005262D"/>
    <w:rsid w:val="00074D10"/>
    <w:rsid w:val="00090D86"/>
    <w:rsid w:val="00096285"/>
    <w:rsid w:val="00096640"/>
    <w:rsid w:val="00096DF7"/>
    <w:rsid w:val="000970EA"/>
    <w:rsid w:val="000A0AEF"/>
    <w:rsid w:val="000C0FD7"/>
    <w:rsid w:val="000C6518"/>
    <w:rsid w:val="000D0EF1"/>
    <w:rsid w:val="000D21C4"/>
    <w:rsid w:val="000D67F2"/>
    <w:rsid w:val="000E2B1C"/>
    <w:rsid w:val="000F437C"/>
    <w:rsid w:val="0010510F"/>
    <w:rsid w:val="001070FB"/>
    <w:rsid w:val="001105F1"/>
    <w:rsid w:val="001111DE"/>
    <w:rsid w:val="001122FF"/>
    <w:rsid w:val="00116F26"/>
    <w:rsid w:val="0011772E"/>
    <w:rsid w:val="00132146"/>
    <w:rsid w:val="00133616"/>
    <w:rsid w:val="00135111"/>
    <w:rsid w:val="0013669A"/>
    <w:rsid w:val="00140284"/>
    <w:rsid w:val="00143EC0"/>
    <w:rsid w:val="00154096"/>
    <w:rsid w:val="0016490D"/>
    <w:rsid w:val="001655BD"/>
    <w:rsid w:val="001745DA"/>
    <w:rsid w:val="0018176D"/>
    <w:rsid w:val="001829BA"/>
    <w:rsid w:val="001860E0"/>
    <w:rsid w:val="001B1316"/>
    <w:rsid w:val="001B262E"/>
    <w:rsid w:val="001C2B35"/>
    <w:rsid w:val="001C39FE"/>
    <w:rsid w:val="001E1A04"/>
    <w:rsid w:val="001E661F"/>
    <w:rsid w:val="001E76E8"/>
    <w:rsid w:val="001F5DE3"/>
    <w:rsid w:val="0020473E"/>
    <w:rsid w:val="00211B2E"/>
    <w:rsid w:val="00216EEA"/>
    <w:rsid w:val="00223A25"/>
    <w:rsid w:val="00226FAF"/>
    <w:rsid w:val="00243D06"/>
    <w:rsid w:val="00254871"/>
    <w:rsid w:val="00270B6E"/>
    <w:rsid w:val="00276436"/>
    <w:rsid w:val="002815A2"/>
    <w:rsid w:val="00287833"/>
    <w:rsid w:val="00291B67"/>
    <w:rsid w:val="002969B1"/>
    <w:rsid w:val="002A0D4D"/>
    <w:rsid w:val="002A20C8"/>
    <w:rsid w:val="002B3974"/>
    <w:rsid w:val="002C160A"/>
    <w:rsid w:val="002C4D47"/>
    <w:rsid w:val="002C67E8"/>
    <w:rsid w:val="002D1B39"/>
    <w:rsid w:val="002E2CFE"/>
    <w:rsid w:val="002F12F6"/>
    <w:rsid w:val="002F3034"/>
    <w:rsid w:val="002F7D8D"/>
    <w:rsid w:val="0030111A"/>
    <w:rsid w:val="00302546"/>
    <w:rsid w:val="003041C3"/>
    <w:rsid w:val="003049A6"/>
    <w:rsid w:val="0031082D"/>
    <w:rsid w:val="00313D07"/>
    <w:rsid w:val="003239A0"/>
    <w:rsid w:val="003245C0"/>
    <w:rsid w:val="003273AA"/>
    <w:rsid w:val="00335840"/>
    <w:rsid w:val="003448D9"/>
    <w:rsid w:val="00345FA7"/>
    <w:rsid w:val="00354C45"/>
    <w:rsid w:val="003610CD"/>
    <w:rsid w:val="00362BFE"/>
    <w:rsid w:val="00366890"/>
    <w:rsid w:val="00380D45"/>
    <w:rsid w:val="0039017A"/>
    <w:rsid w:val="003912D8"/>
    <w:rsid w:val="003A67EA"/>
    <w:rsid w:val="003B5FB4"/>
    <w:rsid w:val="003C73C5"/>
    <w:rsid w:val="003D7777"/>
    <w:rsid w:val="003F0B12"/>
    <w:rsid w:val="003F35A2"/>
    <w:rsid w:val="004039F8"/>
    <w:rsid w:val="00404ECF"/>
    <w:rsid w:val="004063A0"/>
    <w:rsid w:val="00416BEF"/>
    <w:rsid w:val="00417C5B"/>
    <w:rsid w:val="004209EE"/>
    <w:rsid w:val="00436AB8"/>
    <w:rsid w:val="00441100"/>
    <w:rsid w:val="00450E12"/>
    <w:rsid w:val="004616CA"/>
    <w:rsid w:val="00464253"/>
    <w:rsid w:val="004718EA"/>
    <w:rsid w:val="0047329D"/>
    <w:rsid w:val="004B2B71"/>
    <w:rsid w:val="00504991"/>
    <w:rsid w:val="005143A0"/>
    <w:rsid w:val="005149BB"/>
    <w:rsid w:val="005305C3"/>
    <w:rsid w:val="00562864"/>
    <w:rsid w:val="00575500"/>
    <w:rsid w:val="0058168A"/>
    <w:rsid w:val="00590AF8"/>
    <w:rsid w:val="00593A0B"/>
    <w:rsid w:val="005A43A7"/>
    <w:rsid w:val="005A55BD"/>
    <w:rsid w:val="005A57FC"/>
    <w:rsid w:val="005B3166"/>
    <w:rsid w:val="005B40CD"/>
    <w:rsid w:val="005C41BB"/>
    <w:rsid w:val="005D3744"/>
    <w:rsid w:val="005E52DA"/>
    <w:rsid w:val="005F09B8"/>
    <w:rsid w:val="005F2226"/>
    <w:rsid w:val="005F76C3"/>
    <w:rsid w:val="006071E6"/>
    <w:rsid w:val="00613563"/>
    <w:rsid w:val="0061575F"/>
    <w:rsid w:val="00617615"/>
    <w:rsid w:val="00620DB7"/>
    <w:rsid w:val="006276DA"/>
    <w:rsid w:val="00631209"/>
    <w:rsid w:val="00633F4C"/>
    <w:rsid w:val="00645218"/>
    <w:rsid w:val="00653F47"/>
    <w:rsid w:val="00654822"/>
    <w:rsid w:val="00661C42"/>
    <w:rsid w:val="00664019"/>
    <w:rsid w:val="0067039D"/>
    <w:rsid w:val="006736C0"/>
    <w:rsid w:val="00675425"/>
    <w:rsid w:val="0068049D"/>
    <w:rsid w:val="00681ED6"/>
    <w:rsid w:val="006917C3"/>
    <w:rsid w:val="00694190"/>
    <w:rsid w:val="006A7262"/>
    <w:rsid w:val="006A7F3D"/>
    <w:rsid w:val="006B78C2"/>
    <w:rsid w:val="006C0ADE"/>
    <w:rsid w:val="006C3905"/>
    <w:rsid w:val="006D210F"/>
    <w:rsid w:val="006D545A"/>
    <w:rsid w:val="006D7397"/>
    <w:rsid w:val="0070514B"/>
    <w:rsid w:val="0071387F"/>
    <w:rsid w:val="00720E81"/>
    <w:rsid w:val="007230EA"/>
    <w:rsid w:val="00733C2E"/>
    <w:rsid w:val="00750020"/>
    <w:rsid w:val="00755C7A"/>
    <w:rsid w:val="00761C7F"/>
    <w:rsid w:val="00784152"/>
    <w:rsid w:val="00792E20"/>
    <w:rsid w:val="007A62CB"/>
    <w:rsid w:val="007B0246"/>
    <w:rsid w:val="007C04D3"/>
    <w:rsid w:val="007D0F46"/>
    <w:rsid w:val="007D4C07"/>
    <w:rsid w:val="007D6196"/>
    <w:rsid w:val="007E0B6E"/>
    <w:rsid w:val="007E2034"/>
    <w:rsid w:val="007E28DE"/>
    <w:rsid w:val="007E3D33"/>
    <w:rsid w:val="00815242"/>
    <w:rsid w:val="008165D6"/>
    <w:rsid w:val="00817E9B"/>
    <w:rsid w:val="00824155"/>
    <w:rsid w:val="00837034"/>
    <w:rsid w:val="00850021"/>
    <w:rsid w:val="00854B61"/>
    <w:rsid w:val="00860117"/>
    <w:rsid w:val="00874971"/>
    <w:rsid w:val="0088188F"/>
    <w:rsid w:val="008A00CC"/>
    <w:rsid w:val="008C6AF6"/>
    <w:rsid w:val="008E3E49"/>
    <w:rsid w:val="008E6CAC"/>
    <w:rsid w:val="008F3261"/>
    <w:rsid w:val="00900B2E"/>
    <w:rsid w:val="00911D48"/>
    <w:rsid w:val="0091223F"/>
    <w:rsid w:val="00912514"/>
    <w:rsid w:val="0091377D"/>
    <w:rsid w:val="009258A7"/>
    <w:rsid w:val="0094228A"/>
    <w:rsid w:val="009445B0"/>
    <w:rsid w:val="009521FB"/>
    <w:rsid w:val="009549A7"/>
    <w:rsid w:val="00955F5C"/>
    <w:rsid w:val="009628AE"/>
    <w:rsid w:val="0096314E"/>
    <w:rsid w:val="00963241"/>
    <w:rsid w:val="009868FD"/>
    <w:rsid w:val="00992E0A"/>
    <w:rsid w:val="009A1AFC"/>
    <w:rsid w:val="009A38C9"/>
    <w:rsid w:val="009A60A0"/>
    <w:rsid w:val="009B2D3F"/>
    <w:rsid w:val="009C5EED"/>
    <w:rsid w:val="009D4F80"/>
    <w:rsid w:val="009E3AFC"/>
    <w:rsid w:val="009E3C06"/>
    <w:rsid w:val="009E47D1"/>
    <w:rsid w:val="009F4F18"/>
    <w:rsid w:val="009F5A26"/>
    <w:rsid w:val="009F7AEE"/>
    <w:rsid w:val="00A01322"/>
    <w:rsid w:val="00A02AF1"/>
    <w:rsid w:val="00A05C3C"/>
    <w:rsid w:val="00A07065"/>
    <w:rsid w:val="00A107C8"/>
    <w:rsid w:val="00A10A54"/>
    <w:rsid w:val="00A11535"/>
    <w:rsid w:val="00A250E4"/>
    <w:rsid w:val="00A426D2"/>
    <w:rsid w:val="00A42E99"/>
    <w:rsid w:val="00A518AC"/>
    <w:rsid w:val="00A53C9E"/>
    <w:rsid w:val="00A548B7"/>
    <w:rsid w:val="00A747D6"/>
    <w:rsid w:val="00A75201"/>
    <w:rsid w:val="00A77FD5"/>
    <w:rsid w:val="00A84BBC"/>
    <w:rsid w:val="00A85C64"/>
    <w:rsid w:val="00A92348"/>
    <w:rsid w:val="00A956F4"/>
    <w:rsid w:val="00A95EA1"/>
    <w:rsid w:val="00AA1EE8"/>
    <w:rsid w:val="00AC0896"/>
    <w:rsid w:val="00AD73E4"/>
    <w:rsid w:val="00AE0744"/>
    <w:rsid w:val="00AE6C01"/>
    <w:rsid w:val="00AF56B4"/>
    <w:rsid w:val="00AF6B7F"/>
    <w:rsid w:val="00AF7F93"/>
    <w:rsid w:val="00B13220"/>
    <w:rsid w:val="00B13EA1"/>
    <w:rsid w:val="00B22817"/>
    <w:rsid w:val="00B23A46"/>
    <w:rsid w:val="00B32FF9"/>
    <w:rsid w:val="00B44CAB"/>
    <w:rsid w:val="00B547B5"/>
    <w:rsid w:val="00B571B3"/>
    <w:rsid w:val="00B65789"/>
    <w:rsid w:val="00B80259"/>
    <w:rsid w:val="00B87740"/>
    <w:rsid w:val="00BA178D"/>
    <w:rsid w:val="00BD4518"/>
    <w:rsid w:val="00BD6C00"/>
    <w:rsid w:val="00BE29DD"/>
    <w:rsid w:val="00BF0BF0"/>
    <w:rsid w:val="00BF306E"/>
    <w:rsid w:val="00C03B0D"/>
    <w:rsid w:val="00C16A7C"/>
    <w:rsid w:val="00C17935"/>
    <w:rsid w:val="00C26229"/>
    <w:rsid w:val="00C4012E"/>
    <w:rsid w:val="00C63E46"/>
    <w:rsid w:val="00C66FCE"/>
    <w:rsid w:val="00C77A69"/>
    <w:rsid w:val="00C802C5"/>
    <w:rsid w:val="00CA390C"/>
    <w:rsid w:val="00CC6CBC"/>
    <w:rsid w:val="00CD185B"/>
    <w:rsid w:val="00CD1D6E"/>
    <w:rsid w:val="00CE52F0"/>
    <w:rsid w:val="00CE533D"/>
    <w:rsid w:val="00D2620E"/>
    <w:rsid w:val="00D27B0F"/>
    <w:rsid w:val="00D377C9"/>
    <w:rsid w:val="00D410BF"/>
    <w:rsid w:val="00D70A30"/>
    <w:rsid w:val="00D70CE5"/>
    <w:rsid w:val="00D74B6C"/>
    <w:rsid w:val="00D76427"/>
    <w:rsid w:val="00D919C3"/>
    <w:rsid w:val="00DA57BB"/>
    <w:rsid w:val="00DB1702"/>
    <w:rsid w:val="00DB2BE3"/>
    <w:rsid w:val="00DB62D0"/>
    <w:rsid w:val="00DC14B1"/>
    <w:rsid w:val="00DC60CB"/>
    <w:rsid w:val="00DF3DE2"/>
    <w:rsid w:val="00E03591"/>
    <w:rsid w:val="00E05FC5"/>
    <w:rsid w:val="00E060A9"/>
    <w:rsid w:val="00E06351"/>
    <w:rsid w:val="00E0755B"/>
    <w:rsid w:val="00E137E2"/>
    <w:rsid w:val="00E1706A"/>
    <w:rsid w:val="00E20414"/>
    <w:rsid w:val="00E2355E"/>
    <w:rsid w:val="00E239FB"/>
    <w:rsid w:val="00E253EC"/>
    <w:rsid w:val="00E30C22"/>
    <w:rsid w:val="00E67EAD"/>
    <w:rsid w:val="00E70666"/>
    <w:rsid w:val="00E73B52"/>
    <w:rsid w:val="00E804DA"/>
    <w:rsid w:val="00E80C27"/>
    <w:rsid w:val="00EA1650"/>
    <w:rsid w:val="00EA3F58"/>
    <w:rsid w:val="00EB0812"/>
    <w:rsid w:val="00ED5535"/>
    <w:rsid w:val="00ED7AE7"/>
    <w:rsid w:val="00EF617C"/>
    <w:rsid w:val="00F0463C"/>
    <w:rsid w:val="00F04E7A"/>
    <w:rsid w:val="00F0690B"/>
    <w:rsid w:val="00F11FCA"/>
    <w:rsid w:val="00F228A1"/>
    <w:rsid w:val="00F437F9"/>
    <w:rsid w:val="00F43B8A"/>
    <w:rsid w:val="00F514B4"/>
    <w:rsid w:val="00F65192"/>
    <w:rsid w:val="00F74D59"/>
    <w:rsid w:val="00F82E0A"/>
    <w:rsid w:val="00FB1CC3"/>
    <w:rsid w:val="00FC4079"/>
    <w:rsid w:val="00FC4405"/>
    <w:rsid w:val="00FE7A08"/>
    <w:rsid w:val="00FF2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85B"/>
    <w:pPr>
      <w:spacing w:after="0" w:line="240" w:lineRule="auto"/>
    </w:pPr>
    <w:rPr>
      <w:rFonts w:ascii="Times New Roman" w:eastAsia="Times New Roman" w:hAnsi="Times New Roman" w:cs="Times New Roman"/>
      <w:sz w:val="20"/>
      <w:szCs w:val="20"/>
    </w:rPr>
  </w:style>
  <w:style w:type="paragraph" w:styleId="Heading1">
    <w:name w:val="heading 1"/>
    <w:aliases w:val="H1,Part"/>
    <w:next w:val="BodyText"/>
    <w:link w:val="Heading1Char"/>
    <w:qFormat/>
    <w:rsid w:val="00C26229"/>
    <w:pPr>
      <w:keepNext/>
      <w:numPr>
        <w:numId w:val="1"/>
      </w:numPr>
      <w:spacing w:after="0" w:line="240" w:lineRule="auto"/>
      <w:outlineLvl w:val="0"/>
    </w:pPr>
    <w:rPr>
      <w:rFonts w:ascii="Arial" w:eastAsia="Times New Roman" w:hAnsi="Arial" w:cs="Times New Roman"/>
      <w:b/>
      <w:noProof/>
      <w:sz w:val="28"/>
      <w:szCs w:val="20"/>
    </w:rPr>
  </w:style>
  <w:style w:type="paragraph" w:styleId="Heading2">
    <w:name w:val="heading 2"/>
    <w:aliases w:val="Chapter Title"/>
    <w:next w:val="BodyText"/>
    <w:link w:val="Heading2Char"/>
    <w:qFormat/>
    <w:rsid w:val="00C26229"/>
    <w:pPr>
      <w:keepNext/>
      <w:numPr>
        <w:ilvl w:val="1"/>
        <w:numId w:val="1"/>
      </w:numPr>
      <w:spacing w:before="240" w:after="60" w:line="240" w:lineRule="auto"/>
      <w:outlineLvl w:val="1"/>
    </w:pPr>
    <w:rPr>
      <w:rFonts w:ascii="Arial" w:eastAsia="Times New Roman" w:hAnsi="Arial" w:cs="Times New Roman"/>
      <w:b/>
      <w:i/>
      <w:noProof/>
      <w:sz w:val="24"/>
      <w:szCs w:val="20"/>
    </w:rPr>
  </w:style>
  <w:style w:type="paragraph" w:styleId="Heading3">
    <w:name w:val="heading 3"/>
    <w:aliases w:val="Table Attribute Heading"/>
    <w:next w:val="BodyText"/>
    <w:link w:val="Heading3Char"/>
    <w:qFormat/>
    <w:rsid w:val="00C26229"/>
    <w:pPr>
      <w:keepNext/>
      <w:numPr>
        <w:ilvl w:val="2"/>
        <w:numId w:val="1"/>
      </w:numPr>
      <w:spacing w:before="240" w:after="60" w:line="240" w:lineRule="auto"/>
      <w:outlineLvl w:val="2"/>
    </w:pPr>
    <w:rPr>
      <w:rFonts w:ascii="Arial" w:eastAsia="Times New Roman" w:hAnsi="Arial" w:cs="Times New Roman"/>
      <w:noProof/>
      <w:sz w:val="24"/>
      <w:szCs w:val="20"/>
    </w:rPr>
  </w:style>
  <w:style w:type="paragraph" w:styleId="Heading4">
    <w:name w:val="heading 4"/>
    <w:aliases w:val="Map Title"/>
    <w:next w:val="BodyText"/>
    <w:link w:val="Heading4Char"/>
    <w:qFormat/>
    <w:rsid w:val="00C26229"/>
    <w:pPr>
      <w:keepNext/>
      <w:numPr>
        <w:ilvl w:val="3"/>
        <w:numId w:val="1"/>
      </w:numPr>
      <w:spacing w:before="240" w:after="60" w:line="240" w:lineRule="auto"/>
      <w:outlineLvl w:val="3"/>
    </w:pPr>
    <w:rPr>
      <w:rFonts w:ascii="Arial" w:eastAsia="Times New Roman" w:hAnsi="Arial" w:cs="Times New Roman"/>
      <w:noProof/>
      <w:sz w:val="24"/>
      <w:szCs w:val="20"/>
    </w:rPr>
  </w:style>
  <w:style w:type="paragraph" w:styleId="Heading5">
    <w:name w:val="heading 5"/>
    <w:aliases w:val="Block Label"/>
    <w:next w:val="Normal"/>
    <w:link w:val="Heading5Char"/>
    <w:qFormat/>
    <w:rsid w:val="00C26229"/>
    <w:pPr>
      <w:numPr>
        <w:ilvl w:val="4"/>
        <w:numId w:val="1"/>
      </w:numPr>
      <w:spacing w:before="240" w:after="60" w:line="240" w:lineRule="auto"/>
      <w:outlineLvl w:val="4"/>
    </w:pPr>
    <w:rPr>
      <w:rFonts w:ascii="Arial" w:eastAsia="Times New Roman" w:hAnsi="Arial" w:cs="Times New Roman"/>
      <w:noProof/>
      <w:szCs w:val="20"/>
    </w:rPr>
  </w:style>
  <w:style w:type="paragraph" w:styleId="Heading6">
    <w:name w:val="heading 6"/>
    <w:basedOn w:val="Normal"/>
    <w:next w:val="Normal"/>
    <w:link w:val="Heading6Char"/>
    <w:qFormat/>
    <w:rsid w:val="00C26229"/>
    <w:pPr>
      <w:numPr>
        <w:ilvl w:val="5"/>
        <w:numId w:val="1"/>
      </w:numPr>
      <w:spacing w:before="240" w:after="60"/>
      <w:outlineLvl w:val="5"/>
    </w:pPr>
    <w:rPr>
      <w:i/>
      <w:sz w:val="22"/>
    </w:rPr>
  </w:style>
  <w:style w:type="paragraph" w:styleId="Heading7">
    <w:name w:val="heading 7"/>
    <w:basedOn w:val="Normal"/>
    <w:next w:val="Normal"/>
    <w:link w:val="Heading7Char"/>
    <w:qFormat/>
    <w:rsid w:val="00C26229"/>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262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262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C26229"/>
    <w:pPr>
      <w:spacing w:after="0" w:line="240" w:lineRule="auto"/>
    </w:pPr>
    <w:rPr>
      <w:rFonts w:ascii="Arial Narrow" w:eastAsia="Times New Roman" w:hAnsi="Arial Narrow" w:cs="Times New Roman"/>
      <w:noProof/>
      <w:sz w:val="20"/>
      <w:szCs w:val="20"/>
    </w:rPr>
  </w:style>
  <w:style w:type="character" w:customStyle="1" w:styleId="BodyTextChar">
    <w:name w:val="Body Text Char"/>
    <w:basedOn w:val="DefaultParagraphFont"/>
    <w:link w:val="BodyText"/>
    <w:rsid w:val="00C26229"/>
    <w:rPr>
      <w:rFonts w:ascii="Arial Narrow" w:eastAsia="Times New Roman" w:hAnsi="Arial Narrow" w:cs="Times New Roman"/>
      <w:noProof/>
      <w:sz w:val="20"/>
      <w:szCs w:val="20"/>
    </w:rPr>
  </w:style>
  <w:style w:type="character" w:customStyle="1" w:styleId="Heading1Char">
    <w:name w:val="Heading 1 Char"/>
    <w:aliases w:val="H1 Char,Part Char"/>
    <w:basedOn w:val="DefaultParagraphFont"/>
    <w:link w:val="Heading1"/>
    <w:rsid w:val="00C26229"/>
    <w:rPr>
      <w:rFonts w:ascii="Arial" w:eastAsia="Times New Roman" w:hAnsi="Arial" w:cs="Times New Roman"/>
      <w:b/>
      <w:noProof/>
      <w:sz w:val="28"/>
      <w:szCs w:val="20"/>
    </w:rPr>
  </w:style>
  <w:style w:type="character" w:customStyle="1" w:styleId="Heading2Char">
    <w:name w:val="Heading 2 Char"/>
    <w:aliases w:val="Chapter Title Char"/>
    <w:basedOn w:val="DefaultParagraphFont"/>
    <w:link w:val="Heading2"/>
    <w:rsid w:val="00C26229"/>
    <w:rPr>
      <w:rFonts w:ascii="Arial" w:eastAsia="Times New Roman" w:hAnsi="Arial" w:cs="Times New Roman"/>
      <w:b/>
      <w:i/>
      <w:noProof/>
      <w:sz w:val="24"/>
      <w:szCs w:val="20"/>
    </w:rPr>
  </w:style>
  <w:style w:type="character" w:customStyle="1" w:styleId="Heading3Char">
    <w:name w:val="Heading 3 Char"/>
    <w:aliases w:val="Table Attribute Heading Char"/>
    <w:basedOn w:val="DefaultParagraphFont"/>
    <w:link w:val="Heading3"/>
    <w:rsid w:val="00C26229"/>
    <w:rPr>
      <w:rFonts w:ascii="Arial" w:eastAsia="Times New Roman" w:hAnsi="Arial" w:cs="Times New Roman"/>
      <w:noProof/>
      <w:sz w:val="24"/>
      <w:szCs w:val="20"/>
    </w:rPr>
  </w:style>
  <w:style w:type="character" w:customStyle="1" w:styleId="Heading4Char">
    <w:name w:val="Heading 4 Char"/>
    <w:aliases w:val="Map Title Char"/>
    <w:basedOn w:val="DefaultParagraphFont"/>
    <w:link w:val="Heading4"/>
    <w:rsid w:val="00C26229"/>
    <w:rPr>
      <w:rFonts w:ascii="Arial" w:eastAsia="Times New Roman" w:hAnsi="Arial" w:cs="Times New Roman"/>
      <w:noProof/>
      <w:sz w:val="24"/>
      <w:szCs w:val="20"/>
    </w:rPr>
  </w:style>
  <w:style w:type="character" w:customStyle="1" w:styleId="Heading5Char">
    <w:name w:val="Heading 5 Char"/>
    <w:aliases w:val="Block Label Char"/>
    <w:basedOn w:val="DefaultParagraphFont"/>
    <w:link w:val="Heading5"/>
    <w:rsid w:val="00C26229"/>
    <w:rPr>
      <w:rFonts w:ascii="Arial" w:eastAsia="Times New Roman" w:hAnsi="Arial" w:cs="Times New Roman"/>
      <w:noProof/>
      <w:szCs w:val="20"/>
    </w:rPr>
  </w:style>
  <w:style w:type="character" w:customStyle="1" w:styleId="Heading6Char">
    <w:name w:val="Heading 6 Char"/>
    <w:basedOn w:val="DefaultParagraphFont"/>
    <w:link w:val="Heading6"/>
    <w:rsid w:val="00C26229"/>
    <w:rPr>
      <w:rFonts w:ascii="Times New Roman" w:eastAsia="Times New Roman" w:hAnsi="Times New Roman" w:cs="Times New Roman"/>
      <w:i/>
      <w:szCs w:val="20"/>
    </w:rPr>
  </w:style>
  <w:style w:type="character" w:customStyle="1" w:styleId="Heading7Char">
    <w:name w:val="Heading 7 Char"/>
    <w:basedOn w:val="DefaultParagraphFont"/>
    <w:link w:val="Heading7"/>
    <w:rsid w:val="00C26229"/>
    <w:rPr>
      <w:rFonts w:ascii="Arial" w:eastAsia="Times New Roman" w:hAnsi="Arial" w:cs="Times New Roman"/>
      <w:sz w:val="20"/>
      <w:szCs w:val="20"/>
    </w:rPr>
  </w:style>
  <w:style w:type="character" w:customStyle="1" w:styleId="Heading8Char">
    <w:name w:val="Heading 8 Char"/>
    <w:basedOn w:val="DefaultParagraphFont"/>
    <w:link w:val="Heading8"/>
    <w:rsid w:val="00C26229"/>
    <w:rPr>
      <w:rFonts w:ascii="Arial" w:eastAsia="Times New Roman" w:hAnsi="Arial" w:cs="Times New Roman"/>
      <w:i/>
      <w:sz w:val="20"/>
      <w:szCs w:val="20"/>
    </w:rPr>
  </w:style>
  <w:style w:type="character" w:customStyle="1" w:styleId="Heading9Char">
    <w:name w:val="Heading 9 Char"/>
    <w:basedOn w:val="DefaultParagraphFont"/>
    <w:link w:val="Heading9"/>
    <w:rsid w:val="00C26229"/>
    <w:rPr>
      <w:rFonts w:ascii="Arial" w:eastAsia="Times New Roman" w:hAnsi="Arial" w:cs="Times New Roman"/>
      <w:b/>
      <w:i/>
      <w:sz w:val="18"/>
      <w:szCs w:val="20"/>
    </w:rPr>
  </w:style>
  <w:style w:type="paragraph" w:customStyle="1" w:styleId="hdr1">
    <w:name w:val="hdr1"/>
    <w:basedOn w:val="Normal"/>
    <w:rsid w:val="00C26229"/>
    <w:pPr>
      <w:spacing w:before="60"/>
      <w:ind w:left="540"/>
      <w:jc w:val="both"/>
    </w:pPr>
    <w:rPr>
      <w:rFonts w:ascii="Century Schoolbook" w:hAnsi="Century Schoolbook"/>
      <w:sz w:val="24"/>
    </w:rPr>
  </w:style>
  <w:style w:type="paragraph" w:styleId="CommentText">
    <w:name w:val="annotation text"/>
    <w:basedOn w:val="Normal"/>
    <w:link w:val="CommentTextChar"/>
    <w:semiHidden/>
    <w:rsid w:val="00C26229"/>
  </w:style>
  <w:style w:type="character" w:customStyle="1" w:styleId="CommentTextChar">
    <w:name w:val="Comment Text Char"/>
    <w:basedOn w:val="DefaultParagraphFont"/>
    <w:link w:val="CommentText"/>
    <w:semiHidden/>
    <w:rsid w:val="00C26229"/>
    <w:rPr>
      <w:rFonts w:ascii="Times New Roman" w:eastAsia="Times New Roman" w:hAnsi="Times New Roman" w:cs="Times New Roman"/>
      <w:sz w:val="20"/>
      <w:szCs w:val="20"/>
    </w:rPr>
  </w:style>
  <w:style w:type="paragraph" w:styleId="TOC1">
    <w:name w:val="toc 1"/>
    <w:basedOn w:val="Normal"/>
    <w:next w:val="Normal"/>
    <w:autoRedefine/>
    <w:uiPriority w:val="39"/>
    <w:rsid w:val="00C26229"/>
    <w:pPr>
      <w:spacing w:before="120" w:after="120"/>
    </w:pPr>
    <w:rPr>
      <w:b/>
      <w:caps/>
    </w:rPr>
  </w:style>
  <w:style w:type="paragraph" w:styleId="TOC2">
    <w:name w:val="toc 2"/>
    <w:basedOn w:val="Normal"/>
    <w:next w:val="Normal"/>
    <w:autoRedefine/>
    <w:uiPriority w:val="39"/>
    <w:rsid w:val="00C26229"/>
    <w:pPr>
      <w:tabs>
        <w:tab w:val="left" w:pos="600"/>
        <w:tab w:val="right" w:leader="dot" w:pos="13814"/>
      </w:tabs>
      <w:ind w:left="200"/>
    </w:pPr>
    <w:rPr>
      <w:smallCaps/>
    </w:rPr>
  </w:style>
  <w:style w:type="paragraph" w:styleId="TOC3">
    <w:name w:val="toc 3"/>
    <w:basedOn w:val="Normal"/>
    <w:next w:val="Normal"/>
    <w:autoRedefine/>
    <w:uiPriority w:val="39"/>
    <w:rsid w:val="00C26229"/>
    <w:pPr>
      <w:tabs>
        <w:tab w:val="left" w:pos="720"/>
        <w:tab w:val="right" w:leader="dot" w:pos="9350"/>
        <w:tab w:val="left" w:pos="12510"/>
      </w:tabs>
      <w:ind w:left="240"/>
    </w:pPr>
    <w:rPr>
      <w:i/>
    </w:rPr>
  </w:style>
  <w:style w:type="paragraph" w:customStyle="1" w:styleId="program">
    <w:name w:val="program"/>
    <w:rsid w:val="00C26229"/>
    <w:pPr>
      <w:spacing w:after="0" w:line="240" w:lineRule="auto"/>
    </w:pPr>
    <w:rPr>
      <w:rFonts w:ascii="Courier" w:eastAsia="Times New Roman" w:hAnsi="Courier" w:cs="Times New Roman"/>
      <w:noProof/>
      <w:sz w:val="20"/>
      <w:szCs w:val="20"/>
    </w:rPr>
  </w:style>
  <w:style w:type="paragraph" w:customStyle="1" w:styleId="Tabletext">
    <w:name w:val="Table text"/>
    <w:link w:val="TabletextChar"/>
    <w:rsid w:val="00C26229"/>
    <w:pPr>
      <w:spacing w:after="0" w:line="240" w:lineRule="auto"/>
    </w:pPr>
    <w:rPr>
      <w:rFonts w:ascii="Arial Narrow" w:eastAsia="Times New Roman" w:hAnsi="Arial Narrow" w:cs="Times New Roman"/>
      <w:sz w:val="16"/>
      <w:szCs w:val="20"/>
    </w:rPr>
  </w:style>
  <w:style w:type="character" w:customStyle="1" w:styleId="TabletextChar">
    <w:name w:val="Table text Char"/>
    <w:basedOn w:val="DefaultParagraphFont"/>
    <w:link w:val="Tabletext"/>
    <w:rsid w:val="00C26229"/>
    <w:rPr>
      <w:rFonts w:ascii="Arial Narrow" w:eastAsia="Times New Roman" w:hAnsi="Arial Narrow" w:cs="Times New Roman"/>
      <w:sz w:val="16"/>
      <w:szCs w:val="20"/>
    </w:rPr>
  </w:style>
  <w:style w:type="character" w:styleId="PageNumber">
    <w:name w:val="page number"/>
    <w:basedOn w:val="DefaultParagraphFont"/>
    <w:rsid w:val="00C26229"/>
  </w:style>
  <w:style w:type="paragraph" w:styleId="Footer">
    <w:name w:val="footer"/>
    <w:basedOn w:val="Normal"/>
    <w:link w:val="FooterChar"/>
    <w:rsid w:val="00C26229"/>
    <w:pPr>
      <w:tabs>
        <w:tab w:val="center" w:pos="4320"/>
        <w:tab w:val="right" w:pos="8640"/>
      </w:tabs>
    </w:pPr>
  </w:style>
  <w:style w:type="character" w:customStyle="1" w:styleId="FooterChar">
    <w:name w:val="Footer Char"/>
    <w:basedOn w:val="DefaultParagraphFont"/>
    <w:link w:val="Footer"/>
    <w:rsid w:val="00C26229"/>
    <w:rPr>
      <w:rFonts w:ascii="Times New Roman" w:eastAsia="Times New Roman" w:hAnsi="Times New Roman" w:cs="Times New Roman"/>
      <w:sz w:val="20"/>
      <w:szCs w:val="20"/>
    </w:rPr>
  </w:style>
  <w:style w:type="paragraph" w:styleId="NormalWeb">
    <w:name w:val="Normal (Web)"/>
    <w:basedOn w:val="Normal"/>
    <w:rsid w:val="00C26229"/>
    <w:pPr>
      <w:spacing w:before="100" w:beforeAutospacing="1" w:after="100" w:afterAutospacing="1"/>
    </w:pPr>
    <w:rPr>
      <w:sz w:val="24"/>
      <w:szCs w:val="24"/>
    </w:rPr>
  </w:style>
  <w:style w:type="paragraph" w:styleId="BodyTextIndent3">
    <w:name w:val="Body Text Indent 3"/>
    <w:basedOn w:val="Normal"/>
    <w:link w:val="BodyTextIndent3Char"/>
    <w:rsid w:val="00C26229"/>
    <w:pPr>
      <w:spacing w:after="120"/>
      <w:ind w:left="360"/>
    </w:pPr>
    <w:rPr>
      <w:sz w:val="16"/>
      <w:szCs w:val="16"/>
    </w:rPr>
  </w:style>
  <w:style w:type="character" w:customStyle="1" w:styleId="BodyTextIndent3Char">
    <w:name w:val="Body Text Indent 3 Char"/>
    <w:basedOn w:val="DefaultParagraphFont"/>
    <w:link w:val="BodyTextIndent3"/>
    <w:rsid w:val="00C26229"/>
    <w:rPr>
      <w:rFonts w:ascii="Times New Roman" w:eastAsia="Times New Roman" w:hAnsi="Times New Roman" w:cs="Times New Roman"/>
      <w:sz w:val="16"/>
      <w:szCs w:val="16"/>
    </w:rPr>
  </w:style>
  <w:style w:type="paragraph" w:styleId="BalloonText">
    <w:name w:val="Balloon Text"/>
    <w:basedOn w:val="Normal"/>
    <w:link w:val="BalloonTextChar"/>
    <w:semiHidden/>
    <w:rsid w:val="00C26229"/>
    <w:rPr>
      <w:rFonts w:ascii="Tahoma" w:hAnsi="Tahoma" w:cs="Tahoma"/>
      <w:sz w:val="16"/>
      <w:szCs w:val="16"/>
    </w:rPr>
  </w:style>
  <w:style w:type="character" w:customStyle="1" w:styleId="BalloonTextChar">
    <w:name w:val="Balloon Text Char"/>
    <w:basedOn w:val="DefaultParagraphFont"/>
    <w:link w:val="BalloonText"/>
    <w:semiHidden/>
    <w:rsid w:val="00C26229"/>
    <w:rPr>
      <w:rFonts w:ascii="Tahoma" w:eastAsia="Times New Roman" w:hAnsi="Tahoma" w:cs="Tahoma"/>
      <w:sz w:val="16"/>
      <w:szCs w:val="16"/>
    </w:rPr>
  </w:style>
  <w:style w:type="character" w:styleId="Hyperlink">
    <w:name w:val="Hyperlink"/>
    <w:basedOn w:val="DefaultParagraphFont"/>
    <w:rsid w:val="00C26229"/>
    <w:rPr>
      <w:color w:val="0000FF"/>
      <w:u w:val="single"/>
    </w:rPr>
  </w:style>
  <w:style w:type="paragraph" w:customStyle="1" w:styleId="BodyTextIndex-Stan">
    <w:name w:val="Body Text Index - Stan"/>
    <w:basedOn w:val="BodyTextIndent"/>
    <w:rsid w:val="00C26229"/>
    <w:pPr>
      <w:autoSpaceDE w:val="0"/>
      <w:autoSpaceDN w:val="0"/>
      <w:adjustRightInd w:val="0"/>
      <w:spacing w:after="0"/>
      <w:ind w:left="720"/>
    </w:pPr>
    <w:rPr>
      <w:iCs/>
    </w:rPr>
  </w:style>
  <w:style w:type="paragraph" w:styleId="BodyTextIndent">
    <w:name w:val="Body Text Indent"/>
    <w:basedOn w:val="Normal"/>
    <w:link w:val="BodyTextIndentChar"/>
    <w:rsid w:val="00C26229"/>
    <w:pPr>
      <w:spacing w:after="120"/>
      <w:ind w:left="360"/>
    </w:pPr>
  </w:style>
  <w:style w:type="character" w:customStyle="1" w:styleId="BodyTextIndentChar">
    <w:name w:val="Body Text Indent Char"/>
    <w:basedOn w:val="DefaultParagraphFont"/>
    <w:link w:val="BodyTextIndent"/>
    <w:rsid w:val="00C26229"/>
    <w:rPr>
      <w:rFonts w:ascii="Times New Roman" w:eastAsia="Times New Roman" w:hAnsi="Times New Roman" w:cs="Times New Roman"/>
      <w:sz w:val="20"/>
      <w:szCs w:val="20"/>
    </w:rPr>
  </w:style>
  <w:style w:type="character" w:styleId="FollowedHyperlink">
    <w:name w:val="FollowedHyperlink"/>
    <w:basedOn w:val="DefaultParagraphFont"/>
    <w:rsid w:val="00C26229"/>
    <w:rPr>
      <w:color w:val="606420"/>
      <w:u w:val="single"/>
    </w:rPr>
  </w:style>
  <w:style w:type="paragraph" w:customStyle="1" w:styleId="Outline1">
    <w:name w:val="Outline 1"/>
    <w:basedOn w:val="Normal"/>
    <w:rsid w:val="00C26229"/>
    <w:pPr>
      <w:tabs>
        <w:tab w:val="num" w:pos="360"/>
      </w:tabs>
      <w:autoSpaceDE w:val="0"/>
      <w:autoSpaceDN w:val="0"/>
      <w:adjustRightInd w:val="0"/>
      <w:ind w:left="360" w:hanging="360"/>
    </w:pPr>
    <w:rPr>
      <w:rFonts w:ascii="Arial" w:hAnsi="Arial"/>
      <w:b/>
      <w:sz w:val="28"/>
    </w:rPr>
  </w:style>
  <w:style w:type="paragraph" w:customStyle="1" w:styleId="Outline2">
    <w:name w:val="Outline 2"/>
    <w:basedOn w:val="Normal"/>
    <w:rsid w:val="00C26229"/>
    <w:pPr>
      <w:tabs>
        <w:tab w:val="num" w:pos="792"/>
      </w:tabs>
      <w:autoSpaceDE w:val="0"/>
      <w:autoSpaceDN w:val="0"/>
      <w:adjustRightInd w:val="0"/>
      <w:ind w:left="792" w:hanging="432"/>
    </w:pPr>
    <w:rPr>
      <w:rFonts w:ascii="Arial" w:hAnsi="Arial"/>
      <w:b/>
      <w:sz w:val="24"/>
    </w:rPr>
  </w:style>
  <w:style w:type="paragraph" w:customStyle="1" w:styleId="Outline3">
    <w:name w:val="Outline 3"/>
    <w:basedOn w:val="Normal"/>
    <w:rsid w:val="00C26229"/>
    <w:pPr>
      <w:tabs>
        <w:tab w:val="num" w:pos="1440"/>
      </w:tabs>
      <w:autoSpaceDE w:val="0"/>
      <w:autoSpaceDN w:val="0"/>
      <w:adjustRightInd w:val="0"/>
      <w:ind w:left="1224" w:hanging="504"/>
    </w:pPr>
    <w:rPr>
      <w:rFonts w:ascii="Arial" w:hAnsi="Arial"/>
      <w:sz w:val="22"/>
    </w:rPr>
  </w:style>
  <w:style w:type="paragraph" w:customStyle="1" w:styleId="Outline4">
    <w:name w:val="Outline 4"/>
    <w:basedOn w:val="Normal"/>
    <w:rsid w:val="00C26229"/>
    <w:pPr>
      <w:tabs>
        <w:tab w:val="num" w:pos="1800"/>
      </w:tabs>
      <w:autoSpaceDE w:val="0"/>
      <w:autoSpaceDN w:val="0"/>
      <w:adjustRightInd w:val="0"/>
      <w:ind w:left="1728" w:hanging="648"/>
    </w:pPr>
    <w:rPr>
      <w:rFonts w:ascii="Arial" w:hAnsi="Arial"/>
      <w:sz w:val="22"/>
    </w:rPr>
  </w:style>
  <w:style w:type="paragraph" w:customStyle="1" w:styleId="Outline5">
    <w:name w:val="Outline 5"/>
    <w:basedOn w:val="Outline4"/>
    <w:rsid w:val="00C26229"/>
    <w:pPr>
      <w:tabs>
        <w:tab w:val="clear" w:pos="1800"/>
        <w:tab w:val="num" w:pos="2520"/>
      </w:tabs>
      <w:ind w:left="2232" w:hanging="792"/>
    </w:pPr>
    <w:rPr>
      <w:sz w:val="20"/>
    </w:rPr>
  </w:style>
  <w:style w:type="paragraph" w:customStyle="1" w:styleId="Outline6">
    <w:name w:val="Outline 6"/>
    <w:basedOn w:val="Outline5"/>
    <w:rsid w:val="00C26229"/>
    <w:pPr>
      <w:tabs>
        <w:tab w:val="clear" w:pos="2520"/>
        <w:tab w:val="num" w:pos="2880"/>
      </w:tabs>
      <w:ind w:left="2736" w:hanging="936"/>
    </w:pPr>
  </w:style>
  <w:style w:type="paragraph" w:customStyle="1" w:styleId="StyleOutline4Firstline0">
    <w:name w:val="Style Outline 4 + First line:  0&quot;"/>
    <w:basedOn w:val="Outline4"/>
    <w:rsid w:val="00C26229"/>
    <w:pPr>
      <w:ind w:firstLine="0"/>
    </w:pPr>
    <w:rPr>
      <w:sz w:val="20"/>
    </w:rPr>
  </w:style>
  <w:style w:type="paragraph" w:styleId="Header">
    <w:name w:val="header"/>
    <w:basedOn w:val="Normal"/>
    <w:link w:val="HeaderChar"/>
    <w:rsid w:val="00C26229"/>
    <w:pPr>
      <w:tabs>
        <w:tab w:val="center" w:pos="4320"/>
        <w:tab w:val="right" w:pos="8640"/>
      </w:tabs>
    </w:pPr>
  </w:style>
  <w:style w:type="character" w:customStyle="1" w:styleId="HeaderChar">
    <w:name w:val="Header Char"/>
    <w:basedOn w:val="DefaultParagraphFont"/>
    <w:link w:val="Header"/>
    <w:rsid w:val="00C26229"/>
    <w:rPr>
      <w:rFonts w:ascii="Times New Roman" w:eastAsia="Times New Roman" w:hAnsi="Times New Roman" w:cs="Times New Roman"/>
      <w:sz w:val="20"/>
      <w:szCs w:val="20"/>
    </w:rPr>
  </w:style>
  <w:style w:type="character" w:customStyle="1" w:styleId="DocumentMapChar">
    <w:name w:val="Document Map Char"/>
    <w:basedOn w:val="DefaultParagraphFont"/>
    <w:link w:val="DocumentMap"/>
    <w:semiHidden/>
    <w:rsid w:val="00C26229"/>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C26229"/>
    <w:pPr>
      <w:shd w:val="clear" w:color="auto" w:fill="000080"/>
    </w:pPr>
    <w:rPr>
      <w:rFonts w:ascii="Tahoma" w:hAnsi="Tahoma" w:cs="Tahoma"/>
    </w:rPr>
  </w:style>
  <w:style w:type="paragraph" w:customStyle="1" w:styleId="Title1">
    <w:name w:val="Title1"/>
    <w:basedOn w:val="Normal"/>
    <w:rsid w:val="00C26229"/>
    <w:pPr>
      <w:jc w:val="right"/>
    </w:pPr>
    <w:rPr>
      <w:rFonts w:ascii="Garamond" w:hAnsi="Garamond"/>
      <w:b/>
      <w:sz w:val="72"/>
    </w:rPr>
  </w:style>
  <w:style w:type="paragraph" w:customStyle="1" w:styleId="hd1">
    <w:name w:val="hd1"/>
    <w:basedOn w:val="Tabletext"/>
    <w:next w:val="Normal"/>
    <w:rsid w:val="00C26229"/>
    <w:pPr>
      <w:jc w:val="both"/>
    </w:pPr>
    <w:rPr>
      <w:rFonts w:ascii="Arial" w:hAnsi="Arial"/>
    </w:rPr>
  </w:style>
  <w:style w:type="table" w:styleId="TableGrid">
    <w:name w:val="Table Grid"/>
    <w:basedOn w:val="TableNormal"/>
    <w:rsid w:val="00C262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rsid w:val="00C26229"/>
    <w:pPr>
      <w:spacing w:after="0" w:line="240" w:lineRule="auto"/>
    </w:pPr>
    <w:rPr>
      <w:rFonts w:ascii="Arial Narrow" w:eastAsia="Times New Roman" w:hAnsi="Arial Narrow" w:cs="Times New Roman"/>
      <w:b/>
      <w:noProof/>
      <w:sz w:val="20"/>
      <w:szCs w:val="20"/>
    </w:rPr>
  </w:style>
  <w:style w:type="paragraph" w:styleId="ListParagraph">
    <w:name w:val="List Paragraph"/>
    <w:basedOn w:val="Normal"/>
    <w:uiPriority w:val="34"/>
    <w:qFormat/>
    <w:rsid w:val="00C26229"/>
    <w:pPr>
      <w:ind w:left="720"/>
      <w:contextualSpacing/>
    </w:pPr>
  </w:style>
  <w:style w:type="paragraph" w:styleId="EndnoteText">
    <w:name w:val="endnote text"/>
    <w:basedOn w:val="Normal"/>
    <w:link w:val="EndnoteTextChar"/>
    <w:rsid w:val="00C26229"/>
  </w:style>
  <w:style w:type="character" w:customStyle="1" w:styleId="EndnoteTextChar">
    <w:name w:val="Endnote Text Char"/>
    <w:basedOn w:val="DefaultParagraphFont"/>
    <w:link w:val="EndnoteText"/>
    <w:rsid w:val="00C26229"/>
    <w:rPr>
      <w:rFonts w:ascii="Times New Roman" w:eastAsia="Times New Roman" w:hAnsi="Times New Roman" w:cs="Times New Roman"/>
      <w:sz w:val="20"/>
      <w:szCs w:val="20"/>
    </w:rPr>
  </w:style>
  <w:style w:type="character" w:styleId="EndnoteReference">
    <w:name w:val="endnote reference"/>
    <w:basedOn w:val="DefaultParagraphFont"/>
    <w:rsid w:val="00C26229"/>
    <w:rPr>
      <w:vertAlign w:val="superscript"/>
    </w:rPr>
  </w:style>
  <w:style w:type="table" w:customStyle="1" w:styleId="TableGrid1">
    <w:name w:val="Table Grid1"/>
    <w:basedOn w:val="TableNormal"/>
    <w:next w:val="TableGrid"/>
    <w:uiPriority w:val="59"/>
    <w:rsid w:val="00270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D7397"/>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85B"/>
    <w:pPr>
      <w:spacing w:after="0" w:line="240" w:lineRule="auto"/>
    </w:pPr>
    <w:rPr>
      <w:rFonts w:ascii="Times New Roman" w:eastAsia="Times New Roman" w:hAnsi="Times New Roman" w:cs="Times New Roman"/>
      <w:sz w:val="20"/>
      <w:szCs w:val="20"/>
    </w:rPr>
  </w:style>
  <w:style w:type="paragraph" w:styleId="Heading1">
    <w:name w:val="heading 1"/>
    <w:aliases w:val="H1,Part"/>
    <w:next w:val="BodyText"/>
    <w:link w:val="Heading1Char"/>
    <w:qFormat/>
    <w:rsid w:val="00C26229"/>
    <w:pPr>
      <w:keepNext/>
      <w:numPr>
        <w:numId w:val="1"/>
      </w:numPr>
      <w:spacing w:after="0" w:line="240" w:lineRule="auto"/>
      <w:outlineLvl w:val="0"/>
    </w:pPr>
    <w:rPr>
      <w:rFonts w:ascii="Arial" w:eastAsia="Times New Roman" w:hAnsi="Arial" w:cs="Times New Roman"/>
      <w:b/>
      <w:noProof/>
      <w:sz w:val="28"/>
      <w:szCs w:val="20"/>
    </w:rPr>
  </w:style>
  <w:style w:type="paragraph" w:styleId="Heading2">
    <w:name w:val="heading 2"/>
    <w:aliases w:val="Chapter Title"/>
    <w:next w:val="BodyText"/>
    <w:link w:val="Heading2Char"/>
    <w:qFormat/>
    <w:rsid w:val="00C26229"/>
    <w:pPr>
      <w:keepNext/>
      <w:numPr>
        <w:ilvl w:val="1"/>
        <w:numId w:val="1"/>
      </w:numPr>
      <w:spacing w:before="240" w:after="60" w:line="240" w:lineRule="auto"/>
      <w:outlineLvl w:val="1"/>
    </w:pPr>
    <w:rPr>
      <w:rFonts w:ascii="Arial" w:eastAsia="Times New Roman" w:hAnsi="Arial" w:cs="Times New Roman"/>
      <w:b/>
      <w:i/>
      <w:noProof/>
      <w:sz w:val="24"/>
      <w:szCs w:val="20"/>
    </w:rPr>
  </w:style>
  <w:style w:type="paragraph" w:styleId="Heading3">
    <w:name w:val="heading 3"/>
    <w:aliases w:val="Table Attribute Heading"/>
    <w:next w:val="BodyText"/>
    <w:link w:val="Heading3Char"/>
    <w:qFormat/>
    <w:rsid w:val="00C26229"/>
    <w:pPr>
      <w:keepNext/>
      <w:numPr>
        <w:ilvl w:val="2"/>
        <w:numId w:val="1"/>
      </w:numPr>
      <w:spacing w:before="240" w:after="60" w:line="240" w:lineRule="auto"/>
      <w:outlineLvl w:val="2"/>
    </w:pPr>
    <w:rPr>
      <w:rFonts w:ascii="Arial" w:eastAsia="Times New Roman" w:hAnsi="Arial" w:cs="Times New Roman"/>
      <w:noProof/>
      <w:sz w:val="24"/>
      <w:szCs w:val="20"/>
    </w:rPr>
  </w:style>
  <w:style w:type="paragraph" w:styleId="Heading4">
    <w:name w:val="heading 4"/>
    <w:aliases w:val="Map Title"/>
    <w:next w:val="BodyText"/>
    <w:link w:val="Heading4Char"/>
    <w:qFormat/>
    <w:rsid w:val="00C26229"/>
    <w:pPr>
      <w:keepNext/>
      <w:numPr>
        <w:ilvl w:val="3"/>
        <w:numId w:val="1"/>
      </w:numPr>
      <w:spacing w:before="240" w:after="60" w:line="240" w:lineRule="auto"/>
      <w:outlineLvl w:val="3"/>
    </w:pPr>
    <w:rPr>
      <w:rFonts w:ascii="Arial" w:eastAsia="Times New Roman" w:hAnsi="Arial" w:cs="Times New Roman"/>
      <w:noProof/>
      <w:sz w:val="24"/>
      <w:szCs w:val="20"/>
    </w:rPr>
  </w:style>
  <w:style w:type="paragraph" w:styleId="Heading5">
    <w:name w:val="heading 5"/>
    <w:aliases w:val="Block Label"/>
    <w:next w:val="Normal"/>
    <w:link w:val="Heading5Char"/>
    <w:qFormat/>
    <w:rsid w:val="00C26229"/>
    <w:pPr>
      <w:numPr>
        <w:ilvl w:val="4"/>
        <w:numId w:val="1"/>
      </w:numPr>
      <w:spacing w:before="240" w:after="60" w:line="240" w:lineRule="auto"/>
      <w:outlineLvl w:val="4"/>
    </w:pPr>
    <w:rPr>
      <w:rFonts w:ascii="Arial" w:eastAsia="Times New Roman" w:hAnsi="Arial" w:cs="Times New Roman"/>
      <w:noProof/>
      <w:szCs w:val="20"/>
    </w:rPr>
  </w:style>
  <w:style w:type="paragraph" w:styleId="Heading6">
    <w:name w:val="heading 6"/>
    <w:basedOn w:val="Normal"/>
    <w:next w:val="Normal"/>
    <w:link w:val="Heading6Char"/>
    <w:qFormat/>
    <w:rsid w:val="00C26229"/>
    <w:pPr>
      <w:numPr>
        <w:ilvl w:val="5"/>
        <w:numId w:val="1"/>
      </w:numPr>
      <w:spacing w:before="240" w:after="60"/>
      <w:outlineLvl w:val="5"/>
    </w:pPr>
    <w:rPr>
      <w:i/>
      <w:sz w:val="22"/>
    </w:rPr>
  </w:style>
  <w:style w:type="paragraph" w:styleId="Heading7">
    <w:name w:val="heading 7"/>
    <w:basedOn w:val="Normal"/>
    <w:next w:val="Normal"/>
    <w:link w:val="Heading7Char"/>
    <w:qFormat/>
    <w:rsid w:val="00C26229"/>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262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262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C26229"/>
    <w:pPr>
      <w:spacing w:after="0" w:line="240" w:lineRule="auto"/>
    </w:pPr>
    <w:rPr>
      <w:rFonts w:ascii="Arial Narrow" w:eastAsia="Times New Roman" w:hAnsi="Arial Narrow" w:cs="Times New Roman"/>
      <w:noProof/>
      <w:sz w:val="20"/>
      <w:szCs w:val="20"/>
    </w:rPr>
  </w:style>
  <w:style w:type="character" w:customStyle="1" w:styleId="BodyTextChar">
    <w:name w:val="Body Text Char"/>
    <w:basedOn w:val="DefaultParagraphFont"/>
    <w:link w:val="BodyText"/>
    <w:rsid w:val="00C26229"/>
    <w:rPr>
      <w:rFonts w:ascii="Arial Narrow" w:eastAsia="Times New Roman" w:hAnsi="Arial Narrow" w:cs="Times New Roman"/>
      <w:noProof/>
      <w:sz w:val="20"/>
      <w:szCs w:val="20"/>
    </w:rPr>
  </w:style>
  <w:style w:type="character" w:customStyle="1" w:styleId="Heading1Char">
    <w:name w:val="Heading 1 Char"/>
    <w:aliases w:val="H1 Char,Part Char"/>
    <w:basedOn w:val="DefaultParagraphFont"/>
    <w:link w:val="Heading1"/>
    <w:rsid w:val="00C26229"/>
    <w:rPr>
      <w:rFonts w:ascii="Arial" w:eastAsia="Times New Roman" w:hAnsi="Arial" w:cs="Times New Roman"/>
      <w:b/>
      <w:noProof/>
      <w:sz w:val="28"/>
      <w:szCs w:val="20"/>
    </w:rPr>
  </w:style>
  <w:style w:type="character" w:customStyle="1" w:styleId="Heading2Char">
    <w:name w:val="Heading 2 Char"/>
    <w:aliases w:val="Chapter Title Char"/>
    <w:basedOn w:val="DefaultParagraphFont"/>
    <w:link w:val="Heading2"/>
    <w:rsid w:val="00C26229"/>
    <w:rPr>
      <w:rFonts w:ascii="Arial" w:eastAsia="Times New Roman" w:hAnsi="Arial" w:cs="Times New Roman"/>
      <w:b/>
      <w:i/>
      <w:noProof/>
      <w:sz w:val="24"/>
      <w:szCs w:val="20"/>
    </w:rPr>
  </w:style>
  <w:style w:type="character" w:customStyle="1" w:styleId="Heading3Char">
    <w:name w:val="Heading 3 Char"/>
    <w:aliases w:val="Table Attribute Heading Char"/>
    <w:basedOn w:val="DefaultParagraphFont"/>
    <w:link w:val="Heading3"/>
    <w:rsid w:val="00C26229"/>
    <w:rPr>
      <w:rFonts w:ascii="Arial" w:eastAsia="Times New Roman" w:hAnsi="Arial" w:cs="Times New Roman"/>
      <w:noProof/>
      <w:sz w:val="24"/>
      <w:szCs w:val="20"/>
    </w:rPr>
  </w:style>
  <w:style w:type="character" w:customStyle="1" w:styleId="Heading4Char">
    <w:name w:val="Heading 4 Char"/>
    <w:aliases w:val="Map Title Char"/>
    <w:basedOn w:val="DefaultParagraphFont"/>
    <w:link w:val="Heading4"/>
    <w:rsid w:val="00C26229"/>
    <w:rPr>
      <w:rFonts w:ascii="Arial" w:eastAsia="Times New Roman" w:hAnsi="Arial" w:cs="Times New Roman"/>
      <w:noProof/>
      <w:sz w:val="24"/>
      <w:szCs w:val="20"/>
    </w:rPr>
  </w:style>
  <w:style w:type="character" w:customStyle="1" w:styleId="Heading5Char">
    <w:name w:val="Heading 5 Char"/>
    <w:aliases w:val="Block Label Char"/>
    <w:basedOn w:val="DefaultParagraphFont"/>
    <w:link w:val="Heading5"/>
    <w:rsid w:val="00C26229"/>
    <w:rPr>
      <w:rFonts w:ascii="Arial" w:eastAsia="Times New Roman" w:hAnsi="Arial" w:cs="Times New Roman"/>
      <w:noProof/>
      <w:szCs w:val="20"/>
    </w:rPr>
  </w:style>
  <w:style w:type="character" w:customStyle="1" w:styleId="Heading6Char">
    <w:name w:val="Heading 6 Char"/>
    <w:basedOn w:val="DefaultParagraphFont"/>
    <w:link w:val="Heading6"/>
    <w:rsid w:val="00C26229"/>
    <w:rPr>
      <w:rFonts w:ascii="Times New Roman" w:eastAsia="Times New Roman" w:hAnsi="Times New Roman" w:cs="Times New Roman"/>
      <w:i/>
      <w:szCs w:val="20"/>
    </w:rPr>
  </w:style>
  <w:style w:type="character" w:customStyle="1" w:styleId="Heading7Char">
    <w:name w:val="Heading 7 Char"/>
    <w:basedOn w:val="DefaultParagraphFont"/>
    <w:link w:val="Heading7"/>
    <w:rsid w:val="00C26229"/>
    <w:rPr>
      <w:rFonts w:ascii="Arial" w:eastAsia="Times New Roman" w:hAnsi="Arial" w:cs="Times New Roman"/>
      <w:sz w:val="20"/>
      <w:szCs w:val="20"/>
    </w:rPr>
  </w:style>
  <w:style w:type="character" w:customStyle="1" w:styleId="Heading8Char">
    <w:name w:val="Heading 8 Char"/>
    <w:basedOn w:val="DefaultParagraphFont"/>
    <w:link w:val="Heading8"/>
    <w:rsid w:val="00C26229"/>
    <w:rPr>
      <w:rFonts w:ascii="Arial" w:eastAsia="Times New Roman" w:hAnsi="Arial" w:cs="Times New Roman"/>
      <w:i/>
      <w:sz w:val="20"/>
      <w:szCs w:val="20"/>
    </w:rPr>
  </w:style>
  <w:style w:type="character" w:customStyle="1" w:styleId="Heading9Char">
    <w:name w:val="Heading 9 Char"/>
    <w:basedOn w:val="DefaultParagraphFont"/>
    <w:link w:val="Heading9"/>
    <w:rsid w:val="00C26229"/>
    <w:rPr>
      <w:rFonts w:ascii="Arial" w:eastAsia="Times New Roman" w:hAnsi="Arial" w:cs="Times New Roman"/>
      <w:b/>
      <w:i/>
      <w:sz w:val="18"/>
      <w:szCs w:val="20"/>
    </w:rPr>
  </w:style>
  <w:style w:type="paragraph" w:customStyle="1" w:styleId="hdr1">
    <w:name w:val="hdr1"/>
    <w:basedOn w:val="Normal"/>
    <w:rsid w:val="00C26229"/>
    <w:pPr>
      <w:spacing w:before="60"/>
      <w:ind w:left="540"/>
      <w:jc w:val="both"/>
    </w:pPr>
    <w:rPr>
      <w:rFonts w:ascii="Century Schoolbook" w:hAnsi="Century Schoolbook"/>
      <w:sz w:val="24"/>
    </w:rPr>
  </w:style>
  <w:style w:type="paragraph" w:styleId="CommentText">
    <w:name w:val="annotation text"/>
    <w:basedOn w:val="Normal"/>
    <w:link w:val="CommentTextChar"/>
    <w:semiHidden/>
    <w:rsid w:val="00C26229"/>
  </w:style>
  <w:style w:type="character" w:customStyle="1" w:styleId="CommentTextChar">
    <w:name w:val="Comment Text Char"/>
    <w:basedOn w:val="DefaultParagraphFont"/>
    <w:link w:val="CommentText"/>
    <w:semiHidden/>
    <w:rsid w:val="00C26229"/>
    <w:rPr>
      <w:rFonts w:ascii="Times New Roman" w:eastAsia="Times New Roman" w:hAnsi="Times New Roman" w:cs="Times New Roman"/>
      <w:sz w:val="20"/>
      <w:szCs w:val="20"/>
    </w:rPr>
  </w:style>
  <w:style w:type="paragraph" w:styleId="TOC1">
    <w:name w:val="toc 1"/>
    <w:basedOn w:val="Normal"/>
    <w:next w:val="Normal"/>
    <w:autoRedefine/>
    <w:uiPriority w:val="39"/>
    <w:rsid w:val="00C26229"/>
    <w:pPr>
      <w:spacing w:before="120" w:after="120"/>
    </w:pPr>
    <w:rPr>
      <w:b/>
      <w:caps/>
    </w:rPr>
  </w:style>
  <w:style w:type="paragraph" w:styleId="TOC2">
    <w:name w:val="toc 2"/>
    <w:basedOn w:val="Normal"/>
    <w:next w:val="Normal"/>
    <w:autoRedefine/>
    <w:uiPriority w:val="39"/>
    <w:rsid w:val="00C26229"/>
    <w:pPr>
      <w:tabs>
        <w:tab w:val="left" w:pos="600"/>
        <w:tab w:val="right" w:leader="dot" w:pos="13814"/>
      </w:tabs>
      <w:ind w:left="200"/>
    </w:pPr>
    <w:rPr>
      <w:smallCaps/>
    </w:rPr>
  </w:style>
  <w:style w:type="paragraph" w:styleId="TOC3">
    <w:name w:val="toc 3"/>
    <w:basedOn w:val="Normal"/>
    <w:next w:val="Normal"/>
    <w:autoRedefine/>
    <w:uiPriority w:val="39"/>
    <w:rsid w:val="00C26229"/>
    <w:pPr>
      <w:tabs>
        <w:tab w:val="left" w:pos="720"/>
        <w:tab w:val="right" w:leader="dot" w:pos="9350"/>
        <w:tab w:val="left" w:pos="12510"/>
      </w:tabs>
      <w:ind w:left="240"/>
    </w:pPr>
    <w:rPr>
      <w:i/>
    </w:rPr>
  </w:style>
  <w:style w:type="paragraph" w:customStyle="1" w:styleId="program">
    <w:name w:val="program"/>
    <w:rsid w:val="00C26229"/>
    <w:pPr>
      <w:spacing w:after="0" w:line="240" w:lineRule="auto"/>
    </w:pPr>
    <w:rPr>
      <w:rFonts w:ascii="Courier" w:eastAsia="Times New Roman" w:hAnsi="Courier" w:cs="Times New Roman"/>
      <w:noProof/>
      <w:sz w:val="20"/>
      <w:szCs w:val="20"/>
    </w:rPr>
  </w:style>
  <w:style w:type="paragraph" w:customStyle="1" w:styleId="Tabletext">
    <w:name w:val="Table text"/>
    <w:link w:val="TabletextChar"/>
    <w:rsid w:val="00C26229"/>
    <w:pPr>
      <w:spacing w:after="0" w:line="240" w:lineRule="auto"/>
    </w:pPr>
    <w:rPr>
      <w:rFonts w:ascii="Arial Narrow" w:eastAsia="Times New Roman" w:hAnsi="Arial Narrow" w:cs="Times New Roman"/>
      <w:sz w:val="16"/>
      <w:szCs w:val="20"/>
    </w:rPr>
  </w:style>
  <w:style w:type="character" w:customStyle="1" w:styleId="TabletextChar">
    <w:name w:val="Table text Char"/>
    <w:basedOn w:val="DefaultParagraphFont"/>
    <w:link w:val="Tabletext"/>
    <w:rsid w:val="00C26229"/>
    <w:rPr>
      <w:rFonts w:ascii="Arial Narrow" w:eastAsia="Times New Roman" w:hAnsi="Arial Narrow" w:cs="Times New Roman"/>
      <w:sz w:val="16"/>
      <w:szCs w:val="20"/>
    </w:rPr>
  </w:style>
  <w:style w:type="character" w:styleId="PageNumber">
    <w:name w:val="page number"/>
    <w:basedOn w:val="DefaultParagraphFont"/>
    <w:rsid w:val="00C26229"/>
  </w:style>
  <w:style w:type="paragraph" w:styleId="Footer">
    <w:name w:val="footer"/>
    <w:basedOn w:val="Normal"/>
    <w:link w:val="FooterChar"/>
    <w:rsid w:val="00C26229"/>
    <w:pPr>
      <w:tabs>
        <w:tab w:val="center" w:pos="4320"/>
        <w:tab w:val="right" w:pos="8640"/>
      </w:tabs>
    </w:pPr>
  </w:style>
  <w:style w:type="character" w:customStyle="1" w:styleId="FooterChar">
    <w:name w:val="Footer Char"/>
    <w:basedOn w:val="DefaultParagraphFont"/>
    <w:link w:val="Footer"/>
    <w:rsid w:val="00C26229"/>
    <w:rPr>
      <w:rFonts w:ascii="Times New Roman" w:eastAsia="Times New Roman" w:hAnsi="Times New Roman" w:cs="Times New Roman"/>
      <w:sz w:val="20"/>
      <w:szCs w:val="20"/>
    </w:rPr>
  </w:style>
  <w:style w:type="paragraph" w:styleId="NormalWeb">
    <w:name w:val="Normal (Web)"/>
    <w:basedOn w:val="Normal"/>
    <w:rsid w:val="00C26229"/>
    <w:pPr>
      <w:spacing w:before="100" w:beforeAutospacing="1" w:after="100" w:afterAutospacing="1"/>
    </w:pPr>
    <w:rPr>
      <w:sz w:val="24"/>
      <w:szCs w:val="24"/>
    </w:rPr>
  </w:style>
  <w:style w:type="paragraph" w:styleId="BodyTextIndent3">
    <w:name w:val="Body Text Indent 3"/>
    <w:basedOn w:val="Normal"/>
    <w:link w:val="BodyTextIndent3Char"/>
    <w:rsid w:val="00C26229"/>
    <w:pPr>
      <w:spacing w:after="120"/>
      <w:ind w:left="360"/>
    </w:pPr>
    <w:rPr>
      <w:sz w:val="16"/>
      <w:szCs w:val="16"/>
    </w:rPr>
  </w:style>
  <w:style w:type="character" w:customStyle="1" w:styleId="BodyTextIndent3Char">
    <w:name w:val="Body Text Indent 3 Char"/>
    <w:basedOn w:val="DefaultParagraphFont"/>
    <w:link w:val="BodyTextIndent3"/>
    <w:rsid w:val="00C26229"/>
    <w:rPr>
      <w:rFonts w:ascii="Times New Roman" w:eastAsia="Times New Roman" w:hAnsi="Times New Roman" w:cs="Times New Roman"/>
      <w:sz w:val="16"/>
      <w:szCs w:val="16"/>
    </w:rPr>
  </w:style>
  <w:style w:type="paragraph" w:styleId="BalloonText">
    <w:name w:val="Balloon Text"/>
    <w:basedOn w:val="Normal"/>
    <w:link w:val="BalloonTextChar"/>
    <w:semiHidden/>
    <w:rsid w:val="00C26229"/>
    <w:rPr>
      <w:rFonts w:ascii="Tahoma" w:hAnsi="Tahoma" w:cs="Tahoma"/>
      <w:sz w:val="16"/>
      <w:szCs w:val="16"/>
    </w:rPr>
  </w:style>
  <w:style w:type="character" w:customStyle="1" w:styleId="BalloonTextChar">
    <w:name w:val="Balloon Text Char"/>
    <w:basedOn w:val="DefaultParagraphFont"/>
    <w:link w:val="BalloonText"/>
    <w:semiHidden/>
    <w:rsid w:val="00C26229"/>
    <w:rPr>
      <w:rFonts w:ascii="Tahoma" w:eastAsia="Times New Roman" w:hAnsi="Tahoma" w:cs="Tahoma"/>
      <w:sz w:val="16"/>
      <w:szCs w:val="16"/>
    </w:rPr>
  </w:style>
  <w:style w:type="character" w:styleId="Hyperlink">
    <w:name w:val="Hyperlink"/>
    <w:basedOn w:val="DefaultParagraphFont"/>
    <w:rsid w:val="00C26229"/>
    <w:rPr>
      <w:color w:val="0000FF"/>
      <w:u w:val="single"/>
    </w:rPr>
  </w:style>
  <w:style w:type="paragraph" w:customStyle="1" w:styleId="BodyTextIndex-Stan">
    <w:name w:val="Body Text Index - Stan"/>
    <w:basedOn w:val="BodyTextIndent"/>
    <w:rsid w:val="00C26229"/>
    <w:pPr>
      <w:autoSpaceDE w:val="0"/>
      <w:autoSpaceDN w:val="0"/>
      <w:adjustRightInd w:val="0"/>
      <w:spacing w:after="0"/>
      <w:ind w:left="720"/>
    </w:pPr>
    <w:rPr>
      <w:iCs/>
    </w:rPr>
  </w:style>
  <w:style w:type="paragraph" w:styleId="BodyTextIndent">
    <w:name w:val="Body Text Indent"/>
    <w:basedOn w:val="Normal"/>
    <w:link w:val="BodyTextIndentChar"/>
    <w:rsid w:val="00C26229"/>
    <w:pPr>
      <w:spacing w:after="120"/>
      <w:ind w:left="360"/>
    </w:pPr>
  </w:style>
  <w:style w:type="character" w:customStyle="1" w:styleId="BodyTextIndentChar">
    <w:name w:val="Body Text Indent Char"/>
    <w:basedOn w:val="DefaultParagraphFont"/>
    <w:link w:val="BodyTextIndent"/>
    <w:rsid w:val="00C26229"/>
    <w:rPr>
      <w:rFonts w:ascii="Times New Roman" w:eastAsia="Times New Roman" w:hAnsi="Times New Roman" w:cs="Times New Roman"/>
      <w:sz w:val="20"/>
      <w:szCs w:val="20"/>
    </w:rPr>
  </w:style>
  <w:style w:type="character" w:styleId="FollowedHyperlink">
    <w:name w:val="FollowedHyperlink"/>
    <w:basedOn w:val="DefaultParagraphFont"/>
    <w:rsid w:val="00C26229"/>
    <w:rPr>
      <w:color w:val="606420"/>
      <w:u w:val="single"/>
    </w:rPr>
  </w:style>
  <w:style w:type="paragraph" w:customStyle="1" w:styleId="Outline1">
    <w:name w:val="Outline 1"/>
    <w:basedOn w:val="Normal"/>
    <w:rsid w:val="00C26229"/>
    <w:pPr>
      <w:tabs>
        <w:tab w:val="num" w:pos="360"/>
      </w:tabs>
      <w:autoSpaceDE w:val="0"/>
      <w:autoSpaceDN w:val="0"/>
      <w:adjustRightInd w:val="0"/>
      <w:ind w:left="360" w:hanging="360"/>
    </w:pPr>
    <w:rPr>
      <w:rFonts w:ascii="Arial" w:hAnsi="Arial"/>
      <w:b/>
      <w:sz w:val="28"/>
    </w:rPr>
  </w:style>
  <w:style w:type="paragraph" w:customStyle="1" w:styleId="Outline2">
    <w:name w:val="Outline 2"/>
    <w:basedOn w:val="Normal"/>
    <w:rsid w:val="00C26229"/>
    <w:pPr>
      <w:tabs>
        <w:tab w:val="num" w:pos="792"/>
      </w:tabs>
      <w:autoSpaceDE w:val="0"/>
      <w:autoSpaceDN w:val="0"/>
      <w:adjustRightInd w:val="0"/>
      <w:ind w:left="792" w:hanging="432"/>
    </w:pPr>
    <w:rPr>
      <w:rFonts w:ascii="Arial" w:hAnsi="Arial"/>
      <w:b/>
      <w:sz w:val="24"/>
    </w:rPr>
  </w:style>
  <w:style w:type="paragraph" w:customStyle="1" w:styleId="Outline3">
    <w:name w:val="Outline 3"/>
    <w:basedOn w:val="Normal"/>
    <w:rsid w:val="00C26229"/>
    <w:pPr>
      <w:tabs>
        <w:tab w:val="num" w:pos="1440"/>
      </w:tabs>
      <w:autoSpaceDE w:val="0"/>
      <w:autoSpaceDN w:val="0"/>
      <w:adjustRightInd w:val="0"/>
      <w:ind w:left="1224" w:hanging="504"/>
    </w:pPr>
    <w:rPr>
      <w:rFonts w:ascii="Arial" w:hAnsi="Arial"/>
      <w:sz w:val="22"/>
    </w:rPr>
  </w:style>
  <w:style w:type="paragraph" w:customStyle="1" w:styleId="Outline4">
    <w:name w:val="Outline 4"/>
    <w:basedOn w:val="Normal"/>
    <w:rsid w:val="00C26229"/>
    <w:pPr>
      <w:tabs>
        <w:tab w:val="num" w:pos="1800"/>
      </w:tabs>
      <w:autoSpaceDE w:val="0"/>
      <w:autoSpaceDN w:val="0"/>
      <w:adjustRightInd w:val="0"/>
      <w:ind w:left="1728" w:hanging="648"/>
    </w:pPr>
    <w:rPr>
      <w:rFonts w:ascii="Arial" w:hAnsi="Arial"/>
      <w:sz w:val="22"/>
    </w:rPr>
  </w:style>
  <w:style w:type="paragraph" w:customStyle="1" w:styleId="Outline5">
    <w:name w:val="Outline 5"/>
    <w:basedOn w:val="Outline4"/>
    <w:rsid w:val="00C26229"/>
    <w:pPr>
      <w:tabs>
        <w:tab w:val="clear" w:pos="1800"/>
        <w:tab w:val="num" w:pos="2520"/>
      </w:tabs>
      <w:ind w:left="2232" w:hanging="792"/>
    </w:pPr>
    <w:rPr>
      <w:sz w:val="20"/>
    </w:rPr>
  </w:style>
  <w:style w:type="paragraph" w:customStyle="1" w:styleId="Outline6">
    <w:name w:val="Outline 6"/>
    <w:basedOn w:val="Outline5"/>
    <w:rsid w:val="00C26229"/>
    <w:pPr>
      <w:tabs>
        <w:tab w:val="clear" w:pos="2520"/>
        <w:tab w:val="num" w:pos="2880"/>
      </w:tabs>
      <w:ind w:left="2736" w:hanging="936"/>
    </w:pPr>
  </w:style>
  <w:style w:type="paragraph" w:customStyle="1" w:styleId="StyleOutline4Firstline0">
    <w:name w:val="Style Outline 4 + First line:  0&quot;"/>
    <w:basedOn w:val="Outline4"/>
    <w:rsid w:val="00C26229"/>
    <w:pPr>
      <w:ind w:firstLine="0"/>
    </w:pPr>
    <w:rPr>
      <w:sz w:val="20"/>
    </w:rPr>
  </w:style>
  <w:style w:type="paragraph" w:styleId="Header">
    <w:name w:val="header"/>
    <w:basedOn w:val="Normal"/>
    <w:link w:val="HeaderChar"/>
    <w:rsid w:val="00C26229"/>
    <w:pPr>
      <w:tabs>
        <w:tab w:val="center" w:pos="4320"/>
        <w:tab w:val="right" w:pos="8640"/>
      </w:tabs>
    </w:pPr>
  </w:style>
  <w:style w:type="character" w:customStyle="1" w:styleId="HeaderChar">
    <w:name w:val="Header Char"/>
    <w:basedOn w:val="DefaultParagraphFont"/>
    <w:link w:val="Header"/>
    <w:rsid w:val="00C26229"/>
    <w:rPr>
      <w:rFonts w:ascii="Times New Roman" w:eastAsia="Times New Roman" w:hAnsi="Times New Roman" w:cs="Times New Roman"/>
      <w:sz w:val="20"/>
      <w:szCs w:val="20"/>
    </w:rPr>
  </w:style>
  <w:style w:type="character" w:customStyle="1" w:styleId="DocumentMapChar">
    <w:name w:val="Document Map Char"/>
    <w:basedOn w:val="DefaultParagraphFont"/>
    <w:link w:val="DocumentMap"/>
    <w:semiHidden/>
    <w:rsid w:val="00C26229"/>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C26229"/>
    <w:pPr>
      <w:shd w:val="clear" w:color="auto" w:fill="000080"/>
    </w:pPr>
    <w:rPr>
      <w:rFonts w:ascii="Tahoma" w:hAnsi="Tahoma" w:cs="Tahoma"/>
    </w:rPr>
  </w:style>
  <w:style w:type="paragraph" w:customStyle="1" w:styleId="Title1">
    <w:name w:val="Title1"/>
    <w:basedOn w:val="Normal"/>
    <w:rsid w:val="00C26229"/>
    <w:pPr>
      <w:jc w:val="right"/>
    </w:pPr>
    <w:rPr>
      <w:rFonts w:ascii="Garamond" w:hAnsi="Garamond"/>
      <w:b/>
      <w:sz w:val="72"/>
    </w:rPr>
  </w:style>
  <w:style w:type="paragraph" w:customStyle="1" w:styleId="hd1">
    <w:name w:val="hd1"/>
    <w:basedOn w:val="Tabletext"/>
    <w:next w:val="Normal"/>
    <w:rsid w:val="00C26229"/>
    <w:pPr>
      <w:jc w:val="both"/>
    </w:pPr>
    <w:rPr>
      <w:rFonts w:ascii="Arial" w:hAnsi="Arial"/>
    </w:rPr>
  </w:style>
  <w:style w:type="table" w:styleId="TableGrid">
    <w:name w:val="Table Grid"/>
    <w:basedOn w:val="TableNormal"/>
    <w:rsid w:val="00C262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rsid w:val="00C26229"/>
    <w:pPr>
      <w:spacing w:after="0" w:line="240" w:lineRule="auto"/>
    </w:pPr>
    <w:rPr>
      <w:rFonts w:ascii="Arial Narrow" w:eastAsia="Times New Roman" w:hAnsi="Arial Narrow" w:cs="Times New Roman"/>
      <w:b/>
      <w:noProof/>
      <w:sz w:val="20"/>
      <w:szCs w:val="20"/>
    </w:rPr>
  </w:style>
  <w:style w:type="paragraph" w:styleId="ListParagraph">
    <w:name w:val="List Paragraph"/>
    <w:basedOn w:val="Normal"/>
    <w:uiPriority w:val="34"/>
    <w:qFormat/>
    <w:rsid w:val="00C26229"/>
    <w:pPr>
      <w:ind w:left="720"/>
      <w:contextualSpacing/>
    </w:pPr>
  </w:style>
  <w:style w:type="paragraph" w:styleId="EndnoteText">
    <w:name w:val="endnote text"/>
    <w:basedOn w:val="Normal"/>
    <w:link w:val="EndnoteTextChar"/>
    <w:rsid w:val="00C26229"/>
  </w:style>
  <w:style w:type="character" w:customStyle="1" w:styleId="EndnoteTextChar">
    <w:name w:val="Endnote Text Char"/>
    <w:basedOn w:val="DefaultParagraphFont"/>
    <w:link w:val="EndnoteText"/>
    <w:rsid w:val="00C26229"/>
    <w:rPr>
      <w:rFonts w:ascii="Times New Roman" w:eastAsia="Times New Roman" w:hAnsi="Times New Roman" w:cs="Times New Roman"/>
      <w:sz w:val="20"/>
      <w:szCs w:val="20"/>
    </w:rPr>
  </w:style>
  <w:style w:type="character" w:styleId="EndnoteReference">
    <w:name w:val="endnote reference"/>
    <w:basedOn w:val="DefaultParagraphFont"/>
    <w:rsid w:val="00C26229"/>
    <w:rPr>
      <w:vertAlign w:val="superscript"/>
    </w:rPr>
  </w:style>
  <w:style w:type="table" w:customStyle="1" w:styleId="TableGrid1">
    <w:name w:val="Table Grid1"/>
    <w:basedOn w:val="TableNormal"/>
    <w:next w:val="TableGrid"/>
    <w:uiPriority w:val="59"/>
    <w:rsid w:val="00270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D739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22222.vsdx"/><Relationship Id="rId18" Type="http://schemas.openxmlformats.org/officeDocument/2006/relationships/package" Target="embeddings/Microsoft_Visio_Drawing335555.vsdx"/><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44444.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package" Target="embeddings/Microsoft_Visio_Drawing778888.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package" Target="embeddings/Microsoft_Visio_Drawing556666.vsdx"/><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11111.vsdx"/><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package" Target="embeddings/Microsoft_Visio_Drawing333333.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package" Target="embeddings/Microsoft_Visio_Drawing667777.vsdx"/><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D8C40-83F4-4CDB-A614-58CE7F00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26</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12510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Geils, L Dean</dc:creator>
  <cp:lastModifiedBy>Huang, Lili</cp:lastModifiedBy>
  <cp:revision>66</cp:revision>
  <dcterms:created xsi:type="dcterms:W3CDTF">2014-08-15T19:04:00Z</dcterms:created>
  <dcterms:modified xsi:type="dcterms:W3CDTF">2016-06-28T12:16:00Z</dcterms:modified>
</cp:coreProperties>
</file>